
<file path=[Content_Types].xml><?xml version="1.0" encoding="utf-8"?>
<Types xmlns="http://schemas.openxmlformats.org/package/2006/content-types">
  <Default Extension="bin" ContentType="application/vnd.openxmlformats-officedocument.oleObject"/>
  <Default Extension="doc" ContentType="application/msword"/>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tmp" ContentType="image/png"/>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4C45C" w14:textId="77AEE6E5" w:rsidR="00566901" w:rsidRPr="00FB3017" w:rsidRDefault="00566901" w:rsidP="00E13C55">
      <w:pPr>
        <w:pStyle w:val="Heading1"/>
        <w:numPr>
          <w:ilvl w:val="0"/>
          <w:numId w:val="0"/>
        </w:numPr>
        <w:shd w:val="clear" w:color="auto" w:fill="333333"/>
        <w:tabs>
          <w:tab w:val="center" w:pos="5351"/>
          <w:tab w:val="right" w:pos="10710"/>
        </w:tabs>
        <w:jc w:val="center"/>
        <w:rPr>
          <w:rFonts w:ascii="Arial" w:hAnsi="Arial" w:cs="Arial"/>
          <w:sz w:val="56"/>
          <w:szCs w:val="56"/>
          <w:lang w:val="en-GB"/>
        </w:rPr>
      </w:pPr>
      <w:r w:rsidRPr="00FB3017">
        <w:rPr>
          <w:rFonts w:ascii="Arial" w:hAnsi="Arial" w:cs="Arial"/>
          <w:sz w:val="44"/>
          <w:szCs w:val="44"/>
          <w:lang w:val="en-GB"/>
        </w:rPr>
        <w:t>WORK</w:t>
      </w:r>
      <w:r w:rsidRPr="00FB3017">
        <w:rPr>
          <w:rFonts w:ascii="Arial" w:hAnsi="Arial" w:cs="Arial"/>
          <w:sz w:val="56"/>
          <w:szCs w:val="56"/>
          <w:lang w:val="en-GB"/>
        </w:rPr>
        <w:t xml:space="preserve"> </w:t>
      </w:r>
      <w:r w:rsidRPr="00FB3017">
        <w:rPr>
          <w:rFonts w:ascii="Arial" w:hAnsi="Arial" w:cs="Arial"/>
          <w:sz w:val="44"/>
          <w:szCs w:val="44"/>
          <w:lang w:val="en-GB"/>
        </w:rPr>
        <w:t>INSTRUCTIONS</w:t>
      </w:r>
    </w:p>
    <w:p w14:paraId="155DD4B7" w14:textId="77777777" w:rsidR="00566901" w:rsidRPr="00FB3017" w:rsidRDefault="00566901" w:rsidP="00566901">
      <w:pPr>
        <w:pStyle w:val="BodyText2"/>
        <w:rPr>
          <w:rFonts w:ascii="Arial" w:hAnsi="Arial" w:cs="Arial"/>
          <w:lang w:val="en-GB"/>
        </w:rPr>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55"/>
        <w:gridCol w:w="7027"/>
      </w:tblGrid>
      <w:tr w:rsidR="00566901" w:rsidRPr="00FB3017" w14:paraId="31452104" w14:textId="77777777" w:rsidTr="00E0491E">
        <w:trPr>
          <w:trHeight w:val="203"/>
        </w:trPr>
        <w:tc>
          <w:tcPr>
            <w:tcW w:w="3656" w:type="dxa"/>
            <w:vAlign w:val="center"/>
          </w:tcPr>
          <w:p w14:paraId="4BB63B69" w14:textId="77777777" w:rsidR="00566901" w:rsidRPr="00FB3017" w:rsidRDefault="00566901" w:rsidP="00E0491E">
            <w:pPr>
              <w:pStyle w:val="BodyText2"/>
              <w:ind w:left="41"/>
              <w:rPr>
                <w:rFonts w:ascii="Arial" w:hAnsi="Arial" w:cs="Arial"/>
                <w:sz w:val="28"/>
                <w:szCs w:val="32"/>
                <w:lang w:val="en-GB"/>
              </w:rPr>
            </w:pPr>
            <w:r w:rsidRPr="00FB3017">
              <w:rPr>
                <w:rFonts w:ascii="Arial" w:hAnsi="Arial" w:cs="Arial"/>
                <w:sz w:val="28"/>
                <w:szCs w:val="32"/>
                <w:lang w:val="en-GB"/>
              </w:rPr>
              <w:t>Process</w:t>
            </w:r>
          </w:p>
        </w:tc>
        <w:tc>
          <w:tcPr>
            <w:tcW w:w="7028" w:type="dxa"/>
            <w:vAlign w:val="center"/>
          </w:tcPr>
          <w:p w14:paraId="2911F733" w14:textId="77777777" w:rsidR="00566901" w:rsidRPr="00D0186D" w:rsidRDefault="00566901" w:rsidP="00E0491E">
            <w:pPr>
              <w:pStyle w:val="BodyText2"/>
              <w:rPr>
                <w:rFonts w:ascii="Arial" w:hAnsi="Arial" w:cs="Arial"/>
                <w:b/>
                <w:sz w:val="28"/>
                <w:szCs w:val="32"/>
                <w:lang w:val="en-GB"/>
              </w:rPr>
            </w:pPr>
            <w:r w:rsidRPr="00D0186D">
              <w:rPr>
                <w:rFonts w:ascii="Arial" w:hAnsi="Arial" w:cs="Arial"/>
                <w:b/>
                <w:sz w:val="28"/>
                <w:szCs w:val="32"/>
                <w:lang w:val="en-GB"/>
              </w:rPr>
              <w:t xml:space="preserve">Order to Cash </w:t>
            </w:r>
          </w:p>
        </w:tc>
      </w:tr>
      <w:tr w:rsidR="00566901" w:rsidRPr="00FB3017" w14:paraId="61F0F889" w14:textId="77777777" w:rsidTr="00E0491E">
        <w:trPr>
          <w:trHeight w:val="447"/>
        </w:trPr>
        <w:tc>
          <w:tcPr>
            <w:tcW w:w="3656" w:type="dxa"/>
            <w:vAlign w:val="center"/>
          </w:tcPr>
          <w:p w14:paraId="441066DA" w14:textId="77777777" w:rsidR="00566901" w:rsidRPr="00FB3017" w:rsidRDefault="00566901" w:rsidP="00E0491E">
            <w:pPr>
              <w:pStyle w:val="BodyText2"/>
              <w:ind w:left="41"/>
              <w:rPr>
                <w:rFonts w:ascii="Arial" w:hAnsi="Arial" w:cs="Arial"/>
                <w:sz w:val="28"/>
                <w:szCs w:val="32"/>
                <w:lang w:val="en-GB"/>
              </w:rPr>
            </w:pPr>
            <w:r w:rsidRPr="00FB3017">
              <w:rPr>
                <w:rFonts w:ascii="Arial" w:hAnsi="Arial" w:cs="Arial"/>
                <w:sz w:val="28"/>
                <w:szCs w:val="32"/>
                <w:lang w:val="en-GB"/>
              </w:rPr>
              <w:t>DTP Name</w:t>
            </w:r>
          </w:p>
        </w:tc>
        <w:tc>
          <w:tcPr>
            <w:tcW w:w="7028" w:type="dxa"/>
            <w:vAlign w:val="center"/>
          </w:tcPr>
          <w:p w14:paraId="44468F37" w14:textId="77777777" w:rsidR="00566901" w:rsidRPr="00D0186D" w:rsidRDefault="00D8289C" w:rsidP="00E30E1D">
            <w:pPr>
              <w:rPr>
                <w:rFonts w:ascii="Arial" w:hAnsi="Arial" w:cs="Arial"/>
                <w:b/>
                <w:color w:val="000000"/>
                <w:sz w:val="28"/>
                <w:szCs w:val="32"/>
                <w:lang w:val="en-GB"/>
              </w:rPr>
            </w:pPr>
            <w:r w:rsidRPr="00D0186D">
              <w:rPr>
                <w:rFonts w:ascii="Arial" w:hAnsi="Arial" w:cs="Arial"/>
                <w:b/>
                <w:color w:val="000000"/>
                <w:sz w:val="28"/>
                <w:szCs w:val="32"/>
                <w:lang w:val="en-GB"/>
              </w:rPr>
              <w:t>Harris Teeter</w:t>
            </w:r>
            <w:r w:rsidR="00566901" w:rsidRPr="00D0186D">
              <w:rPr>
                <w:rFonts w:ascii="Arial" w:hAnsi="Arial" w:cs="Arial"/>
                <w:b/>
                <w:color w:val="000000"/>
                <w:sz w:val="28"/>
                <w:szCs w:val="32"/>
                <w:lang w:val="en-GB"/>
              </w:rPr>
              <w:t xml:space="preserve"> </w:t>
            </w:r>
          </w:p>
        </w:tc>
      </w:tr>
    </w:tbl>
    <w:p w14:paraId="28A0FEBC" w14:textId="77777777" w:rsidR="00566901" w:rsidRPr="00FB3017" w:rsidRDefault="00566901" w:rsidP="00566901">
      <w:pPr>
        <w:rPr>
          <w:rFonts w:ascii="Arial" w:hAnsi="Arial" w:cs="Arial"/>
          <w:sz w:val="14"/>
          <w:szCs w:val="16"/>
          <w:lang w:val="en-GB"/>
        </w:rPr>
      </w:pPr>
    </w:p>
    <w:p w14:paraId="4359295F" w14:textId="77777777" w:rsidR="00566901" w:rsidRPr="00FB3017" w:rsidRDefault="009958CC" w:rsidP="00FB3017">
      <w:pPr>
        <w:pStyle w:val="Heading1"/>
        <w:numPr>
          <w:ilvl w:val="0"/>
          <w:numId w:val="0"/>
        </w:numPr>
        <w:shd w:val="clear" w:color="auto" w:fill="99CCFF"/>
        <w:rPr>
          <w:rFonts w:ascii="Arial" w:hAnsi="Arial" w:cs="Arial"/>
          <w:sz w:val="16"/>
          <w:szCs w:val="16"/>
          <w:lang w:val="en-GB"/>
        </w:rPr>
      </w:pPr>
      <w:r w:rsidRPr="00FB3017">
        <w:rPr>
          <w:rFonts w:ascii="Arial" w:hAnsi="Arial" w:cs="Arial"/>
          <w:sz w:val="28"/>
          <w:lang w:val="en-GB"/>
        </w:rPr>
        <w:t xml:space="preserve">CURRENT </w:t>
      </w:r>
      <w:r w:rsidR="00566901" w:rsidRPr="00FB3017">
        <w:rPr>
          <w:rFonts w:ascii="Arial" w:hAnsi="Arial" w:cs="Arial"/>
          <w:sz w:val="28"/>
          <w:lang w:val="en-GB"/>
        </w:rPr>
        <w:t>VERSION HISTORY</w:t>
      </w:r>
    </w:p>
    <w:tbl>
      <w:tblPr>
        <w:tblW w:w="1066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50"/>
        <w:gridCol w:w="5016"/>
        <w:gridCol w:w="443"/>
        <w:gridCol w:w="1380"/>
        <w:gridCol w:w="153"/>
        <w:gridCol w:w="2074"/>
        <w:gridCol w:w="52"/>
      </w:tblGrid>
      <w:tr w:rsidR="00566901" w:rsidRPr="00FB3017" w14:paraId="3461E0D2" w14:textId="77777777" w:rsidTr="008900AF">
        <w:trPr>
          <w:cantSplit/>
          <w:trHeight w:val="240"/>
        </w:trPr>
        <w:tc>
          <w:tcPr>
            <w:tcW w:w="1550" w:type="dxa"/>
            <w:tcBorders>
              <w:top w:val="single" w:sz="6" w:space="0" w:color="auto"/>
              <w:left w:val="single" w:sz="6" w:space="0" w:color="auto"/>
              <w:bottom w:val="single" w:sz="6" w:space="0" w:color="auto"/>
              <w:right w:val="single" w:sz="6" w:space="0" w:color="auto"/>
            </w:tcBorders>
            <w:shd w:val="pct40" w:color="auto" w:fill="000000"/>
            <w:vAlign w:val="center"/>
          </w:tcPr>
          <w:p w14:paraId="4E94E865" w14:textId="0EB1F50E" w:rsidR="00566901" w:rsidRPr="00FB3017" w:rsidRDefault="00566901" w:rsidP="006D7FB2">
            <w:pPr>
              <w:rPr>
                <w:rFonts w:ascii="Arial" w:hAnsi="Arial" w:cs="Arial"/>
                <w:b/>
                <w:color w:val="FFFFFF"/>
                <w:sz w:val="24"/>
                <w:szCs w:val="24"/>
                <w:lang w:val="en-GB"/>
              </w:rPr>
            </w:pPr>
          </w:p>
        </w:tc>
        <w:tc>
          <w:tcPr>
            <w:tcW w:w="5016" w:type="dxa"/>
            <w:tcBorders>
              <w:top w:val="single" w:sz="6" w:space="0" w:color="auto"/>
              <w:left w:val="single" w:sz="6" w:space="0" w:color="auto"/>
              <w:bottom w:val="single" w:sz="6" w:space="0" w:color="auto"/>
              <w:right w:val="single" w:sz="6" w:space="0" w:color="auto"/>
            </w:tcBorders>
            <w:shd w:val="pct40" w:color="auto" w:fill="000000"/>
            <w:vAlign w:val="center"/>
          </w:tcPr>
          <w:p w14:paraId="41A43E16" w14:textId="77777777" w:rsidR="00566901" w:rsidRPr="00FB3017" w:rsidRDefault="00566901" w:rsidP="00480B91">
            <w:pPr>
              <w:rPr>
                <w:rFonts w:ascii="Arial" w:hAnsi="Arial" w:cs="Arial"/>
                <w:b/>
                <w:color w:val="FFFFFF"/>
                <w:sz w:val="24"/>
                <w:szCs w:val="24"/>
                <w:lang w:val="en-GB"/>
              </w:rPr>
            </w:pPr>
            <w:r w:rsidRPr="00FB3017">
              <w:rPr>
                <w:rFonts w:ascii="Arial" w:hAnsi="Arial" w:cs="Arial"/>
                <w:b/>
                <w:color w:val="FFFFFF"/>
                <w:sz w:val="24"/>
                <w:szCs w:val="24"/>
                <w:lang w:val="en-GB"/>
              </w:rPr>
              <w:t>UPDATE DESCRIPTION</w:t>
            </w:r>
          </w:p>
        </w:tc>
        <w:tc>
          <w:tcPr>
            <w:tcW w:w="1823"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54EEB233" w14:textId="73E3C11F" w:rsidR="00566901" w:rsidRPr="00FB3017" w:rsidRDefault="00480B91" w:rsidP="00940EBC">
            <w:pPr>
              <w:jc w:val="center"/>
              <w:rPr>
                <w:rFonts w:ascii="Arial" w:hAnsi="Arial" w:cs="Arial"/>
                <w:b/>
                <w:color w:val="FFFFFF"/>
                <w:sz w:val="24"/>
                <w:szCs w:val="24"/>
                <w:lang w:val="en-GB"/>
              </w:rPr>
            </w:pPr>
            <w:r>
              <w:rPr>
                <w:rFonts w:ascii="Arial" w:hAnsi="Arial" w:cs="Arial"/>
                <w:b/>
                <w:color w:val="FFFFFF"/>
                <w:sz w:val="24"/>
                <w:szCs w:val="24"/>
                <w:lang w:val="en-GB"/>
              </w:rPr>
              <w:t xml:space="preserve">      </w:t>
            </w:r>
            <w:r w:rsidR="00566901" w:rsidRPr="00FB3017">
              <w:rPr>
                <w:rFonts w:ascii="Arial" w:hAnsi="Arial" w:cs="Arial"/>
                <w:b/>
                <w:color w:val="FFFFFF"/>
                <w:sz w:val="24"/>
                <w:szCs w:val="24"/>
                <w:lang w:val="en-GB"/>
              </w:rPr>
              <w:t xml:space="preserve">DATE </w:t>
            </w:r>
          </w:p>
        </w:tc>
        <w:tc>
          <w:tcPr>
            <w:tcW w:w="2279" w:type="dxa"/>
            <w:gridSpan w:val="3"/>
            <w:tcBorders>
              <w:top w:val="single" w:sz="6" w:space="0" w:color="auto"/>
              <w:left w:val="single" w:sz="6" w:space="0" w:color="auto"/>
              <w:bottom w:val="single" w:sz="6" w:space="0" w:color="auto"/>
              <w:right w:val="single" w:sz="6" w:space="0" w:color="auto"/>
            </w:tcBorders>
            <w:shd w:val="pct40" w:color="auto" w:fill="000000"/>
            <w:vAlign w:val="center"/>
          </w:tcPr>
          <w:p w14:paraId="6437310E" w14:textId="77777777" w:rsidR="00566901" w:rsidRPr="00FB3017" w:rsidRDefault="00566901" w:rsidP="00940EBC">
            <w:pPr>
              <w:jc w:val="center"/>
              <w:rPr>
                <w:rFonts w:ascii="Arial" w:hAnsi="Arial" w:cs="Arial"/>
                <w:b/>
                <w:color w:val="FFFFFF"/>
                <w:sz w:val="24"/>
                <w:szCs w:val="24"/>
                <w:lang w:val="en-GB"/>
              </w:rPr>
            </w:pPr>
            <w:r w:rsidRPr="00FB3017">
              <w:rPr>
                <w:rFonts w:ascii="Arial" w:hAnsi="Arial" w:cs="Arial"/>
                <w:b/>
                <w:color w:val="FFFFFF"/>
                <w:sz w:val="24"/>
                <w:szCs w:val="24"/>
                <w:lang w:val="en-GB"/>
              </w:rPr>
              <w:t>AUTHOR</w:t>
            </w:r>
          </w:p>
        </w:tc>
      </w:tr>
      <w:tr w:rsidR="00FB6B3E" w:rsidRPr="00FB3017" w14:paraId="19F6F9A5" w14:textId="77777777" w:rsidTr="008900AF">
        <w:trPr>
          <w:gridAfter w:val="1"/>
          <w:wAfter w:w="52" w:type="dxa"/>
          <w:cantSplit/>
          <w:trHeight w:val="316"/>
        </w:trPr>
        <w:tc>
          <w:tcPr>
            <w:tcW w:w="7009" w:type="dxa"/>
            <w:gridSpan w:val="3"/>
            <w:tcBorders>
              <w:top w:val="single" w:sz="6" w:space="0" w:color="auto"/>
              <w:left w:val="single" w:sz="6" w:space="0" w:color="auto"/>
              <w:bottom w:val="single" w:sz="6" w:space="0" w:color="auto"/>
              <w:right w:val="single" w:sz="6" w:space="0" w:color="auto"/>
            </w:tcBorders>
          </w:tcPr>
          <w:p w14:paraId="0D6CE625" w14:textId="4D9171B2" w:rsidR="00263EB4" w:rsidRPr="00B8501D" w:rsidRDefault="00BF1570" w:rsidP="00FB6B3E">
            <w:pPr>
              <w:rPr>
                <w:rFonts w:ascii="Arial" w:hAnsi="Arial" w:cs="Arial"/>
                <w:shd w:val="clear" w:color="auto" w:fill="FFFFFF"/>
              </w:rPr>
            </w:pPr>
            <w:r>
              <w:rPr>
                <w:rFonts w:ascii="Arial" w:hAnsi="Arial" w:cs="Arial"/>
                <w:shd w:val="clear" w:color="auto" w:fill="FFFFFF"/>
              </w:rPr>
              <w:t>Added 2026 Fee Schedule letter</w:t>
            </w:r>
            <w:r w:rsidR="00E211A0">
              <w:rPr>
                <w:rFonts w:ascii="Arial" w:hAnsi="Arial" w:cs="Arial"/>
                <w:shd w:val="clear" w:color="auto" w:fill="FFFFFF"/>
              </w:rPr>
              <w:t>. (47</w:t>
            </w:r>
            <w:r>
              <w:rPr>
                <w:rFonts w:ascii="Arial" w:hAnsi="Arial" w:cs="Arial"/>
                <w:shd w:val="clear" w:color="auto" w:fill="FFFFFF"/>
              </w:rPr>
              <w:t>5505</w:t>
            </w:r>
            <w:r w:rsidR="00E211A0">
              <w:rPr>
                <w:rFonts w:ascii="Arial" w:hAnsi="Arial" w:cs="Arial"/>
                <w:shd w:val="clear" w:color="auto" w:fill="FFFFFF"/>
              </w:rPr>
              <w:t>)</w:t>
            </w:r>
          </w:p>
        </w:tc>
        <w:tc>
          <w:tcPr>
            <w:tcW w:w="1533" w:type="dxa"/>
            <w:gridSpan w:val="2"/>
            <w:tcBorders>
              <w:top w:val="single" w:sz="6" w:space="0" w:color="auto"/>
              <w:left w:val="single" w:sz="6" w:space="0" w:color="auto"/>
              <w:bottom w:val="single" w:sz="6" w:space="0" w:color="auto"/>
              <w:right w:val="single" w:sz="6" w:space="0" w:color="auto"/>
            </w:tcBorders>
          </w:tcPr>
          <w:p w14:paraId="25C5DC81" w14:textId="22868F5F" w:rsidR="00304D56" w:rsidRPr="00551A87" w:rsidRDefault="00BF1570" w:rsidP="00FB6B3E">
            <w:pPr>
              <w:rPr>
                <w:rFonts w:ascii="Arial" w:hAnsi="Arial" w:cs="Arial"/>
                <w:lang w:val="en-GB"/>
              </w:rPr>
            </w:pPr>
            <w:r>
              <w:rPr>
                <w:rFonts w:ascii="Arial" w:hAnsi="Arial" w:cs="Arial"/>
                <w:lang w:val="en-GB"/>
              </w:rPr>
              <w:t>7</w:t>
            </w:r>
            <w:r w:rsidR="00E211A0">
              <w:rPr>
                <w:rFonts w:ascii="Arial" w:hAnsi="Arial" w:cs="Arial"/>
                <w:lang w:val="en-GB"/>
              </w:rPr>
              <w:t>/</w:t>
            </w:r>
            <w:r>
              <w:rPr>
                <w:rFonts w:ascii="Arial" w:hAnsi="Arial" w:cs="Arial"/>
                <w:lang w:val="en-GB"/>
              </w:rPr>
              <w:t>6</w:t>
            </w:r>
            <w:r w:rsidR="002115A3">
              <w:rPr>
                <w:rFonts w:ascii="Arial" w:hAnsi="Arial" w:cs="Arial"/>
                <w:lang w:val="en-GB"/>
              </w:rPr>
              <w:t>/202</w:t>
            </w:r>
            <w:r w:rsidR="009276D8">
              <w:rPr>
                <w:rFonts w:ascii="Arial" w:hAnsi="Arial" w:cs="Arial"/>
                <w:lang w:val="en-GB"/>
              </w:rPr>
              <w:t>6</w:t>
            </w:r>
          </w:p>
        </w:tc>
        <w:tc>
          <w:tcPr>
            <w:tcW w:w="2074" w:type="dxa"/>
            <w:tcBorders>
              <w:top w:val="single" w:sz="6" w:space="0" w:color="auto"/>
              <w:left w:val="single" w:sz="6" w:space="0" w:color="auto"/>
              <w:bottom w:val="single" w:sz="6" w:space="0" w:color="auto"/>
              <w:right w:val="single" w:sz="6" w:space="0" w:color="auto"/>
            </w:tcBorders>
          </w:tcPr>
          <w:p w14:paraId="32A90A25" w14:textId="71F18A53" w:rsidR="00FB6B3E" w:rsidRPr="00551A87" w:rsidRDefault="007C2087" w:rsidP="002528C5">
            <w:pPr>
              <w:rPr>
                <w:rFonts w:ascii="Arial" w:hAnsi="Arial" w:cs="Arial"/>
                <w:lang w:val="en-GB"/>
              </w:rPr>
            </w:pPr>
            <w:r>
              <w:rPr>
                <w:rFonts w:ascii="Arial" w:hAnsi="Arial" w:cs="Arial"/>
                <w:lang w:val="en-GB"/>
              </w:rPr>
              <w:t>Michael Huml</w:t>
            </w:r>
          </w:p>
        </w:tc>
      </w:tr>
    </w:tbl>
    <w:p w14:paraId="5805DA32" w14:textId="099072AA" w:rsidR="00E61636" w:rsidRDefault="00E61636" w:rsidP="00E61636">
      <w:pPr>
        <w:jc w:val="center"/>
        <w:rPr>
          <w:rFonts w:ascii="Arial" w:hAnsi="Arial" w:cs="Arial"/>
          <w:sz w:val="16"/>
          <w:szCs w:val="16"/>
          <w:lang w:val="en-GB"/>
        </w:rPr>
      </w:pPr>
    </w:p>
    <w:p w14:paraId="65D64FF1" w14:textId="77777777" w:rsidR="00FB6B3E" w:rsidRPr="00FB3017" w:rsidRDefault="00FB6B3E" w:rsidP="00E61636">
      <w:pPr>
        <w:jc w:val="center"/>
        <w:rPr>
          <w:rFonts w:ascii="Arial" w:hAnsi="Arial" w:cs="Arial"/>
          <w:sz w:val="16"/>
          <w:szCs w:val="16"/>
          <w:lang w:val="en-GB"/>
        </w:rPr>
      </w:pPr>
    </w:p>
    <w:p w14:paraId="73909816" w14:textId="77777777" w:rsidR="008A34B0" w:rsidRPr="00FB3017" w:rsidRDefault="00BA79D5" w:rsidP="00566901">
      <w:pPr>
        <w:rPr>
          <w:rFonts w:ascii="Arial" w:hAnsi="Arial" w:cs="Arial"/>
          <w:b/>
          <w:sz w:val="22"/>
          <w:szCs w:val="22"/>
          <w:lang w:val="en-GB"/>
        </w:rPr>
      </w:pPr>
      <w:r w:rsidRPr="00FB3017">
        <w:rPr>
          <w:rFonts w:ascii="Arial" w:hAnsi="Arial" w:cs="Arial"/>
          <w:b/>
          <w:sz w:val="22"/>
          <w:szCs w:val="22"/>
          <w:lang w:val="en-GB"/>
        </w:rPr>
        <w:t xml:space="preserve">Link to complete version history: </w:t>
      </w:r>
      <w:hyperlink w:anchor="CompleteVersionHistory" w:history="1">
        <w:r w:rsidRPr="00FB3017">
          <w:rPr>
            <w:rStyle w:val="Hyperlink"/>
            <w:rFonts w:ascii="Arial" w:hAnsi="Arial" w:cs="Arial"/>
            <w:b/>
            <w:sz w:val="22"/>
            <w:szCs w:val="22"/>
            <w:lang w:val="en-GB"/>
          </w:rPr>
          <w:t>Complete Version History</w:t>
        </w:r>
      </w:hyperlink>
    </w:p>
    <w:p w14:paraId="0D2781BA" w14:textId="77777777" w:rsidR="00A97C56" w:rsidRPr="00FB3017" w:rsidRDefault="00A97C56" w:rsidP="009477AC">
      <w:pPr>
        <w:overflowPunct/>
        <w:autoSpaceDE/>
        <w:autoSpaceDN/>
        <w:adjustRightInd/>
        <w:textAlignment w:val="auto"/>
        <w:rPr>
          <w:rFonts w:ascii="Arial" w:hAnsi="Arial" w:cs="Arial"/>
          <w:b/>
          <w:color w:val="FFFFFF"/>
          <w:szCs w:val="28"/>
          <w:lang w:val="en-GB"/>
        </w:rPr>
      </w:pPr>
    </w:p>
    <w:p w14:paraId="3FA86841" w14:textId="77777777" w:rsidR="00566901" w:rsidRPr="00FB3017" w:rsidRDefault="00566901" w:rsidP="00566901">
      <w:pPr>
        <w:pStyle w:val="Heading1"/>
        <w:numPr>
          <w:ilvl w:val="0"/>
          <w:numId w:val="0"/>
        </w:numPr>
        <w:shd w:val="clear" w:color="auto" w:fill="99CCFF"/>
        <w:spacing w:before="0" w:after="0"/>
        <w:rPr>
          <w:rFonts w:ascii="Arial" w:hAnsi="Arial" w:cs="Arial"/>
          <w:kern w:val="0"/>
          <w:sz w:val="28"/>
          <w:szCs w:val="28"/>
          <w:lang w:val="en-GB"/>
        </w:rPr>
      </w:pPr>
      <w:r w:rsidRPr="00FB3017">
        <w:rPr>
          <w:rFonts w:ascii="Arial" w:hAnsi="Arial" w:cs="Arial"/>
          <w:kern w:val="0"/>
          <w:sz w:val="28"/>
          <w:szCs w:val="28"/>
          <w:lang w:val="en-GB"/>
        </w:rPr>
        <w:t xml:space="preserve">DEDUCTION TYPES COVERED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10"/>
        <w:gridCol w:w="5580"/>
      </w:tblGrid>
      <w:tr w:rsidR="00566901" w:rsidRPr="00FB3017" w14:paraId="3EE436BF" w14:textId="77777777" w:rsidTr="00940EBC">
        <w:trPr>
          <w:cantSplit/>
          <w:trHeight w:val="359"/>
        </w:trPr>
        <w:tc>
          <w:tcPr>
            <w:tcW w:w="810" w:type="dxa"/>
            <w:tcBorders>
              <w:top w:val="single" w:sz="6" w:space="0" w:color="auto"/>
              <w:left w:val="single" w:sz="6" w:space="0" w:color="auto"/>
              <w:bottom w:val="single" w:sz="6" w:space="0" w:color="auto"/>
              <w:right w:val="single" w:sz="6" w:space="0" w:color="auto"/>
            </w:tcBorders>
            <w:shd w:val="pct40" w:color="auto" w:fill="000000"/>
          </w:tcPr>
          <w:p w14:paraId="3AB45B7B" w14:textId="77777777" w:rsidR="00566901" w:rsidRPr="00FB3017" w:rsidRDefault="00566901" w:rsidP="00940EBC">
            <w:pPr>
              <w:rPr>
                <w:rFonts w:ascii="Arial" w:hAnsi="Arial" w:cs="Arial"/>
                <w:b/>
                <w:color w:val="FFFFFF"/>
                <w:sz w:val="22"/>
                <w:szCs w:val="24"/>
                <w:lang w:val="en-GB"/>
              </w:rPr>
            </w:pPr>
            <w:r w:rsidRPr="00FB3017">
              <w:rPr>
                <w:rFonts w:ascii="Arial" w:hAnsi="Arial" w:cs="Arial"/>
                <w:b/>
                <w:color w:val="FFFFFF"/>
                <w:sz w:val="22"/>
                <w:szCs w:val="24"/>
                <w:lang w:val="en-GB"/>
              </w:rPr>
              <w:t>Sl. No.</w:t>
            </w:r>
          </w:p>
        </w:tc>
        <w:tc>
          <w:tcPr>
            <w:tcW w:w="5580" w:type="dxa"/>
            <w:tcBorders>
              <w:top w:val="single" w:sz="6" w:space="0" w:color="auto"/>
              <w:left w:val="single" w:sz="6" w:space="0" w:color="auto"/>
              <w:bottom w:val="single" w:sz="6" w:space="0" w:color="auto"/>
              <w:right w:val="single" w:sz="6" w:space="0" w:color="auto"/>
            </w:tcBorders>
            <w:shd w:val="pct40" w:color="auto" w:fill="000000"/>
          </w:tcPr>
          <w:p w14:paraId="34265DAB" w14:textId="77777777" w:rsidR="00566901" w:rsidRPr="00FB3017" w:rsidRDefault="00566901" w:rsidP="00940EBC">
            <w:pPr>
              <w:rPr>
                <w:rFonts w:ascii="Arial" w:hAnsi="Arial" w:cs="Arial"/>
                <w:b/>
                <w:color w:val="FFFFFF"/>
                <w:sz w:val="22"/>
                <w:szCs w:val="24"/>
                <w:lang w:val="en-GB"/>
              </w:rPr>
            </w:pPr>
            <w:r w:rsidRPr="00FB3017">
              <w:rPr>
                <w:rFonts w:ascii="Arial" w:hAnsi="Arial" w:cs="Arial"/>
                <w:b/>
                <w:color w:val="FFFFFF"/>
                <w:sz w:val="22"/>
                <w:szCs w:val="24"/>
                <w:lang w:val="en-GB"/>
              </w:rPr>
              <w:t>Deduction Type</w:t>
            </w:r>
          </w:p>
        </w:tc>
      </w:tr>
      <w:tr w:rsidR="00E95EFA" w:rsidRPr="00FB3017" w14:paraId="041DA95C"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54151E1E" w14:textId="77777777" w:rsidR="00E95EFA" w:rsidRPr="00FB3017" w:rsidRDefault="00E95EFA" w:rsidP="00ED109A">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493151D8" w14:textId="77777777" w:rsidR="00E95EFA" w:rsidRPr="00FB3017" w:rsidRDefault="00E95EFA" w:rsidP="00ED109A">
            <w:pPr>
              <w:rPr>
                <w:rFonts w:ascii="Arial" w:hAnsi="Arial" w:cs="Arial"/>
                <w:sz w:val="22"/>
                <w:szCs w:val="22"/>
              </w:rPr>
            </w:pPr>
            <w:hyperlink w:anchor="CustomerGeneralInformation" w:history="1">
              <w:r w:rsidRPr="00FB3017">
                <w:rPr>
                  <w:rStyle w:val="Hyperlink"/>
                  <w:rFonts w:ascii="Arial" w:hAnsi="Arial" w:cs="Arial"/>
                  <w:sz w:val="22"/>
                  <w:szCs w:val="22"/>
                </w:rPr>
                <w:t>Customer General Information</w:t>
              </w:r>
            </w:hyperlink>
          </w:p>
        </w:tc>
      </w:tr>
      <w:tr w:rsidR="00671901" w:rsidRPr="00FB3017" w14:paraId="200E46B7"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6A38C9C8" w14:textId="77777777" w:rsidR="00671901" w:rsidRPr="00FB3017" w:rsidRDefault="00671901" w:rsidP="00ED109A">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1FA1DFAA" w14:textId="48FEAB1B" w:rsidR="00671901" w:rsidRPr="00671901" w:rsidRDefault="00671901" w:rsidP="00ED109A">
            <w:pPr>
              <w:rPr>
                <w:rFonts w:ascii="Arial" w:hAnsi="Arial" w:cs="Arial"/>
                <w:sz w:val="22"/>
                <w:szCs w:val="22"/>
              </w:rPr>
            </w:pPr>
            <w:hyperlink w:anchor="Backup" w:history="1">
              <w:r w:rsidRPr="00671901">
                <w:rPr>
                  <w:rStyle w:val="Hyperlink"/>
                  <w:rFonts w:ascii="Arial" w:hAnsi="Arial" w:cs="Arial"/>
                  <w:sz w:val="22"/>
                  <w:szCs w:val="22"/>
                </w:rPr>
                <w:t>Backup Retrieval Information</w:t>
              </w:r>
            </w:hyperlink>
            <w:r>
              <w:rPr>
                <w:rFonts w:ascii="Arial" w:hAnsi="Arial" w:cs="Arial"/>
                <w:sz w:val="22"/>
                <w:szCs w:val="22"/>
              </w:rPr>
              <w:t xml:space="preserve"> </w:t>
            </w:r>
          </w:p>
        </w:tc>
      </w:tr>
      <w:tr w:rsidR="00965139" w:rsidRPr="00FB3017" w14:paraId="3A1D1918"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00F6D264" w14:textId="77777777" w:rsidR="00965139" w:rsidRPr="00FB3017" w:rsidRDefault="00965139" w:rsidP="00ED109A">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17F20100" w14:textId="4E168CE9" w:rsidR="00965139" w:rsidRPr="000165DB" w:rsidRDefault="00965139" w:rsidP="00ED109A">
            <w:pPr>
              <w:rPr>
                <w:rStyle w:val="Hyperlink"/>
                <w:rFonts w:ascii="Arial" w:hAnsi="Arial" w:cs="Arial"/>
                <w:lang w:val="en-GB"/>
              </w:rPr>
            </w:pPr>
            <w:hyperlink w:anchor="client" w:history="1">
              <w:r w:rsidRPr="000165DB">
                <w:rPr>
                  <w:rStyle w:val="Hyperlink"/>
                  <w:rFonts w:ascii="Arial" w:hAnsi="Arial" w:cs="Arial"/>
                  <w:sz w:val="22"/>
                  <w:lang w:val="en-GB"/>
                </w:rPr>
                <w:t>Client Specific Section</w:t>
              </w:r>
            </w:hyperlink>
          </w:p>
        </w:tc>
      </w:tr>
      <w:tr w:rsidR="00566901" w:rsidRPr="00FB3017" w14:paraId="14ADD375"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095886A0" w14:textId="77777777" w:rsidR="00566901" w:rsidRPr="00FB3017" w:rsidRDefault="00566901" w:rsidP="00940EBC">
            <w:pPr>
              <w:rPr>
                <w:rFonts w:ascii="Arial" w:hAnsi="Arial" w:cs="Arial"/>
                <w:sz w:val="22"/>
                <w:szCs w:val="22"/>
              </w:rPr>
            </w:pPr>
            <w:r w:rsidRPr="00FB3017">
              <w:rPr>
                <w:rFonts w:ascii="Arial" w:hAnsi="Arial" w:cs="Arial"/>
                <w:sz w:val="22"/>
                <w:szCs w:val="22"/>
              </w:rPr>
              <w:t>1</w:t>
            </w:r>
          </w:p>
        </w:tc>
        <w:tc>
          <w:tcPr>
            <w:tcW w:w="5580" w:type="dxa"/>
            <w:tcBorders>
              <w:top w:val="single" w:sz="6" w:space="0" w:color="auto"/>
              <w:left w:val="single" w:sz="6" w:space="0" w:color="auto"/>
              <w:bottom w:val="single" w:sz="6" w:space="0" w:color="auto"/>
              <w:right w:val="single" w:sz="6" w:space="0" w:color="auto"/>
            </w:tcBorders>
          </w:tcPr>
          <w:p w14:paraId="24315C47" w14:textId="77777777" w:rsidR="00566901" w:rsidRPr="00FB3017" w:rsidRDefault="00566901" w:rsidP="00940EBC">
            <w:pPr>
              <w:rPr>
                <w:rFonts w:ascii="Arial" w:hAnsi="Arial" w:cs="Arial"/>
                <w:sz w:val="22"/>
                <w:szCs w:val="22"/>
                <w:lang w:val="en-GB"/>
              </w:rPr>
            </w:pPr>
            <w:hyperlink w:anchor="offinvoice" w:history="1">
              <w:r w:rsidRPr="00FB3017">
                <w:rPr>
                  <w:rStyle w:val="Hyperlink"/>
                  <w:rFonts w:ascii="Arial" w:hAnsi="Arial" w:cs="Arial"/>
                  <w:sz w:val="22"/>
                  <w:szCs w:val="22"/>
                  <w:lang w:val="en-GB"/>
                </w:rPr>
                <w:t>Off Invoice</w:t>
              </w:r>
            </w:hyperlink>
          </w:p>
        </w:tc>
      </w:tr>
      <w:tr w:rsidR="00566901" w:rsidRPr="00FB3017" w14:paraId="74629FD1"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6B95E3CD" w14:textId="77777777" w:rsidR="00566901" w:rsidRPr="00FB3017" w:rsidRDefault="00566901" w:rsidP="00940EBC">
            <w:pPr>
              <w:rPr>
                <w:rFonts w:ascii="Arial" w:hAnsi="Arial" w:cs="Arial"/>
                <w:sz w:val="22"/>
                <w:szCs w:val="22"/>
              </w:rPr>
            </w:pPr>
            <w:r w:rsidRPr="00FB3017">
              <w:rPr>
                <w:rFonts w:ascii="Arial" w:hAnsi="Arial" w:cs="Arial"/>
                <w:sz w:val="22"/>
                <w:szCs w:val="22"/>
              </w:rPr>
              <w:t>2</w:t>
            </w:r>
          </w:p>
        </w:tc>
        <w:tc>
          <w:tcPr>
            <w:tcW w:w="5580" w:type="dxa"/>
            <w:tcBorders>
              <w:top w:val="single" w:sz="6" w:space="0" w:color="auto"/>
              <w:left w:val="single" w:sz="6" w:space="0" w:color="auto"/>
              <w:bottom w:val="single" w:sz="6" w:space="0" w:color="auto"/>
              <w:right w:val="single" w:sz="6" w:space="0" w:color="auto"/>
            </w:tcBorders>
          </w:tcPr>
          <w:p w14:paraId="7051276E" w14:textId="77777777" w:rsidR="00566901" w:rsidRPr="00FB3017" w:rsidRDefault="00566901" w:rsidP="00940EBC">
            <w:pPr>
              <w:rPr>
                <w:rFonts w:ascii="Arial" w:hAnsi="Arial" w:cs="Arial"/>
                <w:sz w:val="22"/>
                <w:szCs w:val="22"/>
                <w:lang w:val="en-GB"/>
              </w:rPr>
            </w:pPr>
            <w:hyperlink w:anchor="billback" w:history="1">
              <w:r w:rsidRPr="00FB3017">
                <w:rPr>
                  <w:rStyle w:val="Hyperlink"/>
                  <w:rFonts w:ascii="Arial" w:hAnsi="Arial" w:cs="Arial"/>
                  <w:sz w:val="22"/>
                  <w:szCs w:val="22"/>
                  <w:lang w:val="en-GB"/>
                </w:rPr>
                <w:t>Bill Back</w:t>
              </w:r>
            </w:hyperlink>
          </w:p>
        </w:tc>
      </w:tr>
      <w:tr w:rsidR="00566901" w:rsidRPr="00FB3017" w14:paraId="1963E550"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069A14AF" w14:textId="77777777" w:rsidR="00566901" w:rsidRPr="00FB3017" w:rsidRDefault="00566901" w:rsidP="00940EBC">
            <w:pPr>
              <w:rPr>
                <w:rFonts w:ascii="Arial" w:hAnsi="Arial" w:cs="Arial"/>
                <w:sz w:val="22"/>
                <w:szCs w:val="22"/>
              </w:rPr>
            </w:pPr>
            <w:r w:rsidRPr="00FB3017">
              <w:rPr>
                <w:rFonts w:ascii="Arial" w:hAnsi="Arial" w:cs="Arial"/>
                <w:sz w:val="22"/>
                <w:szCs w:val="22"/>
              </w:rPr>
              <w:t>3</w:t>
            </w:r>
          </w:p>
        </w:tc>
        <w:tc>
          <w:tcPr>
            <w:tcW w:w="5580" w:type="dxa"/>
            <w:tcBorders>
              <w:top w:val="single" w:sz="6" w:space="0" w:color="auto"/>
              <w:left w:val="single" w:sz="6" w:space="0" w:color="auto"/>
              <w:bottom w:val="single" w:sz="6" w:space="0" w:color="auto"/>
              <w:right w:val="single" w:sz="6" w:space="0" w:color="auto"/>
            </w:tcBorders>
          </w:tcPr>
          <w:p w14:paraId="60182582" w14:textId="77777777" w:rsidR="00566901" w:rsidRPr="00FB3017" w:rsidRDefault="00E0491E" w:rsidP="00940EBC">
            <w:pPr>
              <w:rPr>
                <w:rFonts w:ascii="Arial" w:hAnsi="Arial" w:cs="Arial"/>
                <w:sz w:val="22"/>
                <w:szCs w:val="22"/>
                <w:lang w:val="en-GB"/>
              </w:rPr>
            </w:pPr>
            <w:hyperlink w:anchor="scan" w:history="1">
              <w:r w:rsidRPr="00FB3017">
                <w:rPr>
                  <w:rStyle w:val="Hyperlink"/>
                  <w:rFonts w:ascii="Arial" w:hAnsi="Arial" w:cs="Arial"/>
                  <w:sz w:val="22"/>
                  <w:szCs w:val="22"/>
                  <w:lang w:val="en-GB"/>
                </w:rPr>
                <w:t>Scan</w:t>
              </w:r>
            </w:hyperlink>
          </w:p>
        </w:tc>
      </w:tr>
      <w:tr w:rsidR="00566901" w:rsidRPr="00FB3017" w14:paraId="332F067D"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2860F5EC" w14:textId="77777777" w:rsidR="00566901" w:rsidRPr="00FB3017" w:rsidRDefault="00566901" w:rsidP="00940EBC">
            <w:pPr>
              <w:rPr>
                <w:rFonts w:ascii="Arial" w:hAnsi="Arial" w:cs="Arial"/>
                <w:sz w:val="22"/>
                <w:szCs w:val="22"/>
              </w:rPr>
            </w:pPr>
            <w:r w:rsidRPr="00FB3017">
              <w:rPr>
                <w:rFonts w:ascii="Arial" w:hAnsi="Arial" w:cs="Arial"/>
                <w:sz w:val="22"/>
                <w:szCs w:val="22"/>
              </w:rPr>
              <w:t>4</w:t>
            </w:r>
          </w:p>
        </w:tc>
        <w:tc>
          <w:tcPr>
            <w:tcW w:w="5580" w:type="dxa"/>
            <w:tcBorders>
              <w:top w:val="single" w:sz="6" w:space="0" w:color="auto"/>
              <w:left w:val="single" w:sz="6" w:space="0" w:color="auto"/>
              <w:bottom w:val="single" w:sz="6" w:space="0" w:color="auto"/>
              <w:right w:val="single" w:sz="6" w:space="0" w:color="auto"/>
            </w:tcBorders>
          </w:tcPr>
          <w:p w14:paraId="2AC719A1" w14:textId="77777777" w:rsidR="00566901" w:rsidRPr="00FB3017" w:rsidRDefault="00E0491E" w:rsidP="00940EBC">
            <w:pPr>
              <w:rPr>
                <w:rFonts w:ascii="Arial" w:hAnsi="Arial" w:cs="Arial"/>
                <w:sz w:val="22"/>
                <w:szCs w:val="22"/>
                <w:lang w:val="en-GB"/>
              </w:rPr>
            </w:pPr>
            <w:hyperlink w:anchor="pricing" w:history="1">
              <w:r w:rsidRPr="00FB3017">
                <w:rPr>
                  <w:rStyle w:val="Hyperlink"/>
                  <w:rFonts w:ascii="Arial" w:hAnsi="Arial" w:cs="Arial"/>
                  <w:sz w:val="22"/>
                  <w:szCs w:val="22"/>
                  <w:lang w:val="en-GB"/>
                </w:rPr>
                <w:t>Pricing</w:t>
              </w:r>
              <w:r w:rsidR="008E7D72" w:rsidRPr="00FB3017">
                <w:rPr>
                  <w:rStyle w:val="Hyperlink"/>
                  <w:rFonts w:ascii="Arial" w:hAnsi="Arial" w:cs="Arial"/>
                  <w:sz w:val="22"/>
                  <w:szCs w:val="22"/>
                  <w:lang w:val="en-GB"/>
                </w:rPr>
                <w:t xml:space="preserve"> (Non Trade)</w:t>
              </w:r>
            </w:hyperlink>
          </w:p>
        </w:tc>
      </w:tr>
      <w:tr w:rsidR="00566901" w:rsidRPr="00FB3017" w14:paraId="27213051"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2E18AA73" w14:textId="77777777" w:rsidR="00566901" w:rsidRPr="00FB3017" w:rsidRDefault="00566901" w:rsidP="00940EBC">
            <w:pPr>
              <w:rPr>
                <w:rFonts w:ascii="Arial" w:hAnsi="Arial" w:cs="Arial"/>
                <w:sz w:val="22"/>
                <w:szCs w:val="22"/>
              </w:rPr>
            </w:pPr>
            <w:r w:rsidRPr="00FB3017">
              <w:rPr>
                <w:rFonts w:ascii="Arial" w:hAnsi="Arial" w:cs="Arial"/>
                <w:sz w:val="22"/>
                <w:szCs w:val="22"/>
              </w:rPr>
              <w:t>5</w:t>
            </w:r>
          </w:p>
        </w:tc>
        <w:tc>
          <w:tcPr>
            <w:tcW w:w="5580" w:type="dxa"/>
            <w:tcBorders>
              <w:top w:val="single" w:sz="6" w:space="0" w:color="auto"/>
              <w:left w:val="single" w:sz="6" w:space="0" w:color="auto"/>
              <w:bottom w:val="single" w:sz="6" w:space="0" w:color="auto"/>
              <w:right w:val="single" w:sz="6" w:space="0" w:color="auto"/>
            </w:tcBorders>
          </w:tcPr>
          <w:p w14:paraId="034FCABC" w14:textId="77777777" w:rsidR="00566901" w:rsidRPr="00FB3017" w:rsidRDefault="00E0491E" w:rsidP="00940EBC">
            <w:pPr>
              <w:rPr>
                <w:rFonts w:ascii="Arial" w:hAnsi="Arial" w:cs="Arial"/>
                <w:sz w:val="22"/>
                <w:szCs w:val="22"/>
                <w:lang w:val="en-GB"/>
              </w:rPr>
            </w:pPr>
            <w:hyperlink w:anchor="slotting" w:history="1">
              <w:r w:rsidRPr="00FB3017">
                <w:rPr>
                  <w:rStyle w:val="Hyperlink"/>
                  <w:rFonts w:ascii="Arial" w:hAnsi="Arial" w:cs="Arial"/>
                  <w:sz w:val="22"/>
                  <w:szCs w:val="22"/>
                  <w:lang w:val="en-GB"/>
                </w:rPr>
                <w:t>Slotting</w:t>
              </w:r>
            </w:hyperlink>
          </w:p>
        </w:tc>
      </w:tr>
      <w:tr w:rsidR="00566901" w:rsidRPr="00FB3017" w14:paraId="1665AD86"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3F4758BD" w14:textId="77777777" w:rsidR="00566901" w:rsidRPr="00FB3017" w:rsidRDefault="00566901" w:rsidP="00940EBC">
            <w:pPr>
              <w:rPr>
                <w:rFonts w:ascii="Arial" w:hAnsi="Arial" w:cs="Arial"/>
                <w:sz w:val="22"/>
                <w:szCs w:val="22"/>
              </w:rPr>
            </w:pPr>
            <w:r w:rsidRPr="00FB3017">
              <w:rPr>
                <w:rFonts w:ascii="Arial" w:hAnsi="Arial" w:cs="Arial"/>
                <w:sz w:val="22"/>
                <w:szCs w:val="22"/>
              </w:rPr>
              <w:t>6</w:t>
            </w:r>
          </w:p>
        </w:tc>
        <w:tc>
          <w:tcPr>
            <w:tcW w:w="5580" w:type="dxa"/>
            <w:tcBorders>
              <w:top w:val="single" w:sz="6" w:space="0" w:color="auto"/>
              <w:left w:val="single" w:sz="6" w:space="0" w:color="auto"/>
              <w:bottom w:val="single" w:sz="6" w:space="0" w:color="auto"/>
              <w:right w:val="single" w:sz="6" w:space="0" w:color="auto"/>
            </w:tcBorders>
          </w:tcPr>
          <w:p w14:paraId="2F2415D1" w14:textId="77777777" w:rsidR="00566901" w:rsidRPr="00FB3017" w:rsidRDefault="00E0491E" w:rsidP="00940EBC">
            <w:pPr>
              <w:rPr>
                <w:rFonts w:ascii="Arial" w:hAnsi="Arial" w:cs="Arial"/>
                <w:sz w:val="22"/>
                <w:szCs w:val="22"/>
                <w:lang w:val="en-GB"/>
              </w:rPr>
            </w:pPr>
            <w:hyperlink w:anchor="unsaleable" w:history="1">
              <w:r w:rsidRPr="00FB3017">
                <w:rPr>
                  <w:rStyle w:val="Hyperlink"/>
                  <w:rFonts w:ascii="Arial" w:hAnsi="Arial" w:cs="Arial"/>
                  <w:sz w:val="22"/>
                  <w:szCs w:val="22"/>
                  <w:lang w:val="en-GB"/>
                </w:rPr>
                <w:t>Spoils</w:t>
              </w:r>
              <w:r w:rsidR="008E7D72" w:rsidRPr="00FB3017">
                <w:rPr>
                  <w:rStyle w:val="Hyperlink"/>
                  <w:rFonts w:ascii="Arial" w:hAnsi="Arial" w:cs="Arial"/>
                  <w:sz w:val="22"/>
                  <w:szCs w:val="22"/>
                  <w:lang w:val="en-GB"/>
                </w:rPr>
                <w:t xml:space="preserve"> (Non Trade)</w:t>
              </w:r>
            </w:hyperlink>
          </w:p>
        </w:tc>
      </w:tr>
      <w:tr w:rsidR="00566901" w:rsidRPr="00FB3017" w14:paraId="6460B6DF"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55BEA2CE" w14:textId="77777777" w:rsidR="00566901" w:rsidRPr="00FB3017" w:rsidRDefault="00566901" w:rsidP="00940EBC">
            <w:pPr>
              <w:rPr>
                <w:rFonts w:ascii="Arial" w:hAnsi="Arial" w:cs="Arial"/>
                <w:sz w:val="22"/>
                <w:szCs w:val="22"/>
              </w:rPr>
            </w:pPr>
            <w:r w:rsidRPr="00FB3017">
              <w:rPr>
                <w:rFonts w:ascii="Arial" w:hAnsi="Arial" w:cs="Arial"/>
                <w:sz w:val="22"/>
                <w:szCs w:val="22"/>
              </w:rPr>
              <w:t>7</w:t>
            </w:r>
          </w:p>
        </w:tc>
        <w:tc>
          <w:tcPr>
            <w:tcW w:w="5580" w:type="dxa"/>
            <w:tcBorders>
              <w:top w:val="single" w:sz="6" w:space="0" w:color="auto"/>
              <w:left w:val="single" w:sz="6" w:space="0" w:color="auto"/>
              <w:bottom w:val="single" w:sz="6" w:space="0" w:color="auto"/>
              <w:right w:val="single" w:sz="6" w:space="0" w:color="auto"/>
            </w:tcBorders>
          </w:tcPr>
          <w:p w14:paraId="0D788A5D" w14:textId="77777777" w:rsidR="00566901" w:rsidRPr="00FB3017" w:rsidRDefault="00E0491E" w:rsidP="00940EBC">
            <w:pPr>
              <w:rPr>
                <w:rFonts w:ascii="Arial" w:hAnsi="Arial" w:cs="Arial"/>
                <w:sz w:val="22"/>
                <w:szCs w:val="22"/>
                <w:lang w:val="en-GB"/>
              </w:rPr>
            </w:pPr>
            <w:hyperlink w:anchor="display" w:history="1">
              <w:r w:rsidRPr="00FB3017">
                <w:rPr>
                  <w:rStyle w:val="Hyperlink"/>
                  <w:rFonts w:ascii="Arial" w:hAnsi="Arial" w:cs="Arial"/>
                  <w:sz w:val="22"/>
                  <w:szCs w:val="22"/>
                  <w:lang w:val="en-GB"/>
                </w:rPr>
                <w:t>Display</w:t>
              </w:r>
            </w:hyperlink>
          </w:p>
        </w:tc>
      </w:tr>
      <w:tr w:rsidR="00566901" w:rsidRPr="00FB3017" w14:paraId="272A470E"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6D5485D7" w14:textId="77777777" w:rsidR="00566901" w:rsidRPr="00FB3017" w:rsidRDefault="00566901" w:rsidP="00940EBC">
            <w:pPr>
              <w:rPr>
                <w:rFonts w:ascii="Arial" w:hAnsi="Arial" w:cs="Arial"/>
                <w:sz w:val="22"/>
                <w:szCs w:val="22"/>
              </w:rPr>
            </w:pPr>
            <w:r w:rsidRPr="00FB3017">
              <w:rPr>
                <w:rFonts w:ascii="Arial" w:hAnsi="Arial" w:cs="Arial"/>
                <w:sz w:val="22"/>
                <w:szCs w:val="22"/>
              </w:rPr>
              <w:t>8</w:t>
            </w:r>
          </w:p>
        </w:tc>
        <w:tc>
          <w:tcPr>
            <w:tcW w:w="5580" w:type="dxa"/>
            <w:tcBorders>
              <w:top w:val="single" w:sz="6" w:space="0" w:color="auto"/>
              <w:left w:val="single" w:sz="6" w:space="0" w:color="auto"/>
              <w:bottom w:val="single" w:sz="6" w:space="0" w:color="auto"/>
              <w:right w:val="single" w:sz="6" w:space="0" w:color="auto"/>
            </w:tcBorders>
          </w:tcPr>
          <w:p w14:paraId="5E9F7A78" w14:textId="77777777" w:rsidR="00566901" w:rsidRPr="00FB3017" w:rsidRDefault="00E0491E" w:rsidP="00940EBC">
            <w:pPr>
              <w:rPr>
                <w:rFonts w:ascii="Arial" w:hAnsi="Arial" w:cs="Arial"/>
                <w:sz w:val="22"/>
                <w:szCs w:val="22"/>
                <w:lang w:val="en-GB"/>
              </w:rPr>
            </w:pPr>
            <w:hyperlink w:anchor="shortage" w:history="1">
              <w:r w:rsidRPr="00FB3017">
                <w:rPr>
                  <w:rStyle w:val="Hyperlink"/>
                  <w:rFonts w:ascii="Arial" w:hAnsi="Arial" w:cs="Arial"/>
                  <w:sz w:val="22"/>
                  <w:szCs w:val="22"/>
                  <w:lang w:val="en-GB"/>
                </w:rPr>
                <w:t>Shortage</w:t>
              </w:r>
              <w:r w:rsidR="008E7D72" w:rsidRPr="00FB3017">
                <w:rPr>
                  <w:rStyle w:val="Hyperlink"/>
                  <w:rFonts w:ascii="Arial" w:hAnsi="Arial" w:cs="Arial"/>
                  <w:sz w:val="22"/>
                  <w:szCs w:val="22"/>
                  <w:lang w:val="en-GB"/>
                </w:rPr>
                <w:t xml:space="preserve"> (Non Trade)</w:t>
              </w:r>
            </w:hyperlink>
          </w:p>
        </w:tc>
      </w:tr>
      <w:tr w:rsidR="009779B9" w:rsidRPr="00FB3017" w14:paraId="2D17EE56"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1BF4A86C" w14:textId="77777777" w:rsidR="009779B9" w:rsidRPr="00FB3017" w:rsidRDefault="009779B9" w:rsidP="00940EBC">
            <w:pPr>
              <w:rPr>
                <w:rFonts w:ascii="Arial" w:hAnsi="Arial" w:cs="Arial"/>
                <w:sz w:val="22"/>
                <w:szCs w:val="22"/>
              </w:rPr>
            </w:pPr>
            <w:r w:rsidRPr="00FB3017">
              <w:rPr>
                <w:rFonts w:ascii="Arial" w:hAnsi="Arial" w:cs="Arial"/>
                <w:sz w:val="22"/>
                <w:szCs w:val="22"/>
              </w:rPr>
              <w:t>9</w:t>
            </w:r>
          </w:p>
        </w:tc>
        <w:tc>
          <w:tcPr>
            <w:tcW w:w="5580" w:type="dxa"/>
            <w:tcBorders>
              <w:top w:val="single" w:sz="6" w:space="0" w:color="auto"/>
              <w:left w:val="single" w:sz="6" w:space="0" w:color="auto"/>
              <w:bottom w:val="single" w:sz="6" w:space="0" w:color="auto"/>
              <w:right w:val="single" w:sz="6" w:space="0" w:color="auto"/>
            </w:tcBorders>
          </w:tcPr>
          <w:p w14:paraId="13EE03E4" w14:textId="77777777" w:rsidR="009779B9" w:rsidRPr="00FB3017" w:rsidRDefault="009779B9" w:rsidP="00940EBC">
            <w:pPr>
              <w:rPr>
                <w:rFonts w:ascii="Arial" w:hAnsi="Arial" w:cs="Arial"/>
                <w:sz w:val="22"/>
                <w:szCs w:val="22"/>
                <w:lang w:val="en-GB"/>
              </w:rPr>
            </w:pPr>
            <w:hyperlink w:anchor="markdown" w:history="1">
              <w:r w:rsidRPr="00FB3017">
                <w:rPr>
                  <w:rStyle w:val="Hyperlink"/>
                  <w:rFonts w:ascii="Arial" w:hAnsi="Arial" w:cs="Arial"/>
                  <w:sz w:val="22"/>
                  <w:szCs w:val="22"/>
                  <w:lang w:val="en-GB"/>
                </w:rPr>
                <w:t>Markdowns</w:t>
              </w:r>
              <w:r w:rsidR="00515485" w:rsidRPr="00FB3017">
                <w:rPr>
                  <w:rStyle w:val="Hyperlink"/>
                  <w:rFonts w:ascii="Arial" w:hAnsi="Arial" w:cs="Arial"/>
                  <w:sz w:val="22"/>
                  <w:szCs w:val="22"/>
                  <w:lang w:val="en-GB"/>
                </w:rPr>
                <w:t xml:space="preserve"> (Non Trade)</w:t>
              </w:r>
            </w:hyperlink>
          </w:p>
        </w:tc>
      </w:tr>
      <w:tr w:rsidR="009779B9" w:rsidRPr="00FB3017" w14:paraId="13DAD345"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0A1F2F0A" w14:textId="77777777" w:rsidR="009779B9" w:rsidRPr="00FB3017" w:rsidRDefault="009779B9" w:rsidP="00940EBC">
            <w:pPr>
              <w:rPr>
                <w:rFonts w:ascii="Arial" w:hAnsi="Arial" w:cs="Arial"/>
                <w:sz w:val="22"/>
                <w:szCs w:val="22"/>
              </w:rPr>
            </w:pPr>
            <w:r w:rsidRPr="00FB3017">
              <w:rPr>
                <w:rFonts w:ascii="Arial" w:hAnsi="Arial" w:cs="Arial"/>
                <w:sz w:val="22"/>
                <w:szCs w:val="22"/>
              </w:rPr>
              <w:t>10</w:t>
            </w:r>
          </w:p>
        </w:tc>
        <w:tc>
          <w:tcPr>
            <w:tcW w:w="5580" w:type="dxa"/>
            <w:tcBorders>
              <w:top w:val="single" w:sz="6" w:space="0" w:color="auto"/>
              <w:left w:val="single" w:sz="6" w:space="0" w:color="auto"/>
              <w:bottom w:val="single" w:sz="6" w:space="0" w:color="auto"/>
              <w:right w:val="single" w:sz="6" w:space="0" w:color="auto"/>
            </w:tcBorders>
          </w:tcPr>
          <w:p w14:paraId="695C4548" w14:textId="77777777" w:rsidR="009779B9" w:rsidRPr="00FB3017" w:rsidRDefault="00873359" w:rsidP="00940EBC">
            <w:pPr>
              <w:rPr>
                <w:rFonts w:ascii="Arial" w:hAnsi="Arial" w:cs="Arial"/>
                <w:sz w:val="22"/>
                <w:szCs w:val="22"/>
                <w:lang w:val="en-GB"/>
              </w:rPr>
            </w:pPr>
            <w:hyperlink w:anchor="postaudit" w:history="1">
              <w:r w:rsidRPr="00FB3017">
                <w:rPr>
                  <w:rStyle w:val="Hyperlink"/>
                  <w:rFonts w:ascii="Arial" w:hAnsi="Arial" w:cs="Arial"/>
                  <w:sz w:val="22"/>
                  <w:szCs w:val="22"/>
                  <w:lang w:val="en-GB"/>
                </w:rPr>
                <w:t>Post Audit</w:t>
              </w:r>
            </w:hyperlink>
          </w:p>
        </w:tc>
      </w:tr>
      <w:tr w:rsidR="009779B9" w:rsidRPr="00FB3017" w14:paraId="6D758E7F"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4CE7B80F" w14:textId="77777777" w:rsidR="009779B9" w:rsidRPr="00FB3017" w:rsidRDefault="009779B9" w:rsidP="00940EBC">
            <w:pPr>
              <w:rPr>
                <w:rFonts w:ascii="Arial" w:hAnsi="Arial" w:cs="Arial"/>
                <w:sz w:val="22"/>
                <w:szCs w:val="22"/>
              </w:rPr>
            </w:pPr>
            <w:r w:rsidRPr="00FB3017">
              <w:rPr>
                <w:rFonts w:ascii="Arial" w:hAnsi="Arial" w:cs="Arial"/>
                <w:sz w:val="22"/>
                <w:szCs w:val="22"/>
              </w:rPr>
              <w:t>11</w:t>
            </w:r>
          </w:p>
        </w:tc>
        <w:tc>
          <w:tcPr>
            <w:tcW w:w="5580" w:type="dxa"/>
            <w:tcBorders>
              <w:top w:val="single" w:sz="6" w:space="0" w:color="auto"/>
              <w:left w:val="single" w:sz="6" w:space="0" w:color="auto"/>
              <w:bottom w:val="single" w:sz="6" w:space="0" w:color="auto"/>
              <w:right w:val="single" w:sz="6" w:space="0" w:color="auto"/>
            </w:tcBorders>
          </w:tcPr>
          <w:p w14:paraId="708D07EA" w14:textId="77777777" w:rsidR="009779B9" w:rsidRPr="00FB3017" w:rsidRDefault="00445742" w:rsidP="00940EBC">
            <w:pPr>
              <w:rPr>
                <w:rFonts w:ascii="Arial" w:hAnsi="Arial" w:cs="Arial"/>
                <w:sz w:val="22"/>
                <w:szCs w:val="22"/>
                <w:lang w:val="en-GB"/>
              </w:rPr>
            </w:pPr>
            <w:hyperlink w:anchor="fees" w:history="1">
              <w:r w:rsidRPr="00FB3017">
                <w:rPr>
                  <w:rStyle w:val="Hyperlink"/>
                  <w:rFonts w:ascii="Arial" w:hAnsi="Arial" w:cs="Arial"/>
                  <w:sz w:val="22"/>
                  <w:szCs w:val="22"/>
                  <w:lang w:val="en-GB"/>
                </w:rPr>
                <w:t>Fees</w:t>
              </w:r>
              <w:r w:rsidR="008E7D72" w:rsidRPr="00FB3017">
                <w:rPr>
                  <w:rStyle w:val="Hyperlink"/>
                  <w:rFonts w:ascii="Arial" w:hAnsi="Arial" w:cs="Arial"/>
                  <w:sz w:val="22"/>
                  <w:szCs w:val="22"/>
                  <w:lang w:val="en-GB"/>
                </w:rPr>
                <w:t xml:space="preserve"> (Non Trade)</w:t>
              </w:r>
            </w:hyperlink>
          </w:p>
        </w:tc>
      </w:tr>
      <w:tr w:rsidR="009779B9" w:rsidRPr="00FB3017" w14:paraId="487B036B"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51E88CF4" w14:textId="77777777" w:rsidR="009779B9" w:rsidRPr="00FB3017" w:rsidRDefault="009779B9" w:rsidP="00940EBC">
            <w:pPr>
              <w:rPr>
                <w:rFonts w:ascii="Arial" w:hAnsi="Arial" w:cs="Arial"/>
                <w:sz w:val="22"/>
                <w:szCs w:val="22"/>
              </w:rPr>
            </w:pPr>
            <w:r w:rsidRPr="00FB3017">
              <w:rPr>
                <w:rFonts w:ascii="Arial" w:hAnsi="Arial" w:cs="Arial"/>
                <w:sz w:val="22"/>
                <w:szCs w:val="22"/>
              </w:rPr>
              <w:t>12</w:t>
            </w:r>
          </w:p>
        </w:tc>
        <w:tc>
          <w:tcPr>
            <w:tcW w:w="5580" w:type="dxa"/>
            <w:tcBorders>
              <w:top w:val="single" w:sz="6" w:space="0" w:color="auto"/>
              <w:left w:val="single" w:sz="6" w:space="0" w:color="auto"/>
              <w:bottom w:val="single" w:sz="6" w:space="0" w:color="auto"/>
              <w:right w:val="single" w:sz="6" w:space="0" w:color="auto"/>
            </w:tcBorders>
          </w:tcPr>
          <w:p w14:paraId="61745F5B" w14:textId="77777777" w:rsidR="009779B9" w:rsidRPr="00FB3017" w:rsidRDefault="00445742" w:rsidP="00940EBC">
            <w:pPr>
              <w:rPr>
                <w:rFonts w:ascii="Arial" w:hAnsi="Arial" w:cs="Arial"/>
                <w:sz w:val="22"/>
                <w:szCs w:val="22"/>
                <w:lang w:val="en-GB"/>
              </w:rPr>
            </w:pPr>
            <w:hyperlink w:anchor="tpr" w:history="1">
              <w:r w:rsidRPr="00FB3017">
                <w:rPr>
                  <w:rStyle w:val="Hyperlink"/>
                  <w:rFonts w:ascii="Arial" w:hAnsi="Arial" w:cs="Arial"/>
                  <w:sz w:val="22"/>
                  <w:szCs w:val="22"/>
                  <w:lang w:val="en-GB"/>
                </w:rPr>
                <w:t>TPR</w:t>
              </w:r>
            </w:hyperlink>
          </w:p>
        </w:tc>
      </w:tr>
      <w:tr w:rsidR="009779B9" w:rsidRPr="00FB3017" w14:paraId="2614A4A0"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323F0626" w14:textId="77777777" w:rsidR="009779B9" w:rsidRPr="00FB3017" w:rsidRDefault="009779B9" w:rsidP="00940EBC">
            <w:pPr>
              <w:rPr>
                <w:rFonts w:ascii="Arial" w:hAnsi="Arial" w:cs="Arial"/>
                <w:sz w:val="22"/>
                <w:szCs w:val="22"/>
              </w:rPr>
            </w:pPr>
            <w:r w:rsidRPr="00FB3017">
              <w:rPr>
                <w:rFonts w:ascii="Arial" w:hAnsi="Arial" w:cs="Arial"/>
                <w:sz w:val="22"/>
                <w:szCs w:val="22"/>
              </w:rPr>
              <w:t>13</w:t>
            </w:r>
          </w:p>
        </w:tc>
        <w:tc>
          <w:tcPr>
            <w:tcW w:w="5580" w:type="dxa"/>
            <w:tcBorders>
              <w:top w:val="single" w:sz="6" w:space="0" w:color="auto"/>
              <w:left w:val="single" w:sz="6" w:space="0" w:color="auto"/>
              <w:bottom w:val="single" w:sz="6" w:space="0" w:color="auto"/>
              <w:right w:val="single" w:sz="6" w:space="0" w:color="auto"/>
            </w:tcBorders>
          </w:tcPr>
          <w:p w14:paraId="36DBB752" w14:textId="32EB3E04" w:rsidR="009779B9" w:rsidRPr="00FB3017" w:rsidRDefault="000F4388" w:rsidP="00940EBC">
            <w:pPr>
              <w:rPr>
                <w:rFonts w:ascii="Arial" w:hAnsi="Arial" w:cs="Arial"/>
                <w:sz w:val="22"/>
                <w:szCs w:val="22"/>
                <w:lang w:val="en-GB"/>
              </w:rPr>
            </w:pPr>
            <w:hyperlink w:anchor="freight" w:history="1">
              <w:r w:rsidRPr="00FB3017">
                <w:rPr>
                  <w:rStyle w:val="Hyperlink"/>
                  <w:rFonts w:ascii="Arial" w:hAnsi="Arial" w:cs="Arial"/>
                  <w:sz w:val="22"/>
                  <w:szCs w:val="22"/>
                  <w:lang w:val="en-GB"/>
                </w:rPr>
                <w:t>Freight/Backhaul</w:t>
              </w:r>
              <w:r w:rsidR="008E7D72" w:rsidRPr="00FB3017">
                <w:rPr>
                  <w:rStyle w:val="Hyperlink"/>
                  <w:rFonts w:ascii="Arial" w:hAnsi="Arial" w:cs="Arial"/>
                  <w:sz w:val="22"/>
                  <w:szCs w:val="22"/>
                  <w:lang w:val="en-GB"/>
                </w:rPr>
                <w:t xml:space="preserve"> (Non Trade)</w:t>
              </w:r>
            </w:hyperlink>
          </w:p>
        </w:tc>
      </w:tr>
      <w:tr w:rsidR="009779B9" w:rsidRPr="00FB3017" w14:paraId="030E2CF9"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00FC4DD1" w14:textId="77777777" w:rsidR="009779B9" w:rsidRPr="00FB3017" w:rsidRDefault="009779B9" w:rsidP="00940EBC">
            <w:pPr>
              <w:rPr>
                <w:rFonts w:ascii="Arial" w:hAnsi="Arial" w:cs="Arial"/>
                <w:sz w:val="22"/>
                <w:szCs w:val="22"/>
              </w:rPr>
            </w:pPr>
            <w:r w:rsidRPr="00FB3017">
              <w:rPr>
                <w:rFonts w:ascii="Arial" w:hAnsi="Arial" w:cs="Arial"/>
                <w:sz w:val="22"/>
                <w:szCs w:val="22"/>
              </w:rPr>
              <w:t>14</w:t>
            </w:r>
          </w:p>
        </w:tc>
        <w:tc>
          <w:tcPr>
            <w:tcW w:w="5580" w:type="dxa"/>
            <w:tcBorders>
              <w:top w:val="single" w:sz="6" w:space="0" w:color="auto"/>
              <w:left w:val="single" w:sz="6" w:space="0" w:color="auto"/>
              <w:bottom w:val="single" w:sz="6" w:space="0" w:color="auto"/>
              <w:right w:val="single" w:sz="6" w:space="0" w:color="auto"/>
            </w:tcBorders>
          </w:tcPr>
          <w:p w14:paraId="6A420D89" w14:textId="77777777" w:rsidR="009779B9" w:rsidRPr="00FB3017" w:rsidRDefault="000F4388" w:rsidP="00940EBC">
            <w:pPr>
              <w:rPr>
                <w:rFonts w:ascii="Arial" w:hAnsi="Arial" w:cs="Arial"/>
                <w:sz w:val="22"/>
                <w:szCs w:val="22"/>
                <w:lang w:val="en-GB"/>
              </w:rPr>
            </w:pPr>
            <w:hyperlink w:anchor="ad" w:history="1">
              <w:r w:rsidRPr="00FB3017">
                <w:rPr>
                  <w:rStyle w:val="Hyperlink"/>
                  <w:rFonts w:ascii="Arial" w:hAnsi="Arial" w:cs="Arial"/>
                  <w:sz w:val="22"/>
                  <w:szCs w:val="22"/>
                  <w:lang w:val="en-GB"/>
                </w:rPr>
                <w:t>A</w:t>
              </w:r>
              <w:r w:rsidR="008E7D72" w:rsidRPr="00FB3017">
                <w:rPr>
                  <w:rStyle w:val="Hyperlink"/>
                  <w:rFonts w:ascii="Arial" w:hAnsi="Arial" w:cs="Arial"/>
                  <w:sz w:val="22"/>
                  <w:szCs w:val="22"/>
                  <w:lang w:val="en-GB"/>
                </w:rPr>
                <w:t>d</w:t>
              </w:r>
            </w:hyperlink>
          </w:p>
        </w:tc>
      </w:tr>
      <w:tr w:rsidR="009779B9" w:rsidRPr="00FB3017" w14:paraId="38EFC29A"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51DFF01F" w14:textId="77777777" w:rsidR="009779B9" w:rsidRPr="00FB3017" w:rsidRDefault="009779B9" w:rsidP="00940EBC">
            <w:pPr>
              <w:rPr>
                <w:rFonts w:ascii="Arial" w:hAnsi="Arial" w:cs="Arial"/>
                <w:sz w:val="22"/>
                <w:szCs w:val="22"/>
              </w:rPr>
            </w:pPr>
            <w:r w:rsidRPr="00FB3017">
              <w:rPr>
                <w:rFonts w:ascii="Arial" w:hAnsi="Arial" w:cs="Arial"/>
                <w:sz w:val="22"/>
                <w:szCs w:val="22"/>
              </w:rPr>
              <w:t>15</w:t>
            </w:r>
          </w:p>
        </w:tc>
        <w:tc>
          <w:tcPr>
            <w:tcW w:w="5580" w:type="dxa"/>
            <w:tcBorders>
              <w:top w:val="single" w:sz="6" w:space="0" w:color="auto"/>
              <w:left w:val="single" w:sz="6" w:space="0" w:color="auto"/>
              <w:bottom w:val="single" w:sz="6" w:space="0" w:color="auto"/>
              <w:right w:val="single" w:sz="6" w:space="0" w:color="auto"/>
            </w:tcBorders>
          </w:tcPr>
          <w:p w14:paraId="170BC0CA" w14:textId="77777777" w:rsidR="009779B9" w:rsidRPr="00FB3017" w:rsidRDefault="000F4388" w:rsidP="00940EBC">
            <w:pPr>
              <w:rPr>
                <w:rFonts w:ascii="Arial" w:hAnsi="Arial" w:cs="Arial"/>
                <w:sz w:val="22"/>
                <w:szCs w:val="22"/>
                <w:lang w:val="en-GB"/>
              </w:rPr>
            </w:pPr>
            <w:hyperlink w:anchor="coupon" w:history="1">
              <w:r w:rsidRPr="00FB3017">
                <w:rPr>
                  <w:rStyle w:val="Hyperlink"/>
                  <w:rFonts w:ascii="Arial" w:hAnsi="Arial" w:cs="Arial"/>
                  <w:sz w:val="22"/>
                  <w:szCs w:val="22"/>
                  <w:lang w:val="en-GB"/>
                </w:rPr>
                <w:t>Coupon</w:t>
              </w:r>
              <w:r w:rsidR="008E7D72" w:rsidRPr="00FB3017">
                <w:rPr>
                  <w:rStyle w:val="Hyperlink"/>
                  <w:rFonts w:ascii="Arial" w:hAnsi="Arial" w:cs="Arial"/>
                  <w:sz w:val="22"/>
                  <w:szCs w:val="22"/>
                  <w:lang w:val="en-GB"/>
                </w:rPr>
                <w:t xml:space="preserve"> (Non Trade)</w:t>
              </w:r>
            </w:hyperlink>
          </w:p>
        </w:tc>
      </w:tr>
      <w:tr w:rsidR="00BD3133" w:rsidRPr="00FB3017" w14:paraId="5C4469CF" w14:textId="77777777" w:rsidTr="00AD72B6">
        <w:trPr>
          <w:cantSplit/>
          <w:trHeight w:val="300"/>
        </w:trPr>
        <w:tc>
          <w:tcPr>
            <w:tcW w:w="810" w:type="dxa"/>
            <w:tcBorders>
              <w:top w:val="single" w:sz="6" w:space="0" w:color="auto"/>
              <w:left w:val="single" w:sz="6" w:space="0" w:color="auto"/>
              <w:bottom w:val="single" w:sz="6" w:space="0" w:color="auto"/>
              <w:right w:val="single" w:sz="6" w:space="0" w:color="auto"/>
            </w:tcBorders>
          </w:tcPr>
          <w:p w14:paraId="16981C48" w14:textId="0F7247A6" w:rsidR="00BD3133" w:rsidRPr="00FB3017" w:rsidRDefault="00BD3133" w:rsidP="00940EBC">
            <w:pPr>
              <w:rPr>
                <w:rFonts w:ascii="Arial" w:hAnsi="Arial" w:cs="Arial"/>
                <w:sz w:val="22"/>
                <w:szCs w:val="22"/>
              </w:rPr>
            </w:pPr>
            <w:r w:rsidRPr="00FB3017">
              <w:rPr>
                <w:rFonts w:ascii="Arial" w:hAnsi="Arial" w:cs="Arial"/>
                <w:sz w:val="22"/>
                <w:szCs w:val="22"/>
              </w:rPr>
              <w:t>1</w:t>
            </w:r>
            <w:r w:rsidR="008900AF">
              <w:rPr>
                <w:rFonts w:ascii="Arial" w:hAnsi="Arial" w:cs="Arial"/>
                <w:sz w:val="22"/>
                <w:szCs w:val="22"/>
              </w:rPr>
              <w:t>6</w:t>
            </w:r>
          </w:p>
        </w:tc>
        <w:tc>
          <w:tcPr>
            <w:tcW w:w="5580" w:type="dxa"/>
            <w:tcBorders>
              <w:top w:val="single" w:sz="6" w:space="0" w:color="auto"/>
              <w:left w:val="single" w:sz="6" w:space="0" w:color="auto"/>
              <w:bottom w:val="single" w:sz="6" w:space="0" w:color="auto"/>
              <w:right w:val="single" w:sz="6" w:space="0" w:color="auto"/>
            </w:tcBorders>
          </w:tcPr>
          <w:p w14:paraId="6481A283" w14:textId="77777777" w:rsidR="00BD3133" w:rsidRPr="00FB3017" w:rsidRDefault="00BD3133" w:rsidP="00940EBC">
            <w:pPr>
              <w:rPr>
                <w:rFonts w:ascii="Arial" w:hAnsi="Arial" w:cs="Arial"/>
                <w:sz w:val="22"/>
                <w:szCs w:val="22"/>
              </w:rPr>
            </w:pPr>
            <w:hyperlink w:anchor="Portal" w:history="1">
              <w:r w:rsidRPr="00FB3017">
                <w:rPr>
                  <w:rStyle w:val="Hyperlink"/>
                  <w:rFonts w:ascii="Arial" w:hAnsi="Arial" w:cs="Arial"/>
                  <w:sz w:val="22"/>
                  <w:szCs w:val="22"/>
                </w:rPr>
                <w:t>Vendor Portal Invoice</w:t>
              </w:r>
            </w:hyperlink>
            <w:r w:rsidRPr="00FB3017">
              <w:rPr>
                <w:rFonts w:ascii="Arial" w:hAnsi="Arial" w:cs="Arial"/>
                <w:sz w:val="22"/>
                <w:szCs w:val="22"/>
              </w:rPr>
              <w:t xml:space="preserve"> </w:t>
            </w:r>
          </w:p>
        </w:tc>
      </w:tr>
      <w:tr w:rsidR="00C72DF2" w:rsidRPr="00FB3017" w14:paraId="19000DE7"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479C0B75" w14:textId="0232A291" w:rsidR="00C72DF2" w:rsidRPr="00FB3017" w:rsidRDefault="00C72DF2" w:rsidP="00940EBC">
            <w:pPr>
              <w:rPr>
                <w:rFonts w:ascii="Arial" w:hAnsi="Arial" w:cs="Arial"/>
                <w:sz w:val="22"/>
                <w:szCs w:val="22"/>
              </w:rPr>
            </w:pPr>
            <w:r w:rsidRPr="00FB3017">
              <w:rPr>
                <w:rFonts w:ascii="Arial" w:hAnsi="Arial" w:cs="Arial"/>
                <w:sz w:val="22"/>
                <w:szCs w:val="22"/>
              </w:rPr>
              <w:t>1</w:t>
            </w:r>
            <w:r w:rsidR="008900AF">
              <w:rPr>
                <w:rFonts w:ascii="Arial" w:hAnsi="Arial" w:cs="Arial"/>
                <w:sz w:val="22"/>
                <w:szCs w:val="22"/>
              </w:rPr>
              <w:t>7</w:t>
            </w:r>
          </w:p>
        </w:tc>
        <w:tc>
          <w:tcPr>
            <w:tcW w:w="5580" w:type="dxa"/>
            <w:tcBorders>
              <w:top w:val="single" w:sz="6" w:space="0" w:color="auto"/>
              <w:left w:val="single" w:sz="6" w:space="0" w:color="auto"/>
              <w:bottom w:val="single" w:sz="6" w:space="0" w:color="auto"/>
              <w:right w:val="single" w:sz="6" w:space="0" w:color="auto"/>
            </w:tcBorders>
          </w:tcPr>
          <w:p w14:paraId="48705880" w14:textId="77777777" w:rsidR="00C72DF2" w:rsidRPr="00FB3017" w:rsidRDefault="00A01DC6" w:rsidP="00940EBC">
            <w:pPr>
              <w:rPr>
                <w:rFonts w:ascii="Arial" w:hAnsi="Arial" w:cs="Arial"/>
                <w:sz w:val="22"/>
                <w:szCs w:val="22"/>
              </w:rPr>
            </w:pPr>
            <w:hyperlink w:anchor="cash" w:history="1">
              <w:r w:rsidRPr="00FB3017">
                <w:rPr>
                  <w:rStyle w:val="Hyperlink"/>
                  <w:rFonts w:ascii="Arial" w:hAnsi="Arial" w:cs="Arial"/>
                  <w:sz w:val="22"/>
                  <w:szCs w:val="22"/>
                </w:rPr>
                <w:t>Cash Discount (Non Trade)</w:t>
              </w:r>
            </w:hyperlink>
          </w:p>
        </w:tc>
      </w:tr>
      <w:tr w:rsidR="00AD72B6" w:rsidRPr="00FB3017" w14:paraId="041AEA01"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322223DF" w14:textId="0D0A28EC" w:rsidR="00AD72B6" w:rsidRPr="00FB3017" w:rsidRDefault="00AD72B6" w:rsidP="00940EBC">
            <w:pPr>
              <w:rPr>
                <w:rFonts w:ascii="Arial" w:hAnsi="Arial" w:cs="Arial"/>
                <w:sz w:val="22"/>
                <w:szCs w:val="22"/>
              </w:rPr>
            </w:pPr>
            <w:r w:rsidRPr="00FB3017">
              <w:rPr>
                <w:rFonts w:ascii="Arial" w:hAnsi="Arial" w:cs="Arial"/>
                <w:sz w:val="22"/>
                <w:szCs w:val="22"/>
              </w:rPr>
              <w:t>1</w:t>
            </w:r>
            <w:r w:rsidR="008900AF">
              <w:rPr>
                <w:rFonts w:ascii="Arial" w:hAnsi="Arial" w:cs="Arial"/>
                <w:sz w:val="22"/>
                <w:szCs w:val="22"/>
              </w:rPr>
              <w:t>8</w:t>
            </w:r>
          </w:p>
        </w:tc>
        <w:tc>
          <w:tcPr>
            <w:tcW w:w="5580" w:type="dxa"/>
            <w:tcBorders>
              <w:top w:val="single" w:sz="6" w:space="0" w:color="auto"/>
              <w:left w:val="single" w:sz="6" w:space="0" w:color="auto"/>
              <w:bottom w:val="single" w:sz="6" w:space="0" w:color="auto"/>
              <w:right w:val="single" w:sz="6" w:space="0" w:color="auto"/>
            </w:tcBorders>
          </w:tcPr>
          <w:p w14:paraId="62C6EA64" w14:textId="77777777" w:rsidR="00AD72B6" w:rsidRPr="00FB3017" w:rsidRDefault="00AD72B6" w:rsidP="00940EBC">
            <w:pPr>
              <w:rPr>
                <w:rFonts w:ascii="Arial" w:hAnsi="Arial" w:cs="Arial"/>
                <w:sz w:val="22"/>
                <w:szCs w:val="22"/>
              </w:rPr>
            </w:pPr>
            <w:hyperlink w:anchor="donated" w:history="1">
              <w:r w:rsidRPr="00E656B8">
                <w:rPr>
                  <w:rStyle w:val="Hyperlink"/>
                  <w:rFonts w:ascii="Arial" w:hAnsi="Arial" w:cs="Arial"/>
                  <w:sz w:val="22"/>
                  <w:szCs w:val="22"/>
                </w:rPr>
                <w:t>Donated Product</w:t>
              </w:r>
              <w:r w:rsidR="0077052B" w:rsidRPr="00E656B8">
                <w:rPr>
                  <w:rStyle w:val="Hyperlink"/>
                  <w:rFonts w:ascii="Arial" w:hAnsi="Arial" w:cs="Arial"/>
                  <w:sz w:val="22"/>
                  <w:szCs w:val="22"/>
                </w:rPr>
                <w:t xml:space="preserve">- Close Dated Product </w:t>
              </w:r>
            </w:hyperlink>
            <w:r w:rsidRPr="00FB3017">
              <w:rPr>
                <w:rFonts w:ascii="Arial" w:hAnsi="Arial" w:cs="Arial"/>
                <w:sz w:val="22"/>
                <w:szCs w:val="22"/>
              </w:rPr>
              <w:t xml:space="preserve"> </w:t>
            </w:r>
          </w:p>
        </w:tc>
      </w:tr>
      <w:tr w:rsidR="009E5339" w:rsidRPr="00FB3017" w14:paraId="23F89CB3"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178FDC84" w14:textId="07489BE8" w:rsidR="009E5339" w:rsidRPr="00FB3017" w:rsidRDefault="008900AF" w:rsidP="00940EBC">
            <w:pPr>
              <w:rPr>
                <w:rFonts w:ascii="Arial" w:hAnsi="Arial" w:cs="Arial"/>
                <w:sz w:val="22"/>
                <w:szCs w:val="22"/>
              </w:rPr>
            </w:pPr>
            <w:r>
              <w:rPr>
                <w:rFonts w:ascii="Arial" w:hAnsi="Arial" w:cs="Arial"/>
                <w:sz w:val="22"/>
                <w:szCs w:val="22"/>
              </w:rPr>
              <w:t>19</w:t>
            </w:r>
          </w:p>
        </w:tc>
        <w:tc>
          <w:tcPr>
            <w:tcW w:w="5580" w:type="dxa"/>
            <w:tcBorders>
              <w:top w:val="single" w:sz="6" w:space="0" w:color="auto"/>
              <w:left w:val="single" w:sz="6" w:space="0" w:color="auto"/>
              <w:bottom w:val="single" w:sz="6" w:space="0" w:color="auto"/>
              <w:right w:val="single" w:sz="6" w:space="0" w:color="auto"/>
            </w:tcBorders>
          </w:tcPr>
          <w:p w14:paraId="050B779E" w14:textId="77777777" w:rsidR="009E5339" w:rsidRPr="00FB3017" w:rsidRDefault="009E5339" w:rsidP="00940EBC">
            <w:pPr>
              <w:rPr>
                <w:rFonts w:ascii="Arial" w:hAnsi="Arial" w:cs="Arial"/>
                <w:color w:val="0000FF"/>
                <w:sz w:val="22"/>
                <w:szCs w:val="22"/>
                <w:u w:val="single"/>
              </w:rPr>
            </w:pPr>
            <w:hyperlink w:anchor="ReturnRecall" w:history="1">
              <w:r w:rsidRPr="00FB3017">
                <w:rPr>
                  <w:rFonts w:ascii="Arial" w:hAnsi="Arial" w:cs="Arial"/>
                  <w:color w:val="0000FF"/>
                  <w:sz w:val="22"/>
                  <w:szCs w:val="22"/>
                  <w:u w:val="single"/>
                </w:rPr>
                <w:t>Return/Recall</w:t>
              </w:r>
            </w:hyperlink>
          </w:p>
        </w:tc>
      </w:tr>
      <w:tr w:rsidR="00AA6DEE" w:rsidRPr="00FB3017" w14:paraId="61B6B934"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13A050A1" w14:textId="426FD452" w:rsidR="00AA6DEE" w:rsidRPr="00FB3017" w:rsidRDefault="008900AF" w:rsidP="00940EBC">
            <w:pPr>
              <w:rPr>
                <w:rFonts w:ascii="Arial" w:hAnsi="Arial" w:cs="Arial"/>
                <w:sz w:val="22"/>
                <w:szCs w:val="22"/>
              </w:rPr>
            </w:pPr>
            <w:r>
              <w:rPr>
                <w:rFonts w:ascii="Arial" w:hAnsi="Arial" w:cs="Arial"/>
                <w:sz w:val="22"/>
                <w:szCs w:val="22"/>
              </w:rPr>
              <w:t>20</w:t>
            </w:r>
          </w:p>
        </w:tc>
        <w:tc>
          <w:tcPr>
            <w:tcW w:w="5580" w:type="dxa"/>
            <w:tcBorders>
              <w:top w:val="single" w:sz="6" w:space="0" w:color="auto"/>
              <w:left w:val="single" w:sz="6" w:space="0" w:color="auto"/>
              <w:bottom w:val="single" w:sz="6" w:space="0" w:color="auto"/>
              <w:right w:val="single" w:sz="6" w:space="0" w:color="auto"/>
            </w:tcBorders>
          </w:tcPr>
          <w:p w14:paraId="0841DC8D" w14:textId="77777777" w:rsidR="0015064A" w:rsidRPr="00FB3017" w:rsidRDefault="005C569D" w:rsidP="00940EBC">
            <w:pPr>
              <w:rPr>
                <w:rFonts w:ascii="Arial" w:hAnsi="Arial" w:cs="Arial"/>
                <w:sz w:val="22"/>
                <w:szCs w:val="22"/>
              </w:rPr>
            </w:pPr>
            <w:hyperlink w:anchor="sponsorship" w:history="1">
              <w:r w:rsidRPr="00FB3017">
                <w:rPr>
                  <w:rStyle w:val="Hyperlink"/>
                  <w:rFonts w:ascii="Arial" w:hAnsi="Arial" w:cs="Arial"/>
                  <w:sz w:val="22"/>
                  <w:szCs w:val="22"/>
                </w:rPr>
                <w:t>Sponsorship Program- Theme Event</w:t>
              </w:r>
            </w:hyperlink>
          </w:p>
        </w:tc>
      </w:tr>
      <w:tr w:rsidR="004545AC" w:rsidRPr="00FB3017" w14:paraId="60241A26"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0F1B84F0" w14:textId="12384469" w:rsidR="004545AC" w:rsidRPr="00FB3017" w:rsidRDefault="004545AC" w:rsidP="00940EBC">
            <w:pPr>
              <w:rPr>
                <w:rFonts w:ascii="Arial" w:hAnsi="Arial" w:cs="Arial"/>
                <w:sz w:val="22"/>
                <w:szCs w:val="22"/>
              </w:rPr>
            </w:pPr>
            <w:r w:rsidRPr="00FB3017">
              <w:rPr>
                <w:rFonts w:ascii="Arial" w:hAnsi="Arial" w:cs="Arial"/>
                <w:sz w:val="22"/>
                <w:szCs w:val="22"/>
              </w:rPr>
              <w:t>2</w:t>
            </w:r>
            <w:r w:rsidR="00EB0BA2">
              <w:rPr>
                <w:rFonts w:ascii="Arial" w:hAnsi="Arial" w:cs="Arial"/>
                <w:sz w:val="22"/>
                <w:szCs w:val="22"/>
              </w:rPr>
              <w:t>1</w:t>
            </w:r>
          </w:p>
        </w:tc>
        <w:tc>
          <w:tcPr>
            <w:tcW w:w="5580" w:type="dxa"/>
            <w:tcBorders>
              <w:top w:val="single" w:sz="6" w:space="0" w:color="auto"/>
              <w:left w:val="single" w:sz="6" w:space="0" w:color="auto"/>
              <w:bottom w:val="single" w:sz="6" w:space="0" w:color="auto"/>
              <w:right w:val="single" w:sz="6" w:space="0" w:color="auto"/>
            </w:tcBorders>
          </w:tcPr>
          <w:p w14:paraId="2DC7AC27" w14:textId="77777777" w:rsidR="004545AC" w:rsidRPr="004545AC" w:rsidRDefault="004545AC" w:rsidP="00940EBC">
            <w:pPr>
              <w:rPr>
                <w:rFonts w:ascii="Arial" w:hAnsi="Arial" w:cs="Arial"/>
              </w:rPr>
            </w:pPr>
            <w:hyperlink w:anchor="Other" w:history="1">
              <w:r w:rsidRPr="00B311AB">
                <w:rPr>
                  <w:rStyle w:val="Hyperlink"/>
                  <w:rFonts w:ascii="Arial" w:hAnsi="Arial" w:cs="Arial"/>
                  <w:sz w:val="22"/>
                </w:rPr>
                <w:t>Other</w:t>
              </w:r>
            </w:hyperlink>
          </w:p>
        </w:tc>
      </w:tr>
      <w:tr w:rsidR="000919E4" w:rsidRPr="00FB3017" w14:paraId="147AABE9"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640C16AB" w14:textId="407FBD02" w:rsidR="000919E4" w:rsidRPr="00FB3017" w:rsidRDefault="000919E4" w:rsidP="00940EBC">
            <w:pPr>
              <w:rPr>
                <w:rFonts w:ascii="Arial" w:hAnsi="Arial" w:cs="Arial"/>
                <w:sz w:val="22"/>
                <w:szCs w:val="22"/>
              </w:rPr>
            </w:pPr>
            <w:r>
              <w:rPr>
                <w:rFonts w:ascii="Arial" w:hAnsi="Arial" w:cs="Arial"/>
                <w:sz w:val="22"/>
                <w:szCs w:val="22"/>
              </w:rPr>
              <w:t>2</w:t>
            </w:r>
            <w:r w:rsidR="00EB0BA2">
              <w:rPr>
                <w:rFonts w:ascii="Arial" w:hAnsi="Arial" w:cs="Arial"/>
                <w:sz w:val="22"/>
                <w:szCs w:val="22"/>
              </w:rPr>
              <w:t>2</w:t>
            </w:r>
          </w:p>
        </w:tc>
        <w:tc>
          <w:tcPr>
            <w:tcW w:w="5580" w:type="dxa"/>
            <w:tcBorders>
              <w:top w:val="single" w:sz="6" w:space="0" w:color="auto"/>
              <w:left w:val="single" w:sz="6" w:space="0" w:color="auto"/>
              <w:bottom w:val="single" w:sz="6" w:space="0" w:color="auto"/>
              <w:right w:val="single" w:sz="6" w:space="0" w:color="auto"/>
            </w:tcBorders>
          </w:tcPr>
          <w:p w14:paraId="3ECE896B" w14:textId="77777777" w:rsidR="000919E4" w:rsidRPr="000919E4" w:rsidRDefault="000919E4" w:rsidP="00940EBC">
            <w:pPr>
              <w:rPr>
                <w:rFonts w:ascii="Arial" w:hAnsi="Arial" w:cs="Arial"/>
              </w:rPr>
            </w:pPr>
            <w:hyperlink w:anchor="RetailMerch" w:history="1">
              <w:r w:rsidRPr="00D353D7">
                <w:rPr>
                  <w:rStyle w:val="Hyperlink"/>
                  <w:rFonts w:ascii="Arial" w:hAnsi="Arial" w:cs="Arial"/>
                  <w:sz w:val="22"/>
                </w:rPr>
                <w:t>Retail Merchandising Program</w:t>
              </w:r>
            </w:hyperlink>
          </w:p>
        </w:tc>
      </w:tr>
      <w:tr w:rsidR="004545AC" w:rsidRPr="00FB3017" w14:paraId="0B4C3D83" w14:textId="77777777" w:rsidTr="00940EBC">
        <w:trPr>
          <w:cantSplit/>
          <w:trHeight w:val="65"/>
        </w:trPr>
        <w:tc>
          <w:tcPr>
            <w:tcW w:w="810" w:type="dxa"/>
            <w:tcBorders>
              <w:top w:val="single" w:sz="6" w:space="0" w:color="auto"/>
              <w:left w:val="single" w:sz="6" w:space="0" w:color="auto"/>
              <w:bottom w:val="single" w:sz="6" w:space="0" w:color="auto"/>
              <w:right w:val="single" w:sz="6" w:space="0" w:color="auto"/>
            </w:tcBorders>
          </w:tcPr>
          <w:p w14:paraId="4121BB8C" w14:textId="77777777" w:rsidR="004545AC" w:rsidRPr="00FB3017" w:rsidRDefault="004545AC" w:rsidP="00940EBC">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4624C2A6" w14:textId="77777777" w:rsidR="004545AC" w:rsidRDefault="004545AC" w:rsidP="00940EBC">
            <w:hyperlink w:anchor="BPSTeamInformation" w:history="1">
              <w:r w:rsidRPr="00FB3017">
                <w:rPr>
                  <w:rStyle w:val="Hyperlink"/>
                  <w:rFonts w:ascii="Arial" w:hAnsi="Arial" w:cs="Arial"/>
                  <w:sz w:val="22"/>
                  <w:szCs w:val="22"/>
                </w:rPr>
                <w:t>BPS Team Information</w:t>
              </w:r>
            </w:hyperlink>
          </w:p>
        </w:tc>
      </w:tr>
    </w:tbl>
    <w:p w14:paraId="06E090F4" w14:textId="77777777" w:rsidR="00A32052" w:rsidRPr="00FB3017" w:rsidRDefault="00A32052" w:rsidP="00366529">
      <w:pPr>
        <w:pStyle w:val="BodyText2"/>
        <w:rPr>
          <w:rFonts w:ascii="Arial" w:hAnsi="Arial" w:cs="Arial"/>
          <w:sz w:val="22"/>
          <w:szCs w:val="22"/>
          <w:lang w:val="en-GB"/>
        </w:rPr>
      </w:pPr>
    </w:p>
    <w:p w14:paraId="70258341" w14:textId="77777777" w:rsidR="009A0CB7" w:rsidRPr="00FB3017" w:rsidRDefault="00FB3017" w:rsidP="00366529">
      <w:pPr>
        <w:pStyle w:val="BodyText2"/>
        <w:rPr>
          <w:rFonts w:ascii="Arial" w:hAnsi="Arial" w:cs="Arial"/>
          <w:sz w:val="22"/>
          <w:szCs w:val="22"/>
          <w:lang w:val="en-GB"/>
        </w:rPr>
      </w:pPr>
      <w:r w:rsidRPr="00FB3017">
        <w:rPr>
          <w:rFonts w:ascii="Arial" w:hAnsi="Arial" w:cs="Arial"/>
          <w:noProof/>
          <w:sz w:val="22"/>
          <w:szCs w:val="22"/>
          <w:lang w:val="en-US"/>
        </w:rPr>
        <mc:AlternateContent>
          <mc:Choice Requires="wps">
            <w:drawing>
              <wp:anchor distT="0" distB="0" distL="114300" distR="114300" simplePos="0" relativeHeight="251757056" behindDoc="0" locked="0" layoutInCell="1" allowOverlap="1" wp14:anchorId="11CBC1E9" wp14:editId="3DB9149E">
                <wp:simplePos x="0" y="0"/>
                <wp:positionH relativeFrom="column">
                  <wp:posOffset>-1270</wp:posOffset>
                </wp:positionH>
                <wp:positionV relativeFrom="paragraph">
                  <wp:posOffset>13335</wp:posOffset>
                </wp:positionV>
                <wp:extent cx="5248275" cy="723900"/>
                <wp:effectExtent l="0" t="0" r="28575" b="19050"/>
                <wp:wrapNone/>
                <wp:docPr id="1687" name="Rectangle 19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48275" cy="7239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DD3880" w14:textId="77777777" w:rsidR="00257BB1" w:rsidRDefault="00257BB1" w:rsidP="00495D5E">
                            <w:pPr>
                              <w:rPr>
                                <w:rFonts w:ascii="Arial" w:hAnsi="Arial" w:cs="Arial"/>
                                <w:lang w:val="en-GB"/>
                              </w:rPr>
                            </w:pPr>
                            <w:r w:rsidRPr="00FB3017">
                              <w:rPr>
                                <w:rFonts w:ascii="Arial" w:hAnsi="Arial" w:cs="Arial"/>
                                <w:lang w:val="en-GB"/>
                              </w:rPr>
                              <w:t>Is the customer a wholesaler/distributor, direct or indirect customer? Direct Customer</w:t>
                            </w:r>
                          </w:p>
                          <w:p w14:paraId="65CD8096" w14:textId="77777777" w:rsidR="00257BB1" w:rsidRDefault="00257BB1" w:rsidP="00495D5E">
                            <w:pPr>
                              <w:rPr>
                                <w:rFonts w:ascii="Arial" w:hAnsi="Arial" w:cs="Arial"/>
                                <w:lang w:val="en-GB"/>
                              </w:rPr>
                            </w:pPr>
                          </w:p>
                          <w:p w14:paraId="17CAD7A1" w14:textId="5C79D6D2" w:rsidR="00257BB1" w:rsidRPr="00FB3017" w:rsidRDefault="00257BB1" w:rsidP="00495D5E">
                            <w:pPr>
                              <w:rPr>
                                <w:lang w:val="en-GB"/>
                              </w:rPr>
                            </w:pPr>
                            <w:r w:rsidRPr="00FB3017">
                              <w:rPr>
                                <w:rFonts w:ascii="Arial" w:hAnsi="Arial" w:cs="Arial"/>
                                <w:u w:val="single"/>
                                <w:lang w:val="en-GB"/>
                              </w:rPr>
                              <w:t>Note:</w:t>
                            </w:r>
                            <w:r w:rsidRPr="00FB3017">
                              <w:rPr>
                                <w:rFonts w:ascii="Arial" w:hAnsi="Arial" w:cs="Arial"/>
                                <w:lang w:val="en-GB"/>
                              </w:rPr>
                              <w:t xml:space="preserve"> </w:t>
                            </w:r>
                            <w:r w:rsidRPr="00FB3017">
                              <w:rPr>
                                <w:rFonts w:ascii="Arial" w:hAnsi="Arial" w:cs="Arial"/>
                                <w:b/>
                                <w:lang w:val="en-GB"/>
                              </w:rPr>
                              <w:t>HARRCN</w:t>
                            </w:r>
                            <w:r w:rsidRPr="00FB3017">
                              <w:rPr>
                                <w:rFonts w:ascii="Arial" w:hAnsi="Arial" w:cs="Arial"/>
                              </w:rPr>
                              <w:t xml:space="preserve"> </w:t>
                            </w:r>
                            <w:r w:rsidRPr="00FB3017">
                              <w:rPr>
                                <w:rFonts w:ascii="Arial" w:hAnsi="Arial" w:cs="Arial"/>
                                <w:lang w:val="en-GB"/>
                              </w:rPr>
                              <w:t>is the Sign-on</w:t>
                            </w:r>
                            <w:r>
                              <w:rPr>
                                <w:rFonts w:ascii="Arial" w:hAnsi="Arial" w:cs="Arial"/>
                                <w:lang w:val="en-GB"/>
                              </w:rPr>
                              <w:t xml:space="preserve"> used to work claims within </w:t>
                            </w:r>
                            <w:ins w:id="0" w:author="Whitney Eiss" w:date="2017-10-16T11:36:00Z">
                              <w:r>
                                <w:rPr>
                                  <w:rFonts w:ascii="Arial" w:hAnsi="Arial" w:cs="Arial"/>
                                  <w:lang w:val="en-GB"/>
                                </w:rPr>
                                <w:t>ACOSTA Relay</w:t>
                              </w:r>
                            </w:ins>
                            <w:r w:rsidRPr="00FB3017">
                              <w:rPr>
                                <w:rFonts w:ascii="Arial" w:hAnsi="Arial" w:cs="Arial"/>
                                <w:lang w:val="en-GB"/>
                              </w:rPr>
                              <w:t xml:space="preserve"> for </w:t>
                            </w:r>
                            <w:r w:rsidRPr="00FB3017">
                              <w:rPr>
                                <w:rFonts w:ascii="Arial" w:hAnsi="Arial" w:cs="Arial"/>
                                <w:b/>
                                <w:lang w:val="en-GB"/>
                              </w:rPr>
                              <w:t>Harris Teeter</w:t>
                            </w:r>
                            <w:r w:rsidRPr="00FB3017">
                              <w:rPr>
                                <w:rFonts w:ascii="Arial" w:hAnsi="Arial" w:cs="Arial"/>
                                <w:lang w:val="en-GB"/>
                              </w:rPr>
                              <w:t xml:space="preserve"> (for example to search for a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1CBC1E9" id="Rectangle 1940" o:spid="_x0000_s1026" style="position:absolute;margin-left:-.1pt;margin-top:1.05pt;width:413.25pt;height:57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" filled="f" strokeweight="1pt">
                <v:textbox>
                  <w:txbxContent>
                    <w:p w14:paraId="74DD3880" w14:textId="77777777" w:rsidR="00257BB1" w:rsidRDefault="00257BB1" w:rsidP="00495D5E">
                      <w:pPr>
                        <w:rPr>
                          <w:rFonts w:ascii="Arial" w:hAnsi="Arial" w:cs="Arial"/>
                          <w:lang w:val="en-GB"/>
                        </w:rPr>
                      </w:pPr>
                      <w:r w:rsidRPr="00FB3017">
                        <w:rPr>
                          <w:rFonts w:ascii="Arial" w:hAnsi="Arial" w:cs="Arial"/>
                          <w:lang w:val="en-GB"/>
                        </w:rPr>
                        <w:t>Is the customer a wholesaler/distributor, direct or indirect customer? Direct Customer</w:t>
                      </w:r>
                    </w:p>
                    <w:p w14:paraId="65CD8096" w14:textId="77777777" w:rsidR="00257BB1" w:rsidRDefault="00257BB1" w:rsidP="00495D5E">
                      <w:pPr>
                        <w:rPr>
                          <w:rFonts w:ascii="Arial" w:hAnsi="Arial" w:cs="Arial"/>
                          <w:lang w:val="en-GB"/>
                        </w:rPr>
                      </w:pPr>
                    </w:p>
                    <w:p w14:paraId="17CAD7A1" w14:textId="5C79D6D2" w:rsidR="00257BB1" w:rsidRPr="00FB3017" w:rsidRDefault="00257BB1" w:rsidP="00495D5E">
                      <w:pPr>
                        <w:rPr>
                          <w:lang w:val="en-GB"/>
                        </w:rPr>
                      </w:pPr>
                      <w:r w:rsidRPr="00FB3017">
                        <w:rPr>
                          <w:rFonts w:ascii="Arial" w:hAnsi="Arial" w:cs="Arial"/>
                          <w:u w:val="single"/>
                          <w:lang w:val="en-GB"/>
                        </w:rPr>
                        <w:t>Note:</w:t>
                      </w:r>
                      <w:r w:rsidRPr="00FB3017">
                        <w:rPr>
                          <w:rFonts w:ascii="Arial" w:hAnsi="Arial" w:cs="Arial"/>
                          <w:lang w:val="en-GB"/>
                        </w:rPr>
                        <w:t xml:space="preserve"> </w:t>
                      </w:r>
                      <w:r w:rsidRPr="00FB3017">
                        <w:rPr>
                          <w:rFonts w:ascii="Arial" w:hAnsi="Arial" w:cs="Arial"/>
                          <w:b/>
                          <w:lang w:val="en-GB"/>
                        </w:rPr>
                        <w:t>HARRCN</w:t>
                      </w:r>
                      <w:r w:rsidRPr="00FB3017">
                        <w:rPr>
                          <w:rFonts w:ascii="Arial" w:hAnsi="Arial" w:cs="Arial"/>
                        </w:rPr>
                        <w:t xml:space="preserve"> </w:t>
                      </w:r>
                      <w:r w:rsidRPr="00FB3017">
                        <w:rPr>
                          <w:rFonts w:ascii="Arial" w:hAnsi="Arial" w:cs="Arial"/>
                          <w:lang w:val="en-GB"/>
                        </w:rPr>
                        <w:t>is the Sign-on</w:t>
                      </w:r>
                      <w:r>
                        <w:rPr>
                          <w:rFonts w:ascii="Arial" w:hAnsi="Arial" w:cs="Arial"/>
                          <w:lang w:val="en-GB"/>
                        </w:rPr>
                        <w:t xml:space="preserve"> used to work claims within </w:t>
                      </w:r>
                      <w:ins w:id="1" w:author="Whitney Eiss" w:date="2017-10-16T11:36:00Z">
                        <w:r>
                          <w:rPr>
                            <w:rFonts w:ascii="Arial" w:hAnsi="Arial" w:cs="Arial"/>
                            <w:lang w:val="en-GB"/>
                          </w:rPr>
                          <w:t>ACOSTA Relay</w:t>
                        </w:r>
                      </w:ins>
                      <w:r w:rsidRPr="00FB3017">
                        <w:rPr>
                          <w:rFonts w:ascii="Arial" w:hAnsi="Arial" w:cs="Arial"/>
                          <w:lang w:val="en-GB"/>
                        </w:rPr>
                        <w:t xml:space="preserve"> for </w:t>
                      </w:r>
                      <w:r w:rsidRPr="00FB3017">
                        <w:rPr>
                          <w:rFonts w:ascii="Arial" w:hAnsi="Arial" w:cs="Arial"/>
                          <w:b/>
                          <w:lang w:val="en-GB"/>
                        </w:rPr>
                        <w:t>Harris Teeter</w:t>
                      </w:r>
                      <w:r w:rsidRPr="00FB3017">
                        <w:rPr>
                          <w:rFonts w:ascii="Arial" w:hAnsi="Arial" w:cs="Arial"/>
                          <w:lang w:val="en-GB"/>
                        </w:rPr>
                        <w:t xml:space="preserve"> (for example to search for a customer invoice).</w:t>
                      </w:r>
                    </w:p>
                  </w:txbxContent>
                </v:textbox>
              </v:rect>
            </w:pict>
          </mc:Fallback>
        </mc:AlternateContent>
      </w:r>
    </w:p>
    <w:p w14:paraId="6A2951AB" w14:textId="77777777" w:rsidR="00396494" w:rsidRPr="00FB3017" w:rsidRDefault="00396494" w:rsidP="00A32052">
      <w:pPr>
        <w:rPr>
          <w:rFonts w:ascii="Arial" w:hAnsi="Arial" w:cs="Arial"/>
          <w:lang w:val="en-GB"/>
        </w:rPr>
      </w:pPr>
    </w:p>
    <w:p w14:paraId="4E2EED1B" w14:textId="77777777" w:rsidR="00396494" w:rsidRPr="00FB3017" w:rsidRDefault="00396494" w:rsidP="00A32052">
      <w:pPr>
        <w:rPr>
          <w:rFonts w:ascii="Arial" w:hAnsi="Arial" w:cs="Arial"/>
          <w:lang w:val="en-GB"/>
        </w:rPr>
      </w:pPr>
    </w:p>
    <w:p w14:paraId="794AF26E" w14:textId="77777777" w:rsidR="00396494" w:rsidRPr="00FB3017" w:rsidRDefault="00396494" w:rsidP="00A32052">
      <w:pPr>
        <w:rPr>
          <w:rFonts w:ascii="Arial" w:hAnsi="Arial" w:cs="Arial"/>
          <w:lang w:val="en-GB"/>
        </w:rPr>
      </w:pPr>
    </w:p>
    <w:p w14:paraId="4B436D0E" w14:textId="77777777" w:rsidR="00396494" w:rsidRPr="00FB3017" w:rsidRDefault="00396494" w:rsidP="00A32052">
      <w:pPr>
        <w:rPr>
          <w:rFonts w:ascii="Arial" w:hAnsi="Arial" w:cs="Arial"/>
          <w:lang w:val="en-GB"/>
        </w:rPr>
      </w:pPr>
    </w:p>
    <w:p w14:paraId="74BB9F1B" w14:textId="77777777" w:rsidR="00495D5E" w:rsidRPr="00FB3017" w:rsidRDefault="00495D5E" w:rsidP="00A32052">
      <w:pPr>
        <w:rPr>
          <w:rFonts w:ascii="Arial" w:hAnsi="Arial" w:cs="Arial"/>
          <w:lang w:val="en-GB"/>
        </w:rPr>
      </w:pPr>
    </w:p>
    <w:p w14:paraId="5CD3B3A9" w14:textId="77777777" w:rsidR="00A32052" w:rsidRPr="00FB3017" w:rsidRDefault="00A32052" w:rsidP="00A32052">
      <w:pPr>
        <w:rPr>
          <w:rFonts w:ascii="Arial" w:hAnsi="Arial" w:cs="Arial"/>
          <w:lang w:val="en-GB"/>
        </w:rPr>
      </w:pPr>
      <w:r w:rsidRPr="00FB3017">
        <w:rPr>
          <w:rFonts w:ascii="Arial" w:hAnsi="Arial" w:cs="Arial"/>
          <w:lang w:val="en-GB"/>
        </w:rPr>
        <w:t>Link to customer signon job aid:</w:t>
      </w:r>
    </w:p>
    <w:p w14:paraId="118051AD" w14:textId="78305E94" w:rsidR="00D44905" w:rsidRPr="002257A9" w:rsidRDefault="002257A9">
      <w:pPr>
        <w:overflowPunct/>
        <w:autoSpaceDE/>
        <w:autoSpaceDN/>
        <w:adjustRightInd/>
        <w:textAlignment w:val="auto"/>
        <w:rPr>
          <w:rFonts w:ascii="Arial" w:hAnsi="Arial" w:cs="Arial"/>
          <w:sz w:val="22"/>
        </w:rPr>
      </w:pPr>
      <w:hyperlink r:id="rId11" w:history="1">
        <w:r w:rsidRPr="002257A9">
          <w:rPr>
            <w:rStyle w:val="Hyperlink"/>
            <w:rFonts w:ascii="Arial" w:hAnsi="Arial" w:cs="Arial"/>
            <w:sz w:val="22"/>
          </w:rPr>
          <w:t>https://acostaonline.sharepoint.com/sites/AS_Reporting/Claims_Reports/Forms/AllItems.aspx?web=1</w:t>
        </w:r>
      </w:hyperlink>
    </w:p>
    <w:p w14:paraId="719B865B" w14:textId="77777777" w:rsidR="002257A9" w:rsidRPr="00D44905" w:rsidRDefault="002257A9">
      <w:pPr>
        <w:overflowPunct/>
        <w:autoSpaceDE/>
        <w:autoSpaceDN/>
        <w:adjustRightInd/>
        <w:textAlignment w:val="auto"/>
        <w:rPr>
          <w:rFonts w:ascii="Times New Roman" w:hAnsi="Times New Roman"/>
          <w:sz w:val="22"/>
          <w:szCs w:val="22"/>
          <w:lang w:val="en-GB"/>
        </w:rPr>
      </w:pPr>
    </w:p>
    <w:p w14:paraId="0C42186F" w14:textId="77777777" w:rsidR="006221EE" w:rsidRPr="00FB3017" w:rsidRDefault="00FA7D8F">
      <w:pPr>
        <w:overflowPunct/>
        <w:autoSpaceDE/>
        <w:autoSpaceDN/>
        <w:adjustRightInd/>
        <w:textAlignment w:val="auto"/>
        <w:rPr>
          <w:rFonts w:ascii="Arial" w:hAnsi="Arial" w:cs="Arial"/>
          <w:szCs w:val="22"/>
          <w:lang w:val="en-GB"/>
        </w:rPr>
      </w:pPr>
      <w:r w:rsidRPr="00FB3017">
        <w:rPr>
          <w:rFonts w:ascii="Arial" w:hAnsi="Arial" w:cs="Arial"/>
          <w:b/>
          <w:szCs w:val="22"/>
          <w:lang w:val="en-GB"/>
        </w:rPr>
        <w:t>Does this customer subscribe to IRI/Nielsen for price point verification?</w:t>
      </w:r>
      <w:r w:rsidR="004A02B1">
        <w:rPr>
          <w:rFonts w:ascii="Arial" w:hAnsi="Arial" w:cs="Arial"/>
          <w:szCs w:val="22"/>
          <w:lang w:val="en-GB"/>
        </w:rPr>
        <w:t xml:space="preserve"> No</w:t>
      </w:r>
    </w:p>
    <w:p w14:paraId="5EB013DE" w14:textId="77777777" w:rsidR="00E30E1D" w:rsidRPr="00FB3017" w:rsidRDefault="00A32052" w:rsidP="001454FD">
      <w:pPr>
        <w:overflowPunct/>
        <w:autoSpaceDE/>
        <w:autoSpaceDN/>
        <w:adjustRightInd/>
        <w:textAlignment w:val="auto"/>
        <w:rPr>
          <w:rFonts w:ascii="Arial" w:hAnsi="Arial" w:cs="Arial"/>
          <w:lang w:val="en-GB"/>
        </w:rPr>
      </w:pPr>
      <w:r w:rsidRPr="00FB3017">
        <w:rPr>
          <w:rFonts w:ascii="Arial" w:hAnsi="Arial" w:cs="Arial"/>
          <w:lang w:val="en-GB"/>
        </w:rPr>
        <w:br w:type="page"/>
      </w:r>
    </w:p>
    <w:p w14:paraId="23F718AC" w14:textId="77777777" w:rsidR="00E30E1D" w:rsidRPr="00FB3017" w:rsidRDefault="00E30E1D" w:rsidP="00E30E1D">
      <w:pPr>
        <w:pStyle w:val="Heading1"/>
        <w:numPr>
          <w:ilvl w:val="0"/>
          <w:numId w:val="0"/>
        </w:numPr>
        <w:shd w:val="clear" w:color="auto" w:fill="99CCFF"/>
        <w:spacing w:before="0" w:after="0"/>
        <w:rPr>
          <w:rFonts w:ascii="Arial" w:hAnsi="Arial" w:cs="Arial"/>
          <w:kern w:val="0"/>
          <w:sz w:val="28"/>
          <w:szCs w:val="28"/>
          <w:lang w:val="en-GB"/>
        </w:rPr>
      </w:pPr>
      <w:bookmarkStart w:id="2" w:name="CustomerGeneralInformation"/>
      <w:bookmarkEnd w:id="2"/>
      <w:r w:rsidRPr="00FB3017">
        <w:rPr>
          <w:rFonts w:ascii="Arial" w:hAnsi="Arial" w:cs="Arial"/>
          <w:kern w:val="0"/>
          <w:sz w:val="28"/>
          <w:szCs w:val="28"/>
          <w:lang w:val="en-GB"/>
        </w:rPr>
        <w:lastRenderedPageBreak/>
        <w:t>CUSTOMER GENERAL INFORMATION</w:t>
      </w:r>
    </w:p>
    <w:p w14:paraId="6F4CBDC6" w14:textId="52FE5D16" w:rsidR="00566901" w:rsidRPr="00FB3017" w:rsidRDefault="00566901" w:rsidP="00366529">
      <w:pPr>
        <w:pStyle w:val="BodyText2"/>
        <w:rPr>
          <w:rFonts w:ascii="Arial" w:hAnsi="Arial" w:cs="Arial"/>
          <w:sz w:val="22"/>
          <w:szCs w:val="22"/>
          <w:lang w:val="en-GB"/>
        </w:rPr>
      </w:pPr>
    </w:p>
    <w:p w14:paraId="6E1948FE" w14:textId="77777777" w:rsidR="00917490" w:rsidRPr="00FB3017" w:rsidRDefault="006F3DF8" w:rsidP="00FF497B">
      <w:pPr>
        <w:pStyle w:val="ListParagraph"/>
        <w:numPr>
          <w:ilvl w:val="0"/>
          <w:numId w:val="9"/>
        </w:numPr>
        <w:overflowPunct/>
        <w:autoSpaceDE/>
        <w:autoSpaceDN/>
        <w:adjustRightInd/>
        <w:textAlignment w:val="auto"/>
        <w:rPr>
          <w:rFonts w:ascii="Arial" w:hAnsi="Arial" w:cs="Arial"/>
          <w:sz w:val="22"/>
          <w:szCs w:val="22"/>
          <w:lang w:val="en-GB"/>
        </w:rPr>
      </w:pPr>
      <w:bookmarkStart w:id="3" w:name="_ACTIVITY_ONE_–"/>
      <w:bookmarkEnd w:id="3"/>
      <w:r w:rsidRPr="00FB3017">
        <w:rPr>
          <w:rFonts w:ascii="Arial" w:hAnsi="Arial" w:cs="Arial"/>
          <w:sz w:val="22"/>
          <w:szCs w:val="22"/>
          <w:lang w:val="en-GB"/>
        </w:rPr>
        <w:t>The deals start on Wednesday</w:t>
      </w:r>
      <w:r w:rsidR="00917490" w:rsidRPr="00FB3017">
        <w:rPr>
          <w:rFonts w:ascii="Arial" w:hAnsi="Arial" w:cs="Arial"/>
          <w:sz w:val="22"/>
          <w:szCs w:val="22"/>
          <w:lang w:val="en-GB"/>
        </w:rPr>
        <w:t xml:space="preserve"> and run</w:t>
      </w:r>
      <w:r w:rsidRPr="00FB3017">
        <w:rPr>
          <w:rFonts w:ascii="Arial" w:hAnsi="Arial" w:cs="Arial"/>
          <w:sz w:val="22"/>
          <w:szCs w:val="22"/>
          <w:lang w:val="en-GB"/>
        </w:rPr>
        <w:t xml:space="preserve"> through Tuesday.</w:t>
      </w:r>
    </w:p>
    <w:p w14:paraId="5B12200C" w14:textId="77777777" w:rsidR="00300553" w:rsidRPr="00FB3017" w:rsidRDefault="00300553" w:rsidP="00300553">
      <w:pPr>
        <w:pStyle w:val="ListParagraph"/>
        <w:overflowPunct/>
        <w:autoSpaceDE/>
        <w:autoSpaceDN/>
        <w:adjustRightInd/>
        <w:textAlignment w:val="auto"/>
        <w:rPr>
          <w:rFonts w:ascii="Arial" w:hAnsi="Arial" w:cs="Arial"/>
          <w:sz w:val="22"/>
          <w:szCs w:val="22"/>
          <w:lang w:val="en-GB"/>
        </w:rPr>
      </w:pPr>
    </w:p>
    <w:p w14:paraId="61645C3A" w14:textId="3462AC71" w:rsidR="00917490" w:rsidRPr="00FB3017" w:rsidRDefault="00917490" w:rsidP="00FF497B">
      <w:pPr>
        <w:pStyle w:val="ListParagraph"/>
        <w:numPr>
          <w:ilvl w:val="0"/>
          <w:numId w:val="9"/>
        </w:numPr>
        <w:overflowPunct/>
        <w:autoSpaceDE/>
        <w:autoSpaceDN/>
        <w:adjustRightInd/>
        <w:textAlignment w:val="auto"/>
        <w:rPr>
          <w:rFonts w:ascii="Arial" w:hAnsi="Arial" w:cs="Arial"/>
          <w:sz w:val="22"/>
          <w:szCs w:val="22"/>
          <w:lang w:val="en-GB"/>
        </w:rPr>
      </w:pPr>
      <w:r w:rsidRPr="00FB3017">
        <w:rPr>
          <w:rFonts w:ascii="Arial" w:hAnsi="Arial" w:cs="Arial"/>
          <w:sz w:val="22"/>
          <w:szCs w:val="22"/>
          <w:lang w:val="en-GB"/>
        </w:rPr>
        <w:t>The</w:t>
      </w:r>
      <w:r w:rsidR="00304D56">
        <w:rPr>
          <w:rFonts w:ascii="Arial" w:hAnsi="Arial" w:cs="Arial"/>
          <w:sz w:val="22"/>
          <w:szCs w:val="22"/>
          <w:lang w:val="en-GB"/>
        </w:rPr>
        <w:t xml:space="preserve"> </w:t>
      </w:r>
      <w:r w:rsidRPr="00FB3017">
        <w:rPr>
          <w:rFonts w:ascii="Arial" w:hAnsi="Arial" w:cs="Arial"/>
          <w:sz w:val="22"/>
          <w:szCs w:val="22"/>
          <w:lang w:val="en-GB"/>
        </w:rPr>
        <w:t xml:space="preserve">type of </w:t>
      </w:r>
      <w:r w:rsidRPr="00FB3017">
        <w:rPr>
          <w:rFonts w:ascii="Arial" w:hAnsi="Arial" w:cs="Arial"/>
          <w:b/>
          <w:sz w:val="22"/>
          <w:szCs w:val="22"/>
          <w:lang w:val="en-GB"/>
        </w:rPr>
        <w:t>Ad</w:t>
      </w:r>
      <w:r w:rsidR="00FB3017" w:rsidRPr="00FB3017">
        <w:rPr>
          <w:rFonts w:ascii="Arial" w:hAnsi="Arial" w:cs="Arial"/>
          <w:sz w:val="22"/>
          <w:szCs w:val="22"/>
          <w:lang w:val="en-GB"/>
        </w:rPr>
        <w:t xml:space="preserve"> </w:t>
      </w:r>
    </w:p>
    <w:p w14:paraId="6232FE2D" w14:textId="77777777" w:rsidR="00300553" w:rsidRPr="00FB3017" w:rsidRDefault="00300553" w:rsidP="00300553">
      <w:pPr>
        <w:overflowPunct/>
        <w:autoSpaceDE/>
        <w:autoSpaceDN/>
        <w:adjustRightInd/>
        <w:textAlignment w:val="auto"/>
        <w:rPr>
          <w:rFonts w:ascii="Arial" w:hAnsi="Arial" w:cs="Arial"/>
          <w:sz w:val="22"/>
          <w:szCs w:val="22"/>
          <w:lang w:val="en-GB"/>
        </w:rPr>
      </w:pPr>
    </w:p>
    <w:p w14:paraId="1DA78E36" w14:textId="365F6CBD" w:rsidR="00917490" w:rsidRPr="00FB3017" w:rsidRDefault="00300553" w:rsidP="00FF497B">
      <w:pPr>
        <w:pStyle w:val="ListParagraph"/>
        <w:numPr>
          <w:ilvl w:val="0"/>
          <w:numId w:val="10"/>
        </w:numPr>
        <w:overflowPunct/>
        <w:autoSpaceDE/>
        <w:autoSpaceDN/>
        <w:adjustRightInd/>
        <w:textAlignment w:val="auto"/>
        <w:rPr>
          <w:rFonts w:ascii="Arial" w:hAnsi="Arial" w:cs="Arial"/>
          <w:sz w:val="22"/>
          <w:szCs w:val="22"/>
          <w:lang w:val="en-GB"/>
        </w:rPr>
      </w:pPr>
      <w:r w:rsidRPr="00FB3017">
        <w:rPr>
          <w:rFonts w:ascii="Arial" w:hAnsi="Arial" w:cs="Arial"/>
          <w:sz w:val="22"/>
          <w:szCs w:val="22"/>
          <w:lang w:val="en-GB"/>
        </w:rPr>
        <w:t>E</w:t>
      </w:r>
      <w:r w:rsidR="00917490" w:rsidRPr="00FB3017">
        <w:rPr>
          <w:rFonts w:ascii="Arial" w:hAnsi="Arial" w:cs="Arial"/>
          <w:sz w:val="22"/>
          <w:szCs w:val="22"/>
          <w:lang w:val="en-GB"/>
        </w:rPr>
        <w:t>-VIC (Very Important Customers) Ads – These are the Ads that are performed electronically. The Ad copy to be linked would depend on the contract. If the contract states e-VIC (EVIC) then only the e-vic Ad which is stored under the Back-up documentation/POP-Ad (using ADCLIENT and HARRCN sign-on) needs to be linked.</w:t>
      </w:r>
      <w:r w:rsidR="00D919CB" w:rsidRPr="00FB3017">
        <w:rPr>
          <w:rFonts w:ascii="Arial" w:hAnsi="Arial" w:cs="Arial"/>
          <w:sz w:val="22"/>
          <w:szCs w:val="22"/>
          <w:lang w:val="en-GB"/>
        </w:rPr>
        <w:t xml:space="preserve"> If the contract requires E-VIC Ad and in case E-Vic ad is not found under POP-Ad then the Sales Summ</w:t>
      </w:r>
      <w:r w:rsidR="00FD5053">
        <w:rPr>
          <w:rFonts w:ascii="Arial" w:hAnsi="Arial" w:cs="Arial"/>
          <w:sz w:val="22"/>
          <w:szCs w:val="22"/>
          <w:lang w:val="en-GB"/>
        </w:rPr>
        <w:t>a</w:t>
      </w:r>
      <w:r w:rsidR="00D919CB" w:rsidRPr="00FB3017">
        <w:rPr>
          <w:rFonts w:ascii="Arial" w:hAnsi="Arial" w:cs="Arial"/>
          <w:sz w:val="22"/>
          <w:szCs w:val="22"/>
          <w:lang w:val="en-GB"/>
        </w:rPr>
        <w:t>ry would be enough as proof of performance.</w:t>
      </w:r>
    </w:p>
    <w:p w14:paraId="58C3BAEE" w14:textId="77777777" w:rsidR="00300553" w:rsidRPr="00FB3017" w:rsidRDefault="00300553" w:rsidP="00300553">
      <w:pPr>
        <w:overflowPunct/>
        <w:autoSpaceDE/>
        <w:autoSpaceDN/>
        <w:adjustRightInd/>
        <w:textAlignment w:val="auto"/>
        <w:rPr>
          <w:rFonts w:ascii="Arial" w:hAnsi="Arial" w:cs="Arial"/>
          <w:sz w:val="22"/>
          <w:szCs w:val="22"/>
          <w:lang w:val="en-GB"/>
        </w:rPr>
      </w:pPr>
    </w:p>
    <w:p w14:paraId="67E7213D" w14:textId="77777777" w:rsidR="009A19B5" w:rsidRPr="00FB3017" w:rsidRDefault="009A19B5" w:rsidP="00FF497B">
      <w:pPr>
        <w:pStyle w:val="ListParagraph"/>
        <w:numPr>
          <w:ilvl w:val="0"/>
          <w:numId w:val="9"/>
        </w:numPr>
        <w:overflowPunct/>
        <w:autoSpaceDE/>
        <w:autoSpaceDN/>
        <w:adjustRightInd/>
        <w:textAlignment w:val="auto"/>
        <w:rPr>
          <w:rFonts w:ascii="Arial" w:hAnsi="Arial" w:cs="Arial"/>
          <w:sz w:val="22"/>
          <w:szCs w:val="22"/>
          <w:lang w:val="en-GB"/>
        </w:rPr>
      </w:pPr>
      <w:r w:rsidRPr="00FB3017">
        <w:rPr>
          <w:rFonts w:ascii="Arial" w:hAnsi="Arial" w:cs="Arial"/>
          <w:sz w:val="22"/>
          <w:szCs w:val="22"/>
          <w:lang w:val="en-GB"/>
        </w:rPr>
        <w:t xml:space="preserve">If any item is listed in the contract and the scan rate is not listed against them then it indicates that </w:t>
      </w:r>
      <w:r w:rsidR="00E14882" w:rsidRPr="00FB3017">
        <w:rPr>
          <w:rFonts w:ascii="Arial" w:hAnsi="Arial" w:cs="Arial"/>
          <w:sz w:val="22"/>
          <w:szCs w:val="22"/>
          <w:lang w:val="en-GB"/>
        </w:rPr>
        <w:t xml:space="preserve">the </w:t>
      </w:r>
      <w:r w:rsidRPr="00FB3017">
        <w:rPr>
          <w:rFonts w:ascii="Arial" w:hAnsi="Arial" w:cs="Arial"/>
          <w:sz w:val="22"/>
          <w:szCs w:val="22"/>
          <w:lang w:val="en-GB"/>
        </w:rPr>
        <w:t>particular product is not part of the contract.</w:t>
      </w:r>
    </w:p>
    <w:p w14:paraId="28F306C4" w14:textId="77777777" w:rsidR="00300553" w:rsidRPr="00FB3017" w:rsidRDefault="00300553" w:rsidP="00300553">
      <w:pPr>
        <w:overflowPunct/>
        <w:autoSpaceDE/>
        <w:autoSpaceDN/>
        <w:adjustRightInd/>
        <w:textAlignment w:val="auto"/>
        <w:rPr>
          <w:rFonts w:ascii="Arial" w:hAnsi="Arial" w:cs="Arial"/>
          <w:sz w:val="22"/>
          <w:szCs w:val="22"/>
          <w:lang w:val="en-GB"/>
        </w:rPr>
      </w:pPr>
    </w:p>
    <w:p w14:paraId="0E574C5F" w14:textId="77777777" w:rsidR="00917490" w:rsidRPr="00FB3017" w:rsidRDefault="005023B8" w:rsidP="00FF497B">
      <w:pPr>
        <w:pStyle w:val="ListParagraph"/>
        <w:numPr>
          <w:ilvl w:val="0"/>
          <w:numId w:val="9"/>
        </w:numPr>
        <w:overflowPunct/>
        <w:autoSpaceDE/>
        <w:autoSpaceDN/>
        <w:adjustRightInd/>
        <w:textAlignment w:val="auto"/>
        <w:rPr>
          <w:rFonts w:ascii="Arial" w:hAnsi="Arial" w:cs="Arial"/>
          <w:sz w:val="22"/>
          <w:szCs w:val="22"/>
          <w:lang w:val="en-GB"/>
        </w:rPr>
      </w:pPr>
      <w:r w:rsidRPr="00FB3017">
        <w:rPr>
          <w:rFonts w:ascii="Arial" w:hAnsi="Arial" w:cs="Arial"/>
          <w:b/>
          <w:sz w:val="22"/>
          <w:szCs w:val="22"/>
          <w:lang w:val="en-GB"/>
        </w:rPr>
        <w:t xml:space="preserve">Residual </w:t>
      </w:r>
      <w:r w:rsidR="00C03BB1" w:rsidRPr="00FB3017">
        <w:rPr>
          <w:rFonts w:ascii="Arial" w:hAnsi="Arial" w:cs="Arial"/>
          <w:b/>
          <w:sz w:val="22"/>
          <w:szCs w:val="22"/>
          <w:lang w:val="en-GB"/>
        </w:rPr>
        <w:t>Billing</w:t>
      </w:r>
      <w:r w:rsidR="00C03BB1" w:rsidRPr="00FB3017">
        <w:rPr>
          <w:rFonts w:ascii="Arial" w:hAnsi="Arial" w:cs="Arial"/>
          <w:sz w:val="22"/>
          <w:szCs w:val="22"/>
          <w:lang w:val="en-GB"/>
        </w:rPr>
        <w:t>: -</w:t>
      </w:r>
      <w:r w:rsidRPr="00FB3017">
        <w:rPr>
          <w:rFonts w:ascii="Arial" w:hAnsi="Arial" w:cs="Arial"/>
          <w:sz w:val="22"/>
          <w:szCs w:val="22"/>
          <w:lang w:val="en-GB"/>
        </w:rPr>
        <w:t xml:space="preserve"> Harris Teeter customer can deduct a week </w:t>
      </w:r>
      <w:r w:rsidR="005D0F24" w:rsidRPr="00FB3017">
        <w:rPr>
          <w:rFonts w:ascii="Arial" w:hAnsi="Arial" w:cs="Arial"/>
          <w:sz w:val="22"/>
          <w:szCs w:val="22"/>
          <w:lang w:val="en-GB"/>
        </w:rPr>
        <w:t>after the W</w:t>
      </w:r>
      <w:r w:rsidRPr="00FB3017">
        <w:rPr>
          <w:rFonts w:ascii="Arial" w:hAnsi="Arial" w:cs="Arial"/>
          <w:sz w:val="22"/>
          <w:szCs w:val="22"/>
          <w:lang w:val="en-GB"/>
        </w:rPr>
        <w:t>eek</w:t>
      </w:r>
      <w:r w:rsidR="00745F76" w:rsidRPr="00FB3017">
        <w:rPr>
          <w:rFonts w:ascii="Arial" w:hAnsi="Arial" w:cs="Arial"/>
          <w:sz w:val="22"/>
          <w:szCs w:val="22"/>
          <w:lang w:val="en-GB"/>
        </w:rPr>
        <w:t xml:space="preserve"> </w:t>
      </w:r>
      <w:r w:rsidRPr="00FB3017">
        <w:rPr>
          <w:rFonts w:ascii="Arial" w:hAnsi="Arial" w:cs="Arial"/>
          <w:sz w:val="22"/>
          <w:szCs w:val="22"/>
          <w:lang w:val="en-GB"/>
        </w:rPr>
        <w:t xml:space="preserve">ending date listed in the </w:t>
      </w:r>
      <w:r w:rsidR="00346196" w:rsidRPr="00FB3017">
        <w:rPr>
          <w:rFonts w:ascii="Arial" w:hAnsi="Arial" w:cs="Arial"/>
          <w:sz w:val="22"/>
          <w:szCs w:val="22"/>
          <w:lang w:val="en-GB"/>
        </w:rPr>
        <w:t>Contract</w:t>
      </w:r>
      <w:r w:rsidRPr="00FB3017">
        <w:rPr>
          <w:rFonts w:ascii="Arial" w:hAnsi="Arial" w:cs="Arial"/>
          <w:sz w:val="22"/>
          <w:szCs w:val="22"/>
          <w:lang w:val="en-GB"/>
        </w:rPr>
        <w:t>. This would be for the remaining deductable quantity of Scanned product for prior promotional period.</w:t>
      </w:r>
      <w:r w:rsidR="00346196" w:rsidRPr="00FB3017">
        <w:rPr>
          <w:rFonts w:ascii="Arial" w:hAnsi="Arial" w:cs="Arial"/>
          <w:sz w:val="22"/>
          <w:szCs w:val="22"/>
          <w:lang w:val="en-GB"/>
        </w:rPr>
        <w:t xml:space="preserve"> Typically this will be for a small amount of units. </w:t>
      </w:r>
    </w:p>
    <w:p w14:paraId="42544EA1" w14:textId="77777777" w:rsidR="00396494" w:rsidRPr="002B3AF7" w:rsidRDefault="00396494" w:rsidP="002B3AF7">
      <w:pPr>
        <w:rPr>
          <w:rFonts w:ascii="Arial" w:hAnsi="Arial" w:cs="Arial"/>
          <w:sz w:val="22"/>
          <w:szCs w:val="22"/>
          <w:lang w:val="en-GB"/>
        </w:rPr>
      </w:pPr>
    </w:p>
    <w:p w14:paraId="7A37637E" w14:textId="4956D143" w:rsidR="0058500F" w:rsidRPr="002B3AF7" w:rsidRDefault="00396494" w:rsidP="002B3AF7">
      <w:pPr>
        <w:pStyle w:val="ListParagraph"/>
        <w:numPr>
          <w:ilvl w:val="0"/>
          <w:numId w:val="9"/>
        </w:numPr>
        <w:overflowPunct/>
        <w:autoSpaceDE/>
        <w:autoSpaceDN/>
        <w:adjustRightInd/>
        <w:textAlignment w:val="auto"/>
        <w:rPr>
          <w:rFonts w:ascii="Arial" w:hAnsi="Arial" w:cs="Arial"/>
          <w:sz w:val="22"/>
          <w:szCs w:val="22"/>
          <w:lang w:val="en-GB"/>
        </w:rPr>
      </w:pPr>
      <w:r w:rsidRPr="00FB3017">
        <w:rPr>
          <w:rFonts w:ascii="Arial" w:hAnsi="Arial" w:cs="Arial"/>
          <w:sz w:val="22"/>
          <w:szCs w:val="22"/>
          <w:lang w:val="en-GB"/>
        </w:rPr>
        <w:t xml:space="preserve">If a customer invoice has a </w:t>
      </w:r>
      <w:r w:rsidRPr="00FB3017">
        <w:rPr>
          <w:rFonts w:ascii="Arial" w:hAnsi="Arial" w:cs="Arial"/>
          <w:b/>
          <w:sz w:val="22"/>
          <w:szCs w:val="22"/>
          <w:lang w:val="en-GB"/>
        </w:rPr>
        <w:t>10% Fee</w:t>
      </w:r>
      <w:r w:rsidRPr="00FB3017">
        <w:rPr>
          <w:rFonts w:ascii="Arial" w:hAnsi="Arial" w:cs="Arial"/>
          <w:sz w:val="22"/>
          <w:szCs w:val="22"/>
          <w:lang w:val="en-GB"/>
        </w:rPr>
        <w:t xml:space="preserve">, the SCAN $ column </w:t>
      </w:r>
      <w:r w:rsidR="00646E38" w:rsidRPr="00FB3017">
        <w:rPr>
          <w:rFonts w:ascii="Arial" w:hAnsi="Arial" w:cs="Arial"/>
          <w:sz w:val="22"/>
          <w:szCs w:val="22"/>
          <w:lang w:val="en-GB"/>
        </w:rPr>
        <w:t>will need to be divided by the Q</w:t>
      </w:r>
      <w:r w:rsidRPr="00FB3017">
        <w:rPr>
          <w:rFonts w:ascii="Arial" w:hAnsi="Arial" w:cs="Arial"/>
          <w:sz w:val="22"/>
          <w:szCs w:val="22"/>
          <w:lang w:val="en-GB"/>
        </w:rPr>
        <w:t xml:space="preserve">TY column to get the scan amount being clamed on the invoice. This amount will need to match the amount on the supporting contract. </w:t>
      </w:r>
    </w:p>
    <w:p w14:paraId="669B8DC2" w14:textId="77777777" w:rsidR="00C16903" w:rsidRPr="00FB3017" w:rsidRDefault="00C16903" w:rsidP="00C16903">
      <w:pPr>
        <w:pStyle w:val="ListParagraph"/>
        <w:rPr>
          <w:rFonts w:ascii="Arial" w:hAnsi="Arial" w:cs="Arial"/>
          <w:sz w:val="22"/>
          <w:szCs w:val="22"/>
          <w:lang w:val="en-GB"/>
        </w:rPr>
      </w:pPr>
    </w:p>
    <w:p w14:paraId="789A2A2F" w14:textId="77777777" w:rsidR="00C16903" w:rsidRPr="00FB3017" w:rsidRDefault="00C16903" w:rsidP="00FF497B">
      <w:pPr>
        <w:pStyle w:val="ListParagraph"/>
        <w:numPr>
          <w:ilvl w:val="0"/>
          <w:numId w:val="9"/>
        </w:numPr>
        <w:overflowPunct/>
        <w:autoSpaceDE/>
        <w:autoSpaceDN/>
        <w:adjustRightInd/>
        <w:textAlignment w:val="auto"/>
        <w:rPr>
          <w:rFonts w:ascii="Arial" w:hAnsi="Arial" w:cs="Arial"/>
          <w:sz w:val="22"/>
          <w:szCs w:val="22"/>
          <w:lang w:val="en-GB"/>
        </w:rPr>
      </w:pPr>
      <w:r w:rsidRPr="00FB3017">
        <w:rPr>
          <w:rFonts w:ascii="Arial" w:hAnsi="Arial" w:cs="Arial"/>
          <w:sz w:val="22"/>
          <w:szCs w:val="22"/>
          <w:lang w:val="en-GB"/>
        </w:rPr>
        <w:t xml:space="preserve">When filling the DBW out for a customer invoice that includes scans and a lump sum (ex. ad or display), make sure the DBW total does not include a 10% fee on the lump sum amounts. Only the scan portion of the customer invoice will have the 10% applied to it. </w:t>
      </w:r>
    </w:p>
    <w:p w14:paraId="4D513DB1" w14:textId="77777777" w:rsidR="0086226C" w:rsidRPr="00FB3017" w:rsidRDefault="0086226C" w:rsidP="0086226C">
      <w:pPr>
        <w:pStyle w:val="ListParagraph"/>
        <w:rPr>
          <w:rFonts w:ascii="Arial" w:hAnsi="Arial" w:cs="Arial"/>
          <w:sz w:val="22"/>
          <w:szCs w:val="22"/>
          <w:lang w:val="en-GB"/>
        </w:rPr>
      </w:pPr>
    </w:p>
    <w:p w14:paraId="1352713F" w14:textId="77777777" w:rsidR="002B3AF7" w:rsidRDefault="002B3AF7" w:rsidP="00E30E1D">
      <w:pPr>
        <w:rPr>
          <w:rFonts w:ascii="Arial" w:hAnsi="Arial" w:cs="Arial"/>
          <w:b/>
          <w:sz w:val="24"/>
          <w:u w:val="single"/>
          <w:lang w:val="en-GB"/>
        </w:rPr>
      </w:pPr>
      <w:r>
        <w:rPr>
          <w:rFonts w:ascii="Arial" w:hAnsi="Arial" w:cs="Arial"/>
          <w:b/>
          <w:sz w:val="24"/>
          <w:u w:val="single"/>
          <w:lang w:val="en-GB"/>
        </w:rPr>
        <w:br/>
      </w:r>
    </w:p>
    <w:p w14:paraId="133B333F" w14:textId="77777777" w:rsidR="002B3AF7" w:rsidRDefault="002B3AF7" w:rsidP="00E30E1D">
      <w:pPr>
        <w:rPr>
          <w:rFonts w:ascii="Arial" w:hAnsi="Arial" w:cs="Arial"/>
          <w:b/>
          <w:sz w:val="24"/>
          <w:u w:val="single"/>
          <w:lang w:val="en-GB"/>
        </w:rPr>
      </w:pPr>
    </w:p>
    <w:p w14:paraId="166942EB" w14:textId="77777777" w:rsidR="002B3AF7" w:rsidRDefault="002B3AF7" w:rsidP="00E30E1D">
      <w:pPr>
        <w:rPr>
          <w:rFonts w:ascii="Arial" w:hAnsi="Arial" w:cs="Arial"/>
          <w:b/>
          <w:sz w:val="24"/>
          <w:u w:val="single"/>
          <w:lang w:val="en-GB"/>
        </w:rPr>
      </w:pPr>
    </w:p>
    <w:p w14:paraId="24DB4891" w14:textId="77777777" w:rsidR="002B3AF7" w:rsidRDefault="002B3AF7" w:rsidP="00E30E1D">
      <w:pPr>
        <w:rPr>
          <w:rFonts w:ascii="Arial" w:hAnsi="Arial" w:cs="Arial"/>
          <w:b/>
          <w:sz w:val="24"/>
          <w:u w:val="single"/>
          <w:lang w:val="en-GB"/>
        </w:rPr>
      </w:pPr>
    </w:p>
    <w:p w14:paraId="2166EEE2" w14:textId="77777777" w:rsidR="002B3AF7" w:rsidRDefault="002B3AF7" w:rsidP="00E30E1D">
      <w:pPr>
        <w:rPr>
          <w:rFonts w:ascii="Arial" w:hAnsi="Arial" w:cs="Arial"/>
          <w:b/>
          <w:sz w:val="24"/>
          <w:u w:val="single"/>
          <w:lang w:val="en-GB"/>
        </w:rPr>
      </w:pPr>
    </w:p>
    <w:p w14:paraId="2F93197F" w14:textId="77777777" w:rsidR="002B3AF7" w:rsidRDefault="002B3AF7" w:rsidP="00E30E1D">
      <w:pPr>
        <w:rPr>
          <w:rFonts w:ascii="Arial" w:hAnsi="Arial" w:cs="Arial"/>
          <w:b/>
          <w:sz w:val="24"/>
          <w:u w:val="single"/>
          <w:lang w:val="en-GB"/>
        </w:rPr>
      </w:pPr>
    </w:p>
    <w:p w14:paraId="4BA50C0E" w14:textId="77777777" w:rsidR="002B3AF7" w:rsidRDefault="002B3AF7" w:rsidP="00E30E1D">
      <w:pPr>
        <w:rPr>
          <w:rFonts w:ascii="Arial" w:hAnsi="Arial" w:cs="Arial"/>
          <w:b/>
          <w:sz w:val="24"/>
          <w:u w:val="single"/>
          <w:lang w:val="en-GB"/>
        </w:rPr>
      </w:pPr>
    </w:p>
    <w:p w14:paraId="57BAE5C3" w14:textId="77777777" w:rsidR="002B3AF7" w:rsidRDefault="002B3AF7" w:rsidP="00E30E1D">
      <w:pPr>
        <w:rPr>
          <w:rFonts w:ascii="Arial" w:hAnsi="Arial" w:cs="Arial"/>
          <w:b/>
          <w:sz w:val="24"/>
          <w:u w:val="single"/>
          <w:lang w:val="en-GB"/>
        </w:rPr>
      </w:pPr>
    </w:p>
    <w:p w14:paraId="733FF578" w14:textId="77777777" w:rsidR="002B3AF7" w:rsidRDefault="002B3AF7" w:rsidP="00E30E1D">
      <w:pPr>
        <w:rPr>
          <w:rFonts w:ascii="Arial" w:hAnsi="Arial" w:cs="Arial"/>
          <w:b/>
          <w:sz w:val="24"/>
          <w:u w:val="single"/>
          <w:lang w:val="en-GB"/>
        </w:rPr>
      </w:pPr>
    </w:p>
    <w:p w14:paraId="0F428A60" w14:textId="77777777" w:rsidR="002B3AF7" w:rsidRDefault="002B3AF7" w:rsidP="00E30E1D">
      <w:pPr>
        <w:rPr>
          <w:rFonts w:ascii="Arial" w:hAnsi="Arial" w:cs="Arial"/>
          <w:b/>
          <w:sz w:val="24"/>
          <w:u w:val="single"/>
          <w:lang w:val="en-GB"/>
        </w:rPr>
      </w:pPr>
    </w:p>
    <w:p w14:paraId="7F7CBC38" w14:textId="77777777" w:rsidR="002B3AF7" w:rsidRDefault="002B3AF7" w:rsidP="00E30E1D">
      <w:pPr>
        <w:rPr>
          <w:rFonts w:ascii="Arial" w:hAnsi="Arial" w:cs="Arial"/>
          <w:b/>
          <w:sz w:val="24"/>
          <w:u w:val="single"/>
          <w:lang w:val="en-GB"/>
        </w:rPr>
      </w:pPr>
    </w:p>
    <w:p w14:paraId="0F83DEC0" w14:textId="77777777" w:rsidR="002B3AF7" w:rsidRDefault="002B3AF7" w:rsidP="00E30E1D">
      <w:pPr>
        <w:rPr>
          <w:rFonts w:ascii="Arial" w:hAnsi="Arial" w:cs="Arial"/>
          <w:b/>
          <w:sz w:val="24"/>
          <w:u w:val="single"/>
          <w:lang w:val="en-GB"/>
        </w:rPr>
      </w:pPr>
    </w:p>
    <w:p w14:paraId="4F99A291" w14:textId="77777777" w:rsidR="002B3AF7" w:rsidRDefault="002B3AF7" w:rsidP="00E30E1D">
      <w:pPr>
        <w:rPr>
          <w:rFonts w:ascii="Arial" w:hAnsi="Arial" w:cs="Arial"/>
          <w:b/>
          <w:sz w:val="24"/>
          <w:u w:val="single"/>
          <w:lang w:val="en-GB"/>
        </w:rPr>
      </w:pPr>
    </w:p>
    <w:p w14:paraId="618F5EE2" w14:textId="77777777" w:rsidR="002B3AF7" w:rsidRDefault="002B3AF7" w:rsidP="00E30E1D">
      <w:pPr>
        <w:rPr>
          <w:rFonts w:ascii="Arial" w:hAnsi="Arial" w:cs="Arial"/>
          <w:b/>
          <w:sz w:val="24"/>
          <w:u w:val="single"/>
          <w:lang w:val="en-GB"/>
        </w:rPr>
      </w:pPr>
    </w:p>
    <w:p w14:paraId="021B8C42" w14:textId="77777777" w:rsidR="002B3AF7" w:rsidRDefault="002B3AF7" w:rsidP="00E30E1D">
      <w:pPr>
        <w:rPr>
          <w:rFonts w:ascii="Arial" w:hAnsi="Arial" w:cs="Arial"/>
          <w:b/>
          <w:sz w:val="24"/>
          <w:u w:val="single"/>
          <w:lang w:val="en-GB"/>
        </w:rPr>
      </w:pPr>
    </w:p>
    <w:p w14:paraId="3BA65E40" w14:textId="77777777" w:rsidR="002B3AF7" w:rsidRDefault="002B3AF7" w:rsidP="00E30E1D">
      <w:pPr>
        <w:rPr>
          <w:rFonts w:ascii="Arial" w:hAnsi="Arial" w:cs="Arial"/>
          <w:b/>
          <w:sz w:val="24"/>
          <w:u w:val="single"/>
          <w:lang w:val="en-GB"/>
        </w:rPr>
      </w:pPr>
    </w:p>
    <w:p w14:paraId="672D3591" w14:textId="75E05EEB" w:rsidR="00E30E1D" w:rsidRPr="00FB3017" w:rsidRDefault="00E30E1D" w:rsidP="00E30E1D">
      <w:pPr>
        <w:rPr>
          <w:rFonts w:ascii="Arial" w:hAnsi="Arial" w:cs="Arial"/>
          <w:b/>
          <w:sz w:val="24"/>
          <w:u w:val="single"/>
          <w:lang w:val="en-GB"/>
        </w:rPr>
      </w:pPr>
      <w:r w:rsidRPr="00FB3017">
        <w:rPr>
          <w:rFonts w:ascii="Arial" w:hAnsi="Arial" w:cs="Arial"/>
          <w:b/>
          <w:sz w:val="24"/>
          <w:u w:val="single"/>
          <w:lang w:val="en-GB"/>
        </w:rPr>
        <w:lastRenderedPageBreak/>
        <w:t>Customer Invoice Info:</w:t>
      </w:r>
    </w:p>
    <w:p w14:paraId="4C6CDF41" w14:textId="77777777" w:rsidR="00E30E1D" w:rsidRPr="00FB3017" w:rsidRDefault="00E30E1D" w:rsidP="00DD612A">
      <w:pPr>
        <w:overflowPunct/>
        <w:autoSpaceDE/>
        <w:autoSpaceDN/>
        <w:adjustRightInd/>
        <w:textAlignment w:val="auto"/>
        <w:rPr>
          <w:rFonts w:ascii="Arial" w:hAnsi="Arial" w:cs="Arial"/>
          <w:szCs w:val="22"/>
          <w:lang w:val="en-GB"/>
        </w:rPr>
      </w:pPr>
    </w:p>
    <w:p w14:paraId="07BDA9D1" w14:textId="77777777" w:rsidR="00DD612A" w:rsidRPr="00FB3017" w:rsidRDefault="00DD612A" w:rsidP="00DD612A">
      <w:pPr>
        <w:overflowPunct/>
        <w:autoSpaceDE/>
        <w:autoSpaceDN/>
        <w:adjustRightInd/>
        <w:textAlignment w:val="auto"/>
        <w:rPr>
          <w:rFonts w:ascii="Arial" w:hAnsi="Arial" w:cs="Arial"/>
          <w:szCs w:val="22"/>
          <w:lang w:val="en-GB"/>
        </w:rPr>
      </w:pPr>
      <w:r w:rsidRPr="00FB3017">
        <w:rPr>
          <w:rFonts w:ascii="Arial" w:hAnsi="Arial" w:cs="Arial"/>
          <w:szCs w:val="22"/>
          <w:lang w:val="en-GB"/>
        </w:rPr>
        <w:t>Harris Teeter will often send an invoice with a “mother item” this item will be listed on the contract along with the other “children items” but when validating POP the mother item listed on the invoice will include cases for that item as well as the other children items on the contract.</w:t>
      </w:r>
    </w:p>
    <w:p w14:paraId="12286B4E" w14:textId="77777777" w:rsidR="007E5701" w:rsidRPr="00FB3017" w:rsidRDefault="007E5701" w:rsidP="00DD612A">
      <w:pPr>
        <w:overflowPunct/>
        <w:autoSpaceDE/>
        <w:autoSpaceDN/>
        <w:adjustRightInd/>
        <w:textAlignment w:val="auto"/>
        <w:rPr>
          <w:rFonts w:ascii="Arial" w:hAnsi="Arial" w:cs="Arial"/>
          <w:szCs w:val="22"/>
          <w:lang w:val="en-GB"/>
        </w:rPr>
      </w:pPr>
    </w:p>
    <w:p w14:paraId="33A9418A" w14:textId="77777777" w:rsidR="007E5701" w:rsidRPr="00FB3017" w:rsidRDefault="007E5701" w:rsidP="00DD612A">
      <w:pPr>
        <w:overflowPunct/>
        <w:autoSpaceDE/>
        <w:autoSpaceDN/>
        <w:adjustRightInd/>
        <w:textAlignment w:val="auto"/>
        <w:rPr>
          <w:rFonts w:ascii="Arial" w:hAnsi="Arial" w:cs="Arial"/>
          <w:szCs w:val="22"/>
          <w:lang w:val="en-GB"/>
        </w:rPr>
      </w:pPr>
      <w:r w:rsidRPr="00FB3017">
        <w:rPr>
          <w:rFonts w:ascii="Arial" w:hAnsi="Arial" w:cs="Arial"/>
          <w:szCs w:val="22"/>
          <w:lang w:val="en-GB"/>
        </w:rPr>
        <w:t xml:space="preserve">Sometimes when searching for a Harris Teeter Invoice, you will need to use the “%” symbol before the Customer Reference Number due to sometimes an “M” will be at the end of the Customer Reference Number. If you notice this, always pick the Customer Invoice with all of the detail pages attached. </w:t>
      </w:r>
    </w:p>
    <w:p w14:paraId="7F44196E" w14:textId="77777777" w:rsidR="00A539FE" w:rsidRPr="00FB3017" w:rsidRDefault="00A539FE" w:rsidP="00DD612A">
      <w:pPr>
        <w:overflowPunct/>
        <w:autoSpaceDE/>
        <w:autoSpaceDN/>
        <w:adjustRightInd/>
        <w:textAlignment w:val="auto"/>
        <w:rPr>
          <w:rFonts w:ascii="Arial" w:hAnsi="Arial" w:cs="Arial"/>
          <w:szCs w:val="22"/>
          <w:lang w:val="en-GB"/>
        </w:rPr>
      </w:pPr>
    </w:p>
    <w:p w14:paraId="72908A0B" w14:textId="39799C06" w:rsidR="00A539FE" w:rsidRDefault="00A539FE" w:rsidP="00A539FE">
      <w:pPr>
        <w:rPr>
          <w:rFonts w:ascii="Arial" w:hAnsi="Arial" w:cs="Arial"/>
          <w:szCs w:val="22"/>
          <w:lang w:val="en-US"/>
        </w:rPr>
      </w:pPr>
      <w:r w:rsidRPr="00FB3017">
        <w:rPr>
          <w:rFonts w:ascii="Arial" w:hAnsi="Arial" w:cs="Arial"/>
          <w:szCs w:val="22"/>
          <w:lang w:val="en-US"/>
        </w:rPr>
        <w:t>Is line level detail indexed on the customers documentation (customer invoice, customer check request, unsalable/spoils, post audit, EDI 812/820 or client deduction notice if one of these documents is included)? Yes</w:t>
      </w:r>
    </w:p>
    <w:p w14:paraId="717BC571" w14:textId="77777777" w:rsidR="009276D8" w:rsidRDefault="009276D8" w:rsidP="00A539FE">
      <w:pPr>
        <w:rPr>
          <w:rFonts w:ascii="Arial" w:hAnsi="Arial" w:cs="Arial"/>
          <w:szCs w:val="22"/>
          <w:lang w:val="en-US"/>
        </w:rPr>
      </w:pPr>
    </w:p>
    <w:p w14:paraId="587458F3" w14:textId="3C9BAB6F" w:rsidR="009276D8" w:rsidRDefault="009276D8" w:rsidP="00A539FE">
      <w:pPr>
        <w:rPr>
          <w:rFonts w:ascii="Arial" w:hAnsi="Arial" w:cs="Arial"/>
          <w:szCs w:val="22"/>
          <w:lang w:val="en-US"/>
        </w:rPr>
      </w:pPr>
      <w:r>
        <w:rPr>
          <w:rFonts w:ascii="Arial" w:hAnsi="Arial" w:cs="Arial"/>
          <w:szCs w:val="22"/>
          <w:lang w:val="en-US"/>
        </w:rPr>
        <w:t>Markdowns are identified by items on the invoice with the “I/O” designator and that show a scan equal to 75% of the list cost after the off-invoice allowance and is typically for the date of (Fall Markdowns) from November 1 to January 30 or (Holiday Markdowns) January 1 to March 31.</w:t>
      </w:r>
    </w:p>
    <w:p w14:paraId="096366A1" w14:textId="4564D6CD" w:rsidR="00C37EBC" w:rsidRDefault="00C37EBC" w:rsidP="00A539FE">
      <w:pPr>
        <w:rPr>
          <w:rFonts w:ascii="Arial" w:hAnsi="Arial" w:cs="Arial"/>
          <w:szCs w:val="22"/>
          <w:lang w:val="en-US"/>
        </w:rPr>
      </w:pPr>
    </w:p>
    <w:p w14:paraId="489145AC" w14:textId="1EE2E153" w:rsidR="00C37EBC" w:rsidRDefault="00C37EBC" w:rsidP="00A539FE">
      <w:pPr>
        <w:rPr>
          <w:rFonts w:ascii="Arial" w:hAnsi="Arial" w:cs="Arial"/>
          <w:szCs w:val="22"/>
          <w:lang w:val="en-US"/>
        </w:rPr>
      </w:pPr>
      <w:r>
        <w:rPr>
          <w:rFonts w:ascii="Arial" w:hAnsi="Arial" w:cs="Arial"/>
          <w:szCs w:val="22"/>
          <w:lang w:val="en-US"/>
        </w:rPr>
        <w:t>All PO related claims must have the customer invoice attached to fully validate the claim.</w:t>
      </w:r>
    </w:p>
    <w:p w14:paraId="4FDA7C8D" w14:textId="77777777" w:rsidR="0043447C" w:rsidRDefault="0043447C" w:rsidP="00A539FE">
      <w:pPr>
        <w:rPr>
          <w:rFonts w:ascii="Arial" w:hAnsi="Arial" w:cs="Arial"/>
          <w:szCs w:val="22"/>
          <w:lang w:val="en-US"/>
        </w:rPr>
      </w:pPr>
    </w:p>
    <w:p w14:paraId="084A6543" w14:textId="3A3A5C24" w:rsidR="0043447C" w:rsidRDefault="0043447C" w:rsidP="00A539FE">
      <w:pPr>
        <w:rPr>
          <w:rFonts w:ascii="Arial" w:hAnsi="Arial" w:cs="Arial"/>
          <w:szCs w:val="22"/>
          <w:lang w:val="en-US"/>
        </w:rPr>
      </w:pPr>
      <w:r>
        <w:rPr>
          <w:rFonts w:ascii="Arial" w:hAnsi="Arial" w:cs="Arial"/>
          <w:szCs w:val="22"/>
          <w:lang w:val="en-US"/>
        </w:rPr>
        <w:t>“RGA” in the description field of an invoice indicates the deduction is for a Return.</w:t>
      </w:r>
    </w:p>
    <w:p w14:paraId="038A5A48" w14:textId="77777777" w:rsidR="00841211" w:rsidRDefault="00841211" w:rsidP="00A539FE">
      <w:pPr>
        <w:rPr>
          <w:rFonts w:ascii="Arial" w:hAnsi="Arial" w:cs="Arial"/>
          <w:szCs w:val="22"/>
          <w:lang w:val="en-US"/>
        </w:rPr>
      </w:pPr>
    </w:p>
    <w:p w14:paraId="7E62CD25" w14:textId="40AB93F8" w:rsidR="00841211" w:rsidRDefault="00841211" w:rsidP="00A539FE">
      <w:pPr>
        <w:rPr>
          <w:rFonts w:ascii="Arial" w:hAnsi="Arial" w:cs="Arial"/>
          <w:szCs w:val="22"/>
          <w:lang w:val="en-US"/>
        </w:rPr>
      </w:pPr>
      <w:r>
        <w:rPr>
          <w:rFonts w:ascii="Arial" w:hAnsi="Arial" w:cs="Arial"/>
          <w:szCs w:val="22"/>
          <w:lang w:val="en-US"/>
        </w:rPr>
        <w:t>If a line on the invoice indicates EVIC, then an EVIC contract should be used to validate:</w:t>
      </w:r>
    </w:p>
    <w:p w14:paraId="148913FE" w14:textId="77777777" w:rsidR="00841211" w:rsidRDefault="00841211" w:rsidP="00A539FE">
      <w:pPr>
        <w:rPr>
          <w:rFonts w:ascii="Arial" w:hAnsi="Arial" w:cs="Arial"/>
          <w:szCs w:val="22"/>
          <w:lang w:val="en-US"/>
        </w:rPr>
      </w:pPr>
    </w:p>
    <w:p w14:paraId="054A5864" w14:textId="0382183C" w:rsidR="00841211" w:rsidRPr="00FB3017" w:rsidRDefault="00841211" w:rsidP="00A539FE">
      <w:pPr>
        <w:rPr>
          <w:rFonts w:ascii="Arial" w:hAnsi="Arial" w:cs="Arial"/>
          <w:szCs w:val="22"/>
          <w:lang w:val="en-US"/>
        </w:rPr>
      </w:pPr>
      <w:r w:rsidRPr="00841211">
        <w:rPr>
          <w:rFonts w:ascii="Arial" w:hAnsi="Arial" w:cs="Arial"/>
          <w:noProof/>
          <w:szCs w:val="22"/>
          <w:lang w:val="en-US"/>
        </w:rPr>
        <w:drawing>
          <wp:inline distT="0" distB="0" distL="0" distR="0" wp14:anchorId="30E85BA3" wp14:editId="35D44DB1">
            <wp:extent cx="6831965" cy="831850"/>
            <wp:effectExtent l="0" t="0" r="6985" b="6350"/>
            <wp:docPr id="207276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60836" name=""/>
                    <pic:cNvPicPr/>
                  </pic:nvPicPr>
                  <pic:blipFill>
                    <a:blip r:embed="rId12"/>
                    <a:stretch>
                      <a:fillRect/>
                    </a:stretch>
                  </pic:blipFill>
                  <pic:spPr>
                    <a:xfrm>
                      <a:off x="0" y="0"/>
                      <a:ext cx="6831965" cy="831850"/>
                    </a:xfrm>
                    <a:prstGeom prst="rect">
                      <a:avLst/>
                    </a:prstGeom>
                  </pic:spPr>
                </pic:pic>
              </a:graphicData>
            </a:graphic>
          </wp:inline>
        </w:drawing>
      </w:r>
    </w:p>
    <w:p w14:paraId="2E0CB638" w14:textId="77777777" w:rsidR="00A539FE" w:rsidRPr="00FB3017" w:rsidRDefault="00A539FE" w:rsidP="00DD612A">
      <w:pPr>
        <w:overflowPunct/>
        <w:autoSpaceDE/>
        <w:autoSpaceDN/>
        <w:adjustRightInd/>
        <w:textAlignment w:val="auto"/>
        <w:rPr>
          <w:rFonts w:ascii="Arial" w:hAnsi="Arial" w:cs="Arial"/>
          <w:szCs w:val="22"/>
          <w:lang w:val="en-US"/>
        </w:rPr>
      </w:pPr>
    </w:p>
    <w:p w14:paraId="38B73D50" w14:textId="77777777" w:rsidR="00E30E1D" w:rsidRPr="00FB3017" w:rsidRDefault="00E30E1D">
      <w:pPr>
        <w:overflowPunct/>
        <w:autoSpaceDE/>
        <w:autoSpaceDN/>
        <w:adjustRightInd/>
        <w:textAlignment w:val="auto"/>
        <w:rPr>
          <w:rFonts w:ascii="Arial" w:hAnsi="Arial" w:cs="Arial"/>
          <w:b/>
          <w:sz w:val="24"/>
          <w:u w:val="single"/>
          <w:lang w:val="en-GB"/>
        </w:rPr>
      </w:pPr>
      <w:r w:rsidRPr="00FB3017">
        <w:rPr>
          <w:rFonts w:ascii="Arial" w:hAnsi="Arial" w:cs="Arial"/>
          <w:b/>
          <w:sz w:val="24"/>
          <w:u w:val="single"/>
          <w:lang w:val="en-GB"/>
        </w:rPr>
        <w:t>Contract Info:</w:t>
      </w:r>
    </w:p>
    <w:p w14:paraId="68B7FE07" w14:textId="77777777" w:rsidR="00E30E1D" w:rsidRPr="00FB3017" w:rsidRDefault="00E30E1D">
      <w:pPr>
        <w:overflowPunct/>
        <w:autoSpaceDE/>
        <w:autoSpaceDN/>
        <w:adjustRightInd/>
        <w:textAlignment w:val="auto"/>
        <w:rPr>
          <w:rFonts w:ascii="Arial" w:hAnsi="Arial" w:cs="Arial"/>
          <w:b/>
          <w:szCs w:val="22"/>
          <w:lang w:val="en-GB"/>
        </w:rPr>
      </w:pPr>
    </w:p>
    <w:p w14:paraId="759935D2" w14:textId="77777777" w:rsidR="002F72BB" w:rsidRPr="00FB3017" w:rsidRDefault="00E72377">
      <w:pPr>
        <w:overflowPunct/>
        <w:autoSpaceDE/>
        <w:autoSpaceDN/>
        <w:adjustRightInd/>
        <w:textAlignment w:val="auto"/>
        <w:rPr>
          <w:rFonts w:ascii="Arial" w:hAnsi="Arial" w:cs="Arial"/>
          <w:szCs w:val="22"/>
          <w:lang w:val="en-GB"/>
        </w:rPr>
      </w:pPr>
      <w:r w:rsidRPr="00FB3017">
        <w:rPr>
          <w:rFonts w:ascii="Arial" w:hAnsi="Arial" w:cs="Arial"/>
          <w:szCs w:val="22"/>
          <w:lang w:val="en-GB"/>
        </w:rPr>
        <w:t>When contracts open in an Excel file, be sure to check tabs</w:t>
      </w:r>
      <w:r w:rsidR="002F72BB" w:rsidRPr="00FB3017">
        <w:rPr>
          <w:rFonts w:ascii="Arial" w:hAnsi="Arial" w:cs="Arial"/>
          <w:szCs w:val="22"/>
          <w:lang w:val="en-GB"/>
        </w:rPr>
        <w:t xml:space="preserve"> at the bottom of the file, this could be where other items are listed.</w:t>
      </w:r>
      <w:r w:rsidR="00FB3017" w:rsidRPr="00FB3017">
        <w:rPr>
          <w:rFonts w:ascii="Arial" w:hAnsi="Arial" w:cs="Arial"/>
          <w:szCs w:val="22"/>
          <w:lang w:val="en-GB"/>
        </w:rPr>
        <w:t xml:space="preserve"> </w:t>
      </w:r>
    </w:p>
    <w:p w14:paraId="11B2ACFB" w14:textId="77777777" w:rsidR="002F72BB" w:rsidRPr="00FB3017" w:rsidRDefault="002F72BB">
      <w:pPr>
        <w:overflowPunct/>
        <w:autoSpaceDE/>
        <w:autoSpaceDN/>
        <w:adjustRightInd/>
        <w:textAlignment w:val="auto"/>
        <w:rPr>
          <w:rFonts w:ascii="Arial" w:hAnsi="Arial" w:cs="Arial"/>
          <w:b/>
          <w:sz w:val="22"/>
          <w:szCs w:val="22"/>
          <w:lang w:val="en-GB"/>
        </w:rPr>
      </w:pPr>
    </w:p>
    <w:p w14:paraId="0EA2DE0C" w14:textId="080ACDD9" w:rsidR="00AC0665" w:rsidRPr="00FB3017" w:rsidRDefault="00FD5053">
      <w:pPr>
        <w:overflowPunct/>
        <w:autoSpaceDE/>
        <w:autoSpaceDN/>
        <w:adjustRightInd/>
        <w:textAlignment w:val="auto"/>
        <w:rPr>
          <w:rFonts w:ascii="Arial" w:hAnsi="Arial" w:cs="Arial"/>
          <w:sz w:val="22"/>
          <w:szCs w:val="22"/>
          <w:lang w:val="en-GB"/>
        </w:rPr>
      </w:pPr>
      <w:r w:rsidRPr="00FB3017">
        <w:rPr>
          <w:rFonts w:ascii="Arial" w:hAnsi="Arial" w:cs="Arial"/>
          <w:noProof/>
          <w:sz w:val="22"/>
          <w:szCs w:val="22"/>
          <w:lang w:val="en-US"/>
        </w:rPr>
        <w:lastRenderedPageBreak/>
        <mc:AlternateContent>
          <mc:Choice Requires="wps">
            <w:drawing>
              <wp:anchor distT="0" distB="0" distL="114300" distR="114300" simplePos="0" relativeHeight="251632128" behindDoc="0" locked="0" layoutInCell="1" allowOverlap="1" wp14:anchorId="3DCCE985" wp14:editId="1166A977">
                <wp:simplePos x="0" y="0"/>
                <wp:positionH relativeFrom="column">
                  <wp:posOffset>3221990</wp:posOffset>
                </wp:positionH>
                <wp:positionV relativeFrom="paragraph">
                  <wp:posOffset>3077845</wp:posOffset>
                </wp:positionV>
                <wp:extent cx="276225" cy="304800"/>
                <wp:effectExtent l="38100" t="0" r="28575" b="57150"/>
                <wp:wrapNone/>
                <wp:docPr id="1686" name="AutoShape 1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6225" cy="3048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0A0106EE" id="_x0000_t32" coordsize="21600,21600" o:spt="32" o:oned="t" path="m,l21600,21600e" filled="f">
                <v:path arrowok="t" fillok="f" o:connecttype="none"/>
                <o:lock v:ext="edit" shapetype="t"/>
              </v:shapetype>
              <v:shape id="AutoShape 1526" o:spid="_x0000_s1026" type="#_x0000_t32" style="position:absolute;margin-left:253.7pt;margin-top:242.35pt;width:21.75pt;height:24pt;flip:x;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" strokeweight="1.5pt">
                <v:stroke endarrow="block"/>
              </v:shape>
            </w:pict>
          </mc:Fallback>
        </mc:AlternateContent>
      </w:r>
      <w:r w:rsidR="00E30E1D" w:rsidRPr="00FB3017">
        <w:rPr>
          <w:rFonts w:ascii="Arial" w:hAnsi="Arial" w:cs="Arial"/>
          <w:noProof/>
          <w:sz w:val="22"/>
          <w:szCs w:val="22"/>
          <w:lang w:val="en-US"/>
        </w:rPr>
        <mc:AlternateContent>
          <mc:Choice Requires="wps">
            <w:drawing>
              <wp:anchor distT="0" distB="0" distL="114300" distR="114300" simplePos="0" relativeHeight="251630080" behindDoc="0" locked="0" layoutInCell="1" allowOverlap="1" wp14:anchorId="07D54C31" wp14:editId="1C426028">
                <wp:simplePos x="0" y="0"/>
                <wp:positionH relativeFrom="column">
                  <wp:posOffset>3515360</wp:posOffset>
                </wp:positionH>
                <wp:positionV relativeFrom="paragraph">
                  <wp:posOffset>2729865</wp:posOffset>
                </wp:positionV>
                <wp:extent cx="1684655" cy="581025"/>
                <wp:effectExtent l="0" t="0" r="10795" b="28575"/>
                <wp:wrapNone/>
                <wp:docPr id="1684" name="Text Box 1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4655" cy="58102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1EDF53" w14:textId="77777777" w:rsidR="00257BB1" w:rsidRPr="00316768" w:rsidRDefault="00257BB1" w:rsidP="002F72BB">
                            <w:pPr>
                              <w:rPr>
                                <w:sz w:val="16"/>
                                <w:szCs w:val="16"/>
                              </w:rPr>
                            </w:pPr>
                            <w:r>
                              <w:rPr>
                                <w:rFonts w:ascii="Arial" w:hAnsi="Arial" w:cs="Arial"/>
                                <w:sz w:val="16"/>
                                <w:szCs w:val="16"/>
                              </w:rPr>
                              <w:t xml:space="preserve">Click on each tab to be sure the item you are looking for is not on a different tab. </w:t>
                            </w:r>
                          </w:p>
                          <w:p w14:paraId="306A7395" w14:textId="77777777" w:rsidR="00257BB1" w:rsidRPr="00316768" w:rsidRDefault="00257BB1" w:rsidP="002F72BB">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D54C31" id="_x0000_t202" coordsize="21600,21600" o:spt="202" path="m,l,21600r21600,l21600,xe">
                <v:stroke joinstyle="miter"/>
                <v:path gradientshapeok="t" o:connecttype="rect"/>
              </v:shapetype>
              <v:shape id="Text Box 1524" o:spid="_x0000_s1027" type="#_x0000_t202" style="position:absolute;margin-left:276.8pt;margin-top:214.95pt;width:132.65pt;height:45.7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" fillcolor="#8db3e2" strokeweight="1.5pt">
                <v:shadow color="#868686"/>
                <v:textbox>
                  <w:txbxContent>
                    <w:p w14:paraId="791EDF53" w14:textId="77777777" w:rsidR="00257BB1" w:rsidRPr="00316768" w:rsidRDefault="00257BB1" w:rsidP="002F72BB">
                      <w:pPr>
                        <w:rPr>
                          <w:sz w:val="16"/>
                          <w:szCs w:val="16"/>
                        </w:rPr>
                      </w:pPr>
                      <w:r>
                        <w:rPr>
                          <w:rFonts w:ascii="Arial" w:hAnsi="Arial" w:cs="Arial"/>
                          <w:sz w:val="16"/>
                          <w:szCs w:val="16"/>
                        </w:rPr>
                        <w:t xml:space="preserve">Click on each tab to be sure the item you are looking for is not on a different tab. </w:t>
                      </w:r>
                    </w:p>
                    <w:p w14:paraId="306A7395" w14:textId="77777777" w:rsidR="00257BB1" w:rsidRPr="00316768" w:rsidRDefault="00257BB1" w:rsidP="002F72BB">
                      <w:pPr>
                        <w:rPr>
                          <w:sz w:val="16"/>
                          <w:szCs w:val="16"/>
                        </w:rPr>
                      </w:pPr>
                    </w:p>
                  </w:txbxContent>
                </v:textbox>
              </v:shape>
            </w:pict>
          </mc:Fallback>
        </mc:AlternateContent>
      </w:r>
      <w:r w:rsidR="00E30E1D" w:rsidRPr="00FB3017">
        <w:rPr>
          <w:rFonts w:ascii="Arial" w:hAnsi="Arial" w:cs="Arial"/>
          <w:noProof/>
          <w:sz w:val="22"/>
          <w:szCs w:val="22"/>
          <w:lang w:val="en-US"/>
        </w:rPr>
        <mc:AlternateContent>
          <mc:Choice Requires="wps">
            <w:drawing>
              <wp:anchor distT="0" distB="0" distL="114300" distR="114300" simplePos="0" relativeHeight="251629056" behindDoc="0" locked="0" layoutInCell="1" allowOverlap="1" wp14:anchorId="75BF09CA" wp14:editId="073CA1CA">
                <wp:simplePos x="0" y="0"/>
                <wp:positionH relativeFrom="column">
                  <wp:posOffset>313055</wp:posOffset>
                </wp:positionH>
                <wp:positionV relativeFrom="paragraph">
                  <wp:posOffset>3402965</wp:posOffset>
                </wp:positionV>
                <wp:extent cx="5906770" cy="95250"/>
                <wp:effectExtent l="0" t="0" r="17780" b="19050"/>
                <wp:wrapNone/>
                <wp:docPr id="1685" name="Rectangle 15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6770" cy="9525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E8BA7EF" id="Rectangle 1523" o:spid="_x0000_s1026" style="position:absolute;margin-left:24.65pt;margin-top:267.95pt;width:465.1pt;height:7.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" filled="f" strokecolor="red" strokeweight="1.5pt"/>
            </w:pict>
          </mc:Fallback>
        </mc:AlternateContent>
      </w:r>
      <w:r w:rsidR="002F72BB" w:rsidRPr="00FB3017">
        <w:rPr>
          <w:rFonts w:ascii="Arial" w:hAnsi="Arial" w:cs="Arial"/>
          <w:noProof/>
          <w:sz w:val="22"/>
          <w:szCs w:val="22"/>
          <w:lang w:val="en-US"/>
        </w:rPr>
        <w:drawing>
          <wp:inline distT="0" distB="0" distL="0" distR="0" wp14:anchorId="1A186A1A" wp14:editId="3C176680">
            <wp:extent cx="6762377" cy="3498574"/>
            <wp:effectExtent l="19050" t="19050" r="19685" b="26035"/>
            <wp:docPr id="9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srcRect/>
                    <a:stretch>
                      <a:fillRect/>
                    </a:stretch>
                  </pic:blipFill>
                  <pic:spPr bwMode="auto">
                    <a:xfrm>
                      <a:off x="0" y="0"/>
                      <a:ext cx="6765139" cy="3500003"/>
                    </a:xfrm>
                    <a:prstGeom prst="rect">
                      <a:avLst/>
                    </a:prstGeom>
                    <a:noFill/>
                    <a:ln w="9525">
                      <a:solidFill>
                        <a:schemeClr val="tx1"/>
                      </a:solidFill>
                      <a:miter lim="800000"/>
                      <a:headEnd/>
                      <a:tailEnd/>
                    </a:ln>
                  </pic:spPr>
                </pic:pic>
              </a:graphicData>
            </a:graphic>
          </wp:inline>
        </w:drawing>
      </w:r>
    </w:p>
    <w:p w14:paraId="192D2311" w14:textId="77777777" w:rsidR="002F72BB" w:rsidRPr="00FB3017" w:rsidRDefault="002F72BB">
      <w:pPr>
        <w:overflowPunct/>
        <w:autoSpaceDE/>
        <w:autoSpaceDN/>
        <w:adjustRightInd/>
        <w:textAlignment w:val="auto"/>
        <w:rPr>
          <w:rFonts w:ascii="Arial" w:hAnsi="Arial" w:cs="Arial"/>
          <w:sz w:val="22"/>
          <w:szCs w:val="22"/>
          <w:lang w:val="en-GB"/>
        </w:rPr>
      </w:pPr>
    </w:p>
    <w:p w14:paraId="73A6F932" w14:textId="5E96E48E" w:rsidR="002F72BB" w:rsidRPr="00FB3017" w:rsidRDefault="002F72BB">
      <w:pPr>
        <w:overflowPunct/>
        <w:autoSpaceDE/>
        <w:autoSpaceDN/>
        <w:adjustRightInd/>
        <w:textAlignment w:val="auto"/>
        <w:rPr>
          <w:rFonts w:ascii="Arial" w:hAnsi="Arial" w:cs="Arial"/>
          <w:sz w:val="22"/>
          <w:szCs w:val="22"/>
          <w:lang w:val="en-GB"/>
        </w:rPr>
      </w:pPr>
    </w:p>
    <w:p w14:paraId="67B2F1F1" w14:textId="77777777" w:rsidR="000817E5" w:rsidRPr="00FB3017" w:rsidRDefault="000817E5">
      <w:pPr>
        <w:overflowPunct/>
        <w:autoSpaceDE/>
        <w:autoSpaceDN/>
        <w:adjustRightInd/>
        <w:textAlignment w:val="auto"/>
        <w:rPr>
          <w:rFonts w:ascii="Arial" w:hAnsi="Arial" w:cs="Arial"/>
          <w:b/>
          <w:szCs w:val="22"/>
          <w:lang w:val="en-GB"/>
        </w:rPr>
      </w:pPr>
      <w:r w:rsidRPr="00FB3017">
        <w:rPr>
          <w:rFonts w:ascii="Arial" w:hAnsi="Arial" w:cs="Arial"/>
          <w:b/>
          <w:szCs w:val="22"/>
          <w:lang w:val="en-GB"/>
        </w:rPr>
        <w:t xml:space="preserve">NOTE: The Contract dates may be provided under the W/E Date column or under Start/End date. Look in both places before requesting a contract revision. </w:t>
      </w:r>
    </w:p>
    <w:p w14:paraId="56F89147" w14:textId="77777777" w:rsidR="000817E5" w:rsidRPr="00FB3017" w:rsidRDefault="000817E5">
      <w:pPr>
        <w:overflowPunct/>
        <w:autoSpaceDE/>
        <w:autoSpaceDN/>
        <w:adjustRightInd/>
        <w:textAlignment w:val="auto"/>
        <w:rPr>
          <w:rFonts w:ascii="Arial" w:hAnsi="Arial" w:cs="Arial"/>
          <w:sz w:val="22"/>
          <w:szCs w:val="22"/>
          <w:lang w:val="en-GB"/>
        </w:rPr>
      </w:pPr>
    </w:p>
    <w:p w14:paraId="18EA2BC2" w14:textId="77777777" w:rsidR="000817E5" w:rsidRPr="00FB3017" w:rsidRDefault="00650065">
      <w:pPr>
        <w:overflowPunct/>
        <w:autoSpaceDE/>
        <w:autoSpaceDN/>
        <w:adjustRightInd/>
        <w:textAlignment w:val="auto"/>
        <w:rPr>
          <w:rFonts w:ascii="Arial" w:hAnsi="Arial" w:cs="Arial"/>
          <w:sz w:val="22"/>
          <w:szCs w:val="22"/>
          <w:lang w:val="en-GB"/>
        </w:rPr>
      </w:pPr>
      <w:r w:rsidRPr="00FB3017">
        <w:rPr>
          <w:rFonts w:ascii="Arial" w:hAnsi="Arial" w:cs="Arial"/>
          <w:noProof/>
          <w:sz w:val="22"/>
          <w:szCs w:val="22"/>
          <w:lang w:val="en-US"/>
        </w:rPr>
        <mc:AlternateContent>
          <mc:Choice Requires="wps">
            <w:drawing>
              <wp:anchor distT="0" distB="0" distL="114300" distR="114300" simplePos="0" relativeHeight="251773440" behindDoc="0" locked="0" layoutInCell="1" allowOverlap="1" wp14:anchorId="24DA9E40" wp14:editId="4304B706">
                <wp:simplePos x="0" y="0"/>
                <wp:positionH relativeFrom="column">
                  <wp:posOffset>4056380</wp:posOffset>
                </wp:positionH>
                <wp:positionV relativeFrom="paragraph">
                  <wp:posOffset>1456055</wp:posOffset>
                </wp:positionV>
                <wp:extent cx="546735" cy="952500"/>
                <wp:effectExtent l="17780" t="17780" r="16510" b="10795"/>
                <wp:wrapNone/>
                <wp:docPr id="1682" name="Rectangle 20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 cy="95250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0A9285D" id="Rectangle 2035" o:spid="_x0000_s1026" style="position:absolute;margin-left:319.4pt;margin-top:114.65pt;width:43.05pt;height:75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" filled="f" strokecolor="red" strokeweight="1.5pt"/>
            </w:pict>
          </mc:Fallback>
        </mc:AlternateContent>
      </w:r>
      <w:r w:rsidR="000817E5" w:rsidRPr="00FB3017">
        <w:rPr>
          <w:rFonts w:ascii="Arial" w:hAnsi="Arial" w:cs="Arial"/>
          <w:noProof/>
          <w:sz w:val="22"/>
          <w:szCs w:val="22"/>
          <w:lang w:val="en-US"/>
        </w:rPr>
        <w:drawing>
          <wp:inline distT="0" distB="0" distL="0" distR="0" wp14:anchorId="7ABD3367" wp14:editId="26EE2F55">
            <wp:extent cx="7000875" cy="3257550"/>
            <wp:effectExtent l="19050" t="19050" r="28575" b="19050"/>
            <wp:docPr id="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rcRect/>
                    <a:stretch>
                      <a:fillRect/>
                    </a:stretch>
                  </pic:blipFill>
                  <pic:spPr bwMode="auto">
                    <a:xfrm>
                      <a:off x="0" y="0"/>
                      <a:ext cx="7000875" cy="3257550"/>
                    </a:xfrm>
                    <a:prstGeom prst="rect">
                      <a:avLst/>
                    </a:prstGeom>
                    <a:noFill/>
                    <a:ln w="9525">
                      <a:solidFill>
                        <a:schemeClr val="tx1"/>
                      </a:solidFill>
                      <a:miter lim="800000"/>
                      <a:headEnd/>
                      <a:tailEnd/>
                    </a:ln>
                  </pic:spPr>
                </pic:pic>
              </a:graphicData>
            </a:graphic>
          </wp:inline>
        </w:drawing>
      </w:r>
    </w:p>
    <w:p w14:paraId="6A9D7895" w14:textId="77777777" w:rsidR="002F72BB" w:rsidRPr="00FB3017" w:rsidRDefault="002F72BB">
      <w:pPr>
        <w:overflowPunct/>
        <w:autoSpaceDE/>
        <w:autoSpaceDN/>
        <w:adjustRightInd/>
        <w:textAlignment w:val="auto"/>
        <w:rPr>
          <w:rFonts w:ascii="Arial" w:hAnsi="Arial" w:cs="Arial"/>
          <w:sz w:val="22"/>
          <w:szCs w:val="22"/>
          <w:lang w:val="en-GB"/>
        </w:rPr>
      </w:pPr>
    </w:p>
    <w:p w14:paraId="3627D46E" w14:textId="77777777" w:rsidR="00FC3D64" w:rsidRPr="00FB3017" w:rsidRDefault="00334F7B">
      <w:pPr>
        <w:overflowPunct/>
        <w:autoSpaceDE/>
        <w:autoSpaceDN/>
        <w:adjustRightInd/>
        <w:textAlignment w:val="auto"/>
        <w:rPr>
          <w:rFonts w:ascii="Arial" w:hAnsi="Arial" w:cs="Arial"/>
          <w:sz w:val="22"/>
          <w:szCs w:val="22"/>
          <w:lang w:val="en-GB"/>
        </w:rPr>
      </w:pPr>
      <w:r w:rsidRPr="00FB3017">
        <w:rPr>
          <w:rFonts w:ascii="Arial" w:hAnsi="Arial" w:cs="Arial"/>
          <w:noProof/>
          <w:sz w:val="22"/>
          <w:szCs w:val="22"/>
          <w:lang w:val="en-US"/>
        </w:rPr>
        <mc:AlternateContent>
          <mc:Choice Requires="wps">
            <w:drawing>
              <wp:anchor distT="0" distB="0" distL="114300" distR="114300" simplePos="0" relativeHeight="251806208" behindDoc="0" locked="0" layoutInCell="1" allowOverlap="1" wp14:anchorId="444164E0" wp14:editId="1A9A94AA">
                <wp:simplePos x="0" y="0"/>
                <wp:positionH relativeFrom="column">
                  <wp:posOffset>173990</wp:posOffset>
                </wp:positionH>
                <wp:positionV relativeFrom="paragraph">
                  <wp:posOffset>142875</wp:posOffset>
                </wp:positionV>
                <wp:extent cx="6648450" cy="428625"/>
                <wp:effectExtent l="0" t="0" r="19050" b="28575"/>
                <wp:wrapNone/>
                <wp:docPr id="313" name="Text Box 313"/>
                <wp:cNvGraphicFramePr/>
                <a:graphic xmlns:a="http://schemas.openxmlformats.org/drawingml/2006/main">
                  <a:graphicData uri="http://schemas.microsoft.com/office/word/2010/wordprocessingShape">
                    <wps:wsp>
                      <wps:cNvSpPr txBox="1"/>
                      <wps:spPr>
                        <a:xfrm>
                          <a:off x="0" y="0"/>
                          <a:ext cx="6648450" cy="42862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706FF3F" w14:textId="77777777" w:rsidR="00257BB1" w:rsidRPr="00E30E1D" w:rsidRDefault="00257BB1">
                            <w:pPr>
                              <w:rPr>
                                <w:rFonts w:ascii="Arial" w:hAnsi="Arial" w:cs="Arial"/>
                              </w:rPr>
                            </w:pPr>
                            <w:r w:rsidRPr="00E30E1D">
                              <w:rPr>
                                <w:rFonts w:ascii="Arial" w:hAnsi="Arial" w:cs="Arial"/>
                              </w:rPr>
                              <w:t xml:space="preserve">Customer Invoice may state a lump sump is for a different reason than what the contract states. This is ok , validate according to the contract as long as contract supports products, dates, and amount.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4164E0" id="Text Box 313" o:spid="_x0000_s1028" type="#_x0000_t202" style="position:absolute;margin-left:13.7pt;margin-top:11.25pt;width:523.5pt;height:33.75pt;z-index:251806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" filled="f" strokeweight=".5pt">
                <v:textbox>
                  <w:txbxContent>
                    <w:p w14:paraId="3706FF3F" w14:textId="77777777" w:rsidR="00257BB1" w:rsidRPr="00E30E1D" w:rsidRDefault="00257BB1">
                      <w:pPr>
                        <w:rPr>
                          <w:rFonts w:ascii="Arial" w:hAnsi="Arial" w:cs="Arial"/>
                        </w:rPr>
                      </w:pPr>
                      <w:r w:rsidRPr="00E30E1D">
                        <w:rPr>
                          <w:rFonts w:ascii="Arial" w:hAnsi="Arial" w:cs="Arial"/>
                        </w:rPr>
                        <w:t xml:space="preserve">Customer Invoice may state a lump sump is for a different reason than what the contract states. This is ok , validate according to the contract as long as contract supports products, dates, and amount. </w:t>
                      </w:r>
                    </w:p>
                  </w:txbxContent>
                </v:textbox>
              </v:shape>
            </w:pict>
          </mc:Fallback>
        </mc:AlternateContent>
      </w:r>
    </w:p>
    <w:p w14:paraId="310D53CF" w14:textId="77777777" w:rsidR="00FC3D64" w:rsidRPr="00FB3017" w:rsidRDefault="00FC3D64">
      <w:pPr>
        <w:overflowPunct/>
        <w:autoSpaceDE/>
        <w:autoSpaceDN/>
        <w:adjustRightInd/>
        <w:textAlignment w:val="auto"/>
        <w:rPr>
          <w:rFonts w:ascii="Arial" w:hAnsi="Arial" w:cs="Arial"/>
          <w:sz w:val="22"/>
          <w:szCs w:val="22"/>
          <w:lang w:val="en-GB"/>
        </w:rPr>
      </w:pPr>
    </w:p>
    <w:p w14:paraId="6754E97D" w14:textId="77777777" w:rsidR="00FC3D64" w:rsidRPr="00FB3017" w:rsidRDefault="00FC3D64">
      <w:pPr>
        <w:overflowPunct/>
        <w:autoSpaceDE/>
        <w:autoSpaceDN/>
        <w:adjustRightInd/>
        <w:textAlignment w:val="auto"/>
        <w:rPr>
          <w:rFonts w:ascii="Arial" w:hAnsi="Arial" w:cs="Arial"/>
          <w:sz w:val="22"/>
          <w:szCs w:val="22"/>
          <w:lang w:val="en-GB"/>
        </w:rPr>
      </w:pPr>
    </w:p>
    <w:p w14:paraId="3F8E5094" w14:textId="77777777" w:rsidR="00FC3D64" w:rsidRPr="00FB3017" w:rsidRDefault="00FC3D64">
      <w:pPr>
        <w:overflowPunct/>
        <w:autoSpaceDE/>
        <w:autoSpaceDN/>
        <w:adjustRightInd/>
        <w:textAlignment w:val="auto"/>
        <w:rPr>
          <w:rFonts w:ascii="Arial" w:hAnsi="Arial" w:cs="Arial"/>
          <w:sz w:val="22"/>
          <w:szCs w:val="22"/>
          <w:lang w:val="en-GB"/>
        </w:rPr>
      </w:pPr>
    </w:p>
    <w:p w14:paraId="51B61462" w14:textId="77777777" w:rsidR="00FC3D64" w:rsidRPr="00FB3017" w:rsidRDefault="00FC3D64">
      <w:pPr>
        <w:overflowPunct/>
        <w:autoSpaceDE/>
        <w:autoSpaceDN/>
        <w:adjustRightInd/>
        <w:textAlignment w:val="auto"/>
        <w:rPr>
          <w:rFonts w:ascii="Arial" w:hAnsi="Arial" w:cs="Arial"/>
          <w:sz w:val="22"/>
          <w:szCs w:val="22"/>
          <w:lang w:val="en-GB"/>
        </w:rPr>
      </w:pPr>
    </w:p>
    <w:p w14:paraId="5138CC8A" w14:textId="77777777" w:rsidR="00FC3D64" w:rsidRPr="00FB3017" w:rsidRDefault="00FC3D64">
      <w:pPr>
        <w:overflowPunct/>
        <w:autoSpaceDE/>
        <w:autoSpaceDN/>
        <w:adjustRightInd/>
        <w:textAlignment w:val="auto"/>
        <w:rPr>
          <w:rFonts w:ascii="Arial" w:hAnsi="Arial" w:cs="Arial"/>
          <w:b/>
          <w:sz w:val="24"/>
          <w:szCs w:val="24"/>
          <w:u w:val="single"/>
          <w:lang w:val="en-GB"/>
        </w:rPr>
      </w:pPr>
      <w:r w:rsidRPr="00FB3017">
        <w:rPr>
          <w:rFonts w:ascii="Arial" w:hAnsi="Arial" w:cs="Arial"/>
          <w:b/>
          <w:sz w:val="24"/>
          <w:szCs w:val="24"/>
          <w:u w:val="single"/>
          <w:lang w:val="en-GB"/>
        </w:rPr>
        <w:t>Other General Info:</w:t>
      </w:r>
    </w:p>
    <w:p w14:paraId="0B0BBB47" w14:textId="528E1705" w:rsidR="00FC3D64" w:rsidRDefault="00FC3D64">
      <w:pPr>
        <w:overflowPunct/>
        <w:autoSpaceDE/>
        <w:autoSpaceDN/>
        <w:adjustRightInd/>
        <w:textAlignment w:val="auto"/>
        <w:rPr>
          <w:rFonts w:ascii="Arial" w:hAnsi="Arial" w:cs="Arial"/>
          <w:szCs w:val="24"/>
          <w:lang w:val="en-GB"/>
        </w:rPr>
      </w:pPr>
      <w:r w:rsidRPr="00FB3017">
        <w:rPr>
          <w:rFonts w:ascii="Arial" w:hAnsi="Arial" w:cs="Arial"/>
          <w:szCs w:val="24"/>
          <w:lang w:val="en-GB"/>
        </w:rPr>
        <w:t xml:space="preserve">Claims that create </w:t>
      </w:r>
      <w:r w:rsidR="0055616D" w:rsidRPr="00FB3017">
        <w:rPr>
          <w:rFonts w:ascii="Arial" w:hAnsi="Arial" w:cs="Arial"/>
          <w:szCs w:val="24"/>
          <w:lang w:val="en-GB"/>
        </w:rPr>
        <w:t>as</w:t>
      </w:r>
      <w:r w:rsidRPr="00FB3017">
        <w:rPr>
          <w:rFonts w:ascii="Arial" w:hAnsi="Arial" w:cs="Arial"/>
          <w:szCs w:val="24"/>
          <w:lang w:val="en-GB"/>
        </w:rPr>
        <w:t xml:space="preserve"> customer check request </w:t>
      </w:r>
      <w:r w:rsidR="0055616D" w:rsidRPr="00FB3017">
        <w:rPr>
          <w:rFonts w:ascii="Arial" w:hAnsi="Arial" w:cs="Arial"/>
          <w:szCs w:val="24"/>
          <w:lang w:val="en-GB"/>
        </w:rPr>
        <w:t>for</w:t>
      </w:r>
      <w:r w:rsidRPr="00FB3017">
        <w:rPr>
          <w:rFonts w:ascii="Arial" w:hAnsi="Arial" w:cs="Arial"/>
          <w:szCs w:val="24"/>
          <w:lang w:val="en-GB"/>
        </w:rPr>
        <w:t xml:space="preserve"> Harris Teeter sign-on (HARRCN</w:t>
      </w:r>
      <w:r w:rsidR="0055616D" w:rsidRPr="00FB3017">
        <w:rPr>
          <w:rFonts w:ascii="Arial" w:hAnsi="Arial" w:cs="Arial"/>
          <w:szCs w:val="24"/>
          <w:lang w:val="en-GB"/>
        </w:rPr>
        <w:t>),</w:t>
      </w:r>
      <w:r w:rsidR="00FB3017" w:rsidRPr="00FB3017">
        <w:rPr>
          <w:rFonts w:ascii="Arial" w:hAnsi="Arial" w:cs="Arial"/>
          <w:szCs w:val="24"/>
          <w:lang w:val="en-GB"/>
        </w:rPr>
        <w:t xml:space="preserve"> </w:t>
      </w:r>
      <w:r w:rsidRPr="00FB3017">
        <w:rPr>
          <w:rFonts w:ascii="Arial" w:hAnsi="Arial" w:cs="Arial"/>
          <w:szCs w:val="24"/>
          <w:lang w:val="en-GB"/>
        </w:rPr>
        <w:t>will be 3</w:t>
      </w:r>
      <w:r w:rsidRPr="00FB3017">
        <w:rPr>
          <w:rFonts w:ascii="Arial" w:hAnsi="Arial" w:cs="Arial"/>
          <w:szCs w:val="24"/>
          <w:vertAlign w:val="superscript"/>
          <w:lang w:val="en-GB"/>
        </w:rPr>
        <w:t>rd</w:t>
      </w:r>
      <w:r w:rsidRPr="00FB3017">
        <w:rPr>
          <w:rFonts w:ascii="Arial" w:hAnsi="Arial" w:cs="Arial"/>
          <w:szCs w:val="24"/>
          <w:lang w:val="en-GB"/>
        </w:rPr>
        <w:t xml:space="preserve"> party check request</w:t>
      </w:r>
      <w:r w:rsidR="0055616D" w:rsidRPr="00FB3017">
        <w:rPr>
          <w:rFonts w:ascii="Arial" w:hAnsi="Arial" w:cs="Arial"/>
          <w:szCs w:val="24"/>
          <w:lang w:val="en-GB"/>
        </w:rPr>
        <w:t>s</w:t>
      </w:r>
      <w:r w:rsidRPr="00FB3017">
        <w:rPr>
          <w:rFonts w:ascii="Arial" w:hAnsi="Arial" w:cs="Arial"/>
          <w:szCs w:val="24"/>
          <w:lang w:val="en-GB"/>
        </w:rPr>
        <w:t>.</w:t>
      </w:r>
      <w:r w:rsidR="00FB3017" w:rsidRPr="00FB3017">
        <w:rPr>
          <w:rFonts w:ascii="Arial" w:hAnsi="Arial" w:cs="Arial"/>
          <w:szCs w:val="24"/>
          <w:lang w:val="en-GB"/>
        </w:rPr>
        <w:t xml:space="preserve"> </w:t>
      </w:r>
      <w:r w:rsidRPr="00FB3017">
        <w:rPr>
          <w:rFonts w:ascii="Arial" w:hAnsi="Arial" w:cs="Arial"/>
          <w:szCs w:val="24"/>
          <w:lang w:val="en-GB"/>
        </w:rPr>
        <w:t>A header note will be entered with details stating the check is for a 3</w:t>
      </w:r>
      <w:r w:rsidRPr="00FB3017">
        <w:rPr>
          <w:rFonts w:ascii="Arial" w:hAnsi="Arial" w:cs="Arial"/>
          <w:szCs w:val="24"/>
          <w:vertAlign w:val="superscript"/>
          <w:lang w:val="en-GB"/>
        </w:rPr>
        <w:t>rd</w:t>
      </w:r>
      <w:r w:rsidRPr="00FB3017">
        <w:rPr>
          <w:rFonts w:ascii="Arial" w:hAnsi="Arial" w:cs="Arial"/>
          <w:szCs w:val="24"/>
          <w:lang w:val="en-GB"/>
        </w:rPr>
        <w:t xml:space="preserve"> party</w:t>
      </w:r>
      <w:r w:rsidR="0055616D" w:rsidRPr="00FB3017">
        <w:rPr>
          <w:rFonts w:ascii="Arial" w:hAnsi="Arial" w:cs="Arial"/>
          <w:szCs w:val="24"/>
          <w:lang w:val="en-GB"/>
        </w:rPr>
        <w:t xml:space="preserve"> customer</w:t>
      </w:r>
      <w:r w:rsidRPr="00FB3017">
        <w:rPr>
          <w:rFonts w:ascii="Arial" w:hAnsi="Arial" w:cs="Arial"/>
          <w:szCs w:val="24"/>
          <w:lang w:val="en-GB"/>
        </w:rPr>
        <w:t xml:space="preserve"> and the payee </w:t>
      </w:r>
      <w:r w:rsidR="0055616D" w:rsidRPr="00FB3017">
        <w:rPr>
          <w:rFonts w:ascii="Arial" w:hAnsi="Arial" w:cs="Arial"/>
          <w:szCs w:val="24"/>
          <w:lang w:val="en-GB"/>
        </w:rPr>
        <w:t xml:space="preserve">name will be listed as to who to make the check </w:t>
      </w:r>
      <w:r w:rsidRPr="00FB3017">
        <w:rPr>
          <w:rFonts w:ascii="Arial" w:hAnsi="Arial" w:cs="Arial"/>
          <w:szCs w:val="24"/>
          <w:lang w:val="en-GB"/>
        </w:rPr>
        <w:t>out to. The customer sign-on for the claim should remain as HARRCN.</w:t>
      </w:r>
    </w:p>
    <w:p w14:paraId="3015F64E" w14:textId="5596DFDB" w:rsidR="00C728F1" w:rsidRDefault="00C728F1">
      <w:pPr>
        <w:overflowPunct/>
        <w:autoSpaceDE/>
        <w:autoSpaceDN/>
        <w:adjustRightInd/>
        <w:textAlignment w:val="auto"/>
        <w:rPr>
          <w:rFonts w:ascii="Arial" w:hAnsi="Arial" w:cs="Arial"/>
          <w:szCs w:val="24"/>
          <w:lang w:val="en-GB"/>
        </w:rPr>
      </w:pPr>
    </w:p>
    <w:p w14:paraId="1816C661" w14:textId="49EE936C" w:rsidR="00C728F1" w:rsidRDefault="00C728F1">
      <w:pPr>
        <w:overflowPunct/>
        <w:autoSpaceDE/>
        <w:autoSpaceDN/>
        <w:adjustRightInd/>
        <w:textAlignment w:val="auto"/>
        <w:rPr>
          <w:rFonts w:ascii="Arial" w:hAnsi="Arial" w:cs="Arial"/>
          <w:szCs w:val="24"/>
          <w:lang w:val="en-GB"/>
        </w:rPr>
      </w:pPr>
      <w:r>
        <w:rPr>
          <w:rFonts w:ascii="Arial" w:hAnsi="Arial" w:cs="Arial"/>
          <w:szCs w:val="24"/>
          <w:lang w:val="en-GB"/>
        </w:rPr>
        <w:t>Harris Teeter List Cost Change Policy:</w:t>
      </w:r>
    </w:p>
    <w:p w14:paraId="609A6AFA" w14:textId="7B909CE5" w:rsidR="00C728F1" w:rsidRPr="00FB3017" w:rsidRDefault="00FD5053">
      <w:pPr>
        <w:overflowPunct/>
        <w:autoSpaceDE/>
        <w:autoSpaceDN/>
        <w:adjustRightInd/>
        <w:textAlignment w:val="auto"/>
        <w:rPr>
          <w:rFonts w:ascii="Arial" w:hAnsi="Arial" w:cs="Arial"/>
          <w:szCs w:val="24"/>
          <w:lang w:val="en-GB"/>
        </w:rPr>
      </w:pPr>
      <w:r>
        <w:rPr>
          <w:rFonts w:ascii="Arial" w:hAnsi="Arial" w:cs="Arial"/>
          <w:szCs w:val="24"/>
          <w:lang w:val="en-GB"/>
        </w:rPr>
        <w:object w:dxaOrig="1544" w:dyaOrig="999" w14:anchorId="20197C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25pt" o:ole="">
            <v:imagedata r:id="rId15" o:title=""/>
          </v:shape>
          <o:OLEObject Type="Embed" ProgID="Acrobat.Document.DC" ShapeID="_x0000_i1025" DrawAspect="Icon" ObjectID="_1845519972" r:id="rId16"/>
        </w:object>
      </w:r>
    </w:p>
    <w:p w14:paraId="1575637C" w14:textId="77777777" w:rsidR="00BF1570" w:rsidRDefault="00BF1570">
      <w:pPr>
        <w:overflowPunct/>
        <w:autoSpaceDE/>
        <w:autoSpaceDN/>
        <w:adjustRightInd/>
        <w:textAlignment w:val="auto"/>
        <w:rPr>
          <w:rFonts w:ascii="Arial" w:hAnsi="Arial" w:cs="Arial"/>
          <w:lang w:val="en-GB"/>
        </w:rPr>
      </w:pPr>
    </w:p>
    <w:p w14:paraId="5C1C50E8" w14:textId="738020C0" w:rsidR="00FC3D64" w:rsidRPr="00BF1570" w:rsidRDefault="00BF1570">
      <w:pPr>
        <w:overflowPunct/>
        <w:autoSpaceDE/>
        <w:autoSpaceDN/>
        <w:adjustRightInd/>
        <w:textAlignment w:val="auto"/>
        <w:rPr>
          <w:rFonts w:ascii="Arial" w:hAnsi="Arial" w:cs="Arial"/>
          <w:lang w:val="en-GB"/>
        </w:rPr>
      </w:pPr>
      <w:r w:rsidRPr="00BF1570">
        <w:rPr>
          <w:rFonts w:ascii="Arial" w:hAnsi="Arial" w:cs="Arial"/>
          <w:lang w:val="en-GB"/>
        </w:rPr>
        <w:t>2026 Fee Schedule:</w:t>
      </w:r>
    </w:p>
    <w:p w14:paraId="00EC7203" w14:textId="439E97D1" w:rsidR="00C101DB" w:rsidRDefault="00BF1570">
      <w:pPr>
        <w:overflowPunct/>
        <w:autoSpaceDE/>
        <w:autoSpaceDN/>
        <w:adjustRightInd/>
        <w:textAlignment w:val="auto"/>
        <w:rPr>
          <w:rFonts w:ascii="Arial" w:hAnsi="Arial" w:cs="Arial"/>
          <w:sz w:val="22"/>
          <w:szCs w:val="22"/>
          <w:lang w:val="en-GB"/>
        </w:rPr>
      </w:pPr>
      <w:r>
        <w:rPr>
          <w:rFonts w:ascii="Arial" w:hAnsi="Arial" w:cs="Arial"/>
          <w:sz w:val="22"/>
          <w:szCs w:val="22"/>
          <w:lang w:val="en-GB"/>
        </w:rPr>
        <w:object w:dxaOrig="1544" w:dyaOrig="999" w14:anchorId="6340AFA1">
          <v:shape id="_x0000_i1026" type="#_x0000_t75" style="width:77.25pt;height:50.25pt" o:ole="">
            <v:imagedata r:id="rId17" o:title=""/>
          </v:shape>
          <o:OLEObject Type="Embed" ProgID="Acrobat.Document.DC" ShapeID="_x0000_i1026" DrawAspect="Icon" ObjectID="_1845519973" r:id="rId18"/>
        </w:object>
      </w:r>
    </w:p>
    <w:p w14:paraId="36EF013B" w14:textId="77777777" w:rsidR="00C101DB" w:rsidRPr="00FB3017" w:rsidRDefault="00C101DB">
      <w:pPr>
        <w:overflowPunct/>
        <w:autoSpaceDE/>
        <w:autoSpaceDN/>
        <w:adjustRightInd/>
        <w:textAlignment w:val="auto"/>
        <w:rPr>
          <w:rFonts w:ascii="Arial" w:hAnsi="Arial" w:cs="Arial"/>
          <w:sz w:val="22"/>
          <w:szCs w:val="22"/>
          <w:lang w:val="en-GB"/>
        </w:rPr>
      </w:pPr>
    </w:p>
    <w:p w14:paraId="68DCE2CF" w14:textId="77777777" w:rsidR="00CD5A23" w:rsidRDefault="00CD5A23" w:rsidP="00CD5A23">
      <w:pPr>
        <w:pStyle w:val="Heading1"/>
        <w:numPr>
          <w:ilvl w:val="0"/>
          <w:numId w:val="0"/>
        </w:numPr>
        <w:shd w:val="clear" w:color="auto" w:fill="99CCFF"/>
        <w:spacing w:before="0" w:after="0"/>
        <w:rPr>
          <w:rFonts w:ascii="Arial" w:hAnsi="Arial" w:cs="Arial"/>
          <w:kern w:val="0"/>
          <w:sz w:val="28"/>
          <w:szCs w:val="28"/>
          <w:lang w:val="en-GB"/>
        </w:rPr>
      </w:pPr>
      <w:bookmarkStart w:id="4" w:name="Backup"/>
      <w:r>
        <w:rPr>
          <w:rFonts w:ascii="Arial" w:hAnsi="Arial" w:cs="Arial"/>
          <w:b w:val="0"/>
          <w:kern w:val="0"/>
          <w:sz w:val="28"/>
          <w:szCs w:val="28"/>
          <w:lang w:val="en-GB"/>
        </w:rPr>
        <w:t>BACKUP</w:t>
      </w:r>
      <w:bookmarkEnd w:id="4"/>
      <w:r>
        <w:rPr>
          <w:rFonts w:ascii="Arial" w:hAnsi="Arial" w:cs="Arial"/>
          <w:b w:val="0"/>
          <w:kern w:val="0"/>
          <w:sz w:val="28"/>
          <w:szCs w:val="28"/>
          <w:lang w:val="en-GB"/>
        </w:rPr>
        <w:t xml:space="preserve"> RETRIEVAL INFORMATION</w:t>
      </w:r>
    </w:p>
    <w:p w14:paraId="7CF61834" w14:textId="77777777" w:rsidR="00CD5A23" w:rsidRDefault="00CD5A23" w:rsidP="00CD5A23">
      <w:pPr>
        <w:overflowPunct/>
        <w:autoSpaceDE/>
        <w:adjustRightInd/>
        <w:rPr>
          <w:rFonts w:ascii="Arial" w:hAnsi="Arial" w:cs="Arial"/>
          <w:sz w:val="28"/>
          <w:szCs w:val="28"/>
          <w:lang w:val="en-GB"/>
        </w:rPr>
      </w:pPr>
    </w:p>
    <w:p w14:paraId="080B9082" w14:textId="77777777" w:rsidR="00CD5A23" w:rsidRDefault="00CD5A23" w:rsidP="00CD5A23">
      <w:pPr>
        <w:overflowPunct/>
        <w:autoSpaceDE/>
        <w:adjustRightInd/>
        <w:rPr>
          <w:rFonts w:ascii="Arial" w:hAnsi="Arial" w:cs="Arial"/>
          <w:b/>
          <w:sz w:val="24"/>
          <w:szCs w:val="24"/>
          <w:u w:val="single"/>
          <w:lang w:val="en-GB"/>
        </w:rPr>
      </w:pPr>
      <w:r>
        <w:rPr>
          <w:rFonts w:ascii="Arial" w:hAnsi="Arial" w:cs="Arial"/>
          <w:b/>
          <w:sz w:val="24"/>
          <w:szCs w:val="24"/>
          <w:u w:val="single"/>
          <w:lang w:val="en-GB"/>
        </w:rPr>
        <w:t>GENERAL BACKUP RETRIEVAL INFORMATION</w:t>
      </w:r>
    </w:p>
    <w:p w14:paraId="3EB38A64" w14:textId="77777777" w:rsidR="00CD5A23" w:rsidRDefault="00CD5A23" w:rsidP="00CD5A23">
      <w:pPr>
        <w:rPr>
          <w:rFonts w:ascii="Arial" w:hAnsi="Arial" w:cs="Arial"/>
          <w:b/>
          <w:lang w:val="en-GB"/>
        </w:rPr>
      </w:pPr>
    </w:p>
    <w:p w14:paraId="08D0FCE4" w14:textId="4E0A5787" w:rsidR="00CD5A23" w:rsidRDefault="00CD5A23" w:rsidP="00CD5A23">
      <w:pPr>
        <w:rPr>
          <w:rFonts w:ascii="Arial" w:hAnsi="Arial" w:cs="Arial"/>
          <w:b/>
          <w:lang w:val="en-GB"/>
        </w:rPr>
      </w:pPr>
      <w:r>
        <w:rPr>
          <w:rFonts w:ascii="Arial" w:hAnsi="Arial" w:cs="Arial"/>
          <w:b/>
          <w:lang w:val="en-GB"/>
        </w:rPr>
        <w:t xml:space="preserve">Is GCIT responsible for obtaining backup from the customer? </w:t>
      </w:r>
      <w:r w:rsidR="00486E82">
        <w:rPr>
          <w:rFonts w:ascii="Arial" w:hAnsi="Arial" w:cs="Arial"/>
          <w:b/>
          <w:lang w:val="en-GB"/>
        </w:rPr>
        <w:t>YES</w:t>
      </w:r>
    </w:p>
    <w:p w14:paraId="54827325" w14:textId="4FDB21BC" w:rsidR="00CD5A23" w:rsidRDefault="00CD5A23" w:rsidP="00FF497B">
      <w:pPr>
        <w:pStyle w:val="ListParagraph"/>
        <w:numPr>
          <w:ilvl w:val="0"/>
          <w:numId w:val="24"/>
        </w:numPr>
        <w:textAlignment w:val="auto"/>
        <w:rPr>
          <w:rFonts w:ascii="Arial" w:hAnsi="Arial" w:cs="Arial"/>
          <w:b/>
          <w:lang w:val="en-GB"/>
        </w:rPr>
      </w:pPr>
      <w:r>
        <w:rPr>
          <w:rFonts w:ascii="Arial" w:hAnsi="Arial" w:cs="Arial"/>
          <w:b/>
          <w:lang w:val="en-GB"/>
        </w:rPr>
        <w:t xml:space="preserve">If yes, is there a customer portal? </w:t>
      </w:r>
      <w:r w:rsidR="0072556E">
        <w:rPr>
          <w:rFonts w:ascii="Arial" w:hAnsi="Arial" w:cs="Arial"/>
          <w:b/>
          <w:lang w:val="en-GB"/>
        </w:rPr>
        <w:t>YES</w:t>
      </w:r>
    </w:p>
    <w:p w14:paraId="2B8834C0" w14:textId="0E27156A" w:rsidR="00CD5A23" w:rsidRDefault="00CD5A23" w:rsidP="00FF497B">
      <w:pPr>
        <w:pStyle w:val="ListParagraph"/>
        <w:numPr>
          <w:ilvl w:val="0"/>
          <w:numId w:val="24"/>
        </w:numPr>
        <w:textAlignment w:val="auto"/>
        <w:rPr>
          <w:rFonts w:ascii="Arial" w:hAnsi="Arial" w:cs="Arial"/>
          <w:b/>
          <w:lang w:val="en-GB"/>
        </w:rPr>
      </w:pPr>
      <w:r>
        <w:rPr>
          <w:rFonts w:ascii="Arial" w:hAnsi="Arial" w:cs="Arial"/>
          <w:b/>
          <w:lang w:val="en-GB"/>
        </w:rPr>
        <w:t xml:space="preserve">If yes, does GCIT request backup? </w:t>
      </w:r>
      <w:r w:rsidR="00486E82">
        <w:rPr>
          <w:rFonts w:ascii="Arial" w:hAnsi="Arial" w:cs="Arial"/>
          <w:b/>
          <w:lang w:val="en-GB"/>
        </w:rPr>
        <w:t>YES</w:t>
      </w:r>
    </w:p>
    <w:p w14:paraId="235C6937" w14:textId="77777777" w:rsidR="00CD5A23" w:rsidRDefault="00CD5A23" w:rsidP="00CD5A23">
      <w:pPr>
        <w:rPr>
          <w:rFonts w:ascii="Arial" w:hAnsi="Arial" w:cs="Arial"/>
          <w:b/>
          <w:lang w:val="en-GB"/>
        </w:rPr>
      </w:pPr>
    </w:p>
    <w:p w14:paraId="2B3D370D" w14:textId="01365B30" w:rsidR="00CD5A23" w:rsidRDefault="00CD5A23" w:rsidP="00CD5A23">
      <w:pPr>
        <w:rPr>
          <w:rFonts w:ascii="Arial" w:hAnsi="Arial" w:cs="Arial"/>
          <w:b/>
          <w:lang w:val="en-GB"/>
        </w:rPr>
      </w:pPr>
      <w:r>
        <w:rPr>
          <w:rFonts w:ascii="Arial" w:hAnsi="Arial" w:cs="Arial"/>
          <w:b/>
          <w:lang w:val="en-GB"/>
        </w:rPr>
        <w:t xml:space="preserve">Is check remittance information required to request backup? </w:t>
      </w:r>
      <w:r w:rsidR="00486E82">
        <w:rPr>
          <w:rFonts w:ascii="Arial" w:hAnsi="Arial" w:cs="Arial"/>
          <w:b/>
          <w:lang w:val="en-GB"/>
        </w:rPr>
        <w:t>NO</w:t>
      </w:r>
    </w:p>
    <w:p w14:paraId="3DA32037" w14:textId="38FC3B65" w:rsidR="00CD5A23" w:rsidRDefault="00CD5A23" w:rsidP="00CD5A23">
      <w:pPr>
        <w:overflowPunct/>
        <w:autoSpaceDE/>
        <w:adjustRightInd/>
        <w:rPr>
          <w:rFonts w:ascii="Arial" w:hAnsi="Arial" w:cs="Arial"/>
          <w:sz w:val="22"/>
          <w:szCs w:val="28"/>
          <w:highlight w:val="yellow"/>
          <w:lang w:val="en-US"/>
        </w:rPr>
      </w:pPr>
    </w:p>
    <w:p w14:paraId="3FACFFA6" w14:textId="77777777" w:rsidR="009B307B" w:rsidRDefault="00C63CC3" w:rsidP="009B307B">
      <w:pPr>
        <w:pStyle w:val="ListParagraph"/>
        <w:numPr>
          <w:ilvl w:val="0"/>
          <w:numId w:val="30"/>
        </w:numPr>
        <w:overflowPunct/>
        <w:autoSpaceDE/>
        <w:adjustRightInd/>
        <w:rPr>
          <w:rFonts w:ascii="Arial" w:hAnsi="Arial" w:cs="Arial"/>
          <w:sz w:val="22"/>
          <w:szCs w:val="22"/>
          <w:lang w:val="en-GB"/>
        </w:rPr>
      </w:pPr>
      <w:r w:rsidRPr="000564D3">
        <w:rPr>
          <w:rFonts w:ascii="Arial" w:hAnsi="Arial" w:cs="Arial"/>
          <w:sz w:val="22"/>
          <w:szCs w:val="22"/>
          <w:lang w:val="en-GB"/>
        </w:rPr>
        <w:t>If an AR customer invoice references RGA and RGA invoice cannot be found in ACOSTA Relay,note the claim with the RGA number and step to GCIT.</w:t>
      </w:r>
      <w:r w:rsidR="009B307B" w:rsidRPr="009B307B">
        <w:rPr>
          <w:rFonts w:ascii="Arial" w:hAnsi="Arial" w:cs="Arial"/>
          <w:sz w:val="22"/>
          <w:szCs w:val="22"/>
          <w:lang w:val="en-GB"/>
        </w:rPr>
        <w:t xml:space="preserve"> </w:t>
      </w:r>
    </w:p>
    <w:p w14:paraId="47CFFCD9" w14:textId="3CAC825B" w:rsidR="00185B89" w:rsidRPr="009B307B" w:rsidRDefault="009B307B" w:rsidP="009B307B">
      <w:pPr>
        <w:pStyle w:val="ListParagraph"/>
        <w:numPr>
          <w:ilvl w:val="0"/>
          <w:numId w:val="30"/>
        </w:numPr>
        <w:overflowPunct/>
        <w:autoSpaceDE/>
        <w:adjustRightInd/>
        <w:rPr>
          <w:rFonts w:ascii="Arial" w:hAnsi="Arial" w:cs="Arial"/>
          <w:sz w:val="22"/>
          <w:szCs w:val="22"/>
          <w:lang w:val="en-GB"/>
        </w:rPr>
      </w:pPr>
      <w:r>
        <w:rPr>
          <w:rFonts w:ascii="Arial" w:hAnsi="Arial" w:cs="Arial"/>
          <w:sz w:val="22"/>
          <w:szCs w:val="22"/>
          <w:lang w:val="en-GB"/>
        </w:rPr>
        <w:t xml:space="preserve">RMS Portal Instructions: </w:t>
      </w:r>
    </w:p>
    <w:p w14:paraId="351F99E5" w14:textId="08FF9797" w:rsidR="00C63CC3" w:rsidRDefault="00201802" w:rsidP="000564D3">
      <w:pPr>
        <w:overflowPunct/>
        <w:autoSpaceDE/>
        <w:adjustRightInd/>
        <w:rPr>
          <w:rFonts w:ascii="Arial" w:hAnsi="Arial" w:cs="Arial"/>
          <w:sz w:val="22"/>
          <w:szCs w:val="22"/>
          <w:lang w:val="en-GB"/>
        </w:rPr>
      </w:pPr>
      <w:r>
        <w:rPr>
          <w:rFonts w:ascii="Arial" w:hAnsi="Arial" w:cs="Arial"/>
          <w:sz w:val="22"/>
          <w:szCs w:val="22"/>
          <w:lang w:val="en-GB"/>
        </w:rPr>
        <w:t xml:space="preserve">      </w:t>
      </w:r>
      <w:bookmarkStart w:id="5" w:name="_MON_1746257852"/>
      <w:bookmarkEnd w:id="5"/>
      <w:r w:rsidR="009B307B">
        <w:rPr>
          <w:rFonts w:ascii="Arial" w:hAnsi="Arial" w:cs="Arial"/>
          <w:sz w:val="22"/>
          <w:szCs w:val="22"/>
          <w:lang w:val="en-GB"/>
        </w:rPr>
        <w:object w:dxaOrig="1544" w:dyaOrig="999" w14:anchorId="52EACC49">
          <v:shape id="_x0000_i1027" type="#_x0000_t75" style="width:79.5pt;height:50.25pt" o:ole="">
            <v:imagedata r:id="rId19" o:title=""/>
          </v:shape>
          <o:OLEObject Type="Embed" ProgID="Word.Document.12" ShapeID="_x0000_i1027" DrawAspect="Icon" ObjectID="_1845519974" r:id="rId20">
            <o:FieldCodes>\s</o:FieldCodes>
          </o:OLEObject>
        </w:object>
      </w:r>
    </w:p>
    <w:p w14:paraId="46F48C8B" w14:textId="400FF322" w:rsidR="009B307B" w:rsidRDefault="00201802" w:rsidP="009B307B">
      <w:pPr>
        <w:pStyle w:val="ListParagraph"/>
        <w:numPr>
          <w:ilvl w:val="0"/>
          <w:numId w:val="39"/>
        </w:numPr>
        <w:overflowPunct/>
        <w:autoSpaceDE/>
        <w:adjustRightInd/>
        <w:rPr>
          <w:rFonts w:ascii="Arial" w:hAnsi="Arial" w:cs="Arial"/>
          <w:sz w:val="24"/>
          <w:szCs w:val="24"/>
          <w:lang w:val="en-GB"/>
        </w:rPr>
      </w:pPr>
      <w:r>
        <w:rPr>
          <w:rFonts w:ascii="Arial" w:hAnsi="Arial" w:cs="Arial"/>
          <w:sz w:val="24"/>
          <w:szCs w:val="24"/>
          <w:lang w:val="en-GB"/>
        </w:rPr>
        <w:t>Notice of switch from Inmar to RMS for Unsaleables:</w:t>
      </w:r>
    </w:p>
    <w:bookmarkStart w:id="6" w:name="_MON_1746258053"/>
    <w:bookmarkEnd w:id="6"/>
    <w:p w14:paraId="3EEF4435" w14:textId="59C0BBBF" w:rsidR="00201802" w:rsidRPr="00201802" w:rsidRDefault="00201802" w:rsidP="00201802">
      <w:pPr>
        <w:overflowPunct/>
        <w:autoSpaceDE/>
        <w:adjustRightInd/>
        <w:ind w:left="360"/>
        <w:rPr>
          <w:rFonts w:ascii="Arial" w:hAnsi="Arial" w:cs="Arial"/>
          <w:sz w:val="24"/>
          <w:szCs w:val="24"/>
          <w:lang w:val="en-GB"/>
        </w:rPr>
      </w:pPr>
      <w:r>
        <w:rPr>
          <w:rFonts w:ascii="Arial" w:hAnsi="Arial" w:cs="Arial"/>
          <w:sz w:val="24"/>
          <w:szCs w:val="24"/>
          <w:lang w:val="en-GB"/>
        </w:rPr>
        <w:object w:dxaOrig="1544" w:dyaOrig="999" w14:anchorId="51EF708B">
          <v:shape id="_x0000_i1028" type="#_x0000_t75" style="width:79.5pt;height:50.25pt" o:ole="">
            <v:imagedata r:id="rId21" o:title=""/>
          </v:shape>
          <o:OLEObject Type="Embed" ProgID="Word.Document.12" ShapeID="_x0000_i1028" DrawAspect="Icon" ObjectID="_1845519975" r:id="rId22">
            <o:FieldCodes>\s</o:FieldCodes>
          </o:OLEObject>
        </w:object>
      </w:r>
    </w:p>
    <w:p w14:paraId="77A3D0AA" w14:textId="77777777" w:rsidR="000564D3" w:rsidRPr="00FB3017" w:rsidRDefault="000564D3" w:rsidP="000564D3">
      <w:pPr>
        <w:overflowPunct/>
        <w:autoSpaceDE/>
        <w:autoSpaceDN/>
        <w:adjustRightInd/>
        <w:textAlignment w:val="auto"/>
        <w:rPr>
          <w:rFonts w:ascii="Arial" w:hAnsi="Arial" w:cs="Arial"/>
          <w:b/>
          <w:sz w:val="22"/>
          <w:u w:val="single"/>
          <w:lang w:val="en-GB"/>
        </w:rPr>
      </w:pPr>
      <w:r>
        <w:rPr>
          <w:rFonts w:ascii="Arial" w:hAnsi="Arial" w:cs="Arial"/>
          <w:b/>
          <w:sz w:val="22"/>
          <w:u w:val="single"/>
          <w:lang w:val="en-GB"/>
        </w:rPr>
        <w:t>TILLAMOOK</w:t>
      </w:r>
    </w:p>
    <w:p w14:paraId="6ACDE3AA" w14:textId="5B1B89DF" w:rsidR="000564D3" w:rsidRDefault="000564D3" w:rsidP="000564D3">
      <w:pPr>
        <w:pStyle w:val="ListParagraph"/>
        <w:numPr>
          <w:ilvl w:val="0"/>
          <w:numId w:val="30"/>
        </w:numPr>
        <w:overflowPunct/>
        <w:autoSpaceDE/>
        <w:adjustRightInd/>
        <w:rPr>
          <w:rFonts w:ascii="Arial" w:hAnsi="Arial" w:cs="Arial"/>
          <w:sz w:val="22"/>
          <w:szCs w:val="22"/>
          <w:lang w:val="en-GB"/>
        </w:rPr>
      </w:pPr>
      <w:r w:rsidRPr="000564D3">
        <w:rPr>
          <w:rFonts w:ascii="Arial" w:hAnsi="Arial" w:cs="Arial"/>
          <w:sz w:val="22"/>
          <w:szCs w:val="22"/>
          <w:lang w:val="en-GB"/>
        </w:rPr>
        <w:t>Backup for DR invoices is to be requested from Melissa Glennon (</w:t>
      </w:r>
      <w:hyperlink r:id="rId23" w:history="1">
        <w:r w:rsidR="009B307B" w:rsidRPr="00041C4B">
          <w:rPr>
            <w:rStyle w:val="Hyperlink"/>
            <w:rFonts w:ascii="Arial" w:hAnsi="Arial" w:cs="Arial"/>
            <w:sz w:val="22"/>
            <w:szCs w:val="22"/>
            <w:lang w:val="en-GB"/>
          </w:rPr>
          <w:t>MGlennon@tillamook.com</w:t>
        </w:r>
      </w:hyperlink>
      <w:r w:rsidRPr="000564D3">
        <w:rPr>
          <w:rFonts w:ascii="Arial" w:hAnsi="Arial" w:cs="Arial"/>
          <w:sz w:val="22"/>
          <w:szCs w:val="22"/>
          <w:lang w:val="en-GB"/>
        </w:rPr>
        <w:t>).</w:t>
      </w:r>
    </w:p>
    <w:p w14:paraId="5C16002E" w14:textId="77777777" w:rsidR="00442CE0" w:rsidRDefault="00442CE0" w:rsidP="00CD5A23">
      <w:pPr>
        <w:overflowPunct/>
        <w:autoSpaceDE/>
        <w:adjustRightInd/>
        <w:rPr>
          <w:rFonts w:ascii="Arial" w:hAnsi="Arial" w:cs="Arial"/>
          <w:b/>
          <w:sz w:val="24"/>
          <w:szCs w:val="24"/>
          <w:u w:val="single"/>
          <w:lang w:val="en-GB"/>
        </w:rPr>
      </w:pPr>
    </w:p>
    <w:p w14:paraId="3617B9FE" w14:textId="1B7664B7" w:rsidR="00CD5A23" w:rsidRDefault="00CD5A23" w:rsidP="00CD5A23">
      <w:pPr>
        <w:overflowPunct/>
        <w:autoSpaceDE/>
        <w:adjustRightInd/>
        <w:rPr>
          <w:rFonts w:ascii="Arial" w:hAnsi="Arial" w:cs="Arial"/>
          <w:b/>
          <w:sz w:val="24"/>
          <w:szCs w:val="24"/>
          <w:u w:val="single"/>
          <w:lang w:val="en-GB"/>
        </w:rPr>
      </w:pPr>
      <w:r>
        <w:rPr>
          <w:rFonts w:ascii="Arial" w:hAnsi="Arial" w:cs="Arial"/>
          <w:b/>
          <w:sz w:val="24"/>
          <w:szCs w:val="24"/>
          <w:u w:val="single"/>
          <w:lang w:val="en-GB"/>
        </w:rPr>
        <w:t>GCIT SPECIFIC BACKUP RETRIEVAL INFORMATION</w:t>
      </w:r>
    </w:p>
    <w:p w14:paraId="28026ECA" w14:textId="768B5A72" w:rsidR="006F7F19" w:rsidRDefault="006F7F19" w:rsidP="00CD5A23">
      <w:pPr>
        <w:overflowPunct/>
        <w:autoSpaceDE/>
        <w:adjustRightInd/>
        <w:rPr>
          <w:rFonts w:ascii="Arial" w:hAnsi="Arial" w:cs="Arial"/>
          <w:b/>
          <w:sz w:val="24"/>
          <w:szCs w:val="24"/>
          <w:u w:val="single"/>
          <w:lang w:val="en-GB"/>
        </w:rPr>
      </w:pPr>
    </w:p>
    <w:p w14:paraId="661BD21C" w14:textId="5CA93119" w:rsidR="003D548F" w:rsidRPr="006F7F19" w:rsidRDefault="006F7F19" w:rsidP="006F7F19">
      <w:pPr>
        <w:overflowPunct/>
        <w:autoSpaceDE/>
        <w:autoSpaceDN/>
        <w:adjustRightInd/>
        <w:textAlignment w:val="auto"/>
        <w:rPr>
          <w:rFonts w:ascii="Arial" w:hAnsi="Arial" w:cs="Arial"/>
          <w:b/>
          <w:sz w:val="28"/>
          <w:szCs w:val="28"/>
          <w:lang w:val="en-GB"/>
        </w:rPr>
      </w:pPr>
      <w:r w:rsidRPr="006F7F19">
        <w:rPr>
          <w:rFonts w:ascii="Arial" w:hAnsi="Arial" w:cs="Arial"/>
          <w:b/>
          <w:sz w:val="28"/>
          <w:szCs w:val="28"/>
          <w:lang w:val="en-GB"/>
        </w:rPr>
        <w:t>Portal</w:t>
      </w:r>
      <w:r>
        <w:rPr>
          <w:rFonts w:ascii="Arial" w:hAnsi="Arial" w:cs="Arial"/>
          <w:b/>
          <w:sz w:val="28"/>
          <w:szCs w:val="28"/>
          <w:lang w:val="en-GB"/>
        </w:rPr>
        <w:t>:</w:t>
      </w: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6F7F19" w:rsidRPr="000D753C" w14:paraId="38E71972" w14:textId="77777777" w:rsidTr="006F7F19">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342E4966" w14:textId="77777777" w:rsidR="006F7F19" w:rsidRPr="0054623E" w:rsidRDefault="006F7F19" w:rsidP="006F7F19">
            <w:pPr>
              <w:rPr>
                <w:rFonts w:ascii="Arial" w:hAnsi="Arial" w:cs="Arial"/>
                <w:sz w:val="22"/>
                <w:szCs w:val="22"/>
              </w:rPr>
            </w:pPr>
            <w:r>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6EC28EA4" w14:textId="77777777" w:rsidR="006F7F19" w:rsidRPr="00506C79" w:rsidRDefault="006F7F19" w:rsidP="006F7F19">
            <w:pPr>
              <w:rPr>
                <w:rFonts w:ascii="Arial" w:hAnsi="Arial" w:cs="Arial"/>
                <w:sz w:val="22"/>
                <w:szCs w:val="22"/>
              </w:rPr>
            </w:pPr>
            <w:hyperlink w:anchor="_CUSTOMER_GENERAL_INFORMATION" w:history="1">
              <w:r w:rsidRPr="00506C79">
                <w:rPr>
                  <w:rStyle w:val="Hyperlink"/>
                  <w:rFonts w:ascii="Arial" w:hAnsi="Arial" w:cs="Arial"/>
                  <w:color w:val="auto"/>
                  <w:sz w:val="22"/>
                  <w:szCs w:val="22"/>
                  <w:u w:val="none"/>
                  <w:lang w:val="en-GB"/>
                </w:rPr>
                <w:t>Request</w:t>
              </w:r>
            </w:hyperlink>
            <w:r w:rsidRPr="00506C79">
              <w:rPr>
                <w:rStyle w:val="Hyperlink"/>
                <w:rFonts w:ascii="Arial" w:hAnsi="Arial" w:cs="Arial"/>
                <w:color w:val="auto"/>
                <w:sz w:val="22"/>
                <w:szCs w:val="22"/>
                <w:u w:val="none"/>
                <w:lang w:val="en-GB"/>
              </w:rPr>
              <w:t xml:space="preserve"> From</w:t>
            </w:r>
          </w:p>
        </w:tc>
      </w:tr>
      <w:tr w:rsidR="006F7F19" w:rsidRPr="0086775C" w14:paraId="1A00FDC1" w14:textId="77777777" w:rsidTr="006F7F19">
        <w:trPr>
          <w:cantSplit/>
          <w:trHeight w:val="183"/>
        </w:trPr>
        <w:tc>
          <w:tcPr>
            <w:tcW w:w="4114" w:type="dxa"/>
            <w:tcBorders>
              <w:top w:val="single" w:sz="6" w:space="0" w:color="auto"/>
              <w:left w:val="single" w:sz="6" w:space="0" w:color="auto"/>
              <w:bottom w:val="single" w:sz="6" w:space="0" w:color="auto"/>
              <w:right w:val="single" w:sz="6" w:space="0" w:color="auto"/>
            </w:tcBorders>
          </w:tcPr>
          <w:p w14:paraId="5231CCBD" w14:textId="64610513" w:rsidR="006F7F19" w:rsidRPr="0086775C" w:rsidRDefault="006F7F19" w:rsidP="006F7F19">
            <w:pPr>
              <w:rPr>
                <w:rFonts w:ascii="Arial" w:hAnsi="Arial" w:cs="Arial"/>
                <w:sz w:val="22"/>
                <w:szCs w:val="22"/>
              </w:rPr>
            </w:pPr>
            <w:r>
              <w:rPr>
                <w:rFonts w:ascii="Arial" w:hAnsi="Arial" w:cs="Arial"/>
                <w:sz w:val="22"/>
                <w:szCs w:val="22"/>
              </w:rPr>
              <w:t>DR</w:t>
            </w:r>
          </w:p>
        </w:tc>
        <w:tc>
          <w:tcPr>
            <w:tcW w:w="6390" w:type="dxa"/>
            <w:tcBorders>
              <w:top w:val="single" w:sz="6" w:space="0" w:color="auto"/>
              <w:left w:val="single" w:sz="6" w:space="0" w:color="auto"/>
              <w:bottom w:val="single" w:sz="6" w:space="0" w:color="auto"/>
              <w:right w:val="single" w:sz="6" w:space="0" w:color="auto"/>
            </w:tcBorders>
          </w:tcPr>
          <w:p w14:paraId="5B886113" w14:textId="26EFAF4C" w:rsidR="006F7F19" w:rsidRPr="0086775C" w:rsidRDefault="000564D3" w:rsidP="006F7F19">
            <w:pPr>
              <w:rPr>
                <w:rFonts w:ascii="Arial" w:hAnsi="Arial" w:cs="Arial"/>
                <w:sz w:val="22"/>
                <w:szCs w:val="22"/>
              </w:rPr>
            </w:pPr>
            <w:r>
              <w:rPr>
                <w:rFonts w:ascii="Arial" w:hAnsi="Arial" w:cs="Arial"/>
                <w:sz w:val="22"/>
                <w:szCs w:val="22"/>
              </w:rPr>
              <w:t>RMS Portal (If backup cannot be found, reach out to Caryn Weaver – clweaver@acosta.com).</w:t>
            </w:r>
          </w:p>
        </w:tc>
      </w:tr>
    </w:tbl>
    <w:p w14:paraId="2ECCD5D3" w14:textId="4CB93DCB" w:rsidR="00835D90" w:rsidRDefault="00835D90" w:rsidP="00835D90">
      <w:pPr>
        <w:overflowPunct/>
        <w:autoSpaceDE/>
        <w:autoSpaceDN/>
        <w:adjustRightInd/>
        <w:textAlignment w:val="auto"/>
        <w:rPr>
          <w:rFonts w:ascii="Arial" w:hAnsi="Arial" w:cs="Arial"/>
          <w:b/>
          <w:color w:val="FFFFFF"/>
          <w:sz w:val="28"/>
          <w:szCs w:val="28"/>
          <w:lang w:val="en-US"/>
        </w:rPr>
      </w:pPr>
    </w:p>
    <w:p w14:paraId="1A43A61F" w14:textId="61CD7B33" w:rsidR="00295649" w:rsidRPr="003D548F" w:rsidRDefault="00295649" w:rsidP="00295649">
      <w:pPr>
        <w:overflowPunct/>
        <w:autoSpaceDE/>
        <w:autoSpaceDN/>
        <w:adjustRightInd/>
        <w:textAlignment w:val="auto"/>
        <w:rPr>
          <w:rFonts w:ascii="Arial" w:hAnsi="Arial" w:cs="Arial"/>
          <w:b/>
          <w:sz w:val="28"/>
          <w:szCs w:val="28"/>
          <w:lang w:val="en-GB"/>
        </w:rPr>
      </w:pPr>
      <w:r w:rsidRPr="00506C79">
        <w:rPr>
          <w:rFonts w:ascii="Arial" w:hAnsi="Arial" w:cs="Arial"/>
          <w:b/>
          <w:sz w:val="28"/>
          <w:szCs w:val="28"/>
          <w:lang w:val="en-GB"/>
        </w:rPr>
        <w:t>Automated</w:t>
      </w:r>
      <w:r w:rsidR="0072556E">
        <w:rPr>
          <w:rFonts w:ascii="Arial" w:hAnsi="Arial" w:cs="Arial"/>
          <w:b/>
          <w:sz w:val="28"/>
          <w:szCs w:val="28"/>
          <w:lang w:val="en-GB"/>
        </w:rPr>
        <w:t>:</w:t>
      </w:r>
      <w:r>
        <w:rPr>
          <w:rFonts w:ascii="Arial" w:hAnsi="Arial" w:cs="Arial"/>
          <w:sz w:val="28"/>
          <w:szCs w:val="28"/>
          <w:lang w:val="en-GB"/>
        </w:rPr>
        <w:tab/>
      </w: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295649" w:rsidRPr="000D753C" w14:paraId="076B59D3" w14:textId="77777777" w:rsidTr="00194EA6">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3048B4C0" w14:textId="77777777" w:rsidR="00295649" w:rsidRPr="0054623E" w:rsidRDefault="00295649" w:rsidP="00194EA6">
            <w:pPr>
              <w:rPr>
                <w:rFonts w:ascii="Arial" w:hAnsi="Arial" w:cs="Arial"/>
                <w:sz w:val="22"/>
                <w:szCs w:val="22"/>
              </w:rPr>
            </w:pPr>
            <w:bookmarkStart w:id="7" w:name="_Hlk21071332"/>
            <w:r>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704AFA25" w14:textId="77777777" w:rsidR="00295649" w:rsidRPr="00506C79" w:rsidRDefault="00295649" w:rsidP="00194EA6">
            <w:pPr>
              <w:rPr>
                <w:rFonts w:ascii="Arial" w:hAnsi="Arial" w:cs="Arial"/>
                <w:sz w:val="22"/>
                <w:szCs w:val="22"/>
              </w:rPr>
            </w:pPr>
            <w:hyperlink w:anchor="_CUSTOMER_GENERAL_INFORMATION" w:history="1">
              <w:r w:rsidRPr="00506C79">
                <w:rPr>
                  <w:rStyle w:val="Hyperlink"/>
                  <w:rFonts w:ascii="Arial" w:hAnsi="Arial" w:cs="Arial"/>
                  <w:color w:val="auto"/>
                  <w:sz w:val="22"/>
                  <w:szCs w:val="22"/>
                  <w:u w:val="none"/>
                  <w:lang w:val="en-GB"/>
                </w:rPr>
                <w:t>Request</w:t>
              </w:r>
            </w:hyperlink>
            <w:r w:rsidRPr="00506C79">
              <w:rPr>
                <w:rStyle w:val="Hyperlink"/>
                <w:rFonts w:ascii="Arial" w:hAnsi="Arial" w:cs="Arial"/>
                <w:color w:val="auto"/>
                <w:sz w:val="22"/>
                <w:szCs w:val="22"/>
                <w:u w:val="none"/>
                <w:lang w:val="en-GB"/>
              </w:rPr>
              <w:t xml:space="preserve"> From</w:t>
            </w:r>
          </w:p>
        </w:tc>
      </w:tr>
      <w:tr w:rsidR="00295649" w:rsidRPr="0086775C" w14:paraId="1F39FD7C" w14:textId="77777777" w:rsidTr="00194EA6">
        <w:trPr>
          <w:cantSplit/>
          <w:trHeight w:val="48"/>
        </w:trPr>
        <w:tc>
          <w:tcPr>
            <w:tcW w:w="4114" w:type="dxa"/>
            <w:tcBorders>
              <w:top w:val="single" w:sz="6" w:space="0" w:color="auto"/>
              <w:left w:val="single" w:sz="6" w:space="0" w:color="auto"/>
              <w:bottom w:val="single" w:sz="6" w:space="0" w:color="auto"/>
              <w:right w:val="single" w:sz="6" w:space="0" w:color="auto"/>
            </w:tcBorders>
          </w:tcPr>
          <w:p w14:paraId="082356E3" w14:textId="77777777" w:rsidR="002C36D9" w:rsidRDefault="00F16723" w:rsidP="00194EA6">
            <w:pPr>
              <w:rPr>
                <w:rFonts w:ascii="Arial" w:hAnsi="Arial" w:cs="Arial"/>
                <w:sz w:val="22"/>
                <w:szCs w:val="22"/>
              </w:rPr>
            </w:pPr>
            <w:r>
              <w:rPr>
                <w:rFonts w:ascii="Arial" w:hAnsi="Arial" w:cs="Arial"/>
                <w:sz w:val="22"/>
                <w:szCs w:val="22"/>
              </w:rPr>
              <w:t xml:space="preserve">MM </w:t>
            </w:r>
          </w:p>
          <w:p w14:paraId="3C61BB36" w14:textId="02FB922C" w:rsidR="00295649" w:rsidRPr="0086775C" w:rsidRDefault="00F16723" w:rsidP="00194EA6">
            <w:pPr>
              <w:rPr>
                <w:rFonts w:ascii="Arial" w:hAnsi="Arial" w:cs="Arial"/>
                <w:sz w:val="22"/>
                <w:szCs w:val="22"/>
              </w:rPr>
            </w:pPr>
            <w:r>
              <w:rPr>
                <w:rFonts w:ascii="Arial" w:hAnsi="Arial" w:cs="Arial"/>
                <w:sz w:val="22"/>
                <w:szCs w:val="22"/>
              </w:rPr>
              <w:t>VP</w:t>
            </w:r>
          </w:p>
        </w:tc>
        <w:tc>
          <w:tcPr>
            <w:tcW w:w="6390" w:type="dxa"/>
            <w:tcBorders>
              <w:top w:val="single" w:sz="6" w:space="0" w:color="auto"/>
              <w:left w:val="single" w:sz="6" w:space="0" w:color="auto"/>
              <w:bottom w:val="single" w:sz="6" w:space="0" w:color="auto"/>
              <w:right w:val="single" w:sz="6" w:space="0" w:color="auto"/>
            </w:tcBorders>
          </w:tcPr>
          <w:p w14:paraId="3F5FEEFC" w14:textId="6E85D4C6" w:rsidR="002C36D9" w:rsidRPr="00EE1151" w:rsidRDefault="00EE1151" w:rsidP="00194EA6">
            <w:pPr>
              <w:rPr>
                <w:rFonts w:ascii="Arial" w:hAnsi="Arial" w:cs="Arial"/>
                <w:sz w:val="22"/>
                <w:szCs w:val="22"/>
                <w:lang w:val="en-GB"/>
              </w:rPr>
            </w:pPr>
            <w:r w:rsidRPr="00EE1151">
              <w:rPr>
                <w:rFonts w:ascii="Arial" w:hAnsi="Arial" w:cs="Arial"/>
                <w:sz w:val="22"/>
                <w:szCs w:val="22"/>
                <w:lang w:val="en-GB"/>
              </w:rPr>
              <w:t>Lavante portal</w:t>
            </w:r>
          </w:p>
          <w:p w14:paraId="0C57CC01" w14:textId="2E9A2EBD" w:rsidR="00295649" w:rsidRPr="00995BC2" w:rsidRDefault="00995BC2" w:rsidP="00194EA6">
            <w:pPr>
              <w:rPr>
                <w:rFonts w:ascii="Arial" w:hAnsi="Arial" w:cs="Arial"/>
                <w:sz w:val="22"/>
                <w:szCs w:val="22"/>
                <w:lang w:val="en-GB"/>
              </w:rPr>
            </w:pPr>
            <w:r>
              <w:rPr>
                <w:rFonts w:ascii="Arial" w:hAnsi="Arial" w:cs="Arial"/>
                <w:sz w:val="22"/>
                <w:szCs w:val="22"/>
                <w:lang w:val="en-GB"/>
              </w:rPr>
              <w:t>If no backup is found in Lavante, request from HarrisTeeterAPRequest@harristeeter.com</w:t>
            </w:r>
          </w:p>
        </w:tc>
      </w:tr>
      <w:tr w:rsidR="000B0751" w:rsidRPr="0086775C" w14:paraId="0D95EAE7" w14:textId="77777777" w:rsidTr="00194EA6">
        <w:trPr>
          <w:cantSplit/>
          <w:trHeight w:val="48"/>
        </w:trPr>
        <w:tc>
          <w:tcPr>
            <w:tcW w:w="4114" w:type="dxa"/>
            <w:tcBorders>
              <w:top w:val="single" w:sz="6" w:space="0" w:color="auto"/>
              <w:left w:val="single" w:sz="6" w:space="0" w:color="auto"/>
              <w:bottom w:val="single" w:sz="6" w:space="0" w:color="auto"/>
              <w:right w:val="single" w:sz="6" w:space="0" w:color="auto"/>
            </w:tcBorders>
          </w:tcPr>
          <w:p w14:paraId="621FE800" w14:textId="5057857F" w:rsidR="000B0751" w:rsidRPr="0086775C" w:rsidRDefault="000B0751" w:rsidP="00194EA6">
            <w:pPr>
              <w:rPr>
                <w:rFonts w:ascii="Arial" w:hAnsi="Arial" w:cs="Arial"/>
                <w:sz w:val="22"/>
                <w:szCs w:val="22"/>
              </w:rPr>
            </w:pPr>
            <w:r>
              <w:rPr>
                <w:rFonts w:ascii="Arial" w:hAnsi="Arial" w:cs="Arial"/>
                <w:sz w:val="22"/>
                <w:szCs w:val="22"/>
              </w:rPr>
              <w:t>AR</w:t>
            </w:r>
          </w:p>
        </w:tc>
        <w:tc>
          <w:tcPr>
            <w:tcW w:w="6390" w:type="dxa"/>
            <w:tcBorders>
              <w:top w:val="single" w:sz="6" w:space="0" w:color="auto"/>
              <w:left w:val="single" w:sz="6" w:space="0" w:color="auto"/>
              <w:bottom w:val="single" w:sz="6" w:space="0" w:color="auto"/>
              <w:right w:val="single" w:sz="6" w:space="0" w:color="auto"/>
            </w:tcBorders>
          </w:tcPr>
          <w:p w14:paraId="482744FF" w14:textId="77777777" w:rsidR="000B0751" w:rsidRPr="00EE1151" w:rsidRDefault="000B0751" w:rsidP="000B0751">
            <w:pPr>
              <w:rPr>
                <w:rFonts w:ascii="Arial" w:hAnsi="Arial" w:cs="Arial"/>
                <w:sz w:val="22"/>
                <w:szCs w:val="22"/>
                <w:lang w:val="en-GB"/>
              </w:rPr>
            </w:pPr>
            <w:r w:rsidRPr="00EE1151">
              <w:rPr>
                <w:rFonts w:ascii="Arial" w:hAnsi="Arial" w:cs="Arial"/>
                <w:sz w:val="22"/>
                <w:szCs w:val="22"/>
                <w:lang w:val="en-GB"/>
              </w:rPr>
              <w:t>Lavante portal</w:t>
            </w:r>
          </w:p>
          <w:p w14:paraId="7D144487" w14:textId="6D7B7EEC" w:rsidR="000B0751" w:rsidRPr="00EE1151" w:rsidRDefault="000B0751" w:rsidP="000B0751">
            <w:pPr>
              <w:rPr>
                <w:rFonts w:ascii="Arial" w:hAnsi="Arial" w:cs="Arial"/>
                <w:sz w:val="22"/>
                <w:szCs w:val="22"/>
                <w:lang w:val="en-GB"/>
              </w:rPr>
            </w:pPr>
            <w:r>
              <w:rPr>
                <w:rFonts w:ascii="Arial" w:hAnsi="Arial" w:cs="Arial"/>
                <w:sz w:val="22"/>
                <w:szCs w:val="22"/>
                <w:lang w:val="en-GB"/>
              </w:rPr>
              <w:t>If no backup is found in Lavante, request from VendorARRequest@harristeeter.com</w:t>
            </w:r>
          </w:p>
        </w:tc>
      </w:tr>
      <w:bookmarkEnd w:id="7"/>
      <w:tr w:rsidR="00295649" w:rsidRPr="0086775C" w14:paraId="3EFBF57B" w14:textId="77777777" w:rsidTr="00194EA6">
        <w:trPr>
          <w:cantSplit/>
          <w:trHeight w:val="183"/>
        </w:trPr>
        <w:tc>
          <w:tcPr>
            <w:tcW w:w="4114" w:type="dxa"/>
            <w:tcBorders>
              <w:top w:val="single" w:sz="6" w:space="0" w:color="auto"/>
              <w:left w:val="single" w:sz="6" w:space="0" w:color="auto"/>
              <w:bottom w:val="single" w:sz="6" w:space="0" w:color="auto"/>
              <w:right w:val="single" w:sz="6" w:space="0" w:color="auto"/>
            </w:tcBorders>
          </w:tcPr>
          <w:p w14:paraId="0EBE3D97" w14:textId="74D30349" w:rsidR="00295649" w:rsidRPr="0086775C" w:rsidRDefault="00194EA6" w:rsidP="00194EA6">
            <w:pPr>
              <w:rPr>
                <w:rFonts w:ascii="Arial" w:hAnsi="Arial" w:cs="Arial"/>
                <w:sz w:val="22"/>
                <w:szCs w:val="22"/>
              </w:rPr>
            </w:pPr>
            <w:r w:rsidRPr="0086775C">
              <w:rPr>
                <w:rFonts w:ascii="Arial" w:hAnsi="Arial" w:cs="Arial"/>
                <w:sz w:val="22"/>
                <w:szCs w:val="22"/>
              </w:rPr>
              <w:t>QA</w:t>
            </w:r>
          </w:p>
        </w:tc>
        <w:tc>
          <w:tcPr>
            <w:tcW w:w="6390" w:type="dxa"/>
            <w:tcBorders>
              <w:top w:val="single" w:sz="6" w:space="0" w:color="auto"/>
              <w:left w:val="single" w:sz="6" w:space="0" w:color="auto"/>
              <w:bottom w:val="single" w:sz="6" w:space="0" w:color="auto"/>
              <w:right w:val="single" w:sz="6" w:space="0" w:color="auto"/>
            </w:tcBorders>
          </w:tcPr>
          <w:p w14:paraId="334D7E88" w14:textId="33AB0A83" w:rsidR="00295649" w:rsidRPr="0086775C" w:rsidRDefault="00194EA6" w:rsidP="00194EA6">
            <w:pPr>
              <w:rPr>
                <w:rFonts w:ascii="Arial" w:hAnsi="Arial" w:cs="Arial"/>
                <w:sz w:val="22"/>
                <w:szCs w:val="22"/>
              </w:rPr>
            </w:pPr>
            <w:r w:rsidRPr="0086775C">
              <w:rPr>
                <w:rFonts w:ascii="Arial" w:hAnsi="Arial" w:cs="Arial"/>
                <w:sz w:val="22"/>
                <w:szCs w:val="22"/>
                <w:lang w:val="en-GB"/>
              </w:rPr>
              <w:t>Ljenrette@harristeeter.com</w:t>
            </w:r>
          </w:p>
        </w:tc>
      </w:tr>
      <w:tr w:rsidR="00295649" w:rsidRPr="0086775C" w14:paraId="673249FF" w14:textId="77777777" w:rsidTr="00194EA6">
        <w:trPr>
          <w:cantSplit/>
          <w:trHeight w:val="48"/>
        </w:trPr>
        <w:tc>
          <w:tcPr>
            <w:tcW w:w="4114" w:type="dxa"/>
            <w:tcBorders>
              <w:top w:val="single" w:sz="6" w:space="0" w:color="auto"/>
              <w:left w:val="single" w:sz="6" w:space="0" w:color="auto"/>
              <w:bottom w:val="single" w:sz="6" w:space="0" w:color="auto"/>
              <w:right w:val="single" w:sz="6" w:space="0" w:color="auto"/>
            </w:tcBorders>
          </w:tcPr>
          <w:p w14:paraId="630553DC" w14:textId="43FE1D14" w:rsidR="00295649" w:rsidRPr="0086775C" w:rsidRDefault="00194EA6" w:rsidP="00194EA6">
            <w:pPr>
              <w:rPr>
                <w:rFonts w:ascii="Arial" w:hAnsi="Arial" w:cs="Arial"/>
                <w:sz w:val="22"/>
                <w:szCs w:val="22"/>
              </w:rPr>
            </w:pPr>
            <w:r w:rsidRPr="0086775C">
              <w:rPr>
                <w:rFonts w:ascii="Arial" w:hAnsi="Arial" w:cs="Arial"/>
                <w:sz w:val="22"/>
                <w:szCs w:val="22"/>
              </w:rPr>
              <w:t>-1</w:t>
            </w:r>
          </w:p>
        </w:tc>
        <w:tc>
          <w:tcPr>
            <w:tcW w:w="6390" w:type="dxa"/>
            <w:tcBorders>
              <w:top w:val="single" w:sz="6" w:space="0" w:color="auto"/>
              <w:left w:val="single" w:sz="6" w:space="0" w:color="auto"/>
              <w:bottom w:val="single" w:sz="6" w:space="0" w:color="auto"/>
              <w:right w:val="single" w:sz="6" w:space="0" w:color="auto"/>
            </w:tcBorders>
          </w:tcPr>
          <w:p w14:paraId="5E6F1981" w14:textId="3F4C23EF" w:rsidR="00295649" w:rsidRPr="0086775C" w:rsidRDefault="00194EA6" w:rsidP="00194EA6">
            <w:pPr>
              <w:rPr>
                <w:rFonts w:ascii="Arial" w:hAnsi="Arial" w:cs="Arial"/>
                <w:color w:val="000000" w:themeColor="text1"/>
                <w:sz w:val="22"/>
                <w:szCs w:val="22"/>
                <w:lang w:val="en-GB"/>
              </w:rPr>
            </w:pPr>
            <w:hyperlink r:id="rId24" w:history="1">
              <w:r w:rsidRPr="0086775C">
                <w:rPr>
                  <w:rStyle w:val="Hyperlink"/>
                  <w:rFonts w:ascii="Arial" w:hAnsi="Arial" w:cs="Arial"/>
                  <w:color w:val="000000" w:themeColor="text1"/>
                  <w:sz w:val="22"/>
                  <w:szCs w:val="22"/>
                  <w:lang w:val="en-GB"/>
                </w:rPr>
                <w:t>Lhudson@harristeeter.com</w:t>
              </w:r>
            </w:hyperlink>
          </w:p>
        </w:tc>
      </w:tr>
      <w:tr w:rsidR="002C36D9" w:rsidRPr="002C36D9" w14:paraId="06CF37D8" w14:textId="77777777" w:rsidTr="00194EA6">
        <w:trPr>
          <w:cantSplit/>
          <w:trHeight w:val="48"/>
        </w:trPr>
        <w:tc>
          <w:tcPr>
            <w:tcW w:w="4114" w:type="dxa"/>
            <w:tcBorders>
              <w:top w:val="single" w:sz="6" w:space="0" w:color="auto"/>
              <w:left w:val="single" w:sz="6" w:space="0" w:color="auto"/>
              <w:bottom w:val="single" w:sz="6" w:space="0" w:color="auto"/>
              <w:right w:val="single" w:sz="6" w:space="0" w:color="auto"/>
            </w:tcBorders>
          </w:tcPr>
          <w:p w14:paraId="66560BB6" w14:textId="0AED145D" w:rsidR="002C36D9" w:rsidRPr="002C36D9" w:rsidRDefault="002C36D9" w:rsidP="00194EA6">
            <w:pPr>
              <w:rPr>
                <w:rFonts w:ascii="Arial" w:hAnsi="Arial" w:cs="Arial"/>
                <w:sz w:val="22"/>
                <w:szCs w:val="22"/>
                <w:lang w:val="en-GB"/>
              </w:rPr>
            </w:pPr>
            <w:r w:rsidRPr="002C36D9">
              <w:rPr>
                <w:rFonts w:ascii="Arial" w:hAnsi="Arial" w:cs="Arial"/>
                <w:sz w:val="22"/>
                <w:szCs w:val="22"/>
                <w:lang w:val="en-GB"/>
              </w:rPr>
              <w:t>DD</w:t>
            </w:r>
          </w:p>
        </w:tc>
        <w:tc>
          <w:tcPr>
            <w:tcW w:w="6390" w:type="dxa"/>
            <w:tcBorders>
              <w:top w:val="single" w:sz="6" w:space="0" w:color="auto"/>
              <w:left w:val="single" w:sz="6" w:space="0" w:color="auto"/>
              <w:bottom w:val="single" w:sz="6" w:space="0" w:color="auto"/>
              <w:right w:val="single" w:sz="6" w:space="0" w:color="auto"/>
            </w:tcBorders>
          </w:tcPr>
          <w:p w14:paraId="0E0C3EBB" w14:textId="22E3E925" w:rsidR="002C36D9" w:rsidRPr="002C36D9" w:rsidRDefault="002C36D9" w:rsidP="00194EA6">
            <w:pPr>
              <w:rPr>
                <w:rFonts w:ascii="Arial" w:hAnsi="Arial" w:cs="Arial"/>
                <w:sz w:val="22"/>
                <w:szCs w:val="22"/>
                <w:lang w:val="en-GB"/>
              </w:rPr>
            </w:pPr>
            <w:r w:rsidRPr="002C36D9">
              <w:rPr>
                <w:rFonts w:ascii="Arial" w:hAnsi="Arial" w:cs="Arial"/>
                <w:sz w:val="22"/>
                <w:szCs w:val="22"/>
                <w:lang w:val="en-GB"/>
              </w:rPr>
              <w:t>kburch@harristeeter.com</w:t>
            </w:r>
          </w:p>
        </w:tc>
      </w:tr>
      <w:tr w:rsidR="002C36D9" w:rsidRPr="002C36D9" w14:paraId="21F4B76B" w14:textId="77777777" w:rsidTr="00194EA6">
        <w:trPr>
          <w:cantSplit/>
          <w:trHeight w:val="48"/>
        </w:trPr>
        <w:tc>
          <w:tcPr>
            <w:tcW w:w="4114" w:type="dxa"/>
            <w:tcBorders>
              <w:top w:val="single" w:sz="6" w:space="0" w:color="auto"/>
              <w:left w:val="single" w:sz="6" w:space="0" w:color="auto"/>
              <w:bottom w:val="single" w:sz="6" w:space="0" w:color="auto"/>
              <w:right w:val="single" w:sz="6" w:space="0" w:color="auto"/>
            </w:tcBorders>
          </w:tcPr>
          <w:p w14:paraId="7F35C9E8" w14:textId="16663ADC" w:rsidR="002C36D9" w:rsidRPr="002C36D9" w:rsidRDefault="002C36D9" w:rsidP="00194EA6">
            <w:pPr>
              <w:rPr>
                <w:rFonts w:ascii="Arial" w:hAnsi="Arial" w:cs="Arial"/>
                <w:sz w:val="22"/>
                <w:szCs w:val="22"/>
                <w:lang w:val="en-GB"/>
              </w:rPr>
            </w:pPr>
            <w:r>
              <w:rPr>
                <w:rFonts w:ascii="Arial" w:hAnsi="Arial" w:cs="Arial"/>
                <w:sz w:val="22"/>
                <w:szCs w:val="22"/>
                <w:lang w:val="en-GB"/>
              </w:rPr>
              <w:t>UD</w:t>
            </w:r>
          </w:p>
        </w:tc>
        <w:tc>
          <w:tcPr>
            <w:tcW w:w="6390" w:type="dxa"/>
            <w:tcBorders>
              <w:top w:val="single" w:sz="6" w:space="0" w:color="auto"/>
              <w:left w:val="single" w:sz="6" w:space="0" w:color="auto"/>
              <w:bottom w:val="single" w:sz="6" w:space="0" w:color="auto"/>
              <w:right w:val="single" w:sz="6" w:space="0" w:color="auto"/>
            </w:tcBorders>
          </w:tcPr>
          <w:p w14:paraId="4D8FD53F" w14:textId="10E23155" w:rsidR="002C36D9" w:rsidRPr="002C36D9" w:rsidRDefault="002C36D9" w:rsidP="00194EA6">
            <w:pPr>
              <w:rPr>
                <w:rFonts w:ascii="Arial" w:hAnsi="Arial" w:cs="Arial"/>
                <w:sz w:val="22"/>
                <w:szCs w:val="22"/>
                <w:lang w:val="en-GB"/>
              </w:rPr>
            </w:pPr>
            <w:r>
              <w:rPr>
                <w:rFonts w:ascii="Arial" w:hAnsi="Arial" w:cs="Arial"/>
                <w:sz w:val="22"/>
                <w:szCs w:val="22"/>
                <w:lang w:val="en-GB"/>
              </w:rPr>
              <w:t>dsuddreth@harristeeter.com</w:t>
            </w:r>
          </w:p>
        </w:tc>
      </w:tr>
      <w:tr w:rsidR="00B6598E" w:rsidRPr="002C36D9" w14:paraId="000EAA39" w14:textId="77777777" w:rsidTr="00194EA6">
        <w:trPr>
          <w:cantSplit/>
          <w:trHeight w:val="48"/>
        </w:trPr>
        <w:tc>
          <w:tcPr>
            <w:tcW w:w="4114" w:type="dxa"/>
            <w:tcBorders>
              <w:top w:val="single" w:sz="6" w:space="0" w:color="auto"/>
              <w:left w:val="single" w:sz="6" w:space="0" w:color="auto"/>
              <w:bottom w:val="single" w:sz="6" w:space="0" w:color="auto"/>
              <w:right w:val="single" w:sz="6" w:space="0" w:color="auto"/>
            </w:tcBorders>
          </w:tcPr>
          <w:p w14:paraId="52E6D66E" w14:textId="5B2CA5A8" w:rsidR="00B6598E" w:rsidRDefault="00B6598E" w:rsidP="00194EA6">
            <w:pPr>
              <w:rPr>
                <w:rFonts w:ascii="Arial" w:hAnsi="Arial" w:cs="Arial"/>
                <w:sz w:val="22"/>
                <w:szCs w:val="22"/>
                <w:lang w:val="en-GB"/>
              </w:rPr>
            </w:pPr>
            <w:r>
              <w:rPr>
                <w:rFonts w:ascii="Arial" w:hAnsi="Arial" w:cs="Arial"/>
                <w:sz w:val="22"/>
                <w:szCs w:val="22"/>
                <w:lang w:val="en-GB"/>
              </w:rPr>
              <w:t>097</w:t>
            </w:r>
          </w:p>
        </w:tc>
        <w:tc>
          <w:tcPr>
            <w:tcW w:w="6390" w:type="dxa"/>
            <w:tcBorders>
              <w:top w:val="single" w:sz="6" w:space="0" w:color="auto"/>
              <w:left w:val="single" w:sz="6" w:space="0" w:color="auto"/>
              <w:bottom w:val="single" w:sz="6" w:space="0" w:color="auto"/>
              <w:right w:val="single" w:sz="6" w:space="0" w:color="auto"/>
            </w:tcBorders>
          </w:tcPr>
          <w:p w14:paraId="1E6B7653" w14:textId="77777777" w:rsidR="00B6598E" w:rsidRDefault="001D42DF" w:rsidP="00194EA6">
            <w:pPr>
              <w:rPr>
                <w:rFonts w:ascii="Arial" w:hAnsi="Arial" w:cs="Arial"/>
                <w:sz w:val="22"/>
                <w:szCs w:val="22"/>
                <w:lang w:val="en-GB"/>
              </w:rPr>
            </w:pPr>
            <w:r>
              <w:rPr>
                <w:rFonts w:ascii="Arial" w:hAnsi="Arial" w:cs="Arial"/>
                <w:sz w:val="22"/>
                <w:szCs w:val="22"/>
                <w:lang w:val="en-GB"/>
              </w:rPr>
              <w:t>Panoptic portal</w:t>
            </w:r>
          </w:p>
          <w:p w14:paraId="1F6BF3DF" w14:textId="371F999F" w:rsidR="001D42DF" w:rsidRDefault="001D42DF" w:rsidP="00194EA6">
            <w:pPr>
              <w:rPr>
                <w:rFonts w:ascii="Arial" w:hAnsi="Arial" w:cs="Arial"/>
                <w:sz w:val="22"/>
                <w:szCs w:val="22"/>
                <w:lang w:val="en-GB"/>
              </w:rPr>
            </w:pPr>
            <w:r>
              <w:rPr>
                <w:rFonts w:ascii="Arial" w:hAnsi="Arial" w:cs="Arial"/>
                <w:sz w:val="22"/>
                <w:szCs w:val="22"/>
                <w:lang w:val="en-GB"/>
              </w:rPr>
              <w:t xml:space="preserve">If not found in Panoptic, contact Caryn Weaver – </w:t>
            </w:r>
            <w:hyperlink r:id="rId25" w:history="1">
              <w:r w:rsidRPr="00777F84">
                <w:rPr>
                  <w:rStyle w:val="Hyperlink"/>
                  <w:rFonts w:ascii="Arial" w:hAnsi="Arial" w:cs="Arial"/>
                  <w:sz w:val="22"/>
                  <w:szCs w:val="22"/>
                  <w:lang w:val="en-GB"/>
                </w:rPr>
                <w:t>cweaver@acosta.com</w:t>
              </w:r>
            </w:hyperlink>
          </w:p>
          <w:p w14:paraId="7CBD2A5A" w14:textId="4B5B5322" w:rsidR="001D42DF" w:rsidRDefault="001D42DF" w:rsidP="00194EA6">
            <w:pPr>
              <w:rPr>
                <w:rFonts w:ascii="Arial" w:hAnsi="Arial" w:cs="Arial"/>
                <w:sz w:val="22"/>
                <w:szCs w:val="22"/>
                <w:lang w:val="en-GB"/>
              </w:rPr>
            </w:pPr>
          </w:p>
        </w:tc>
      </w:tr>
    </w:tbl>
    <w:p w14:paraId="0F4D9734" w14:textId="77777777" w:rsidR="00295649" w:rsidRPr="002C36D9" w:rsidRDefault="00295649" w:rsidP="002C36D9">
      <w:pPr>
        <w:rPr>
          <w:rFonts w:ascii="Arial" w:hAnsi="Arial" w:cs="Arial"/>
          <w:sz w:val="22"/>
          <w:szCs w:val="22"/>
          <w:lang w:val="en-GB"/>
        </w:rPr>
      </w:pPr>
    </w:p>
    <w:p w14:paraId="7B4EDE6B" w14:textId="54585B08" w:rsidR="003D548F" w:rsidRPr="003D548F" w:rsidRDefault="00295649" w:rsidP="00295649">
      <w:pPr>
        <w:overflowPunct/>
        <w:autoSpaceDE/>
        <w:autoSpaceDN/>
        <w:adjustRightInd/>
        <w:textAlignment w:val="auto"/>
        <w:rPr>
          <w:rFonts w:ascii="Arial" w:hAnsi="Arial" w:cs="Arial"/>
          <w:b/>
          <w:sz w:val="28"/>
          <w:szCs w:val="28"/>
          <w:lang w:val="en-GB"/>
        </w:rPr>
      </w:pPr>
      <w:r w:rsidRPr="0086775C">
        <w:rPr>
          <w:rFonts w:ascii="Arial" w:hAnsi="Arial" w:cs="Arial"/>
          <w:b/>
          <w:sz w:val="28"/>
          <w:szCs w:val="28"/>
          <w:lang w:val="en-GB"/>
        </w:rPr>
        <w:t>Non - Automated:</w:t>
      </w:r>
    </w:p>
    <w:tbl>
      <w:tblPr>
        <w:tblW w:w="10440" w:type="dxa"/>
        <w:tblInd w:w="1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050"/>
        <w:gridCol w:w="6390"/>
      </w:tblGrid>
      <w:tr w:rsidR="00295649" w:rsidRPr="0086775C" w14:paraId="1613D1BF" w14:textId="77777777" w:rsidTr="00C101DB">
        <w:trPr>
          <w:cantSplit/>
          <w:trHeight w:val="48"/>
        </w:trPr>
        <w:tc>
          <w:tcPr>
            <w:tcW w:w="405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76E1ABA5" w14:textId="77777777" w:rsidR="00295649" w:rsidRPr="0086775C" w:rsidRDefault="00295649" w:rsidP="00194EA6">
            <w:pPr>
              <w:rPr>
                <w:rFonts w:ascii="Arial" w:hAnsi="Arial" w:cs="Arial"/>
                <w:sz w:val="22"/>
                <w:szCs w:val="22"/>
              </w:rPr>
            </w:pPr>
            <w:r w:rsidRPr="0086775C">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4A82C6DC" w14:textId="77777777" w:rsidR="00295649" w:rsidRPr="0086775C" w:rsidRDefault="00295649" w:rsidP="00194EA6">
            <w:pPr>
              <w:rPr>
                <w:rFonts w:ascii="Arial" w:hAnsi="Arial" w:cs="Arial"/>
                <w:sz w:val="22"/>
                <w:szCs w:val="22"/>
              </w:rPr>
            </w:pPr>
            <w:hyperlink w:anchor="_CUSTOMER_GENERAL_INFORMATION" w:history="1">
              <w:r w:rsidRPr="0086775C">
                <w:rPr>
                  <w:rStyle w:val="Hyperlink"/>
                  <w:rFonts w:ascii="Arial" w:hAnsi="Arial" w:cs="Arial"/>
                  <w:color w:val="auto"/>
                  <w:sz w:val="22"/>
                  <w:szCs w:val="22"/>
                  <w:u w:val="none"/>
                  <w:lang w:val="en-GB"/>
                </w:rPr>
                <w:t>Request</w:t>
              </w:r>
            </w:hyperlink>
            <w:r w:rsidRPr="0086775C">
              <w:rPr>
                <w:rStyle w:val="Hyperlink"/>
                <w:rFonts w:ascii="Arial" w:hAnsi="Arial" w:cs="Arial"/>
                <w:color w:val="auto"/>
                <w:sz w:val="22"/>
                <w:szCs w:val="22"/>
                <w:u w:val="none"/>
                <w:lang w:val="en-GB"/>
              </w:rPr>
              <w:t xml:space="preserve"> From</w:t>
            </w:r>
          </w:p>
        </w:tc>
      </w:tr>
      <w:tr w:rsidR="00295649" w:rsidRPr="0086775C" w14:paraId="7BA48312" w14:textId="77777777" w:rsidTr="00EE1151">
        <w:trPr>
          <w:cantSplit/>
          <w:trHeight w:val="291"/>
        </w:trPr>
        <w:tc>
          <w:tcPr>
            <w:tcW w:w="4050" w:type="dxa"/>
            <w:tcBorders>
              <w:top w:val="single" w:sz="6" w:space="0" w:color="auto"/>
              <w:left w:val="single" w:sz="6" w:space="0" w:color="auto"/>
              <w:bottom w:val="single" w:sz="6" w:space="0" w:color="auto"/>
              <w:right w:val="single" w:sz="6" w:space="0" w:color="auto"/>
            </w:tcBorders>
          </w:tcPr>
          <w:p w14:paraId="11624E7A" w14:textId="3445B77A" w:rsidR="00F17FB6" w:rsidRPr="00EE1151" w:rsidRDefault="00EE1151" w:rsidP="00F17FB6">
            <w:pPr>
              <w:rPr>
                <w:rFonts w:ascii="Arial" w:hAnsi="Arial" w:cs="Arial"/>
                <w:color w:val="00B050"/>
                <w:sz w:val="22"/>
                <w:szCs w:val="22"/>
              </w:rPr>
            </w:pPr>
            <w:r w:rsidRPr="00EE1151">
              <w:rPr>
                <w:rFonts w:ascii="Arial" w:hAnsi="Arial" w:cs="Arial"/>
                <w:sz w:val="22"/>
                <w:szCs w:val="22"/>
              </w:rPr>
              <w:t>PO-related invoices:</w:t>
            </w:r>
          </w:p>
        </w:tc>
        <w:tc>
          <w:tcPr>
            <w:tcW w:w="6390" w:type="dxa"/>
            <w:tcBorders>
              <w:top w:val="single" w:sz="6" w:space="0" w:color="auto"/>
              <w:left w:val="single" w:sz="6" w:space="0" w:color="auto"/>
              <w:bottom w:val="single" w:sz="6" w:space="0" w:color="auto"/>
              <w:right w:val="single" w:sz="6" w:space="0" w:color="auto"/>
            </w:tcBorders>
          </w:tcPr>
          <w:p w14:paraId="28A89AEE" w14:textId="77777777" w:rsidR="00F17FB6" w:rsidRDefault="00EE1151" w:rsidP="0086775C">
            <w:pPr>
              <w:rPr>
                <w:rFonts w:ascii="Arial" w:hAnsi="Arial" w:cs="Arial"/>
                <w:sz w:val="22"/>
                <w:szCs w:val="22"/>
              </w:rPr>
            </w:pPr>
            <w:r w:rsidRPr="00EE1151">
              <w:rPr>
                <w:rFonts w:ascii="Arial" w:hAnsi="Arial" w:cs="Arial"/>
                <w:sz w:val="22"/>
                <w:szCs w:val="22"/>
              </w:rPr>
              <w:t>Lavante portal</w:t>
            </w:r>
          </w:p>
          <w:p w14:paraId="036959BE" w14:textId="7B23FC7D" w:rsidR="00995BC2" w:rsidRPr="00995BC2" w:rsidRDefault="00995BC2" w:rsidP="0086775C">
            <w:pPr>
              <w:rPr>
                <w:rFonts w:ascii="Arial" w:hAnsi="Arial" w:cs="Arial"/>
                <w:sz w:val="22"/>
                <w:szCs w:val="22"/>
                <w:lang w:val="en-GB"/>
              </w:rPr>
            </w:pPr>
            <w:r>
              <w:rPr>
                <w:rFonts w:ascii="Arial" w:hAnsi="Arial" w:cs="Arial"/>
                <w:sz w:val="22"/>
                <w:szCs w:val="22"/>
                <w:lang w:val="en-GB"/>
              </w:rPr>
              <w:t>If no backup is found in Lavante, request from HarrisTeeterAPRequest@harristeeter.com</w:t>
            </w:r>
          </w:p>
        </w:tc>
      </w:tr>
      <w:tr w:rsidR="003644A9" w:rsidRPr="000D753C" w14:paraId="1FCAC3A3" w14:textId="77777777" w:rsidTr="00C101DB">
        <w:trPr>
          <w:cantSplit/>
          <w:trHeight w:val="48"/>
        </w:trPr>
        <w:tc>
          <w:tcPr>
            <w:tcW w:w="4050" w:type="dxa"/>
            <w:tcBorders>
              <w:top w:val="single" w:sz="6" w:space="0" w:color="auto"/>
              <w:left w:val="single" w:sz="6" w:space="0" w:color="auto"/>
              <w:bottom w:val="single" w:sz="6" w:space="0" w:color="auto"/>
              <w:right w:val="single" w:sz="6" w:space="0" w:color="auto"/>
            </w:tcBorders>
          </w:tcPr>
          <w:p w14:paraId="25AA2159" w14:textId="687B52B6" w:rsidR="003644A9" w:rsidRPr="0086775C" w:rsidRDefault="00B563E5" w:rsidP="00194EA6">
            <w:pPr>
              <w:rPr>
                <w:rFonts w:ascii="Arial" w:hAnsi="Arial" w:cs="Arial"/>
                <w:sz w:val="22"/>
                <w:szCs w:val="22"/>
              </w:rPr>
            </w:pPr>
            <w:r>
              <w:rPr>
                <w:rFonts w:ascii="Arial" w:hAnsi="Arial" w:cs="Arial"/>
                <w:sz w:val="22"/>
                <w:szCs w:val="22"/>
              </w:rPr>
              <w:t>DDMMYYYY</w:t>
            </w:r>
            <w:r w:rsidR="00B231A6">
              <w:rPr>
                <w:rFonts w:ascii="Arial" w:hAnsi="Arial" w:cs="Arial"/>
                <w:sz w:val="22"/>
                <w:szCs w:val="22"/>
              </w:rPr>
              <w:t>(ex.12MAR2018)</w:t>
            </w:r>
          </w:p>
        </w:tc>
        <w:tc>
          <w:tcPr>
            <w:tcW w:w="6390" w:type="dxa"/>
            <w:tcBorders>
              <w:top w:val="single" w:sz="6" w:space="0" w:color="auto"/>
              <w:left w:val="single" w:sz="6" w:space="0" w:color="auto"/>
              <w:bottom w:val="single" w:sz="6" w:space="0" w:color="auto"/>
              <w:right w:val="single" w:sz="6" w:space="0" w:color="auto"/>
            </w:tcBorders>
          </w:tcPr>
          <w:p w14:paraId="0ACE1A11" w14:textId="5AE9B83B" w:rsidR="003644A9" w:rsidRPr="00EA06C5" w:rsidRDefault="00B231A6" w:rsidP="00194EA6">
            <w:pPr>
              <w:rPr>
                <w:rFonts w:ascii="Arial" w:hAnsi="Arial" w:cs="Arial"/>
                <w:sz w:val="22"/>
                <w:szCs w:val="22"/>
                <w:lang w:val="en-GB"/>
              </w:rPr>
            </w:pPr>
            <w:r w:rsidRPr="00EA06C5">
              <w:rPr>
                <w:rFonts w:ascii="Arial" w:hAnsi="Arial" w:cs="Arial"/>
                <w:sz w:val="22"/>
                <w:szCs w:val="22"/>
                <w:lang w:val="en-GB"/>
              </w:rPr>
              <w:t>sbruce@harristeeter.com</w:t>
            </w:r>
          </w:p>
        </w:tc>
      </w:tr>
      <w:tr w:rsidR="00BF3C95" w:rsidRPr="000D753C" w14:paraId="22B405D0" w14:textId="77777777" w:rsidTr="00C101DB">
        <w:trPr>
          <w:cantSplit/>
          <w:trHeight w:val="48"/>
        </w:trPr>
        <w:tc>
          <w:tcPr>
            <w:tcW w:w="4050" w:type="dxa"/>
            <w:tcBorders>
              <w:top w:val="single" w:sz="6" w:space="0" w:color="auto"/>
              <w:left w:val="single" w:sz="6" w:space="0" w:color="auto"/>
              <w:bottom w:val="single" w:sz="6" w:space="0" w:color="auto"/>
              <w:right w:val="single" w:sz="6" w:space="0" w:color="auto"/>
            </w:tcBorders>
          </w:tcPr>
          <w:p w14:paraId="1FB489BA" w14:textId="7D4062A7" w:rsidR="00F954AF" w:rsidRDefault="00F954AF" w:rsidP="00F954AF">
            <w:pPr>
              <w:rPr>
                <w:rFonts w:ascii="Arial" w:hAnsi="Arial" w:cs="Arial"/>
                <w:sz w:val="22"/>
                <w:szCs w:val="22"/>
              </w:rPr>
            </w:pPr>
            <w:r>
              <w:rPr>
                <w:rFonts w:ascii="Arial" w:hAnsi="Arial" w:cs="Arial"/>
                <w:sz w:val="22"/>
                <w:szCs w:val="22"/>
              </w:rPr>
              <w:t>CM</w:t>
            </w:r>
            <w:r w:rsidR="004830E9">
              <w:rPr>
                <w:rFonts w:ascii="Arial" w:hAnsi="Arial" w:cs="Arial"/>
                <w:sz w:val="22"/>
                <w:szCs w:val="22"/>
              </w:rPr>
              <w:t xml:space="preserve"> </w:t>
            </w:r>
          </w:p>
          <w:p w14:paraId="3D6F481F" w14:textId="6C1464B5" w:rsidR="00BF3C95" w:rsidRDefault="00F954AF" w:rsidP="00F954AF">
            <w:pPr>
              <w:rPr>
                <w:rFonts w:ascii="Arial" w:hAnsi="Arial" w:cs="Arial"/>
                <w:sz w:val="22"/>
                <w:szCs w:val="22"/>
              </w:rPr>
            </w:pPr>
            <w:r>
              <w:rPr>
                <w:rFonts w:ascii="Arial" w:hAnsi="Arial" w:cs="Arial"/>
                <w:sz w:val="22"/>
                <w:szCs w:val="22"/>
              </w:rPr>
              <w:t>5 digits (begin with) 146,156,166,176</w:t>
            </w:r>
          </w:p>
        </w:tc>
        <w:tc>
          <w:tcPr>
            <w:tcW w:w="6390" w:type="dxa"/>
            <w:tcBorders>
              <w:top w:val="single" w:sz="6" w:space="0" w:color="auto"/>
              <w:left w:val="single" w:sz="6" w:space="0" w:color="auto"/>
              <w:bottom w:val="single" w:sz="6" w:space="0" w:color="auto"/>
              <w:right w:val="single" w:sz="6" w:space="0" w:color="auto"/>
            </w:tcBorders>
          </w:tcPr>
          <w:p w14:paraId="74760A2E" w14:textId="77777777" w:rsidR="00B80FDF" w:rsidRDefault="00B80FDF" w:rsidP="00194EA6">
            <w:pPr>
              <w:rPr>
                <w:rFonts w:ascii="Arial" w:hAnsi="Arial" w:cs="Arial"/>
                <w:sz w:val="22"/>
                <w:szCs w:val="22"/>
                <w:lang w:val="en-GB"/>
              </w:rPr>
            </w:pPr>
          </w:p>
          <w:p w14:paraId="712E926B" w14:textId="01F0A7CC" w:rsidR="00BF3C95" w:rsidRPr="00EA06C5" w:rsidRDefault="00B80FDF" w:rsidP="00194EA6">
            <w:pPr>
              <w:rPr>
                <w:rFonts w:ascii="Arial" w:hAnsi="Arial" w:cs="Arial"/>
                <w:sz w:val="22"/>
                <w:szCs w:val="22"/>
                <w:lang w:val="en-GB"/>
              </w:rPr>
            </w:pPr>
            <w:r>
              <w:rPr>
                <w:rFonts w:ascii="Arial" w:hAnsi="Arial" w:cs="Arial"/>
                <w:sz w:val="22"/>
                <w:szCs w:val="22"/>
                <w:lang w:val="en-GB"/>
              </w:rPr>
              <w:t xml:space="preserve">Requested via </w:t>
            </w:r>
            <w:hyperlink r:id="rId26" w:history="1">
              <w:r w:rsidRPr="00F10AB6">
                <w:rPr>
                  <w:rStyle w:val="Hyperlink"/>
                  <w:rFonts w:ascii="Arial" w:hAnsi="Arial" w:cs="Arial"/>
                  <w:sz w:val="22"/>
                  <w:szCs w:val="22"/>
                  <w:lang w:val="en-GB"/>
                </w:rPr>
                <w:t>inmar.tfaforms.net/4880230</w:t>
              </w:r>
            </w:hyperlink>
          </w:p>
        </w:tc>
      </w:tr>
      <w:tr w:rsidR="002642D6" w:rsidRPr="000D753C" w14:paraId="24500BA5" w14:textId="77777777" w:rsidTr="00C101DB">
        <w:trPr>
          <w:cantSplit/>
          <w:trHeight w:val="48"/>
        </w:trPr>
        <w:tc>
          <w:tcPr>
            <w:tcW w:w="4050" w:type="dxa"/>
            <w:tcBorders>
              <w:top w:val="single" w:sz="6" w:space="0" w:color="auto"/>
              <w:left w:val="single" w:sz="6" w:space="0" w:color="auto"/>
              <w:bottom w:val="single" w:sz="6" w:space="0" w:color="auto"/>
              <w:right w:val="single" w:sz="6" w:space="0" w:color="auto"/>
            </w:tcBorders>
          </w:tcPr>
          <w:p w14:paraId="31A1EB84" w14:textId="37BD166D" w:rsidR="002642D6" w:rsidRDefault="002642D6" w:rsidP="002642D6">
            <w:pPr>
              <w:rPr>
                <w:rFonts w:ascii="Arial" w:hAnsi="Arial" w:cs="Arial"/>
                <w:sz w:val="22"/>
                <w:szCs w:val="22"/>
              </w:rPr>
            </w:pPr>
            <w:r>
              <w:rPr>
                <w:rFonts w:ascii="Arial" w:hAnsi="Arial" w:cs="Arial"/>
                <w:sz w:val="22"/>
                <w:szCs w:val="22"/>
              </w:rPr>
              <w:t>Invoices stating “For more information please contact InboundLogistics@harristeeter.com”</w:t>
            </w:r>
          </w:p>
        </w:tc>
        <w:tc>
          <w:tcPr>
            <w:tcW w:w="6390" w:type="dxa"/>
            <w:tcBorders>
              <w:top w:val="single" w:sz="6" w:space="0" w:color="auto"/>
              <w:left w:val="single" w:sz="6" w:space="0" w:color="auto"/>
              <w:bottom w:val="single" w:sz="6" w:space="0" w:color="auto"/>
              <w:right w:val="single" w:sz="6" w:space="0" w:color="auto"/>
            </w:tcBorders>
          </w:tcPr>
          <w:p w14:paraId="10993B96" w14:textId="77777777" w:rsidR="0022563A" w:rsidRDefault="0022563A" w:rsidP="002642D6">
            <w:pPr>
              <w:rPr>
                <w:rFonts w:ascii="Arial" w:hAnsi="Arial" w:cs="Arial"/>
                <w:sz w:val="22"/>
                <w:szCs w:val="22"/>
                <w:lang w:val="en-GB"/>
              </w:rPr>
            </w:pPr>
          </w:p>
          <w:p w14:paraId="6100BFAC" w14:textId="77777777" w:rsidR="0022563A" w:rsidRDefault="0022563A" w:rsidP="002642D6">
            <w:pPr>
              <w:rPr>
                <w:rFonts w:ascii="Arial" w:hAnsi="Arial" w:cs="Arial"/>
                <w:sz w:val="22"/>
                <w:szCs w:val="22"/>
                <w:lang w:val="en-GB"/>
              </w:rPr>
            </w:pPr>
          </w:p>
          <w:p w14:paraId="2BD4F88D" w14:textId="343DEC14" w:rsidR="002642D6" w:rsidRDefault="002642D6" w:rsidP="002642D6">
            <w:pPr>
              <w:rPr>
                <w:rFonts w:ascii="Arial" w:hAnsi="Arial" w:cs="Arial"/>
                <w:sz w:val="22"/>
                <w:szCs w:val="22"/>
                <w:lang w:val="en-GB"/>
              </w:rPr>
            </w:pPr>
            <w:hyperlink r:id="rId27" w:history="1">
              <w:r w:rsidRPr="0022563A">
                <w:rPr>
                  <w:rStyle w:val="Hyperlink"/>
                  <w:rFonts w:ascii="Arial" w:hAnsi="Arial" w:cs="Arial"/>
                  <w:sz w:val="22"/>
                  <w:szCs w:val="22"/>
                  <w:lang w:val="en-GB"/>
                </w:rPr>
                <w:t>InboundLogistics@harristeeter.com</w:t>
              </w:r>
            </w:hyperlink>
          </w:p>
        </w:tc>
      </w:tr>
      <w:tr w:rsidR="001D666D" w:rsidRPr="000D753C" w14:paraId="298A2038" w14:textId="77777777" w:rsidTr="00C101DB">
        <w:trPr>
          <w:cantSplit/>
          <w:trHeight w:val="48"/>
        </w:trPr>
        <w:tc>
          <w:tcPr>
            <w:tcW w:w="4050" w:type="dxa"/>
            <w:tcBorders>
              <w:top w:val="single" w:sz="6" w:space="0" w:color="auto"/>
              <w:left w:val="single" w:sz="6" w:space="0" w:color="auto"/>
              <w:bottom w:val="single" w:sz="6" w:space="0" w:color="auto"/>
              <w:right w:val="single" w:sz="6" w:space="0" w:color="auto"/>
            </w:tcBorders>
          </w:tcPr>
          <w:p w14:paraId="1DC20D2D" w14:textId="3698A384" w:rsidR="001D666D" w:rsidRDefault="001D666D" w:rsidP="002642D6">
            <w:pPr>
              <w:rPr>
                <w:rFonts w:ascii="Arial" w:hAnsi="Arial" w:cs="Arial"/>
                <w:sz w:val="22"/>
                <w:szCs w:val="22"/>
              </w:rPr>
            </w:pPr>
            <w:r>
              <w:rPr>
                <w:rFonts w:ascii="Arial" w:hAnsi="Arial" w:cs="Arial"/>
                <w:sz w:val="22"/>
                <w:szCs w:val="22"/>
              </w:rPr>
              <w:t>Coupons</w:t>
            </w:r>
            <w:r w:rsidR="00B80FDF">
              <w:rPr>
                <w:rFonts w:ascii="Arial" w:hAnsi="Arial" w:cs="Arial"/>
                <w:sz w:val="22"/>
                <w:szCs w:val="22"/>
              </w:rPr>
              <w:t xml:space="preserve"> (4 digits, begins with </w:t>
            </w:r>
            <w:r w:rsidR="0018569E">
              <w:rPr>
                <w:rFonts w:ascii="Arial" w:hAnsi="Arial" w:cs="Arial"/>
                <w:sz w:val="22"/>
                <w:szCs w:val="22"/>
              </w:rPr>
              <w:t>92</w:t>
            </w:r>
            <w:r w:rsidR="00B80FDF">
              <w:rPr>
                <w:rFonts w:ascii="Arial" w:hAnsi="Arial" w:cs="Arial"/>
                <w:sz w:val="22"/>
                <w:szCs w:val="22"/>
              </w:rPr>
              <w:t>)</w:t>
            </w:r>
          </w:p>
        </w:tc>
        <w:tc>
          <w:tcPr>
            <w:tcW w:w="6390" w:type="dxa"/>
            <w:tcBorders>
              <w:top w:val="single" w:sz="6" w:space="0" w:color="auto"/>
              <w:left w:val="single" w:sz="6" w:space="0" w:color="auto"/>
              <w:bottom w:val="single" w:sz="6" w:space="0" w:color="auto"/>
              <w:right w:val="single" w:sz="6" w:space="0" w:color="auto"/>
            </w:tcBorders>
          </w:tcPr>
          <w:p w14:paraId="38803550" w14:textId="02937E91" w:rsidR="001D666D" w:rsidRDefault="001D666D" w:rsidP="002642D6">
            <w:pPr>
              <w:rPr>
                <w:rFonts w:ascii="Arial" w:hAnsi="Arial" w:cs="Arial"/>
                <w:sz w:val="22"/>
                <w:szCs w:val="22"/>
                <w:lang w:val="en-GB"/>
              </w:rPr>
            </w:pPr>
            <w:r>
              <w:rPr>
                <w:rFonts w:ascii="Arial" w:hAnsi="Arial" w:cs="Arial"/>
                <w:sz w:val="22"/>
                <w:szCs w:val="22"/>
                <w:lang w:val="en-GB"/>
              </w:rPr>
              <w:t xml:space="preserve">Requested </w:t>
            </w:r>
            <w:r w:rsidR="00B80FDF">
              <w:rPr>
                <w:rFonts w:ascii="Arial" w:hAnsi="Arial" w:cs="Arial"/>
                <w:sz w:val="22"/>
                <w:szCs w:val="22"/>
                <w:lang w:val="en-GB"/>
              </w:rPr>
              <w:t xml:space="preserve">via </w:t>
            </w:r>
            <w:hyperlink r:id="rId28" w:history="1">
              <w:r w:rsidR="00B80FDF" w:rsidRPr="00F10AB6">
                <w:rPr>
                  <w:rStyle w:val="Hyperlink"/>
                  <w:rFonts w:ascii="Arial" w:hAnsi="Arial" w:cs="Arial"/>
                  <w:sz w:val="22"/>
                  <w:szCs w:val="22"/>
                  <w:lang w:val="en-GB"/>
                </w:rPr>
                <w:t>inmar.tfaforms.net/4880230</w:t>
              </w:r>
            </w:hyperlink>
          </w:p>
        </w:tc>
      </w:tr>
    </w:tbl>
    <w:p w14:paraId="79726685" w14:textId="00FEA0CB" w:rsidR="00333E03" w:rsidRPr="00FB3017" w:rsidRDefault="00C101DB" w:rsidP="00333E03">
      <w:pPr>
        <w:pStyle w:val="Heading1"/>
        <w:numPr>
          <w:ilvl w:val="0"/>
          <w:numId w:val="0"/>
        </w:numPr>
        <w:shd w:val="clear" w:color="auto" w:fill="99CCFF"/>
        <w:spacing w:before="0" w:after="0"/>
        <w:rPr>
          <w:rFonts w:ascii="Arial" w:hAnsi="Arial" w:cs="Arial"/>
          <w:kern w:val="0"/>
          <w:sz w:val="28"/>
          <w:szCs w:val="28"/>
          <w:lang w:val="en-GB"/>
        </w:rPr>
      </w:pPr>
      <w:r>
        <w:rPr>
          <w:rFonts w:ascii="Arial" w:hAnsi="Arial" w:cs="Arial"/>
          <w:kern w:val="0"/>
          <w:sz w:val="28"/>
          <w:szCs w:val="28"/>
          <w:lang w:val="en-GB"/>
        </w:rPr>
        <w:t xml:space="preserve"> </w:t>
      </w:r>
      <w:r w:rsidR="00333E03" w:rsidRPr="00FB3017">
        <w:rPr>
          <w:rFonts w:ascii="Arial" w:hAnsi="Arial" w:cs="Arial"/>
          <w:kern w:val="0"/>
          <w:sz w:val="28"/>
          <w:szCs w:val="28"/>
          <w:lang w:val="en-GB"/>
        </w:rPr>
        <w:t xml:space="preserve">CLIENT SPECIFIC </w:t>
      </w:r>
      <w:r w:rsidR="004134C9">
        <w:rPr>
          <w:rFonts w:ascii="Arial" w:hAnsi="Arial" w:cs="Arial"/>
          <w:kern w:val="0"/>
          <w:sz w:val="28"/>
          <w:szCs w:val="28"/>
          <w:lang w:val="en-GB"/>
        </w:rPr>
        <w:t>VALIDATION</w:t>
      </w:r>
    </w:p>
    <w:p w14:paraId="34D3FFBE" w14:textId="77777777" w:rsidR="00333E03" w:rsidRPr="00FB3017" w:rsidRDefault="00333E03" w:rsidP="00333E03">
      <w:pPr>
        <w:rPr>
          <w:rFonts w:ascii="Arial" w:hAnsi="Arial" w:cs="Arial"/>
          <w:lang w:val="en-GB"/>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986"/>
      </w:tblGrid>
      <w:tr w:rsidR="006E73CD" w:rsidRPr="00FB3017" w14:paraId="57C88B57"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shd w:val="pct40" w:color="auto" w:fill="000000"/>
          </w:tcPr>
          <w:p w14:paraId="4406E694" w14:textId="77777777" w:rsidR="006E73CD" w:rsidRPr="00FB3017" w:rsidRDefault="006E73CD" w:rsidP="00333E03">
            <w:pPr>
              <w:rPr>
                <w:rFonts w:ascii="Arial" w:hAnsi="Arial" w:cs="Arial"/>
                <w:b/>
                <w:color w:val="FFFFFF"/>
                <w:sz w:val="24"/>
                <w:szCs w:val="24"/>
                <w:lang w:val="en-GB"/>
              </w:rPr>
            </w:pPr>
            <w:bookmarkStart w:id="8" w:name="client" w:colFirst="0" w:colLast="0"/>
            <w:r w:rsidRPr="00FB3017">
              <w:rPr>
                <w:rFonts w:ascii="Arial" w:hAnsi="Arial" w:cs="Arial"/>
                <w:b/>
                <w:color w:val="FFFFFF"/>
                <w:sz w:val="24"/>
                <w:szCs w:val="24"/>
                <w:lang w:val="en-GB"/>
              </w:rPr>
              <w:t>Client</w:t>
            </w:r>
          </w:p>
        </w:tc>
      </w:tr>
      <w:bookmarkEnd w:id="8"/>
      <w:tr w:rsidR="00D0186D" w:rsidRPr="00FB3017" w14:paraId="05AA2944"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3B8F5B31" w14:textId="77777777" w:rsidR="00D0186D" w:rsidRPr="00FB3017" w:rsidRDefault="00D0186D" w:rsidP="00D0186D">
            <w:pPr>
              <w:rPr>
                <w:rFonts w:ascii="Arial" w:hAnsi="Arial" w:cs="Arial"/>
                <w:sz w:val="22"/>
                <w:szCs w:val="22"/>
              </w:rPr>
            </w:pPr>
            <w:r>
              <w:fldChar w:fldCharType="begin"/>
            </w:r>
            <w:r>
              <w:instrText>HYPERLINK \l "Barilla"</w:instrText>
            </w:r>
            <w:r>
              <w:fldChar w:fldCharType="separate"/>
            </w:r>
            <w:r w:rsidRPr="00FB3017">
              <w:rPr>
                <w:rStyle w:val="Hyperlink"/>
                <w:rFonts w:ascii="Arial" w:hAnsi="Arial" w:cs="Arial"/>
                <w:sz w:val="22"/>
                <w:szCs w:val="22"/>
                <w:lang w:val="en-GB"/>
              </w:rPr>
              <w:t>Barilla</w:t>
            </w:r>
            <w:r>
              <w:rPr>
                <w:rStyle w:val="Hyperlink"/>
                <w:rFonts w:ascii="Arial" w:hAnsi="Arial" w:cs="Arial"/>
                <w:sz w:val="22"/>
                <w:szCs w:val="22"/>
                <w:lang w:val="en-GB"/>
              </w:rPr>
              <w:fldChar w:fldCharType="end"/>
            </w:r>
          </w:p>
        </w:tc>
      </w:tr>
      <w:tr w:rsidR="00C37684" w:rsidRPr="00FB3017" w14:paraId="3A08E4C3"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654598EF" w14:textId="40AED772" w:rsidR="00C37684" w:rsidRPr="00C37684" w:rsidRDefault="00C37684" w:rsidP="00D0186D">
            <w:pPr>
              <w:rPr>
                <w:rFonts w:ascii="Arial" w:hAnsi="Arial" w:cs="Arial"/>
                <w:sz w:val="22"/>
                <w:szCs w:val="22"/>
              </w:rPr>
            </w:pPr>
            <w:hyperlink w:anchor="Beiersdorf" w:history="1">
              <w:r w:rsidRPr="00842A36">
                <w:rPr>
                  <w:rStyle w:val="Hyperlink"/>
                  <w:rFonts w:ascii="Arial" w:hAnsi="Arial" w:cs="Arial"/>
                  <w:sz w:val="22"/>
                  <w:szCs w:val="22"/>
                </w:rPr>
                <w:t>Beiersdorf</w:t>
              </w:r>
            </w:hyperlink>
          </w:p>
        </w:tc>
      </w:tr>
      <w:tr w:rsidR="00D0186D" w:rsidRPr="00FB3017" w14:paraId="02C553C2"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6BFDCD99" w14:textId="682F9F7E" w:rsidR="00D0186D" w:rsidRPr="00FB3017" w:rsidRDefault="003F3C04" w:rsidP="00D0186D">
            <w:pPr>
              <w:rPr>
                <w:rFonts w:ascii="Arial" w:hAnsi="Arial" w:cs="Arial"/>
                <w:sz w:val="22"/>
                <w:szCs w:val="22"/>
              </w:rPr>
            </w:pPr>
            <w:hyperlink w:anchor="clientCampbells" w:history="1">
              <w:r>
                <w:rPr>
                  <w:rStyle w:val="Hyperlink"/>
                  <w:rFonts w:ascii="Arial" w:hAnsi="Arial" w:cs="Arial"/>
                  <w:sz w:val="22"/>
                  <w:szCs w:val="22"/>
                </w:rPr>
                <w:t>Campbells</w:t>
              </w:r>
            </w:hyperlink>
          </w:p>
        </w:tc>
      </w:tr>
      <w:tr w:rsidR="00FF6C35" w:rsidRPr="00FB3017" w14:paraId="6AD53F4B"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54C02842" w14:textId="008B5D87" w:rsidR="007A60A4" w:rsidRPr="007A60A4" w:rsidRDefault="00FF6C35" w:rsidP="00D0186D">
            <w:pPr>
              <w:rPr>
                <w:rFonts w:ascii="Arial" w:hAnsi="Arial" w:cs="Arial"/>
                <w:color w:val="0000FF"/>
                <w:sz w:val="22"/>
                <w:szCs w:val="22"/>
                <w:u w:val="single"/>
                <w:lang w:val="en-GB"/>
              </w:rPr>
            </w:pPr>
            <w:hyperlink w:anchor="clientCOCACOLA" w:history="1">
              <w:r w:rsidRPr="004D6C91">
                <w:rPr>
                  <w:rStyle w:val="Hyperlink"/>
                  <w:rFonts w:ascii="Arial" w:hAnsi="Arial" w:cs="Arial"/>
                  <w:sz w:val="22"/>
                  <w:szCs w:val="22"/>
                  <w:lang w:val="en-GB"/>
                </w:rPr>
                <w:t>Coca Cola</w:t>
              </w:r>
            </w:hyperlink>
          </w:p>
        </w:tc>
      </w:tr>
      <w:tr w:rsidR="00647D3F" w:rsidRPr="00FB3017" w14:paraId="7294E824" w14:textId="77777777" w:rsidTr="00574571">
        <w:trPr>
          <w:cantSplit/>
          <w:trHeight w:val="140"/>
        </w:trPr>
        <w:tc>
          <w:tcPr>
            <w:tcW w:w="5986" w:type="dxa"/>
            <w:tcBorders>
              <w:top w:val="single" w:sz="6" w:space="0" w:color="auto"/>
              <w:left w:val="single" w:sz="6" w:space="0" w:color="auto"/>
              <w:bottom w:val="single" w:sz="6" w:space="0" w:color="auto"/>
              <w:right w:val="single" w:sz="6" w:space="0" w:color="auto"/>
            </w:tcBorders>
          </w:tcPr>
          <w:p w14:paraId="285F7EEC" w14:textId="2C56B529" w:rsidR="00647D3F" w:rsidRPr="00647D3F" w:rsidRDefault="00647D3F" w:rsidP="00574571">
            <w:pPr>
              <w:rPr>
                <w:rFonts w:ascii="Arial" w:hAnsi="Arial" w:cs="Arial"/>
                <w:sz w:val="22"/>
                <w:szCs w:val="22"/>
              </w:rPr>
            </w:pPr>
            <w:hyperlink w:anchor="clientEagle" w:history="1">
              <w:r w:rsidRPr="00647D3F">
                <w:rPr>
                  <w:rStyle w:val="Hyperlink"/>
                  <w:rFonts w:ascii="Arial" w:hAnsi="Arial" w:cs="Arial"/>
                  <w:sz w:val="22"/>
                  <w:szCs w:val="22"/>
                </w:rPr>
                <w:t>Eagle Family Foods</w:t>
              </w:r>
            </w:hyperlink>
          </w:p>
        </w:tc>
      </w:tr>
      <w:tr w:rsidR="007A60A4" w:rsidRPr="00FB3017" w14:paraId="4AF16AEC" w14:textId="77777777" w:rsidTr="00574571">
        <w:trPr>
          <w:cantSplit/>
          <w:trHeight w:val="140"/>
        </w:trPr>
        <w:tc>
          <w:tcPr>
            <w:tcW w:w="5986" w:type="dxa"/>
            <w:tcBorders>
              <w:top w:val="single" w:sz="6" w:space="0" w:color="auto"/>
              <w:left w:val="single" w:sz="6" w:space="0" w:color="auto"/>
              <w:bottom w:val="single" w:sz="6" w:space="0" w:color="auto"/>
              <w:right w:val="single" w:sz="6" w:space="0" w:color="auto"/>
            </w:tcBorders>
          </w:tcPr>
          <w:p w14:paraId="482EEAC5" w14:textId="60A78DEF" w:rsidR="007A60A4" w:rsidRPr="00B8501D" w:rsidRDefault="007A60A4" w:rsidP="00574571">
            <w:pPr>
              <w:rPr>
                <w:rFonts w:ascii="Arial" w:hAnsi="Arial" w:cs="Arial"/>
                <w:sz w:val="22"/>
                <w:szCs w:val="22"/>
              </w:rPr>
            </w:pPr>
            <w:hyperlink w:anchor="clientEdgewell" w:history="1">
              <w:proofErr w:type="spellStart"/>
              <w:r w:rsidRPr="00B8501D">
                <w:rPr>
                  <w:rStyle w:val="Hyperlink"/>
                  <w:rFonts w:ascii="Arial" w:hAnsi="Arial" w:cs="Arial"/>
                  <w:sz w:val="22"/>
                  <w:szCs w:val="22"/>
                </w:rPr>
                <w:t>Edgewell</w:t>
              </w:r>
              <w:proofErr w:type="spellEnd"/>
            </w:hyperlink>
          </w:p>
        </w:tc>
      </w:tr>
      <w:tr w:rsidR="00B8501D" w:rsidRPr="00FB3017" w14:paraId="6B5A6A93"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15294576" w14:textId="4EB688FA" w:rsidR="00B8501D" w:rsidRPr="00B8501D" w:rsidRDefault="00B8501D" w:rsidP="00D0186D">
            <w:pPr>
              <w:rPr>
                <w:rFonts w:ascii="Arial" w:hAnsi="Arial" w:cs="Arial"/>
                <w:sz w:val="22"/>
                <w:szCs w:val="22"/>
              </w:rPr>
            </w:pPr>
            <w:hyperlink w:anchor="clientSmuckers" w:history="1">
              <w:r w:rsidRPr="00B8501D">
                <w:rPr>
                  <w:rStyle w:val="Hyperlink"/>
                  <w:rFonts w:ascii="Arial" w:hAnsi="Arial" w:cs="Arial"/>
                  <w:sz w:val="22"/>
                  <w:szCs w:val="22"/>
                </w:rPr>
                <w:t>JM Smucker</w:t>
              </w:r>
            </w:hyperlink>
          </w:p>
        </w:tc>
      </w:tr>
      <w:tr w:rsidR="00267A94" w:rsidRPr="00FB3017" w14:paraId="60361F14"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374EAC56" w14:textId="3CB2667A" w:rsidR="00267A94" w:rsidRDefault="00485897" w:rsidP="00D0186D">
            <w:hyperlink w:anchor="kens" w:history="1">
              <w:r w:rsidRPr="00485897">
                <w:rPr>
                  <w:rStyle w:val="Hyperlink"/>
                  <w:rFonts w:ascii="Arial" w:hAnsi="Arial" w:cs="Arial"/>
                  <w:sz w:val="22"/>
                  <w:szCs w:val="22"/>
                </w:rPr>
                <w:t>Ken’s</w:t>
              </w:r>
            </w:hyperlink>
          </w:p>
        </w:tc>
      </w:tr>
      <w:tr w:rsidR="00831197" w:rsidRPr="00FB3017" w14:paraId="52AC36EF"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6E65CE67" w14:textId="77777777" w:rsidR="00831197" w:rsidRPr="00831197" w:rsidRDefault="00831197" w:rsidP="00D0186D">
            <w:pPr>
              <w:rPr>
                <w:rFonts w:ascii="Arial" w:hAnsi="Arial" w:cs="Arial"/>
                <w:sz w:val="22"/>
                <w:szCs w:val="22"/>
              </w:rPr>
            </w:pPr>
            <w:hyperlink w:anchor="clientmarsfoods" w:history="1">
              <w:r w:rsidRPr="00831197">
                <w:rPr>
                  <w:rStyle w:val="Hyperlink"/>
                  <w:rFonts w:ascii="Arial" w:hAnsi="Arial" w:cs="Arial"/>
                  <w:sz w:val="22"/>
                  <w:szCs w:val="22"/>
                </w:rPr>
                <w:t>Mars Foods</w:t>
              </w:r>
            </w:hyperlink>
          </w:p>
        </w:tc>
      </w:tr>
      <w:tr w:rsidR="00A75CE7" w:rsidRPr="00FB3017" w14:paraId="4662CF79"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67C9DE52" w14:textId="12091BCA" w:rsidR="00A75CE7" w:rsidRPr="00A75CE7" w:rsidRDefault="00A75CE7" w:rsidP="00D0186D">
            <w:pPr>
              <w:rPr>
                <w:rFonts w:ascii="Arial" w:hAnsi="Arial" w:cs="Arial"/>
                <w:sz w:val="22"/>
                <w:szCs w:val="22"/>
              </w:rPr>
            </w:pPr>
            <w:hyperlink w:anchor="clientMarsPC" w:history="1">
              <w:r w:rsidRPr="00A75CE7">
                <w:rPr>
                  <w:rStyle w:val="Hyperlink"/>
                  <w:rFonts w:ascii="Arial" w:hAnsi="Arial" w:cs="Arial"/>
                  <w:sz w:val="22"/>
                  <w:szCs w:val="22"/>
                </w:rPr>
                <w:t>Mars Pet Care</w:t>
              </w:r>
            </w:hyperlink>
          </w:p>
        </w:tc>
      </w:tr>
      <w:tr w:rsidR="00740CF5" w:rsidRPr="00FB3017" w14:paraId="7C8B01B9"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2419602A" w14:textId="4C4D37F5" w:rsidR="00740CF5" w:rsidRPr="00740CF5" w:rsidRDefault="00740CF5" w:rsidP="00D0186D">
            <w:pPr>
              <w:rPr>
                <w:rFonts w:ascii="Arial" w:hAnsi="Arial" w:cs="Arial"/>
                <w:sz w:val="22"/>
                <w:szCs w:val="22"/>
              </w:rPr>
            </w:pPr>
            <w:hyperlink w:anchor="clientMETHOD" w:history="1">
              <w:r w:rsidRPr="00740CF5">
                <w:rPr>
                  <w:rStyle w:val="Hyperlink"/>
                  <w:rFonts w:ascii="Arial" w:hAnsi="Arial" w:cs="Arial"/>
                  <w:sz w:val="22"/>
                  <w:szCs w:val="22"/>
                </w:rPr>
                <w:t>Method Products, Inc</w:t>
              </w:r>
            </w:hyperlink>
          </w:p>
        </w:tc>
      </w:tr>
      <w:tr w:rsidR="00895CDC" w:rsidRPr="00FB3017" w14:paraId="38092530"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74533AF1" w14:textId="47D754E0" w:rsidR="00895CDC" w:rsidRPr="00895CDC" w:rsidRDefault="00895CDC" w:rsidP="00D0186D">
            <w:pPr>
              <w:rPr>
                <w:rFonts w:ascii="Arial" w:hAnsi="Arial" w:cs="Arial"/>
                <w:sz w:val="22"/>
                <w:szCs w:val="22"/>
              </w:rPr>
            </w:pPr>
            <w:hyperlink w:anchor="clientMEZZETTA" w:history="1">
              <w:r w:rsidRPr="00895CDC">
                <w:rPr>
                  <w:rStyle w:val="Hyperlink"/>
                  <w:rFonts w:ascii="Arial" w:hAnsi="Arial" w:cs="Arial"/>
                  <w:sz w:val="22"/>
                  <w:szCs w:val="22"/>
                </w:rPr>
                <w:t>Mezzetta</w:t>
              </w:r>
            </w:hyperlink>
          </w:p>
        </w:tc>
      </w:tr>
      <w:tr w:rsidR="00C47593" w:rsidRPr="00FB3017" w14:paraId="7F2366DA"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376A2BE9" w14:textId="1952DDE6" w:rsidR="00C47593" w:rsidRDefault="008D48BE" w:rsidP="00D0186D">
            <w:hyperlink w:anchor="NestleCoffee" w:history="1">
              <w:r w:rsidRPr="008D48BE">
                <w:rPr>
                  <w:rStyle w:val="Hyperlink"/>
                  <w:rFonts w:ascii="Arial" w:hAnsi="Arial" w:cs="Arial"/>
                  <w:sz w:val="22"/>
                  <w:szCs w:val="22"/>
                  <w:lang w:val="en-GB"/>
                </w:rPr>
                <w:t>Nestle Coffee</w:t>
              </w:r>
            </w:hyperlink>
          </w:p>
        </w:tc>
      </w:tr>
      <w:bookmarkStart w:id="9" w:name="NestleNutrition"/>
      <w:bookmarkEnd w:id="9"/>
      <w:tr w:rsidR="00D0186D" w:rsidRPr="00FB3017" w14:paraId="0D386705"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33C44FDC" w14:textId="2991C0F5" w:rsidR="00D0186D" w:rsidRPr="00FB3017" w:rsidRDefault="008D5DE0" w:rsidP="00D0186D">
            <w:pPr>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HYPERLINK  \l "NestleNutrition" </w:instrText>
            </w:r>
            <w:r>
              <w:rPr>
                <w:rFonts w:ascii="Arial" w:hAnsi="Arial" w:cs="Arial"/>
                <w:sz w:val="22"/>
                <w:szCs w:val="22"/>
              </w:rPr>
            </w:r>
            <w:r>
              <w:rPr>
                <w:rFonts w:ascii="Arial" w:hAnsi="Arial" w:cs="Arial"/>
                <w:sz w:val="22"/>
                <w:szCs w:val="22"/>
              </w:rPr>
              <w:fldChar w:fldCharType="separate"/>
            </w:r>
            <w:r w:rsidRPr="008D5DE0">
              <w:rPr>
                <w:rStyle w:val="Hyperlink"/>
                <w:rFonts w:ascii="Arial" w:hAnsi="Arial" w:cs="Arial"/>
                <w:sz w:val="22"/>
                <w:szCs w:val="22"/>
              </w:rPr>
              <w:t>Nestle Nutrition</w:t>
            </w:r>
            <w:r>
              <w:rPr>
                <w:rFonts w:ascii="Arial" w:hAnsi="Arial" w:cs="Arial"/>
                <w:sz w:val="22"/>
                <w:szCs w:val="22"/>
              </w:rPr>
              <w:fldChar w:fldCharType="end"/>
            </w:r>
          </w:p>
        </w:tc>
      </w:tr>
      <w:tr w:rsidR="00EC1760" w:rsidRPr="00FB3017" w14:paraId="33D5748C"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18D4B94D" w14:textId="4A22B829" w:rsidR="00EC1760" w:rsidRPr="00EC1760" w:rsidRDefault="00EC1760" w:rsidP="00D0186D">
            <w:pPr>
              <w:rPr>
                <w:rFonts w:ascii="Arial" w:hAnsi="Arial" w:cs="Arial"/>
                <w:sz w:val="22"/>
                <w:szCs w:val="22"/>
              </w:rPr>
            </w:pPr>
            <w:hyperlink w:anchor="clientPepperidgeFarm" w:history="1">
              <w:r w:rsidRPr="00EC1760">
                <w:rPr>
                  <w:rStyle w:val="Hyperlink"/>
                  <w:rFonts w:ascii="Arial" w:hAnsi="Arial" w:cs="Arial"/>
                  <w:sz w:val="22"/>
                  <w:szCs w:val="22"/>
                </w:rPr>
                <w:t>Pepperidge Farm</w:t>
              </w:r>
            </w:hyperlink>
          </w:p>
        </w:tc>
      </w:tr>
      <w:tr w:rsidR="000E06A0" w:rsidRPr="00FB3017" w14:paraId="18F85847"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5FC80F1B" w14:textId="1DA7FB8B" w:rsidR="000E06A0" w:rsidRDefault="000E06A0" w:rsidP="00D0186D">
            <w:hyperlink w:anchor="clientPOMPEIAN" w:history="1">
              <w:r w:rsidRPr="00AA1F9E">
                <w:rPr>
                  <w:rStyle w:val="Hyperlink"/>
                  <w:rFonts w:ascii="Arial" w:hAnsi="Arial" w:cs="Arial"/>
                  <w:sz w:val="22"/>
                  <w:szCs w:val="22"/>
                  <w:lang w:val="en-GB"/>
                </w:rPr>
                <w:t>Pompeian</w:t>
              </w:r>
            </w:hyperlink>
          </w:p>
        </w:tc>
      </w:tr>
      <w:tr w:rsidR="00D65EE3" w:rsidRPr="00FB3017" w14:paraId="46CC8B66"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2E4922E6" w14:textId="73C9B81B" w:rsidR="00D65EE3" w:rsidRPr="00B8501D" w:rsidRDefault="00D65EE3" w:rsidP="00D0186D">
            <w:pPr>
              <w:rPr>
                <w:rFonts w:ascii="Arial" w:hAnsi="Arial" w:cs="Arial"/>
                <w:sz w:val="22"/>
                <w:szCs w:val="22"/>
              </w:rPr>
            </w:pPr>
            <w:hyperlink w:anchor="clientRicola" w:history="1">
              <w:r w:rsidRPr="00B8501D">
                <w:rPr>
                  <w:rStyle w:val="Hyperlink"/>
                  <w:rFonts w:ascii="Arial" w:hAnsi="Arial" w:cs="Arial"/>
                  <w:sz w:val="22"/>
                  <w:szCs w:val="22"/>
                </w:rPr>
                <w:t>Ricola</w:t>
              </w:r>
            </w:hyperlink>
          </w:p>
        </w:tc>
      </w:tr>
      <w:tr w:rsidR="00927CC7" w:rsidRPr="00FB3017" w14:paraId="5254CA15"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43D15FCB" w14:textId="32798F01" w:rsidR="00927CC7" w:rsidRPr="00927CC7" w:rsidRDefault="00927CC7" w:rsidP="00D0186D">
            <w:pPr>
              <w:rPr>
                <w:rFonts w:ascii="Arial" w:hAnsi="Arial" w:cs="Arial"/>
                <w:sz w:val="22"/>
                <w:szCs w:val="22"/>
              </w:rPr>
            </w:pPr>
            <w:hyperlink w:anchor="Seneca" w:history="1">
              <w:r w:rsidRPr="006F55B1">
                <w:rPr>
                  <w:rStyle w:val="Hyperlink"/>
                  <w:rFonts w:ascii="Arial" w:hAnsi="Arial" w:cs="Arial"/>
                  <w:sz w:val="22"/>
                  <w:szCs w:val="22"/>
                </w:rPr>
                <w:t>Seneca Foods</w:t>
              </w:r>
            </w:hyperlink>
          </w:p>
        </w:tc>
      </w:tr>
      <w:tr w:rsidR="00210150" w:rsidRPr="00FB3017" w14:paraId="34490979" w14:textId="77777777" w:rsidTr="009B52B9">
        <w:trPr>
          <w:cantSplit/>
          <w:trHeight w:val="140"/>
        </w:trPr>
        <w:tc>
          <w:tcPr>
            <w:tcW w:w="5986" w:type="dxa"/>
            <w:tcBorders>
              <w:top w:val="single" w:sz="6" w:space="0" w:color="auto"/>
              <w:left w:val="single" w:sz="6" w:space="0" w:color="auto"/>
              <w:bottom w:val="single" w:sz="6" w:space="0" w:color="auto"/>
              <w:right w:val="single" w:sz="6" w:space="0" w:color="auto"/>
            </w:tcBorders>
          </w:tcPr>
          <w:p w14:paraId="7727287C" w14:textId="0D452471" w:rsidR="00210150" w:rsidRPr="00210150" w:rsidRDefault="00210150" w:rsidP="00D0186D">
            <w:pPr>
              <w:rPr>
                <w:rFonts w:ascii="Arial" w:hAnsi="Arial" w:cs="Arial"/>
                <w:sz w:val="22"/>
                <w:szCs w:val="22"/>
              </w:rPr>
            </w:pPr>
            <w:hyperlink w:anchor="clientSovos" w:history="1">
              <w:r w:rsidRPr="00210150">
                <w:rPr>
                  <w:rStyle w:val="Hyperlink"/>
                  <w:rFonts w:ascii="Arial" w:hAnsi="Arial" w:cs="Arial"/>
                  <w:sz w:val="22"/>
                  <w:szCs w:val="22"/>
                </w:rPr>
                <w:t>Sovos Brands/Noosa/Raos/Michael Angelo’s</w:t>
              </w:r>
            </w:hyperlink>
          </w:p>
        </w:tc>
      </w:tr>
    </w:tbl>
    <w:p w14:paraId="1CD6AF09" w14:textId="77777777" w:rsidR="00500A63" w:rsidRPr="00FB3017" w:rsidRDefault="00500A63">
      <w:pPr>
        <w:overflowPunct/>
        <w:autoSpaceDE/>
        <w:autoSpaceDN/>
        <w:adjustRightInd/>
        <w:textAlignment w:val="auto"/>
        <w:rPr>
          <w:rFonts w:ascii="Arial" w:hAnsi="Arial" w:cs="Arial"/>
          <w:b/>
          <w:sz w:val="22"/>
          <w:szCs w:val="22"/>
          <w:lang w:val="en-GB"/>
        </w:rPr>
      </w:pPr>
    </w:p>
    <w:p w14:paraId="2C294DE2" w14:textId="3148B566" w:rsidR="00CC71BD" w:rsidRPr="00FB3017" w:rsidRDefault="00D0186D" w:rsidP="00256934">
      <w:pPr>
        <w:overflowPunct/>
        <w:autoSpaceDE/>
        <w:autoSpaceDN/>
        <w:adjustRightInd/>
        <w:textAlignment w:val="auto"/>
        <w:rPr>
          <w:rFonts w:ascii="Arial" w:hAnsi="Arial" w:cs="Arial"/>
          <w:b/>
          <w:sz w:val="22"/>
          <w:szCs w:val="22"/>
          <w:u w:val="single"/>
          <w:lang w:val="en-GB"/>
        </w:rPr>
      </w:pPr>
      <w:bookmarkStart w:id="10" w:name="clientBEIERSDORF"/>
      <w:bookmarkStart w:id="11" w:name="Atkins"/>
      <w:bookmarkStart w:id="12" w:name="ainsworth"/>
      <w:bookmarkStart w:id="13" w:name="clientBALANCEBAR"/>
      <w:bookmarkStart w:id="14" w:name="Barilla"/>
      <w:bookmarkEnd w:id="10"/>
      <w:bookmarkEnd w:id="11"/>
      <w:bookmarkEnd w:id="12"/>
      <w:bookmarkEnd w:id="13"/>
      <w:bookmarkEnd w:id="14"/>
      <w:r w:rsidRPr="00FB3017">
        <w:rPr>
          <w:rFonts w:ascii="Arial" w:hAnsi="Arial" w:cs="Arial"/>
          <w:b/>
          <w:sz w:val="22"/>
          <w:szCs w:val="22"/>
          <w:u w:val="single"/>
          <w:lang w:val="en-GB"/>
        </w:rPr>
        <w:t>BARILLA</w:t>
      </w:r>
    </w:p>
    <w:p w14:paraId="479D92F8" w14:textId="18F4BAB3" w:rsidR="00CC71BD" w:rsidRDefault="00CC71BD" w:rsidP="00FF497B">
      <w:pPr>
        <w:pStyle w:val="ListParagraph"/>
        <w:numPr>
          <w:ilvl w:val="0"/>
          <w:numId w:val="15"/>
        </w:numPr>
        <w:overflowPunct/>
        <w:autoSpaceDE/>
        <w:autoSpaceDN/>
        <w:adjustRightInd/>
        <w:textAlignment w:val="auto"/>
        <w:rPr>
          <w:rFonts w:ascii="Arial" w:hAnsi="Arial" w:cs="Arial"/>
          <w:szCs w:val="22"/>
          <w:lang w:val="en-GB"/>
        </w:rPr>
      </w:pPr>
      <w:r w:rsidRPr="00FB3017">
        <w:rPr>
          <w:rFonts w:ascii="Arial" w:hAnsi="Arial" w:cs="Arial"/>
          <w:szCs w:val="22"/>
          <w:lang w:val="en-GB"/>
        </w:rPr>
        <w:t>The 10% Scan Fee is built into the planned rate. These fees should put in the rate 2 and cleared to the promotion event by sub- brand.</w:t>
      </w:r>
    </w:p>
    <w:p w14:paraId="7FAB1EA5" w14:textId="66A61928" w:rsidR="00DC11D3" w:rsidRDefault="00DC11D3" w:rsidP="00FF497B">
      <w:pPr>
        <w:pStyle w:val="ListParagraph"/>
        <w:numPr>
          <w:ilvl w:val="0"/>
          <w:numId w:val="15"/>
        </w:numPr>
        <w:overflowPunct/>
        <w:autoSpaceDE/>
        <w:autoSpaceDN/>
        <w:adjustRightInd/>
        <w:textAlignment w:val="auto"/>
        <w:rPr>
          <w:rFonts w:ascii="Arial" w:hAnsi="Arial" w:cs="Arial"/>
          <w:szCs w:val="22"/>
          <w:lang w:val="en-GB"/>
        </w:rPr>
      </w:pPr>
      <w:r>
        <w:rPr>
          <w:rFonts w:ascii="Arial" w:hAnsi="Arial" w:cs="Arial"/>
          <w:szCs w:val="22"/>
          <w:lang w:val="en-GB"/>
        </w:rPr>
        <w:t xml:space="preserve">Markdowns for Harris Teeter are handled interally by Barilla. </w:t>
      </w:r>
    </w:p>
    <w:p w14:paraId="1398E673" w14:textId="77777777" w:rsidR="00C37684" w:rsidRDefault="00C37684" w:rsidP="00C37684">
      <w:pPr>
        <w:overflowPunct/>
        <w:autoSpaceDE/>
        <w:autoSpaceDN/>
        <w:adjustRightInd/>
        <w:textAlignment w:val="auto"/>
        <w:rPr>
          <w:rFonts w:ascii="Arial" w:hAnsi="Arial" w:cs="Arial"/>
          <w:szCs w:val="22"/>
          <w:lang w:val="en-GB"/>
        </w:rPr>
      </w:pPr>
    </w:p>
    <w:p w14:paraId="1BD6AB31" w14:textId="2F1CE8B5" w:rsidR="00C37684" w:rsidRPr="00C37684" w:rsidRDefault="00C37684" w:rsidP="00C37684">
      <w:pPr>
        <w:overflowPunct/>
        <w:autoSpaceDE/>
        <w:autoSpaceDN/>
        <w:adjustRightInd/>
        <w:textAlignment w:val="auto"/>
        <w:rPr>
          <w:rFonts w:ascii="Arial" w:hAnsi="Arial" w:cs="Arial"/>
          <w:b/>
          <w:bCs/>
          <w:sz w:val="22"/>
          <w:szCs w:val="22"/>
          <w:u w:val="single"/>
          <w:lang w:val="en-GB"/>
        </w:rPr>
      </w:pPr>
      <w:bookmarkStart w:id="15" w:name="Beiersdorf"/>
      <w:r w:rsidRPr="00C37684">
        <w:rPr>
          <w:rFonts w:ascii="Arial" w:hAnsi="Arial" w:cs="Arial"/>
          <w:b/>
          <w:bCs/>
          <w:sz w:val="22"/>
          <w:szCs w:val="22"/>
          <w:u w:val="single"/>
          <w:lang w:val="en-GB"/>
        </w:rPr>
        <w:t>BEIERSDORF INC.</w:t>
      </w:r>
    </w:p>
    <w:bookmarkEnd w:id="15"/>
    <w:p w14:paraId="5B016278" w14:textId="0CCEEB1B" w:rsidR="003A6A33" w:rsidRPr="0043528D" w:rsidRDefault="0084235E" w:rsidP="00C37684">
      <w:pPr>
        <w:pStyle w:val="ListParagraph"/>
        <w:numPr>
          <w:ilvl w:val="0"/>
          <w:numId w:val="45"/>
        </w:numPr>
        <w:overflowPunct/>
        <w:autoSpaceDE/>
        <w:autoSpaceDN/>
        <w:adjustRightInd/>
        <w:textAlignment w:val="auto"/>
        <w:rPr>
          <w:rFonts w:ascii="Arial" w:hAnsi="Arial" w:cs="Arial"/>
          <w:bCs/>
          <w:lang w:val="en-GB"/>
        </w:rPr>
      </w:pPr>
      <w:r w:rsidRPr="0084235E">
        <w:rPr>
          <w:rFonts w:ascii="Arial" w:hAnsi="Arial" w:cs="Arial"/>
          <w:bCs/>
        </w:rPr>
        <w:t>Harris Teeter claims received under Kroger sign on are to be coded to U</w:t>
      </w:r>
      <w:r w:rsidR="003E297E">
        <w:rPr>
          <w:rFonts w:ascii="Arial" w:hAnsi="Arial" w:cs="Arial"/>
          <w:bCs/>
        </w:rPr>
        <w:t>nknown</w:t>
      </w:r>
      <w:r w:rsidR="00324FDB">
        <w:rPr>
          <w:rFonts w:ascii="Arial" w:hAnsi="Arial" w:cs="Arial"/>
          <w:bCs/>
        </w:rPr>
        <w:t>/U</w:t>
      </w:r>
      <w:r w:rsidR="003E297E">
        <w:rPr>
          <w:rFonts w:ascii="Arial" w:hAnsi="Arial" w:cs="Arial"/>
          <w:bCs/>
        </w:rPr>
        <w:t>nknown/</w:t>
      </w:r>
      <w:r w:rsidR="00324FDB">
        <w:rPr>
          <w:rFonts w:ascii="Arial" w:hAnsi="Arial" w:cs="Arial"/>
          <w:bCs/>
        </w:rPr>
        <w:t>RTC</w:t>
      </w:r>
      <w:r w:rsidRPr="0084235E">
        <w:rPr>
          <w:rFonts w:ascii="Arial" w:hAnsi="Arial" w:cs="Arial"/>
          <w:bCs/>
        </w:rPr>
        <w:t xml:space="preserve"> - These need to be rejected </w:t>
      </w:r>
      <w:r w:rsidR="000C6190">
        <w:rPr>
          <w:rFonts w:ascii="Arial" w:hAnsi="Arial" w:cs="Arial"/>
          <w:bCs/>
        </w:rPr>
        <w:t xml:space="preserve">Non-TTC </w:t>
      </w:r>
      <w:r w:rsidRPr="0084235E">
        <w:rPr>
          <w:rFonts w:ascii="Arial" w:hAnsi="Arial" w:cs="Arial"/>
          <w:bCs/>
        </w:rPr>
        <w:t>in Kantar so the client can recode in SAP and Kantar as Harris Teeter.  Do not change the sign on to Harris Teeter.</w:t>
      </w:r>
    </w:p>
    <w:p w14:paraId="26558B14" w14:textId="3D3C097F" w:rsidR="00B000A0" w:rsidRDefault="00B000A0" w:rsidP="00B000A0">
      <w:pPr>
        <w:pStyle w:val="ListParagraph"/>
        <w:numPr>
          <w:ilvl w:val="0"/>
          <w:numId w:val="45"/>
        </w:numPr>
        <w:rPr>
          <w:rFonts w:ascii="Arial" w:hAnsi="Arial" w:cs="Arial"/>
          <w:bCs/>
          <w:lang w:val="en-GB"/>
        </w:rPr>
      </w:pPr>
      <w:r>
        <w:rPr>
          <w:rFonts w:ascii="Arial" w:hAnsi="Arial" w:cs="Arial"/>
          <w:bCs/>
          <w:lang w:val="en-GB"/>
        </w:rPr>
        <w:t>B</w:t>
      </w:r>
      <w:r w:rsidRPr="00B000A0">
        <w:rPr>
          <w:rFonts w:ascii="Arial" w:hAnsi="Arial" w:cs="Arial"/>
          <w:bCs/>
          <w:lang w:val="en-GB"/>
        </w:rPr>
        <w:t xml:space="preserve">ackup for DR invoices are to be requested from </w:t>
      </w:r>
      <w:hyperlink r:id="rId29" w:history="1">
        <w:r w:rsidR="002D7285" w:rsidRPr="00980DF3">
          <w:rPr>
            <w:rStyle w:val="Hyperlink"/>
            <w:rFonts w:ascii="Arial" w:hAnsi="Arial" w:cs="Arial"/>
            <w:bCs/>
            <w:lang w:val="en-GB"/>
          </w:rPr>
          <w:t>Alina.Skorzhenko@beiersdorf.com</w:t>
        </w:r>
      </w:hyperlink>
      <w:r>
        <w:rPr>
          <w:rFonts w:ascii="Arial" w:hAnsi="Arial" w:cs="Arial"/>
          <w:bCs/>
          <w:lang w:val="en-GB"/>
        </w:rPr>
        <w:t>.</w:t>
      </w:r>
    </w:p>
    <w:p w14:paraId="0B77FFAD" w14:textId="5A547A60" w:rsidR="002D7285" w:rsidRPr="007C2087" w:rsidRDefault="002D7285" w:rsidP="00B000A0">
      <w:pPr>
        <w:pStyle w:val="ListParagraph"/>
        <w:numPr>
          <w:ilvl w:val="0"/>
          <w:numId w:val="45"/>
        </w:numPr>
        <w:rPr>
          <w:rFonts w:ascii="Arial" w:hAnsi="Arial" w:cs="Arial"/>
          <w:bCs/>
          <w:lang w:val="en-GB"/>
        </w:rPr>
      </w:pPr>
      <w:r w:rsidRPr="002D7285">
        <w:rPr>
          <w:rFonts w:ascii="Arial" w:hAnsi="Arial" w:cs="Arial"/>
          <w:bCs/>
        </w:rPr>
        <w:t>Kroger 092-H claims received under Harris Teeter sign on are to be coded to U</w:t>
      </w:r>
      <w:r>
        <w:rPr>
          <w:rFonts w:ascii="Arial" w:hAnsi="Arial" w:cs="Arial"/>
          <w:bCs/>
        </w:rPr>
        <w:t>nknown</w:t>
      </w:r>
      <w:r w:rsidRPr="002D7285">
        <w:rPr>
          <w:rFonts w:ascii="Arial" w:hAnsi="Arial" w:cs="Arial"/>
          <w:bCs/>
        </w:rPr>
        <w:t>/</w:t>
      </w:r>
      <w:r>
        <w:rPr>
          <w:rFonts w:ascii="Arial" w:hAnsi="Arial" w:cs="Arial"/>
          <w:bCs/>
        </w:rPr>
        <w:t>Unknown/</w:t>
      </w:r>
      <w:r w:rsidRPr="002D7285">
        <w:rPr>
          <w:rFonts w:ascii="Arial" w:hAnsi="Arial" w:cs="Arial"/>
          <w:bCs/>
        </w:rPr>
        <w:t>RTC - These need to be rejected in Kantar so the client can recode in SAP and Kantar as Kroger.  Do not change the sign on to Kroger</w:t>
      </w:r>
      <w:r>
        <w:rPr>
          <w:rFonts w:ascii="Arial" w:hAnsi="Arial" w:cs="Arial"/>
          <w:bCs/>
        </w:rPr>
        <w:t>.</w:t>
      </w:r>
    </w:p>
    <w:p w14:paraId="532C282E" w14:textId="02B479CB" w:rsidR="007C2087" w:rsidRPr="00A841BC" w:rsidRDefault="006A5EBC" w:rsidP="00B000A0">
      <w:pPr>
        <w:pStyle w:val="ListParagraph"/>
        <w:numPr>
          <w:ilvl w:val="0"/>
          <w:numId w:val="45"/>
        </w:numPr>
        <w:rPr>
          <w:rFonts w:ascii="Arial" w:hAnsi="Arial" w:cs="Arial"/>
          <w:bCs/>
          <w:lang w:val="en-GB"/>
        </w:rPr>
      </w:pPr>
      <w:r>
        <w:rPr>
          <w:rFonts w:ascii="Arial" w:hAnsi="Arial" w:cs="Arial"/>
          <w:bCs/>
        </w:rPr>
        <w:t>Invoices that include Coppertone: Code as Unknown/Unknown/Ready to Clear</w:t>
      </w:r>
      <w:r w:rsidR="009C4588">
        <w:rPr>
          <w:rFonts w:ascii="Arial" w:hAnsi="Arial" w:cs="Arial"/>
          <w:bCs/>
        </w:rPr>
        <w:t xml:space="preserve"> CCA</w:t>
      </w:r>
      <w:r>
        <w:rPr>
          <w:rFonts w:ascii="Arial" w:hAnsi="Arial" w:cs="Arial"/>
          <w:bCs/>
        </w:rPr>
        <w:t>. Reject in Kantar system. In the Comment Section, enter the amount that will need to be recoded back in order for Acosta to clear and the amount for Coppertone. Send a copy of the invoice to Karen Jessee (</w:t>
      </w:r>
      <w:hyperlink r:id="rId30" w:history="1">
        <w:r w:rsidRPr="003B1BF8">
          <w:rPr>
            <w:rStyle w:val="Hyperlink"/>
            <w:rFonts w:ascii="Arial" w:hAnsi="Arial" w:cs="Arial"/>
            <w:bCs/>
          </w:rPr>
          <w:t>karen.jessee@sealanemkg.com</w:t>
        </w:r>
      </w:hyperlink>
      <w:r>
        <w:rPr>
          <w:rFonts w:ascii="Arial" w:hAnsi="Arial" w:cs="Arial"/>
          <w:bCs/>
        </w:rPr>
        <w:t>) – she will clear in Kantar. When the Coppertone portion creates a new claim in AR, it is to be Closed.</w:t>
      </w:r>
    </w:p>
    <w:p w14:paraId="252F785F" w14:textId="4D625E9D" w:rsidR="00A841BC" w:rsidRPr="004824F9" w:rsidRDefault="00A841BC" w:rsidP="00B000A0">
      <w:pPr>
        <w:pStyle w:val="ListParagraph"/>
        <w:numPr>
          <w:ilvl w:val="0"/>
          <w:numId w:val="45"/>
        </w:numPr>
        <w:rPr>
          <w:rFonts w:ascii="Arial" w:hAnsi="Arial" w:cs="Arial"/>
          <w:bCs/>
          <w:lang w:val="en-GB"/>
        </w:rPr>
      </w:pPr>
      <w:r>
        <w:rPr>
          <w:rFonts w:ascii="Arial" w:hAnsi="Arial" w:cs="Arial"/>
          <w:bCs/>
        </w:rPr>
        <w:t>Invoices for Eucerin Suncare products belong to Karen Jesse at broker Sea Lane Marketing. She will clear in Kantar. Send invoice backup to Karen Jesse (</w:t>
      </w:r>
      <w:hyperlink r:id="rId31" w:history="1">
        <w:r w:rsidRPr="00AD4FFE">
          <w:rPr>
            <w:rStyle w:val="Hyperlink"/>
            <w:rFonts w:ascii="Arial" w:hAnsi="Arial" w:cs="Arial"/>
            <w:bCs/>
          </w:rPr>
          <w:t>karen.jesse@sealanemkg.com</w:t>
        </w:r>
      </w:hyperlink>
      <w:r>
        <w:rPr>
          <w:rFonts w:ascii="Arial" w:hAnsi="Arial" w:cs="Arial"/>
          <w:bCs/>
        </w:rPr>
        <w:t>). Code as Unknown – Not Acosta – Ready to Clear</w:t>
      </w:r>
      <w:r w:rsidR="009C4588">
        <w:rPr>
          <w:rFonts w:ascii="Arial" w:hAnsi="Arial" w:cs="Arial"/>
          <w:bCs/>
        </w:rPr>
        <w:t xml:space="preserve"> CCA</w:t>
      </w:r>
      <w:r>
        <w:rPr>
          <w:rFonts w:ascii="Arial" w:hAnsi="Arial" w:cs="Arial"/>
          <w:bCs/>
        </w:rPr>
        <w:t>.</w:t>
      </w:r>
    </w:p>
    <w:p w14:paraId="5413540D" w14:textId="52EAC73D" w:rsidR="004824F9" w:rsidRPr="00B000A0" w:rsidRDefault="004824F9" w:rsidP="00B000A0">
      <w:pPr>
        <w:pStyle w:val="ListParagraph"/>
        <w:numPr>
          <w:ilvl w:val="0"/>
          <w:numId w:val="45"/>
        </w:numPr>
        <w:rPr>
          <w:rFonts w:ascii="Arial" w:hAnsi="Arial" w:cs="Arial"/>
          <w:bCs/>
          <w:lang w:val="en-GB"/>
        </w:rPr>
      </w:pPr>
      <w:r>
        <w:rPr>
          <w:rFonts w:ascii="Arial" w:hAnsi="Arial" w:cs="Arial"/>
          <w:bCs/>
        </w:rPr>
        <w:t>2026 Reset Fairshare Billing (Retail Merchandising Program) – Code as Trade-Other. Clear to event # N26HTT012 (All Brands/Categories).</w:t>
      </w:r>
    </w:p>
    <w:p w14:paraId="4667D751" w14:textId="77777777" w:rsidR="0043528D" w:rsidRPr="0084235E" w:rsidRDefault="0043528D" w:rsidP="00B000A0">
      <w:pPr>
        <w:pStyle w:val="ListParagraph"/>
        <w:overflowPunct/>
        <w:autoSpaceDE/>
        <w:autoSpaceDN/>
        <w:adjustRightInd/>
        <w:textAlignment w:val="auto"/>
        <w:rPr>
          <w:rFonts w:ascii="Arial" w:hAnsi="Arial" w:cs="Arial"/>
          <w:bCs/>
          <w:lang w:val="en-GB"/>
        </w:rPr>
      </w:pPr>
    </w:p>
    <w:p w14:paraId="16B0E254" w14:textId="77777777" w:rsidR="0084235E" w:rsidRPr="0084235E" w:rsidRDefault="0084235E" w:rsidP="0084235E">
      <w:pPr>
        <w:pStyle w:val="ListParagraph"/>
        <w:overflowPunct/>
        <w:autoSpaceDE/>
        <w:autoSpaceDN/>
        <w:adjustRightInd/>
        <w:textAlignment w:val="auto"/>
        <w:rPr>
          <w:rFonts w:ascii="Arial" w:hAnsi="Arial" w:cs="Arial"/>
          <w:bCs/>
          <w:lang w:val="en-GB"/>
        </w:rPr>
      </w:pPr>
    </w:p>
    <w:p w14:paraId="5D924DDB" w14:textId="6867B08F" w:rsidR="00E44E60" w:rsidRPr="002528C5" w:rsidRDefault="00D0186D" w:rsidP="002528C5">
      <w:pPr>
        <w:overflowPunct/>
        <w:autoSpaceDE/>
        <w:autoSpaceDN/>
        <w:adjustRightInd/>
        <w:textAlignment w:val="auto"/>
        <w:rPr>
          <w:rFonts w:ascii="Arial" w:hAnsi="Arial" w:cs="Arial"/>
          <w:b/>
          <w:sz w:val="22"/>
          <w:szCs w:val="22"/>
          <w:u w:val="single"/>
          <w:lang w:val="en-GB"/>
        </w:rPr>
      </w:pPr>
      <w:bookmarkStart w:id="16" w:name="clientCampbells"/>
      <w:r w:rsidRPr="00FB3017">
        <w:rPr>
          <w:rFonts w:ascii="Arial" w:hAnsi="Arial" w:cs="Arial"/>
          <w:b/>
          <w:sz w:val="22"/>
          <w:szCs w:val="22"/>
          <w:u w:val="single"/>
          <w:lang w:val="en-GB"/>
        </w:rPr>
        <w:t>CAMPBELLS</w:t>
      </w:r>
    </w:p>
    <w:bookmarkEnd w:id="16"/>
    <w:p w14:paraId="75F5CC90" w14:textId="2B78420B" w:rsidR="003A6A33" w:rsidRDefault="003A6A33" w:rsidP="00FF497B">
      <w:pPr>
        <w:pStyle w:val="ListParagraph"/>
        <w:numPr>
          <w:ilvl w:val="0"/>
          <w:numId w:val="8"/>
        </w:numPr>
        <w:overflowPunct/>
        <w:autoSpaceDE/>
        <w:autoSpaceDN/>
        <w:adjustRightInd/>
        <w:textAlignment w:val="auto"/>
        <w:rPr>
          <w:rFonts w:ascii="Arial" w:hAnsi="Arial" w:cs="Arial"/>
          <w:szCs w:val="22"/>
          <w:lang w:val="en-GB"/>
        </w:rPr>
      </w:pPr>
      <w:r>
        <w:rPr>
          <w:rFonts w:ascii="Arial" w:hAnsi="Arial" w:cs="Arial"/>
          <w:szCs w:val="22"/>
          <w:lang w:val="en-GB"/>
        </w:rPr>
        <w:t>Coding documents for EFT Payments.</w:t>
      </w:r>
    </w:p>
    <w:bookmarkStart w:id="17" w:name="_MON_1612347527"/>
    <w:bookmarkEnd w:id="17"/>
    <w:p w14:paraId="3F8A5DF6" w14:textId="7EEF1D90" w:rsidR="003A6A33" w:rsidRDefault="003A6A33" w:rsidP="003A6A33">
      <w:pPr>
        <w:pStyle w:val="ListParagraph"/>
        <w:overflowPunct/>
        <w:autoSpaceDE/>
        <w:autoSpaceDN/>
        <w:adjustRightInd/>
        <w:textAlignment w:val="auto"/>
        <w:rPr>
          <w:rFonts w:ascii="Arial" w:hAnsi="Arial" w:cs="Arial"/>
          <w:szCs w:val="22"/>
          <w:lang w:val="en-GB"/>
        </w:rPr>
      </w:pPr>
      <w:r>
        <w:rPr>
          <w:rFonts w:ascii="Arial" w:hAnsi="Arial" w:cs="Arial"/>
          <w:szCs w:val="22"/>
          <w:lang w:val="en-GB"/>
        </w:rPr>
        <w:object w:dxaOrig="1540" w:dyaOrig="997" w14:anchorId="1B0098B0">
          <v:shape id="_x0000_i1029" type="#_x0000_t75" style="width:79.5pt;height:50.25pt" o:ole="">
            <v:imagedata r:id="rId32" o:title=""/>
          </v:shape>
          <o:OLEObject Type="Embed" ProgID="Word.Document.8" ShapeID="_x0000_i1029" DrawAspect="Icon" ObjectID="_1845519976" r:id="rId33">
            <o:FieldCodes>\s</o:FieldCodes>
          </o:OLEObject>
        </w:object>
      </w:r>
      <w:bookmarkStart w:id="18" w:name="_MON_1612347544"/>
      <w:bookmarkEnd w:id="18"/>
      <w:r>
        <w:rPr>
          <w:rFonts w:ascii="Arial" w:hAnsi="Arial" w:cs="Arial"/>
          <w:szCs w:val="22"/>
          <w:lang w:val="en-GB"/>
        </w:rPr>
        <w:object w:dxaOrig="1540" w:dyaOrig="997" w14:anchorId="2106A09B">
          <v:shape id="_x0000_i1030" type="#_x0000_t75" style="width:79.5pt;height:50.25pt" o:ole="">
            <v:imagedata r:id="rId34" o:title=""/>
          </v:shape>
          <o:OLEObject Type="Embed" ProgID="Word.Document.12" ShapeID="_x0000_i1030" DrawAspect="Icon" ObjectID="_1845519977" r:id="rId35">
            <o:FieldCodes>\s</o:FieldCodes>
          </o:OLEObject>
        </w:object>
      </w:r>
    </w:p>
    <w:p w14:paraId="364E1E6A" w14:textId="0A59557C" w:rsidR="00C71F9C" w:rsidRPr="00DC01AE" w:rsidRDefault="00C71F9C" w:rsidP="00C71F9C">
      <w:pPr>
        <w:pStyle w:val="ListParagraph"/>
        <w:numPr>
          <w:ilvl w:val="0"/>
          <w:numId w:val="8"/>
        </w:numPr>
        <w:overflowPunct/>
        <w:autoSpaceDE/>
        <w:autoSpaceDN/>
        <w:adjustRightInd/>
        <w:textAlignment w:val="auto"/>
        <w:rPr>
          <w:rFonts w:ascii="Arial" w:hAnsi="Arial" w:cs="Arial"/>
          <w:szCs w:val="22"/>
          <w:lang w:val="en-GB"/>
        </w:rPr>
      </w:pPr>
      <w:r w:rsidRPr="00025F48">
        <w:rPr>
          <w:rFonts w:ascii="Arial" w:hAnsi="Arial" w:cs="Arial"/>
          <w:lang w:val="en-GB"/>
        </w:rPr>
        <w:t>For Vendor Portal Billing invoices</w:t>
      </w:r>
      <w:r>
        <w:rPr>
          <w:rFonts w:ascii="Arial" w:hAnsi="Arial" w:cs="Arial"/>
          <w:lang w:val="en-GB"/>
        </w:rPr>
        <w:t xml:space="preserve"> there are no contracts and will be cleared to a direct selling fund. </w:t>
      </w:r>
    </w:p>
    <w:p w14:paraId="615E4483" w14:textId="10B3030C" w:rsidR="00DC01AE" w:rsidRPr="00DC01AE" w:rsidRDefault="00DC01AE" w:rsidP="00C71F9C">
      <w:pPr>
        <w:pStyle w:val="ListParagraph"/>
        <w:numPr>
          <w:ilvl w:val="0"/>
          <w:numId w:val="8"/>
        </w:numPr>
        <w:overflowPunct/>
        <w:autoSpaceDE/>
        <w:autoSpaceDN/>
        <w:adjustRightInd/>
        <w:textAlignment w:val="auto"/>
        <w:rPr>
          <w:rFonts w:ascii="Arial" w:hAnsi="Arial" w:cs="Arial"/>
          <w:szCs w:val="22"/>
          <w:lang w:val="en-GB"/>
        </w:rPr>
      </w:pPr>
      <w:r>
        <w:rPr>
          <w:rFonts w:ascii="Arial" w:hAnsi="Arial" w:cs="Arial"/>
          <w:lang w:val="en-GB"/>
        </w:rPr>
        <w:t>F26 Shorted deal deductions are cleared to Trade.</w:t>
      </w:r>
    </w:p>
    <w:p w14:paraId="1B066AC9" w14:textId="2F2A4DA0" w:rsidR="00DC01AE" w:rsidRPr="00DC01AE" w:rsidRDefault="00DC01AE" w:rsidP="00DC01AE">
      <w:pPr>
        <w:pStyle w:val="ListParagraph"/>
        <w:numPr>
          <w:ilvl w:val="1"/>
          <w:numId w:val="8"/>
        </w:numPr>
        <w:overflowPunct/>
        <w:autoSpaceDE/>
        <w:autoSpaceDN/>
        <w:adjustRightInd/>
        <w:textAlignment w:val="auto"/>
        <w:rPr>
          <w:rFonts w:ascii="Arial" w:hAnsi="Arial" w:cs="Arial"/>
          <w:szCs w:val="22"/>
          <w:lang w:val="en-GB"/>
        </w:rPr>
      </w:pPr>
      <w:r>
        <w:rPr>
          <w:rFonts w:ascii="Arial" w:hAnsi="Arial" w:cs="Arial"/>
          <w:lang w:val="en-GB"/>
        </w:rPr>
        <w:lastRenderedPageBreak/>
        <w:t xml:space="preserve">All </w:t>
      </w:r>
      <w:proofErr w:type="spellStart"/>
      <w:r>
        <w:rPr>
          <w:rFonts w:ascii="Arial" w:hAnsi="Arial" w:cs="Arial"/>
          <w:lang w:val="en-GB"/>
        </w:rPr>
        <w:t>Raos</w:t>
      </w:r>
      <w:proofErr w:type="spellEnd"/>
      <w:r>
        <w:rPr>
          <w:rFonts w:ascii="Arial" w:hAnsi="Arial" w:cs="Arial"/>
          <w:lang w:val="en-GB"/>
        </w:rPr>
        <w:t xml:space="preserve"> Distinctive Dry Pasta and Distinctive Italian shorted deal deductions are cleared to tactic ID 1001U0RJC1.</w:t>
      </w:r>
    </w:p>
    <w:p w14:paraId="22590F68" w14:textId="11D9F38E" w:rsidR="00DC01AE" w:rsidRPr="00411F8E" w:rsidRDefault="00DC01AE" w:rsidP="00DC01AE">
      <w:pPr>
        <w:pStyle w:val="ListParagraph"/>
        <w:numPr>
          <w:ilvl w:val="1"/>
          <w:numId w:val="8"/>
        </w:numPr>
        <w:overflowPunct/>
        <w:autoSpaceDE/>
        <w:autoSpaceDN/>
        <w:adjustRightInd/>
        <w:textAlignment w:val="auto"/>
        <w:rPr>
          <w:rFonts w:ascii="Arial" w:hAnsi="Arial" w:cs="Arial"/>
          <w:szCs w:val="22"/>
          <w:lang w:val="en-GB"/>
        </w:rPr>
      </w:pPr>
      <w:r>
        <w:rPr>
          <w:rFonts w:ascii="Arial" w:hAnsi="Arial" w:cs="Arial"/>
          <w:lang w:val="en-GB"/>
        </w:rPr>
        <w:t>All other Campbell Beverage/Italian/Mexican/Pacific/Soup-Broth/Specialty shorted deal deductions are cleared to tactic ID 1001U0RJBX.</w:t>
      </w:r>
    </w:p>
    <w:p w14:paraId="65E2CF16" w14:textId="582732D5" w:rsidR="00C30F1A" w:rsidRPr="003539FF" w:rsidRDefault="00C30F1A" w:rsidP="003539FF">
      <w:pPr>
        <w:pStyle w:val="ListParagraph"/>
        <w:numPr>
          <w:ilvl w:val="0"/>
          <w:numId w:val="35"/>
        </w:numPr>
        <w:overflowPunct/>
        <w:autoSpaceDE/>
        <w:autoSpaceDN/>
        <w:adjustRightInd/>
        <w:textAlignment w:val="auto"/>
        <w:rPr>
          <w:rFonts w:ascii="Arial" w:hAnsi="Arial" w:cs="Arial"/>
          <w:szCs w:val="22"/>
          <w:lang w:val="en-GB"/>
        </w:rPr>
      </w:pPr>
      <w:r w:rsidRPr="003539FF">
        <w:rPr>
          <w:rFonts w:ascii="Arial" w:hAnsi="Arial" w:cs="Arial"/>
          <w:szCs w:val="22"/>
          <w:lang w:val="en-GB"/>
        </w:rPr>
        <w:t>Shorted Deduct will be coded to Non-Trade – Shortages. Shorted Deals will be cleared as Trade – Other and will be cleared to the designated tactic ID for the product as it appears on the customer invoice through FY22. It will be necessary to add up all the lines on the invoice that pertain to each product group to establish the amount to be entered for each tactic ID. When validating a claim that has shorted deals, do not step any lines as Under Tolerance. No contract or POP will be required when validating.</w:t>
      </w:r>
    </w:p>
    <w:p w14:paraId="7B4394EE" w14:textId="3DABEBFC" w:rsidR="00C30F1A" w:rsidRPr="002B4C8E" w:rsidRDefault="002B4C8E" w:rsidP="00C30F1A">
      <w:pPr>
        <w:pStyle w:val="ListParagraph"/>
        <w:numPr>
          <w:ilvl w:val="1"/>
          <w:numId w:val="35"/>
        </w:numPr>
        <w:overflowPunct/>
        <w:autoSpaceDE/>
        <w:autoSpaceDN/>
        <w:adjustRightInd/>
        <w:textAlignment w:val="auto"/>
        <w:rPr>
          <w:rFonts w:ascii="Arial" w:hAnsi="Arial" w:cs="Arial"/>
          <w:sz w:val="18"/>
          <w:szCs w:val="18"/>
          <w:lang w:val="en-GB"/>
        </w:rPr>
      </w:pPr>
      <w:r w:rsidRPr="002B4C8E">
        <w:rPr>
          <w:rFonts w:ascii="Arial" w:hAnsi="Arial" w:cs="Arial"/>
          <w:color w:val="333333"/>
          <w:sz w:val="18"/>
          <w:szCs w:val="18"/>
          <w:shd w:val="clear" w:color="auto" w:fill="FFFFFF"/>
        </w:rPr>
        <w:t xml:space="preserve">F23 </w:t>
      </w:r>
      <w:r w:rsidR="00C30F1A" w:rsidRPr="002B4C8E">
        <w:rPr>
          <w:rFonts w:ascii="Arial" w:hAnsi="Arial" w:cs="Arial"/>
          <w:color w:val="333333"/>
          <w:sz w:val="18"/>
          <w:szCs w:val="18"/>
          <w:shd w:val="clear" w:color="auto" w:fill="FFFFFF"/>
        </w:rPr>
        <w:t xml:space="preserve">BEVERAGE </w:t>
      </w:r>
      <w:r w:rsidR="00AB140D" w:rsidRPr="002B4C8E">
        <w:rPr>
          <w:rFonts w:ascii="Arial" w:hAnsi="Arial" w:cs="Arial"/>
          <w:color w:val="333333"/>
          <w:sz w:val="18"/>
          <w:szCs w:val="18"/>
          <w:shd w:val="clear" w:color="auto" w:fill="FFFFFF"/>
        </w:rPr>
        <w:t>1001U0FPJO</w:t>
      </w:r>
    </w:p>
    <w:p w14:paraId="14580A4D" w14:textId="1FF0205B" w:rsidR="00C30F1A" w:rsidRPr="002B4C8E" w:rsidRDefault="002B4C8E" w:rsidP="00C30F1A">
      <w:pPr>
        <w:pStyle w:val="ListParagraph"/>
        <w:numPr>
          <w:ilvl w:val="1"/>
          <w:numId w:val="35"/>
        </w:numPr>
        <w:overflowPunct/>
        <w:autoSpaceDE/>
        <w:autoSpaceDN/>
        <w:adjustRightInd/>
        <w:textAlignment w:val="auto"/>
        <w:rPr>
          <w:rFonts w:ascii="Arial" w:hAnsi="Arial" w:cs="Arial"/>
          <w:sz w:val="18"/>
          <w:szCs w:val="18"/>
          <w:lang w:val="en-GB"/>
        </w:rPr>
      </w:pPr>
      <w:r w:rsidRPr="002B4C8E">
        <w:rPr>
          <w:rFonts w:ascii="Arial" w:hAnsi="Arial" w:cs="Arial"/>
          <w:color w:val="333333"/>
          <w:sz w:val="18"/>
          <w:szCs w:val="18"/>
          <w:shd w:val="clear" w:color="auto" w:fill="FFFFFF"/>
        </w:rPr>
        <w:t xml:space="preserve">F23 </w:t>
      </w:r>
      <w:r w:rsidR="00C30F1A" w:rsidRPr="002B4C8E">
        <w:rPr>
          <w:rFonts w:ascii="Arial" w:hAnsi="Arial" w:cs="Arial"/>
          <w:color w:val="333333"/>
          <w:sz w:val="18"/>
          <w:szCs w:val="18"/>
          <w:shd w:val="clear" w:color="auto" w:fill="FFFFFF"/>
        </w:rPr>
        <w:t xml:space="preserve">ITALIAN </w:t>
      </w:r>
      <w:r w:rsidR="00AB140D" w:rsidRPr="002B4C8E">
        <w:rPr>
          <w:rFonts w:ascii="Segoe UI" w:hAnsi="Segoe UI" w:cs="Segoe UI"/>
          <w:color w:val="333333"/>
          <w:sz w:val="18"/>
          <w:szCs w:val="18"/>
          <w:shd w:val="clear" w:color="auto" w:fill="FFFFFF"/>
        </w:rPr>
        <w:t>1001U0FPJQ</w:t>
      </w:r>
    </w:p>
    <w:p w14:paraId="267C812D" w14:textId="5BDE1AD6" w:rsidR="00C30F1A" w:rsidRPr="002B4C8E" w:rsidRDefault="002B4C8E" w:rsidP="00C30F1A">
      <w:pPr>
        <w:pStyle w:val="ListParagraph"/>
        <w:numPr>
          <w:ilvl w:val="1"/>
          <w:numId w:val="35"/>
        </w:numPr>
        <w:overflowPunct/>
        <w:autoSpaceDE/>
        <w:autoSpaceDN/>
        <w:adjustRightInd/>
        <w:textAlignment w:val="auto"/>
        <w:rPr>
          <w:rFonts w:ascii="Arial" w:hAnsi="Arial" w:cs="Arial"/>
          <w:sz w:val="18"/>
          <w:szCs w:val="18"/>
          <w:lang w:val="en-GB"/>
        </w:rPr>
      </w:pPr>
      <w:r w:rsidRPr="002B4C8E">
        <w:rPr>
          <w:rFonts w:ascii="Arial" w:hAnsi="Arial" w:cs="Arial"/>
          <w:color w:val="333333"/>
          <w:sz w:val="18"/>
          <w:szCs w:val="18"/>
          <w:shd w:val="clear" w:color="auto" w:fill="FFFFFF"/>
        </w:rPr>
        <w:t xml:space="preserve">F23 </w:t>
      </w:r>
      <w:r w:rsidR="00C30F1A" w:rsidRPr="002B4C8E">
        <w:rPr>
          <w:rFonts w:ascii="Arial" w:hAnsi="Arial" w:cs="Arial"/>
          <w:color w:val="333333"/>
          <w:sz w:val="18"/>
          <w:szCs w:val="18"/>
          <w:shd w:val="clear" w:color="auto" w:fill="FFFFFF"/>
        </w:rPr>
        <w:t xml:space="preserve">MEXICAN </w:t>
      </w:r>
      <w:r w:rsidR="00AB140D" w:rsidRPr="002B4C8E">
        <w:rPr>
          <w:rFonts w:ascii="Segoe UI" w:hAnsi="Segoe UI" w:cs="Segoe UI"/>
          <w:color w:val="333333"/>
          <w:sz w:val="18"/>
          <w:szCs w:val="18"/>
          <w:shd w:val="clear" w:color="auto" w:fill="FFFFFF"/>
        </w:rPr>
        <w:t>1001U0FPJS</w:t>
      </w:r>
    </w:p>
    <w:p w14:paraId="5EA5776C" w14:textId="43A67EA0" w:rsidR="00C30F1A" w:rsidRPr="002B4C8E" w:rsidRDefault="002B4C8E" w:rsidP="00C30F1A">
      <w:pPr>
        <w:pStyle w:val="ListParagraph"/>
        <w:numPr>
          <w:ilvl w:val="1"/>
          <w:numId w:val="35"/>
        </w:numPr>
        <w:overflowPunct/>
        <w:autoSpaceDE/>
        <w:autoSpaceDN/>
        <w:adjustRightInd/>
        <w:textAlignment w:val="auto"/>
        <w:rPr>
          <w:rFonts w:ascii="Arial" w:hAnsi="Arial" w:cs="Arial"/>
          <w:sz w:val="18"/>
          <w:szCs w:val="18"/>
          <w:lang w:val="en-GB"/>
        </w:rPr>
      </w:pPr>
      <w:r w:rsidRPr="002B4C8E">
        <w:rPr>
          <w:rFonts w:ascii="Arial" w:hAnsi="Arial" w:cs="Arial"/>
          <w:color w:val="333333"/>
          <w:sz w:val="18"/>
          <w:szCs w:val="18"/>
          <w:shd w:val="clear" w:color="auto" w:fill="FFFFFF"/>
        </w:rPr>
        <w:t xml:space="preserve">F23 </w:t>
      </w:r>
      <w:r w:rsidR="00C30F1A" w:rsidRPr="002B4C8E">
        <w:rPr>
          <w:rFonts w:ascii="Arial" w:hAnsi="Arial" w:cs="Arial"/>
          <w:color w:val="333333"/>
          <w:sz w:val="18"/>
          <w:szCs w:val="18"/>
          <w:shd w:val="clear" w:color="auto" w:fill="FFFFFF"/>
        </w:rPr>
        <w:t xml:space="preserve">PACIFIC </w:t>
      </w:r>
      <w:r w:rsidR="00AB140D" w:rsidRPr="002B4C8E">
        <w:rPr>
          <w:rFonts w:ascii="Segoe UI" w:hAnsi="Segoe UI" w:cs="Segoe UI"/>
          <w:color w:val="333333"/>
          <w:sz w:val="18"/>
          <w:szCs w:val="18"/>
          <w:shd w:val="clear" w:color="auto" w:fill="FFFFFF"/>
        </w:rPr>
        <w:t>1001U0FPJU</w:t>
      </w:r>
    </w:p>
    <w:p w14:paraId="263D1891" w14:textId="15CB2074" w:rsidR="00C30F1A" w:rsidRPr="002B4C8E" w:rsidRDefault="002B4C8E" w:rsidP="00C30F1A">
      <w:pPr>
        <w:pStyle w:val="ListParagraph"/>
        <w:numPr>
          <w:ilvl w:val="1"/>
          <w:numId w:val="35"/>
        </w:numPr>
        <w:overflowPunct/>
        <w:autoSpaceDE/>
        <w:autoSpaceDN/>
        <w:adjustRightInd/>
        <w:textAlignment w:val="auto"/>
        <w:rPr>
          <w:rFonts w:ascii="Arial" w:hAnsi="Arial" w:cs="Arial"/>
          <w:sz w:val="18"/>
          <w:szCs w:val="18"/>
          <w:lang w:val="en-GB"/>
        </w:rPr>
      </w:pPr>
      <w:r w:rsidRPr="002B4C8E">
        <w:rPr>
          <w:rFonts w:ascii="Arial" w:hAnsi="Arial" w:cs="Arial"/>
          <w:color w:val="333333"/>
          <w:sz w:val="18"/>
          <w:szCs w:val="18"/>
          <w:shd w:val="clear" w:color="auto" w:fill="FFFFFF"/>
        </w:rPr>
        <w:t xml:space="preserve">F23 </w:t>
      </w:r>
      <w:r w:rsidR="00C30F1A" w:rsidRPr="002B4C8E">
        <w:rPr>
          <w:rFonts w:ascii="Arial" w:hAnsi="Arial" w:cs="Arial"/>
          <w:color w:val="333333"/>
          <w:sz w:val="18"/>
          <w:szCs w:val="18"/>
          <w:shd w:val="clear" w:color="auto" w:fill="FFFFFF"/>
        </w:rPr>
        <w:t xml:space="preserve">SOUP BROTH </w:t>
      </w:r>
      <w:r w:rsidR="00AB140D" w:rsidRPr="002B4C8E">
        <w:rPr>
          <w:rFonts w:ascii="Segoe UI" w:hAnsi="Segoe UI" w:cs="Segoe UI"/>
          <w:color w:val="333333"/>
          <w:sz w:val="18"/>
          <w:szCs w:val="18"/>
          <w:shd w:val="clear" w:color="auto" w:fill="FFFFFF"/>
        </w:rPr>
        <w:t>1001U0FPJW</w:t>
      </w:r>
    </w:p>
    <w:p w14:paraId="244E0D77" w14:textId="2BD358E3" w:rsidR="00AB140D" w:rsidRPr="00B9208F" w:rsidRDefault="002B4C8E" w:rsidP="00C30F1A">
      <w:pPr>
        <w:pStyle w:val="ListParagraph"/>
        <w:numPr>
          <w:ilvl w:val="1"/>
          <w:numId w:val="35"/>
        </w:numPr>
        <w:overflowPunct/>
        <w:autoSpaceDE/>
        <w:autoSpaceDN/>
        <w:adjustRightInd/>
        <w:textAlignment w:val="auto"/>
        <w:rPr>
          <w:rFonts w:ascii="Arial" w:hAnsi="Arial" w:cs="Arial"/>
          <w:sz w:val="18"/>
          <w:szCs w:val="18"/>
          <w:lang w:val="en-GB"/>
        </w:rPr>
      </w:pPr>
      <w:r w:rsidRPr="002B4C8E">
        <w:rPr>
          <w:rFonts w:ascii="Arial" w:hAnsi="Arial" w:cs="Arial"/>
          <w:color w:val="333333"/>
          <w:sz w:val="18"/>
          <w:szCs w:val="18"/>
          <w:shd w:val="clear" w:color="auto" w:fill="FFFFFF"/>
        </w:rPr>
        <w:t xml:space="preserve">F23 </w:t>
      </w:r>
      <w:r w:rsidR="00AB140D" w:rsidRPr="002B4C8E">
        <w:rPr>
          <w:rFonts w:ascii="Arial" w:hAnsi="Arial" w:cs="Arial"/>
          <w:color w:val="333333"/>
          <w:sz w:val="18"/>
          <w:szCs w:val="18"/>
          <w:shd w:val="clear" w:color="auto" w:fill="FFFFFF"/>
        </w:rPr>
        <w:t>SPECIALTY 1001U0FPK1</w:t>
      </w:r>
    </w:p>
    <w:p w14:paraId="3B66F173" w14:textId="51A83142" w:rsidR="00B9208F" w:rsidRPr="002B4C8E" w:rsidRDefault="00B9208F" w:rsidP="00B9208F">
      <w:pPr>
        <w:pStyle w:val="ListParagraph"/>
        <w:numPr>
          <w:ilvl w:val="1"/>
          <w:numId w:val="35"/>
        </w:numPr>
        <w:overflowPunct/>
        <w:autoSpaceDE/>
        <w:autoSpaceDN/>
        <w:adjustRightInd/>
        <w:textAlignment w:val="auto"/>
        <w:rPr>
          <w:rFonts w:ascii="Arial" w:hAnsi="Arial" w:cs="Arial"/>
          <w:sz w:val="18"/>
          <w:szCs w:val="18"/>
          <w:lang w:val="en-GB"/>
        </w:rPr>
      </w:pPr>
      <w:r w:rsidRPr="002B4C8E">
        <w:rPr>
          <w:rFonts w:ascii="Arial" w:hAnsi="Arial" w:cs="Arial"/>
          <w:color w:val="333333"/>
          <w:sz w:val="18"/>
          <w:szCs w:val="18"/>
          <w:shd w:val="clear" w:color="auto" w:fill="FFFFFF"/>
        </w:rPr>
        <w:t>F2</w:t>
      </w:r>
      <w:r>
        <w:rPr>
          <w:rFonts w:ascii="Arial" w:hAnsi="Arial" w:cs="Arial"/>
          <w:color w:val="333333"/>
          <w:sz w:val="18"/>
          <w:szCs w:val="18"/>
          <w:shd w:val="clear" w:color="auto" w:fill="FFFFFF"/>
        </w:rPr>
        <w:t>4</w:t>
      </w:r>
      <w:r w:rsidRPr="002B4C8E">
        <w:rPr>
          <w:rFonts w:ascii="Arial" w:hAnsi="Arial" w:cs="Arial"/>
          <w:color w:val="333333"/>
          <w:sz w:val="18"/>
          <w:szCs w:val="18"/>
          <w:shd w:val="clear" w:color="auto" w:fill="FFFFFF"/>
        </w:rPr>
        <w:t xml:space="preserve"> BEVERAGE 1001U0</w:t>
      </w:r>
      <w:r>
        <w:rPr>
          <w:rFonts w:ascii="Arial" w:hAnsi="Arial" w:cs="Arial"/>
          <w:color w:val="333333"/>
          <w:sz w:val="18"/>
          <w:szCs w:val="18"/>
          <w:shd w:val="clear" w:color="auto" w:fill="FFFFFF"/>
        </w:rPr>
        <w:t>JVPJ</w:t>
      </w:r>
    </w:p>
    <w:p w14:paraId="77499DBE" w14:textId="21277899" w:rsidR="00B9208F" w:rsidRPr="002B4C8E" w:rsidRDefault="00B9208F" w:rsidP="00B9208F">
      <w:pPr>
        <w:pStyle w:val="ListParagraph"/>
        <w:numPr>
          <w:ilvl w:val="1"/>
          <w:numId w:val="35"/>
        </w:numPr>
        <w:overflowPunct/>
        <w:autoSpaceDE/>
        <w:autoSpaceDN/>
        <w:adjustRightInd/>
        <w:textAlignment w:val="auto"/>
        <w:rPr>
          <w:rFonts w:ascii="Arial" w:hAnsi="Arial" w:cs="Arial"/>
          <w:sz w:val="18"/>
          <w:szCs w:val="18"/>
          <w:lang w:val="en-GB"/>
        </w:rPr>
      </w:pPr>
      <w:r w:rsidRPr="002B4C8E">
        <w:rPr>
          <w:rFonts w:ascii="Arial" w:hAnsi="Arial" w:cs="Arial"/>
          <w:color w:val="333333"/>
          <w:sz w:val="18"/>
          <w:szCs w:val="18"/>
          <w:shd w:val="clear" w:color="auto" w:fill="FFFFFF"/>
        </w:rPr>
        <w:t>F2</w:t>
      </w:r>
      <w:r>
        <w:rPr>
          <w:rFonts w:ascii="Arial" w:hAnsi="Arial" w:cs="Arial"/>
          <w:color w:val="333333"/>
          <w:sz w:val="18"/>
          <w:szCs w:val="18"/>
          <w:shd w:val="clear" w:color="auto" w:fill="FFFFFF"/>
        </w:rPr>
        <w:t>4</w:t>
      </w:r>
      <w:r w:rsidRPr="002B4C8E">
        <w:rPr>
          <w:rFonts w:ascii="Arial" w:hAnsi="Arial" w:cs="Arial"/>
          <w:color w:val="333333"/>
          <w:sz w:val="18"/>
          <w:szCs w:val="18"/>
          <w:shd w:val="clear" w:color="auto" w:fill="FFFFFF"/>
        </w:rPr>
        <w:t xml:space="preserve"> ITALIAN </w:t>
      </w:r>
      <w:r w:rsidRPr="002B4C8E">
        <w:rPr>
          <w:rFonts w:ascii="Segoe UI" w:hAnsi="Segoe UI" w:cs="Segoe UI"/>
          <w:color w:val="333333"/>
          <w:sz w:val="18"/>
          <w:szCs w:val="18"/>
          <w:shd w:val="clear" w:color="auto" w:fill="FFFFFF"/>
        </w:rPr>
        <w:t>1001U0</w:t>
      </w:r>
      <w:r>
        <w:rPr>
          <w:rFonts w:ascii="Segoe UI" w:hAnsi="Segoe UI" w:cs="Segoe UI"/>
          <w:color w:val="333333"/>
          <w:sz w:val="18"/>
          <w:szCs w:val="18"/>
          <w:shd w:val="clear" w:color="auto" w:fill="FFFFFF"/>
        </w:rPr>
        <w:t>JVPF</w:t>
      </w:r>
    </w:p>
    <w:p w14:paraId="5E35817A" w14:textId="7EF8DD49" w:rsidR="00B9208F" w:rsidRPr="002B4C8E" w:rsidRDefault="00B9208F" w:rsidP="00B9208F">
      <w:pPr>
        <w:pStyle w:val="ListParagraph"/>
        <w:numPr>
          <w:ilvl w:val="1"/>
          <w:numId w:val="35"/>
        </w:numPr>
        <w:overflowPunct/>
        <w:autoSpaceDE/>
        <w:autoSpaceDN/>
        <w:adjustRightInd/>
        <w:textAlignment w:val="auto"/>
        <w:rPr>
          <w:rFonts w:ascii="Arial" w:hAnsi="Arial" w:cs="Arial"/>
          <w:sz w:val="18"/>
          <w:szCs w:val="18"/>
          <w:lang w:val="en-GB"/>
        </w:rPr>
      </w:pPr>
      <w:r w:rsidRPr="002B4C8E">
        <w:rPr>
          <w:rFonts w:ascii="Arial" w:hAnsi="Arial" w:cs="Arial"/>
          <w:color w:val="333333"/>
          <w:sz w:val="18"/>
          <w:szCs w:val="18"/>
          <w:shd w:val="clear" w:color="auto" w:fill="FFFFFF"/>
        </w:rPr>
        <w:t>F2</w:t>
      </w:r>
      <w:r>
        <w:rPr>
          <w:rFonts w:ascii="Arial" w:hAnsi="Arial" w:cs="Arial"/>
          <w:color w:val="333333"/>
          <w:sz w:val="18"/>
          <w:szCs w:val="18"/>
          <w:shd w:val="clear" w:color="auto" w:fill="FFFFFF"/>
        </w:rPr>
        <w:t>4</w:t>
      </w:r>
      <w:r w:rsidRPr="002B4C8E">
        <w:rPr>
          <w:rFonts w:ascii="Arial" w:hAnsi="Arial" w:cs="Arial"/>
          <w:color w:val="333333"/>
          <w:sz w:val="18"/>
          <w:szCs w:val="18"/>
          <w:shd w:val="clear" w:color="auto" w:fill="FFFFFF"/>
        </w:rPr>
        <w:t xml:space="preserve"> MEXICAN </w:t>
      </w:r>
      <w:r w:rsidRPr="002B4C8E">
        <w:rPr>
          <w:rFonts w:ascii="Segoe UI" w:hAnsi="Segoe UI" w:cs="Segoe UI"/>
          <w:color w:val="333333"/>
          <w:sz w:val="18"/>
          <w:szCs w:val="18"/>
          <w:shd w:val="clear" w:color="auto" w:fill="FFFFFF"/>
        </w:rPr>
        <w:t>1001U</w:t>
      </w:r>
      <w:r>
        <w:rPr>
          <w:rFonts w:ascii="Segoe UI" w:hAnsi="Segoe UI" w:cs="Segoe UI"/>
          <w:color w:val="333333"/>
          <w:sz w:val="18"/>
          <w:szCs w:val="18"/>
          <w:shd w:val="clear" w:color="auto" w:fill="FFFFFF"/>
        </w:rPr>
        <w:t>0JVPH</w:t>
      </w:r>
    </w:p>
    <w:p w14:paraId="45B4FE1C" w14:textId="777661D3" w:rsidR="00B9208F" w:rsidRPr="002B4C8E" w:rsidRDefault="00B9208F" w:rsidP="00B9208F">
      <w:pPr>
        <w:pStyle w:val="ListParagraph"/>
        <w:numPr>
          <w:ilvl w:val="1"/>
          <w:numId w:val="35"/>
        </w:numPr>
        <w:overflowPunct/>
        <w:autoSpaceDE/>
        <w:autoSpaceDN/>
        <w:adjustRightInd/>
        <w:textAlignment w:val="auto"/>
        <w:rPr>
          <w:rFonts w:ascii="Arial" w:hAnsi="Arial" w:cs="Arial"/>
          <w:sz w:val="18"/>
          <w:szCs w:val="18"/>
          <w:lang w:val="en-GB"/>
        </w:rPr>
      </w:pPr>
      <w:r w:rsidRPr="002B4C8E">
        <w:rPr>
          <w:rFonts w:ascii="Arial" w:hAnsi="Arial" w:cs="Arial"/>
          <w:color w:val="333333"/>
          <w:sz w:val="18"/>
          <w:szCs w:val="18"/>
          <w:shd w:val="clear" w:color="auto" w:fill="FFFFFF"/>
        </w:rPr>
        <w:t>F2</w:t>
      </w:r>
      <w:r>
        <w:rPr>
          <w:rFonts w:ascii="Arial" w:hAnsi="Arial" w:cs="Arial"/>
          <w:color w:val="333333"/>
          <w:sz w:val="18"/>
          <w:szCs w:val="18"/>
          <w:shd w:val="clear" w:color="auto" w:fill="FFFFFF"/>
        </w:rPr>
        <w:t>4</w:t>
      </w:r>
      <w:r w:rsidRPr="002B4C8E">
        <w:rPr>
          <w:rFonts w:ascii="Arial" w:hAnsi="Arial" w:cs="Arial"/>
          <w:color w:val="333333"/>
          <w:sz w:val="18"/>
          <w:szCs w:val="18"/>
          <w:shd w:val="clear" w:color="auto" w:fill="FFFFFF"/>
        </w:rPr>
        <w:t xml:space="preserve"> PACIFIC </w:t>
      </w:r>
      <w:r w:rsidRPr="002B4C8E">
        <w:rPr>
          <w:rFonts w:ascii="Segoe UI" w:hAnsi="Segoe UI" w:cs="Segoe UI"/>
          <w:color w:val="333333"/>
          <w:sz w:val="18"/>
          <w:szCs w:val="18"/>
          <w:shd w:val="clear" w:color="auto" w:fill="FFFFFF"/>
        </w:rPr>
        <w:t>1001U0</w:t>
      </w:r>
      <w:r>
        <w:rPr>
          <w:rFonts w:ascii="Segoe UI" w:hAnsi="Segoe UI" w:cs="Segoe UI"/>
          <w:color w:val="333333"/>
          <w:sz w:val="18"/>
          <w:szCs w:val="18"/>
          <w:shd w:val="clear" w:color="auto" w:fill="FFFFFF"/>
        </w:rPr>
        <w:t>JVPO</w:t>
      </w:r>
    </w:p>
    <w:p w14:paraId="4B855B60" w14:textId="43CC79D1" w:rsidR="00B9208F" w:rsidRPr="002B4C8E" w:rsidRDefault="00B9208F" w:rsidP="00B9208F">
      <w:pPr>
        <w:pStyle w:val="ListParagraph"/>
        <w:numPr>
          <w:ilvl w:val="1"/>
          <w:numId w:val="35"/>
        </w:numPr>
        <w:overflowPunct/>
        <w:autoSpaceDE/>
        <w:autoSpaceDN/>
        <w:adjustRightInd/>
        <w:textAlignment w:val="auto"/>
        <w:rPr>
          <w:rFonts w:ascii="Arial" w:hAnsi="Arial" w:cs="Arial"/>
          <w:sz w:val="18"/>
          <w:szCs w:val="18"/>
          <w:lang w:val="en-GB"/>
        </w:rPr>
      </w:pPr>
      <w:r w:rsidRPr="002B4C8E">
        <w:rPr>
          <w:rFonts w:ascii="Arial" w:hAnsi="Arial" w:cs="Arial"/>
          <w:color w:val="333333"/>
          <w:sz w:val="18"/>
          <w:szCs w:val="18"/>
          <w:shd w:val="clear" w:color="auto" w:fill="FFFFFF"/>
        </w:rPr>
        <w:t>F2</w:t>
      </w:r>
      <w:r>
        <w:rPr>
          <w:rFonts w:ascii="Arial" w:hAnsi="Arial" w:cs="Arial"/>
          <w:color w:val="333333"/>
          <w:sz w:val="18"/>
          <w:szCs w:val="18"/>
          <w:shd w:val="clear" w:color="auto" w:fill="FFFFFF"/>
        </w:rPr>
        <w:t>4</w:t>
      </w:r>
      <w:r w:rsidRPr="002B4C8E">
        <w:rPr>
          <w:rFonts w:ascii="Arial" w:hAnsi="Arial" w:cs="Arial"/>
          <w:color w:val="333333"/>
          <w:sz w:val="18"/>
          <w:szCs w:val="18"/>
          <w:shd w:val="clear" w:color="auto" w:fill="FFFFFF"/>
        </w:rPr>
        <w:t xml:space="preserve"> SOUP BROTH </w:t>
      </w:r>
      <w:r>
        <w:rPr>
          <w:rFonts w:ascii="Segoe UI" w:hAnsi="Segoe UI" w:cs="Segoe UI"/>
          <w:color w:val="333333"/>
          <w:sz w:val="18"/>
          <w:szCs w:val="18"/>
          <w:shd w:val="clear" w:color="auto" w:fill="FFFFFF"/>
        </w:rPr>
        <w:t>1001U0JVPD</w:t>
      </w:r>
    </w:p>
    <w:p w14:paraId="560F5E98" w14:textId="7ABF0530" w:rsidR="00B9208F" w:rsidRPr="002B4C8E" w:rsidRDefault="00B9208F" w:rsidP="00B9208F">
      <w:pPr>
        <w:pStyle w:val="ListParagraph"/>
        <w:numPr>
          <w:ilvl w:val="1"/>
          <w:numId w:val="35"/>
        </w:numPr>
        <w:overflowPunct/>
        <w:autoSpaceDE/>
        <w:autoSpaceDN/>
        <w:adjustRightInd/>
        <w:textAlignment w:val="auto"/>
        <w:rPr>
          <w:rFonts w:ascii="Arial" w:hAnsi="Arial" w:cs="Arial"/>
          <w:sz w:val="18"/>
          <w:szCs w:val="18"/>
          <w:lang w:val="en-GB"/>
        </w:rPr>
      </w:pPr>
      <w:r w:rsidRPr="002B4C8E">
        <w:rPr>
          <w:rFonts w:ascii="Arial" w:hAnsi="Arial" w:cs="Arial"/>
          <w:color w:val="333333"/>
          <w:sz w:val="18"/>
          <w:szCs w:val="18"/>
          <w:shd w:val="clear" w:color="auto" w:fill="FFFFFF"/>
        </w:rPr>
        <w:t>F2</w:t>
      </w:r>
      <w:r>
        <w:rPr>
          <w:rFonts w:ascii="Arial" w:hAnsi="Arial" w:cs="Arial"/>
          <w:color w:val="333333"/>
          <w:sz w:val="18"/>
          <w:szCs w:val="18"/>
          <w:shd w:val="clear" w:color="auto" w:fill="FFFFFF"/>
        </w:rPr>
        <w:t>4</w:t>
      </w:r>
      <w:r w:rsidRPr="002B4C8E">
        <w:rPr>
          <w:rFonts w:ascii="Arial" w:hAnsi="Arial" w:cs="Arial"/>
          <w:color w:val="333333"/>
          <w:sz w:val="18"/>
          <w:szCs w:val="18"/>
          <w:shd w:val="clear" w:color="auto" w:fill="FFFFFF"/>
        </w:rPr>
        <w:t xml:space="preserve"> SPECIALTY </w:t>
      </w:r>
      <w:r>
        <w:rPr>
          <w:rFonts w:ascii="Arial" w:hAnsi="Arial" w:cs="Arial"/>
          <w:color w:val="333333"/>
          <w:sz w:val="18"/>
          <w:szCs w:val="18"/>
          <w:shd w:val="clear" w:color="auto" w:fill="FFFFFF"/>
        </w:rPr>
        <w:t>1001U0JVPM</w:t>
      </w:r>
    </w:p>
    <w:p w14:paraId="1BEBAD60" w14:textId="77777777" w:rsidR="00B9208F" w:rsidRPr="00B9208F" w:rsidRDefault="00B9208F" w:rsidP="00B9208F">
      <w:pPr>
        <w:overflowPunct/>
        <w:autoSpaceDE/>
        <w:autoSpaceDN/>
        <w:adjustRightInd/>
        <w:textAlignment w:val="auto"/>
        <w:rPr>
          <w:rFonts w:ascii="Arial" w:hAnsi="Arial" w:cs="Arial"/>
          <w:sz w:val="18"/>
          <w:szCs w:val="18"/>
          <w:lang w:val="en-GB"/>
        </w:rPr>
      </w:pPr>
    </w:p>
    <w:p w14:paraId="6E81B369" w14:textId="71961D61" w:rsidR="00C30F1A" w:rsidRPr="00AB140D" w:rsidRDefault="002528C5" w:rsidP="00AB140D">
      <w:pPr>
        <w:overflowPunct/>
        <w:autoSpaceDE/>
        <w:autoSpaceDN/>
        <w:adjustRightInd/>
        <w:textAlignment w:val="auto"/>
        <w:rPr>
          <w:rFonts w:ascii="Arial" w:hAnsi="Arial" w:cs="Arial"/>
          <w:sz w:val="16"/>
          <w:szCs w:val="16"/>
          <w:lang w:val="en-GB"/>
        </w:rPr>
      </w:pPr>
      <w:r w:rsidRPr="00AB140D">
        <w:rPr>
          <w:noProof/>
          <w:lang w:val="en-GB"/>
        </w:rPr>
        <w:drawing>
          <wp:anchor distT="0" distB="0" distL="114300" distR="114300" simplePos="0" relativeHeight="252280320" behindDoc="0" locked="0" layoutInCell="1" allowOverlap="1" wp14:anchorId="5446FF2B" wp14:editId="5F2E70F2">
            <wp:simplePos x="0" y="0"/>
            <wp:positionH relativeFrom="margin">
              <wp:align>left</wp:align>
            </wp:positionH>
            <wp:positionV relativeFrom="paragraph">
              <wp:posOffset>3703320</wp:posOffset>
            </wp:positionV>
            <wp:extent cx="6590030" cy="567055"/>
            <wp:effectExtent l="0" t="0" r="1270" b="444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l="-2117" r="-233"/>
                    <a:stretch/>
                  </pic:blipFill>
                  <pic:spPr bwMode="auto">
                    <a:xfrm>
                      <a:off x="0" y="0"/>
                      <a:ext cx="6590030" cy="567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AB140D">
        <w:rPr>
          <w:noProof/>
          <w:lang w:val="en-GB"/>
        </w:rPr>
        <w:drawing>
          <wp:anchor distT="0" distB="0" distL="114300" distR="114300" simplePos="0" relativeHeight="252279296" behindDoc="0" locked="0" layoutInCell="1" allowOverlap="1" wp14:anchorId="5019E3C9" wp14:editId="2D4F0F8E">
            <wp:simplePos x="0" y="0"/>
            <wp:positionH relativeFrom="margin">
              <wp:align>right</wp:align>
            </wp:positionH>
            <wp:positionV relativeFrom="paragraph">
              <wp:posOffset>236220</wp:posOffset>
            </wp:positionV>
            <wp:extent cx="6831965" cy="4139565"/>
            <wp:effectExtent l="19050" t="19050" r="26035" b="1333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831965" cy="4139565"/>
                    </a:xfrm>
                    <a:prstGeom prst="rect">
                      <a:avLst/>
                    </a:prstGeom>
                    <a:ln w="12700">
                      <a:solidFill>
                        <a:schemeClr val="tx1"/>
                      </a:solidFill>
                    </a:ln>
                  </pic:spPr>
                </pic:pic>
              </a:graphicData>
            </a:graphic>
          </wp:anchor>
        </w:drawing>
      </w:r>
    </w:p>
    <w:p w14:paraId="7BD3DCC3" w14:textId="3C5F43F2" w:rsidR="008E0C8B" w:rsidRDefault="008E0C8B" w:rsidP="008E0C8B">
      <w:pPr>
        <w:overflowPunct/>
        <w:autoSpaceDE/>
        <w:autoSpaceDN/>
        <w:adjustRightInd/>
        <w:textAlignment w:val="auto"/>
        <w:rPr>
          <w:rFonts w:ascii="Arial" w:hAnsi="Arial" w:cs="Arial"/>
          <w:szCs w:val="22"/>
          <w:lang w:val="en-GB"/>
        </w:rPr>
      </w:pPr>
    </w:p>
    <w:p w14:paraId="18DC3858" w14:textId="58AC2A00" w:rsidR="008E0C8B" w:rsidRDefault="008E0C8B" w:rsidP="008E0C8B">
      <w:pPr>
        <w:overflowPunct/>
        <w:autoSpaceDE/>
        <w:autoSpaceDN/>
        <w:adjustRightInd/>
        <w:textAlignment w:val="auto"/>
        <w:rPr>
          <w:rFonts w:ascii="Arial" w:hAnsi="Arial" w:cs="Arial"/>
          <w:szCs w:val="22"/>
          <w:lang w:val="en-GB"/>
        </w:rPr>
      </w:pPr>
    </w:p>
    <w:p w14:paraId="72EE361F" w14:textId="54EAF1AA" w:rsidR="008E0C8B" w:rsidRDefault="008E0C8B" w:rsidP="008E0C8B">
      <w:pPr>
        <w:overflowPunct/>
        <w:autoSpaceDE/>
        <w:autoSpaceDN/>
        <w:adjustRightInd/>
        <w:textAlignment w:val="auto"/>
        <w:rPr>
          <w:rFonts w:ascii="Arial" w:hAnsi="Arial" w:cs="Arial"/>
          <w:szCs w:val="22"/>
          <w:lang w:val="en-GB"/>
        </w:rPr>
      </w:pPr>
    </w:p>
    <w:p w14:paraId="42548262" w14:textId="683B0A06" w:rsidR="003E3848" w:rsidRDefault="003E3848" w:rsidP="003E3848">
      <w:pPr>
        <w:pStyle w:val="ListParagraph"/>
        <w:numPr>
          <w:ilvl w:val="0"/>
          <w:numId w:val="35"/>
        </w:numPr>
        <w:overflowPunct/>
        <w:autoSpaceDE/>
        <w:autoSpaceDN/>
        <w:adjustRightInd/>
        <w:textAlignment w:val="auto"/>
        <w:rPr>
          <w:rFonts w:ascii="Arial" w:hAnsi="Arial" w:cs="Arial"/>
          <w:szCs w:val="22"/>
          <w:lang w:val="en-GB"/>
        </w:rPr>
      </w:pPr>
      <w:r>
        <w:rPr>
          <w:rFonts w:ascii="Arial" w:hAnsi="Arial" w:cs="Arial"/>
          <w:szCs w:val="22"/>
          <w:lang w:val="en-GB"/>
        </w:rPr>
        <w:t>For claims pertaining to Unsaleables/Damages, step to Invalid – Other – Repay Needed. Harris Teeter already receives a swell allowance.</w:t>
      </w:r>
    </w:p>
    <w:p w14:paraId="3BFC86BC" w14:textId="34642AC3" w:rsidR="00AB140D" w:rsidRDefault="00802C53" w:rsidP="003E3848">
      <w:pPr>
        <w:pStyle w:val="ListParagraph"/>
        <w:numPr>
          <w:ilvl w:val="0"/>
          <w:numId w:val="35"/>
        </w:numPr>
        <w:overflowPunct/>
        <w:autoSpaceDE/>
        <w:autoSpaceDN/>
        <w:adjustRightInd/>
        <w:textAlignment w:val="auto"/>
        <w:rPr>
          <w:rFonts w:ascii="Arial" w:hAnsi="Arial" w:cs="Arial"/>
          <w:szCs w:val="22"/>
          <w:lang w:val="en-GB"/>
        </w:rPr>
      </w:pPr>
      <w:r>
        <w:rPr>
          <w:rFonts w:ascii="Arial" w:hAnsi="Arial" w:cs="Arial"/>
          <w:szCs w:val="22"/>
          <w:lang w:val="en-GB"/>
        </w:rPr>
        <w:t xml:space="preserve">For CAMPBL and PEPPFF - </w:t>
      </w:r>
      <w:r w:rsidR="00AB140D">
        <w:rPr>
          <w:rFonts w:ascii="Arial" w:hAnsi="Arial" w:cs="Arial"/>
          <w:szCs w:val="22"/>
          <w:lang w:val="en-GB"/>
        </w:rPr>
        <w:t>If a claim is created under any Kroger sign-on and the invoice notes that it is for Harris Teeter, update the claim header to CUST: 1000009125</w:t>
      </w:r>
    </w:p>
    <w:p w14:paraId="3097EDCD" w14:textId="6F059367" w:rsidR="00EB0B3A" w:rsidRDefault="00EB0B3A" w:rsidP="003E3848">
      <w:pPr>
        <w:pStyle w:val="ListParagraph"/>
        <w:numPr>
          <w:ilvl w:val="0"/>
          <w:numId w:val="35"/>
        </w:numPr>
        <w:overflowPunct/>
        <w:autoSpaceDE/>
        <w:autoSpaceDN/>
        <w:adjustRightInd/>
        <w:textAlignment w:val="auto"/>
        <w:rPr>
          <w:rFonts w:ascii="Arial" w:hAnsi="Arial" w:cs="Arial"/>
          <w:szCs w:val="22"/>
          <w:lang w:val="en-GB"/>
        </w:rPr>
      </w:pPr>
      <w:r>
        <w:rPr>
          <w:rFonts w:ascii="Arial" w:hAnsi="Arial" w:cs="Arial"/>
          <w:szCs w:val="22"/>
          <w:lang w:val="en-GB"/>
        </w:rPr>
        <w:t>GCC is to locate vendor number. Each vendor number on invoice will pertain to a different division. If the client sign-on is under a different division, GCC is to step accordingly per the sign-on changes noted in the client SOP (page 3).</w:t>
      </w:r>
    </w:p>
    <w:p w14:paraId="43F4C529" w14:textId="6FFE1F69" w:rsidR="00EB0B3A" w:rsidRDefault="00EB0B3A" w:rsidP="00EB0B3A">
      <w:pPr>
        <w:pStyle w:val="ListParagraph"/>
        <w:numPr>
          <w:ilvl w:val="1"/>
          <w:numId w:val="35"/>
        </w:numPr>
        <w:overflowPunct/>
        <w:autoSpaceDE/>
        <w:autoSpaceDN/>
        <w:adjustRightInd/>
        <w:textAlignment w:val="auto"/>
        <w:rPr>
          <w:rFonts w:ascii="Arial" w:hAnsi="Arial" w:cs="Arial"/>
          <w:szCs w:val="22"/>
          <w:lang w:val="en-GB"/>
        </w:rPr>
      </w:pPr>
      <w:r>
        <w:rPr>
          <w:rFonts w:ascii="Arial" w:hAnsi="Arial" w:cs="Arial"/>
          <w:szCs w:val="22"/>
          <w:lang w:val="en-GB"/>
        </w:rPr>
        <w:t>PF Snacks DSD: 52750</w:t>
      </w:r>
    </w:p>
    <w:p w14:paraId="0307FF47" w14:textId="1F49E793" w:rsidR="00EB0B3A" w:rsidRDefault="00EB0B3A" w:rsidP="00EB0B3A">
      <w:pPr>
        <w:pStyle w:val="ListParagraph"/>
        <w:numPr>
          <w:ilvl w:val="1"/>
          <w:numId w:val="35"/>
        </w:numPr>
        <w:overflowPunct/>
        <w:autoSpaceDE/>
        <w:autoSpaceDN/>
        <w:adjustRightInd/>
        <w:textAlignment w:val="auto"/>
        <w:rPr>
          <w:rFonts w:ascii="Arial" w:hAnsi="Arial" w:cs="Arial"/>
          <w:szCs w:val="22"/>
          <w:lang w:val="en-GB"/>
        </w:rPr>
      </w:pPr>
      <w:r>
        <w:rPr>
          <w:rFonts w:ascii="Arial" w:hAnsi="Arial" w:cs="Arial"/>
          <w:szCs w:val="22"/>
          <w:lang w:val="en-GB"/>
        </w:rPr>
        <w:t>PF Snacks Warehouse: 3276</w:t>
      </w:r>
    </w:p>
    <w:p w14:paraId="7145C139" w14:textId="57F85092" w:rsidR="00EB0B3A" w:rsidRDefault="00EB0B3A" w:rsidP="00EB0B3A">
      <w:pPr>
        <w:pStyle w:val="ListParagraph"/>
        <w:numPr>
          <w:ilvl w:val="1"/>
          <w:numId w:val="35"/>
        </w:numPr>
        <w:overflowPunct/>
        <w:autoSpaceDE/>
        <w:autoSpaceDN/>
        <w:adjustRightInd/>
        <w:textAlignment w:val="auto"/>
        <w:rPr>
          <w:rFonts w:ascii="Arial" w:hAnsi="Arial" w:cs="Arial"/>
          <w:szCs w:val="22"/>
          <w:lang w:val="en-GB"/>
        </w:rPr>
      </w:pPr>
      <w:r>
        <w:rPr>
          <w:rFonts w:ascii="Arial" w:hAnsi="Arial" w:cs="Arial"/>
          <w:szCs w:val="22"/>
          <w:lang w:val="en-GB"/>
        </w:rPr>
        <w:t xml:space="preserve">PF Stuffing: </w:t>
      </w:r>
      <w:r w:rsidRPr="00EB0B3A">
        <w:rPr>
          <w:rFonts w:ascii="Arial" w:hAnsi="Arial" w:cs="Arial"/>
          <w:szCs w:val="22"/>
          <w:highlight w:val="yellow"/>
          <w:lang w:val="en-GB"/>
        </w:rPr>
        <w:t>52755</w:t>
      </w:r>
      <w:r>
        <w:rPr>
          <w:rFonts w:ascii="Arial" w:hAnsi="Arial" w:cs="Arial"/>
          <w:szCs w:val="22"/>
          <w:lang w:val="en-GB"/>
        </w:rPr>
        <w:t xml:space="preserve"> (See example below)</w:t>
      </w:r>
    </w:p>
    <w:p w14:paraId="586BD199" w14:textId="05A93BDE" w:rsidR="00EB0B3A" w:rsidRDefault="00EB0B3A" w:rsidP="00EB0B3A">
      <w:pPr>
        <w:pStyle w:val="ListParagraph"/>
        <w:numPr>
          <w:ilvl w:val="1"/>
          <w:numId w:val="35"/>
        </w:numPr>
        <w:overflowPunct/>
        <w:autoSpaceDE/>
        <w:autoSpaceDN/>
        <w:adjustRightInd/>
        <w:textAlignment w:val="auto"/>
        <w:rPr>
          <w:rFonts w:ascii="Arial" w:hAnsi="Arial" w:cs="Arial"/>
          <w:szCs w:val="22"/>
          <w:lang w:val="en-GB"/>
        </w:rPr>
      </w:pPr>
      <w:r>
        <w:rPr>
          <w:rFonts w:ascii="Arial" w:hAnsi="Arial" w:cs="Arial"/>
          <w:szCs w:val="22"/>
          <w:lang w:val="en-GB"/>
        </w:rPr>
        <w:t>PF Bakery: 52740</w:t>
      </w:r>
    </w:p>
    <w:p w14:paraId="486A792F" w14:textId="2A6B581F" w:rsidR="00EB0B3A" w:rsidRDefault="00EB0B3A" w:rsidP="00EB0B3A">
      <w:pPr>
        <w:pStyle w:val="ListParagraph"/>
        <w:numPr>
          <w:ilvl w:val="1"/>
          <w:numId w:val="35"/>
        </w:numPr>
        <w:overflowPunct/>
        <w:autoSpaceDE/>
        <w:autoSpaceDN/>
        <w:adjustRightInd/>
        <w:textAlignment w:val="auto"/>
        <w:rPr>
          <w:rFonts w:ascii="Arial" w:hAnsi="Arial" w:cs="Arial"/>
          <w:szCs w:val="22"/>
          <w:lang w:val="en-GB"/>
        </w:rPr>
      </w:pPr>
      <w:r>
        <w:rPr>
          <w:rFonts w:ascii="Arial" w:hAnsi="Arial" w:cs="Arial"/>
          <w:szCs w:val="22"/>
          <w:lang w:val="en-GB"/>
        </w:rPr>
        <w:t>PF Frozen: 3277</w:t>
      </w:r>
    </w:p>
    <w:p w14:paraId="73206D22" w14:textId="65DA1F0E" w:rsidR="00EB0B3A" w:rsidRDefault="00EB0B3A" w:rsidP="00EB0B3A">
      <w:pPr>
        <w:pStyle w:val="ListParagraph"/>
        <w:numPr>
          <w:ilvl w:val="1"/>
          <w:numId w:val="35"/>
        </w:numPr>
        <w:overflowPunct/>
        <w:autoSpaceDE/>
        <w:autoSpaceDN/>
        <w:adjustRightInd/>
        <w:textAlignment w:val="auto"/>
        <w:rPr>
          <w:rFonts w:ascii="Arial" w:hAnsi="Arial" w:cs="Arial"/>
          <w:szCs w:val="22"/>
          <w:lang w:val="en-GB"/>
        </w:rPr>
      </w:pPr>
      <w:r>
        <w:rPr>
          <w:rFonts w:ascii="Arial" w:hAnsi="Arial" w:cs="Arial"/>
          <w:szCs w:val="22"/>
          <w:lang w:val="en-GB"/>
        </w:rPr>
        <w:t>SL Snacks: 63323</w:t>
      </w:r>
    </w:p>
    <w:p w14:paraId="7BE64CA0" w14:textId="43D43DFA" w:rsidR="00EB0B3A" w:rsidRDefault="00EB0B3A" w:rsidP="00EB0B3A">
      <w:pPr>
        <w:pStyle w:val="ListParagraph"/>
        <w:numPr>
          <w:ilvl w:val="1"/>
          <w:numId w:val="35"/>
        </w:numPr>
        <w:overflowPunct/>
        <w:autoSpaceDE/>
        <w:autoSpaceDN/>
        <w:adjustRightInd/>
        <w:textAlignment w:val="auto"/>
        <w:rPr>
          <w:rFonts w:ascii="Arial" w:hAnsi="Arial" w:cs="Arial"/>
          <w:szCs w:val="22"/>
          <w:lang w:val="en-GB"/>
        </w:rPr>
      </w:pPr>
      <w:r>
        <w:rPr>
          <w:rFonts w:ascii="Arial" w:hAnsi="Arial" w:cs="Arial"/>
          <w:szCs w:val="22"/>
          <w:lang w:val="en-GB"/>
        </w:rPr>
        <w:t>SL Warehouse: 8534</w:t>
      </w:r>
    </w:p>
    <w:p w14:paraId="1BC87849" w14:textId="12338AC1" w:rsidR="00D901E2" w:rsidRDefault="00D901E2" w:rsidP="00EB0B3A">
      <w:pPr>
        <w:pStyle w:val="ListParagraph"/>
        <w:numPr>
          <w:ilvl w:val="1"/>
          <w:numId w:val="35"/>
        </w:numPr>
        <w:overflowPunct/>
        <w:autoSpaceDE/>
        <w:autoSpaceDN/>
        <w:adjustRightInd/>
        <w:textAlignment w:val="auto"/>
        <w:rPr>
          <w:rFonts w:ascii="Arial" w:hAnsi="Arial" w:cs="Arial"/>
          <w:szCs w:val="22"/>
          <w:lang w:val="en-GB"/>
        </w:rPr>
      </w:pPr>
      <w:proofErr w:type="spellStart"/>
      <w:r>
        <w:rPr>
          <w:rFonts w:ascii="Arial" w:hAnsi="Arial" w:cs="Arial"/>
          <w:szCs w:val="22"/>
          <w:lang w:val="en-GB"/>
        </w:rPr>
        <w:t>Raos</w:t>
      </w:r>
      <w:proofErr w:type="spellEnd"/>
      <w:r>
        <w:rPr>
          <w:rFonts w:ascii="Arial" w:hAnsi="Arial" w:cs="Arial"/>
          <w:szCs w:val="22"/>
          <w:lang w:val="en-GB"/>
        </w:rPr>
        <w:t>/Michael Angelo’s Frozen: 009730</w:t>
      </w:r>
    </w:p>
    <w:p w14:paraId="405A8B45" w14:textId="67CAFE99" w:rsidR="00EB0B3A" w:rsidRDefault="00EB0B3A" w:rsidP="00EB0B3A">
      <w:pPr>
        <w:pStyle w:val="ListParagraph"/>
        <w:overflowPunct/>
        <w:autoSpaceDE/>
        <w:autoSpaceDN/>
        <w:adjustRightInd/>
        <w:textAlignment w:val="auto"/>
        <w:rPr>
          <w:rFonts w:ascii="Arial" w:hAnsi="Arial" w:cs="Arial"/>
          <w:szCs w:val="22"/>
          <w:lang w:val="en-GB"/>
        </w:rPr>
      </w:pPr>
      <w:r w:rsidRPr="00EB0B3A">
        <w:rPr>
          <w:rFonts w:ascii="Arial" w:hAnsi="Arial" w:cs="Arial"/>
          <w:noProof/>
          <w:szCs w:val="22"/>
          <w:lang w:val="en-GB"/>
        </w:rPr>
        <w:drawing>
          <wp:inline distT="0" distB="0" distL="0" distR="0" wp14:anchorId="0D74A9EA" wp14:editId="72267511">
            <wp:extent cx="5965190" cy="3371353"/>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87283" cy="3383840"/>
                    </a:xfrm>
                    <a:prstGeom prst="rect">
                      <a:avLst/>
                    </a:prstGeom>
                  </pic:spPr>
                </pic:pic>
              </a:graphicData>
            </a:graphic>
          </wp:inline>
        </w:drawing>
      </w:r>
    </w:p>
    <w:p w14:paraId="7757B8BE" w14:textId="77777777" w:rsidR="00395F34" w:rsidRDefault="00395F34" w:rsidP="00EB0B3A">
      <w:pPr>
        <w:pStyle w:val="ListParagraph"/>
        <w:overflowPunct/>
        <w:autoSpaceDE/>
        <w:autoSpaceDN/>
        <w:adjustRightInd/>
        <w:textAlignment w:val="auto"/>
        <w:rPr>
          <w:rFonts w:ascii="Arial" w:hAnsi="Arial" w:cs="Arial"/>
          <w:szCs w:val="22"/>
          <w:lang w:val="en-GB"/>
        </w:rPr>
      </w:pPr>
    </w:p>
    <w:p w14:paraId="652E8192" w14:textId="167D6AE9" w:rsidR="00DC01AE" w:rsidRPr="00DC01AE" w:rsidRDefault="00634998" w:rsidP="00DC01AE">
      <w:pPr>
        <w:pStyle w:val="ListParagraph"/>
        <w:numPr>
          <w:ilvl w:val="0"/>
          <w:numId w:val="44"/>
        </w:numPr>
        <w:overflowPunct/>
        <w:autoSpaceDE/>
        <w:autoSpaceDN/>
        <w:adjustRightInd/>
        <w:textAlignment w:val="auto"/>
        <w:rPr>
          <w:rFonts w:ascii="Arial" w:hAnsi="Arial" w:cs="Arial"/>
          <w:szCs w:val="22"/>
          <w:lang w:val="en-GB"/>
        </w:rPr>
      </w:pPr>
      <w:r>
        <w:rPr>
          <w:rFonts w:ascii="Arial" w:hAnsi="Arial" w:cs="Arial"/>
          <w:szCs w:val="22"/>
          <w:lang w:val="en-GB"/>
        </w:rPr>
        <w:t xml:space="preserve">Pepperidge </w:t>
      </w:r>
      <w:r w:rsidR="00395F34">
        <w:rPr>
          <w:rFonts w:ascii="Arial" w:hAnsi="Arial" w:cs="Arial"/>
          <w:szCs w:val="22"/>
          <w:lang w:val="en-GB"/>
        </w:rPr>
        <w:t xml:space="preserve">Farm Snacks </w:t>
      </w:r>
      <w:r>
        <w:rPr>
          <w:rFonts w:ascii="Arial" w:hAnsi="Arial" w:cs="Arial"/>
          <w:szCs w:val="22"/>
          <w:lang w:val="en-GB"/>
        </w:rPr>
        <w:t xml:space="preserve">and Bakery </w:t>
      </w:r>
      <w:r w:rsidR="00395F34">
        <w:rPr>
          <w:rFonts w:ascii="Arial" w:hAnsi="Arial" w:cs="Arial"/>
          <w:szCs w:val="22"/>
          <w:lang w:val="en-GB"/>
        </w:rPr>
        <w:t>need to be recoded to customer number CUST:0000060007.</w:t>
      </w:r>
    </w:p>
    <w:p w14:paraId="09BEE824" w14:textId="77777777" w:rsidR="00FF6C35" w:rsidRPr="005C7B15" w:rsidRDefault="00FF6C35" w:rsidP="00FF6C35">
      <w:pPr>
        <w:overflowPunct/>
        <w:autoSpaceDE/>
        <w:autoSpaceDN/>
        <w:adjustRightInd/>
        <w:textAlignment w:val="auto"/>
        <w:rPr>
          <w:rFonts w:ascii="Arial" w:hAnsi="Arial" w:cs="Arial"/>
          <w:sz w:val="22"/>
          <w:szCs w:val="22"/>
        </w:rPr>
      </w:pPr>
      <w:bookmarkStart w:id="19" w:name="clientCLOROX"/>
      <w:bookmarkEnd w:id="19"/>
    </w:p>
    <w:p w14:paraId="660F8E63" w14:textId="77777777" w:rsidR="00FF6C35" w:rsidRPr="004D6C91" w:rsidRDefault="00FF6C35" w:rsidP="00FF6C35">
      <w:pPr>
        <w:overflowPunct/>
        <w:autoSpaceDE/>
        <w:autoSpaceDN/>
        <w:adjustRightInd/>
        <w:textAlignment w:val="auto"/>
        <w:rPr>
          <w:rFonts w:ascii="Arial" w:hAnsi="Arial" w:cs="Arial"/>
          <w:b/>
          <w:sz w:val="22"/>
          <w:u w:val="single"/>
        </w:rPr>
      </w:pPr>
      <w:bookmarkStart w:id="20" w:name="clientCOCACOLA"/>
      <w:bookmarkEnd w:id="20"/>
      <w:r w:rsidRPr="004D6C91">
        <w:rPr>
          <w:rFonts w:ascii="Arial" w:hAnsi="Arial" w:cs="Arial"/>
          <w:b/>
          <w:sz w:val="22"/>
          <w:u w:val="single"/>
        </w:rPr>
        <w:t>COCA COLA</w:t>
      </w:r>
    </w:p>
    <w:p w14:paraId="2D839831" w14:textId="39E0772A" w:rsidR="00675AF9" w:rsidRDefault="00FF6C35" w:rsidP="00675AF9">
      <w:pPr>
        <w:pStyle w:val="ListParagraph"/>
        <w:numPr>
          <w:ilvl w:val="0"/>
          <w:numId w:val="21"/>
        </w:numPr>
        <w:overflowPunct/>
        <w:autoSpaceDE/>
        <w:autoSpaceDN/>
        <w:adjustRightInd/>
        <w:ind w:left="720"/>
        <w:textAlignment w:val="auto"/>
        <w:rPr>
          <w:rFonts w:ascii="Arial" w:hAnsi="Arial" w:cs="Arial"/>
        </w:rPr>
      </w:pPr>
      <w:r>
        <w:rPr>
          <w:rFonts w:ascii="Arial" w:hAnsi="Arial" w:cs="Arial"/>
        </w:rPr>
        <w:t xml:space="preserve">Promotional related fees are split to a separate line. A fee event number is required to clear the promotional fee. Enter a line note stating that the line is for a promotional related fee. </w:t>
      </w:r>
    </w:p>
    <w:p w14:paraId="66963309" w14:textId="0AADAA77" w:rsidR="003B5820" w:rsidRDefault="003B5820" w:rsidP="00675AF9">
      <w:pPr>
        <w:pStyle w:val="ListParagraph"/>
        <w:numPr>
          <w:ilvl w:val="0"/>
          <w:numId w:val="21"/>
        </w:numPr>
        <w:overflowPunct/>
        <w:autoSpaceDE/>
        <w:autoSpaceDN/>
        <w:adjustRightInd/>
        <w:ind w:left="720"/>
        <w:textAlignment w:val="auto"/>
        <w:rPr>
          <w:rFonts w:ascii="Arial" w:hAnsi="Arial" w:cs="Arial"/>
        </w:rPr>
      </w:pPr>
      <w:r>
        <w:rPr>
          <w:rFonts w:ascii="Arial" w:hAnsi="Arial" w:cs="Arial"/>
        </w:rPr>
        <w:t>The Scan invoice will only show the parent item for Simply 52oz products. The claims needs to be broken down per the below document:</w:t>
      </w:r>
      <w:r w:rsidRPr="003B5820">
        <w:rPr>
          <w:rFonts w:ascii="Arial" w:hAnsi="Arial" w:cs="Arial"/>
        </w:rPr>
        <w:t xml:space="preserve"> </w:t>
      </w:r>
    </w:p>
    <w:p w14:paraId="10977431" w14:textId="6DFDDFE5" w:rsidR="007A60A4" w:rsidRPr="003B5820" w:rsidRDefault="003B5820" w:rsidP="003B5820">
      <w:pPr>
        <w:pStyle w:val="ListParagraph"/>
        <w:overflowPunct/>
        <w:autoSpaceDE/>
        <w:autoSpaceDN/>
        <w:adjustRightInd/>
        <w:textAlignment w:val="auto"/>
        <w:rPr>
          <w:rFonts w:ascii="Arial" w:hAnsi="Arial" w:cs="Arial"/>
        </w:rPr>
      </w:pPr>
      <w:r>
        <w:rPr>
          <w:rFonts w:ascii="Arial" w:hAnsi="Arial" w:cs="Arial"/>
        </w:rPr>
        <w:object w:dxaOrig="1544" w:dyaOrig="999" w14:anchorId="43715605">
          <v:shape id="_x0000_i1031" type="#_x0000_t75" style="width:79.5pt;height:50.25pt" o:ole="">
            <v:imagedata r:id="rId39" o:title=""/>
          </v:shape>
          <o:OLEObject Type="Embed" ProgID="Excel.Sheet.12" ShapeID="_x0000_i1031" DrawAspect="Icon" ObjectID="_1845519978" r:id="rId40"/>
        </w:object>
      </w:r>
    </w:p>
    <w:p w14:paraId="5107EC03" w14:textId="50CE43E3" w:rsidR="007A60A4" w:rsidRPr="00E211A0" w:rsidRDefault="00E211A0" w:rsidP="00E211A0">
      <w:pPr>
        <w:pStyle w:val="ListParagraph"/>
        <w:numPr>
          <w:ilvl w:val="0"/>
          <w:numId w:val="21"/>
        </w:numPr>
        <w:overflowPunct/>
        <w:autoSpaceDE/>
        <w:autoSpaceDN/>
        <w:adjustRightInd/>
        <w:ind w:left="720"/>
        <w:textAlignment w:val="auto"/>
        <w:rPr>
          <w:rFonts w:ascii="Arial" w:hAnsi="Arial" w:cs="Arial"/>
          <w:bCs/>
          <w:lang w:val="en-GB"/>
        </w:rPr>
      </w:pPr>
      <w:r w:rsidRPr="00E211A0">
        <w:rPr>
          <w:rFonts w:ascii="Arial" w:hAnsi="Arial" w:cs="Arial"/>
          <w:bCs/>
        </w:rPr>
        <w:t xml:space="preserve">Harris Teether Single Source deductions do not require breakdown. Each invoice will only use 1 brand code and event based </w:t>
      </w:r>
      <w:proofErr w:type="spellStart"/>
      <w:r w:rsidRPr="00E211A0">
        <w:rPr>
          <w:rFonts w:ascii="Arial" w:hAnsi="Arial" w:cs="Arial"/>
          <w:bCs/>
        </w:rPr>
        <w:t>onthe</w:t>
      </w:r>
      <w:proofErr w:type="spellEnd"/>
      <w:r w:rsidRPr="00E211A0">
        <w:rPr>
          <w:rFonts w:ascii="Arial" w:hAnsi="Arial" w:cs="Arial"/>
          <w:bCs/>
        </w:rPr>
        <w:t xml:space="preserve"> provided description. The template can still be used to generate the correct event to use.</w:t>
      </w:r>
    </w:p>
    <w:p w14:paraId="66171F49" w14:textId="77777777" w:rsidR="00E211A0" w:rsidRDefault="00E211A0">
      <w:pPr>
        <w:overflowPunct/>
        <w:autoSpaceDE/>
        <w:autoSpaceDN/>
        <w:adjustRightInd/>
        <w:textAlignment w:val="auto"/>
        <w:rPr>
          <w:rFonts w:ascii="Arial" w:hAnsi="Arial" w:cs="Arial"/>
          <w:b/>
          <w:sz w:val="22"/>
          <w:szCs w:val="22"/>
          <w:u w:val="single"/>
          <w:lang w:val="en-GB"/>
        </w:rPr>
      </w:pPr>
    </w:p>
    <w:p w14:paraId="589DFCCA" w14:textId="77777777" w:rsidR="00647D3F" w:rsidRDefault="00647D3F">
      <w:pPr>
        <w:overflowPunct/>
        <w:autoSpaceDE/>
        <w:autoSpaceDN/>
        <w:adjustRightInd/>
        <w:textAlignment w:val="auto"/>
        <w:rPr>
          <w:rFonts w:ascii="Arial" w:hAnsi="Arial" w:cs="Arial"/>
          <w:b/>
          <w:sz w:val="22"/>
          <w:szCs w:val="22"/>
          <w:u w:val="single"/>
          <w:lang w:val="en-GB"/>
        </w:rPr>
      </w:pPr>
      <w:bookmarkStart w:id="21" w:name="clientEagle"/>
      <w:bookmarkStart w:id="22" w:name="clientEdgewell"/>
      <w:r>
        <w:rPr>
          <w:rFonts w:ascii="Arial" w:hAnsi="Arial" w:cs="Arial"/>
          <w:b/>
          <w:sz w:val="22"/>
          <w:szCs w:val="22"/>
          <w:u w:val="single"/>
          <w:lang w:val="en-GB"/>
        </w:rPr>
        <w:t>EAGLE FAMILY FOODS</w:t>
      </w:r>
    </w:p>
    <w:bookmarkEnd w:id="21"/>
    <w:p w14:paraId="1A7F063F" w14:textId="0916142C" w:rsidR="00647D3F" w:rsidRPr="00647D3F" w:rsidRDefault="00647D3F" w:rsidP="00647D3F">
      <w:pPr>
        <w:pStyle w:val="ListParagraph"/>
        <w:numPr>
          <w:ilvl w:val="0"/>
          <w:numId w:val="48"/>
        </w:numPr>
        <w:overflowPunct/>
        <w:autoSpaceDE/>
        <w:autoSpaceDN/>
        <w:adjustRightInd/>
        <w:textAlignment w:val="auto"/>
        <w:rPr>
          <w:rFonts w:ascii="Arial" w:hAnsi="Arial" w:cs="Arial"/>
          <w:bCs/>
          <w:lang w:val="en-GB"/>
        </w:rPr>
      </w:pPr>
      <w:r>
        <w:rPr>
          <w:rFonts w:ascii="Arial" w:hAnsi="Arial" w:cs="Arial"/>
          <w:bCs/>
          <w:lang w:val="en-GB"/>
        </w:rPr>
        <w:t>Harris Teeter charges a 10% scan fee on their invoices. This will be cleared to a separate event, not the billback/scan event.</w:t>
      </w:r>
    </w:p>
    <w:p w14:paraId="4AB8CAAE" w14:textId="77777777" w:rsidR="00647D3F" w:rsidRDefault="00647D3F">
      <w:pPr>
        <w:overflowPunct/>
        <w:autoSpaceDE/>
        <w:autoSpaceDN/>
        <w:adjustRightInd/>
        <w:textAlignment w:val="auto"/>
        <w:rPr>
          <w:rFonts w:ascii="Arial" w:hAnsi="Arial" w:cs="Arial"/>
          <w:b/>
          <w:sz w:val="22"/>
          <w:szCs w:val="22"/>
          <w:u w:val="single"/>
          <w:lang w:val="en-GB"/>
        </w:rPr>
      </w:pPr>
    </w:p>
    <w:p w14:paraId="5391325F" w14:textId="161F52D1" w:rsidR="00675AF9" w:rsidRDefault="00675AF9">
      <w:pPr>
        <w:overflowPunct/>
        <w:autoSpaceDE/>
        <w:autoSpaceDN/>
        <w:adjustRightInd/>
        <w:textAlignment w:val="auto"/>
        <w:rPr>
          <w:rFonts w:ascii="Arial" w:hAnsi="Arial" w:cs="Arial"/>
          <w:b/>
          <w:sz w:val="22"/>
          <w:szCs w:val="22"/>
          <w:u w:val="single"/>
          <w:lang w:val="en-GB"/>
        </w:rPr>
      </w:pPr>
      <w:r w:rsidRPr="00675AF9">
        <w:rPr>
          <w:rFonts w:ascii="Arial" w:hAnsi="Arial" w:cs="Arial"/>
          <w:b/>
          <w:sz w:val="22"/>
          <w:szCs w:val="22"/>
          <w:u w:val="single"/>
          <w:lang w:val="en-GB"/>
        </w:rPr>
        <w:t>EDGEWELL</w:t>
      </w:r>
      <w:bookmarkEnd w:id="22"/>
      <w:r>
        <w:rPr>
          <w:rFonts w:ascii="Arial" w:hAnsi="Arial" w:cs="Arial"/>
          <w:b/>
          <w:sz w:val="22"/>
          <w:szCs w:val="22"/>
          <w:u w:val="single"/>
          <w:lang w:val="en-GB"/>
        </w:rPr>
        <w:t xml:space="preserve"> </w:t>
      </w:r>
    </w:p>
    <w:p w14:paraId="4321C811" w14:textId="7F9B1B5B" w:rsidR="00EA6A96" w:rsidRDefault="00EA6A96" w:rsidP="00EA6A96">
      <w:pPr>
        <w:pStyle w:val="ListParagraph"/>
        <w:numPr>
          <w:ilvl w:val="0"/>
          <w:numId w:val="21"/>
        </w:numPr>
        <w:overflowPunct/>
        <w:autoSpaceDE/>
        <w:autoSpaceDN/>
        <w:adjustRightInd/>
        <w:ind w:left="720"/>
        <w:textAlignment w:val="auto"/>
        <w:rPr>
          <w:rFonts w:ascii="Arial" w:hAnsi="Arial" w:cs="Arial"/>
        </w:rPr>
      </w:pPr>
      <w:r>
        <w:rPr>
          <w:rFonts w:ascii="Arial" w:hAnsi="Arial" w:cs="Arial"/>
        </w:rPr>
        <w:t>Claims for Inmar coupons should be reassigned back to Edgew</w:t>
      </w:r>
      <w:r w:rsidR="007A60A4">
        <w:rPr>
          <w:rFonts w:ascii="Arial" w:hAnsi="Arial" w:cs="Arial"/>
        </w:rPr>
        <w:t>e</w:t>
      </w:r>
      <w:r>
        <w:rPr>
          <w:rFonts w:ascii="Arial" w:hAnsi="Arial" w:cs="Arial"/>
        </w:rPr>
        <w:t>ll in Plato with a note “</w:t>
      </w:r>
      <w:r w:rsidR="007A60A4">
        <w:rPr>
          <w:rFonts w:ascii="Arial" w:hAnsi="Arial" w:cs="Arial"/>
        </w:rPr>
        <w:t>N</w:t>
      </w:r>
      <w:r>
        <w:rPr>
          <w:rFonts w:ascii="Arial" w:hAnsi="Arial" w:cs="Arial"/>
        </w:rPr>
        <w:t>ot Acosta, Inmar coupons</w:t>
      </w:r>
      <w:r w:rsidR="007A60A4">
        <w:rPr>
          <w:rFonts w:ascii="Arial" w:hAnsi="Arial" w:cs="Arial"/>
        </w:rPr>
        <w:t xml:space="preserve"> </w:t>
      </w:r>
      <w:r>
        <w:rPr>
          <w:rFonts w:ascii="Arial" w:hAnsi="Arial" w:cs="Arial"/>
        </w:rPr>
        <w:t>-</w:t>
      </w:r>
      <w:r w:rsidR="007A60A4">
        <w:rPr>
          <w:rFonts w:ascii="Arial" w:hAnsi="Arial" w:cs="Arial"/>
        </w:rPr>
        <w:t xml:space="preserve"> </w:t>
      </w:r>
      <w:r>
        <w:rPr>
          <w:rFonts w:ascii="Arial" w:hAnsi="Arial" w:cs="Arial"/>
        </w:rPr>
        <w:t>no additional backu</w:t>
      </w:r>
      <w:r w:rsidR="007A60A4">
        <w:rPr>
          <w:rFonts w:ascii="Arial" w:hAnsi="Arial" w:cs="Arial"/>
        </w:rPr>
        <w:t>p</w:t>
      </w:r>
      <w:r>
        <w:rPr>
          <w:rFonts w:ascii="Arial" w:hAnsi="Arial" w:cs="Arial"/>
        </w:rPr>
        <w:t>.</w:t>
      </w:r>
      <w:r w:rsidR="007A60A4">
        <w:rPr>
          <w:rFonts w:ascii="Arial" w:hAnsi="Arial" w:cs="Arial"/>
        </w:rPr>
        <w:t>”</w:t>
      </w:r>
    </w:p>
    <w:p w14:paraId="7C7568BE" w14:textId="507AD9A6" w:rsidR="007A60A4" w:rsidRPr="00675AF9" w:rsidRDefault="007A60A4" w:rsidP="00EA6A96">
      <w:pPr>
        <w:pStyle w:val="ListParagraph"/>
        <w:numPr>
          <w:ilvl w:val="0"/>
          <w:numId w:val="21"/>
        </w:numPr>
        <w:overflowPunct/>
        <w:autoSpaceDE/>
        <w:autoSpaceDN/>
        <w:adjustRightInd/>
        <w:ind w:left="720"/>
        <w:textAlignment w:val="auto"/>
        <w:rPr>
          <w:rFonts w:ascii="Arial" w:hAnsi="Arial" w:cs="Arial"/>
        </w:rPr>
      </w:pPr>
      <w:r>
        <w:rPr>
          <w:rFonts w:ascii="Arial" w:hAnsi="Arial" w:cs="Arial"/>
        </w:rPr>
        <w:t>Acosta does not handle DSD claims for Harris Teeter.</w:t>
      </w:r>
    </w:p>
    <w:p w14:paraId="70866996" w14:textId="77777777" w:rsidR="003676D3" w:rsidRPr="001F62E6" w:rsidRDefault="003676D3" w:rsidP="001F62E6">
      <w:pPr>
        <w:rPr>
          <w:rFonts w:ascii="Arial" w:hAnsi="Arial" w:cs="Arial"/>
          <w:szCs w:val="22"/>
          <w:lang w:val="en-US"/>
        </w:rPr>
      </w:pPr>
      <w:bookmarkStart w:id="23" w:name="HarvestHill"/>
      <w:bookmarkStart w:id="24" w:name="clientJJSNAK"/>
      <w:bookmarkEnd w:id="23"/>
      <w:bookmarkEnd w:id="24"/>
    </w:p>
    <w:p w14:paraId="319B910B" w14:textId="77777777" w:rsidR="00DF6848" w:rsidRDefault="00DF6848" w:rsidP="003676D3">
      <w:pPr>
        <w:overflowPunct/>
        <w:autoSpaceDE/>
        <w:autoSpaceDN/>
        <w:adjustRightInd/>
        <w:textAlignment w:val="auto"/>
        <w:rPr>
          <w:rFonts w:ascii="Arial" w:hAnsi="Arial" w:cs="Arial"/>
          <w:b/>
          <w:sz w:val="22"/>
          <w:szCs w:val="22"/>
          <w:u w:val="single"/>
          <w:lang w:val="en-US"/>
        </w:rPr>
      </w:pPr>
      <w:bookmarkStart w:id="25" w:name="clientSmuckers"/>
      <w:bookmarkStart w:id="26" w:name="kens"/>
      <w:r>
        <w:rPr>
          <w:rFonts w:ascii="Arial" w:hAnsi="Arial" w:cs="Arial"/>
          <w:b/>
          <w:sz w:val="22"/>
          <w:szCs w:val="22"/>
          <w:u w:val="single"/>
          <w:lang w:val="en-US"/>
        </w:rPr>
        <w:t>HARVEST HILL/SUNNY D</w:t>
      </w:r>
    </w:p>
    <w:p w14:paraId="1038398B" w14:textId="4CC74822" w:rsidR="00DF6848" w:rsidRPr="00DF6848" w:rsidRDefault="00DF6848" w:rsidP="00DF6848">
      <w:pPr>
        <w:pStyle w:val="ListParagraph"/>
        <w:numPr>
          <w:ilvl w:val="0"/>
          <w:numId w:val="46"/>
        </w:numPr>
        <w:overflowPunct/>
        <w:autoSpaceDE/>
        <w:autoSpaceDN/>
        <w:adjustRightInd/>
        <w:textAlignment w:val="auto"/>
        <w:rPr>
          <w:rFonts w:ascii="Arial" w:hAnsi="Arial" w:cs="Arial"/>
          <w:b/>
          <w:u w:val="single"/>
          <w:lang w:val="en-US"/>
        </w:rPr>
      </w:pPr>
      <w:r>
        <w:rPr>
          <w:rFonts w:ascii="Arial" w:hAnsi="Arial" w:cs="Arial"/>
          <w:bCs/>
          <w:lang w:val="en-US"/>
        </w:rPr>
        <w:t xml:space="preserve">For prior broker contracts: Claims for Harris Teeter do not require a contract to be attached to the claim in Relay or in the client system. Once all other required documents (invoice, POP, DBW, etc.) are attached, the claim should be </w:t>
      </w:r>
      <w:proofErr w:type="gramStart"/>
      <w:r>
        <w:rPr>
          <w:rFonts w:ascii="Arial" w:hAnsi="Arial" w:cs="Arial"/>
          <w:bCs/>
          <w:lang w:val="en-US"/>
        </w:rPr>
        <w:t>stepped</w:t>
      </w:r>
      <w:proofErr w:type="gramEnd"/>
      <w:r>
        <w:rPr>
          <w:rFonts w:ascii="Arial" w:hAnsi="Arial" w:cs="Arial"/>
          <w:bCs/>
          <w:lang w:val="en-US"/>
        </w:rPr>
        <w:t xml:space="preserve"> to Ready to Clear</w:t>
      </w:r>
      <w:r w:rsidR="009C4588">
        <w:rPr>
          <w:rFonts w:ascii="Arial" w:hAnsi="Arial" w:cs="Arial"/>
          <w:bCs/>
          <w:lang w:val="en-US"/>
        </w:rPr>
        <w:t xml:space="preserve"> CCA</w:t>
      </w:r>
      <w:r>
        <w:rPr>
          <w:rFonts w:ascii="Arial" w:hAnsi="Arial" w:cs="Arial"/>
          <w:bCs/>
          <w:lang w:val="en-US"/>
        </w:rPr>
        <w:t xml:space="preserve">. The CRA will use the Rebate Report to locate the event and clear the claim. If an event cannot be found in the Rebate Report, the claim should be stepped </w:t>
      </w:r>
      <w:proofErr w:type="gramStart"/>
      <w:r>
        <w:rPr>
          <w:rFonts w:ascii="Arial" w:hAnsi="Arial" w:cs="Arial"/>
          <w:bCs/>
          <w:lang w:val="en-US"/>
        </w:rPr>
        <w:t>to</w:t>
      </w:r>
      <w:proofErr w:type="gramEnd"/>
      <w:r>
        <w:rPr>
          <w:rFonts w:ascii="Arial" w:hAnsi="Arial" w:cs="Arial"/>
          <w:bCs/>
          <w:lang w:val="en-US"/>
        </w:rPr>
        <w:t xml:space="preserve"> Sales to provide an event number.</w:t>
      </w:r>
    </w:p>
    <w:p w14:paraId="33D802D2" w14:textId="77777777" w:rsidR="00DF6848" w:rsidRDefault="00DF6848" w:rsidP="003676D3">
      <w:pPr>
        <w:overflowPunct/>
        <w:autoSpaceDE/>
        <w:autoSpaceDN/>
        <w:adjustRightInd/>
        <w:textAlignment w:val="auto"/>
        <w:rPr>
          <w:rFonts w:ascii="Arial" w:hAnsi="Arial" w:cs="Arial"/>
          <w:b/>
          <w:sz w:val="22"/>
          <w:szCs w:val="22"/>
          <w:u w:val="single"/>
          <w:lang w:val="en-US"/>
        </w:rPr>
      </w:pPr>
    </w:p>
    <w:p w14:paraId="5CC7DEE3" w14:textId="580430FB" w:rsidR="00B8501D" w:rsidRDefault="00B8501D" w:rsidP="003676D3">
      <w:pPr>
        <w:overflowPunct/>
        <w:autoSpaceDE/>
        <w:autoSpaceDN/>
        <w:adjustRightInd/>
        <w:textAlignment w:val="auto"/>
        <w:rPr>
          <w:rFonts w:ascii="Arial" w:hAnsi="Arial" w:cs="Arial"/>
          <w:b/>
          <w:sz w:val="22"/>
          <w:szCs w:val="22"/>
          <w:u w:val="single"/>
          <w:lang w:val="en-US"/>
        </w:rPr>
      </w:pPr>
      <w:r>
        <w:rPr>
          <w:rFonts w:ascii="Arial" w:hAnsi="Arial" w:cs="Arial"/>
          <w:b/>
          <w:sz w:val="22"/>
          <w:szCs w:val="22"/>
          <w:u w:val="single"/>
          <w:lang w:val="en-US"/>
        </w:rPr>
        <w:t>JM SMUCKER</w:t>
      </w:r>
    </w:p>
    <w:bookmarkEnd w:id="25"/>
    <w:p w14:paraId="7D7E4C9F" w14:textId="7522EF40" w:rsidR="00B8501D" w:rsidRPr="00B8501D" w:rsidRDefault="00B8501D" w:rsidP="00B8501D">
      <w:pPr>
        <w:pStyle w:val="ListParagraph"/>
        <w:numPr>
          <w:ilvl w:val="0"/>
          <w:numId w:val="42"/>
        </w:numPr>
        <w:overflowPunct/>
        <w:autoSpaceDE/>
        <w:autoSpaceDN/>
        <w:adjustRightInd/>
        <w:textAlignment w:val="auto"/>
        <w:rPr>
          <w:rFonts w:ascii="Arial" w:hAnsi="Arial" w:cs="Arial"/>
          <w:b/>
          <w:u w:val="single"/>
          <w:lang w:val="en-US"/>
        </w:rPr>
      </w:pPr>
      <w:r w:rsidRPr="00B8501D">
        <w:rPr>
          <w:rFonts w:ascii="Arial" w:hAnsi="Arial" w:cs="Arial"/>
          <w:bCs/>
          <w:lang w:val="en-US"/>
        </w:rPr>
        <w:t xml:space="preserve">For Scans, the 10% scan fee is built into the rate </w:t>
      </w:r>
      <w:r>
        <w:rPr>
          <w:rFonts w:ascii="Arial" w:hAnsi="Arial" w:cs="Arial"/>
          <w:bCs/>
          <w:lang w:val="en-US"/>
        </w:rPr>
        <w:t xml:space="preserve">found </w:t>
      </w:r>
      <w:r w:rsidRPr="00B8501D">
        <w:rPr>
          <w:rFonts w:ascii="Arial" w:hAnsi="Arial" w:cs="Arial"/>
          <w:bCs/>
          <w:lang w:val="en-US"/>
        </w:rPr>
        <w:t>on the Event Detail Report.</w:t>
      </w:r>
    </w:p>
    <w:p w14:paraId="6CF1C696" w14:textId="6452066D" w:rsidR="00B8501D" w:rsidRPr="00B8501D" w:rsidRDefault="00B8501D" w:rsidP="00B8501D">
      <w:pPr>
        <w:pStyle w:val="ListParagraph"/>
        <w:numPr>
          <w:ilvl w:val="1"/>
          <w:numId w:val="42"/>
        </w:numPr>
        <w:overflowPunct/>
        <w:autoSpaceDE/>
        <w:autoSpaceDN/>
        <w:adjustRightInd/>
        <w:textAlignment w:val="auto"/>
        <w:rPr>
          <w:rFonts w:ascii="Arial" w:hAnsi="Arial" w:cs="Arial"/>
          <w:b/>
          <w:u w:val="single"/>
          <w:lang w:val="en-US"/>
        </w:rPr>
      </w:pPr>
      <w:r>
        <w:rPr>
          <w:rFonts w:ascii="Arial" w:hAnsi="Arial" w:cs="Arial"/>
          <w:bCs/>
          <w:lang w:val="en-US"/>
        </w:rPr>
        <w:t>Example: Invoice rate is $1.47 + (10% scan fee: 0.147) = $1.617, rounded to $1.62.</w:t>
      </w:r>
    </w:p>
    <w:p w14:paraId="4EFC0DCE" w14:textId="42762F52" w:rsidR="00B8501D" w:rsidRPr="00B8501D" w:rsidRDefault="00B8501D" w:rsidP="00B8501D">
      <w:pPr>
        <w:pStyle w:val="ListParagraph"/>
        <w:numPr>
          <w:ilvl w:val="1"/>
          <w:numId w:val="42"/>
        </w:numPr>
        <w:overflowPunct/>
        <w:autoSpaceDE/>
        <w:autoSpaceDN/>
        <w:adjustRightInd/>
        <w:textAlignment w:val="auto"/>
        <w:rPr>
          <w:rFonts w:ascii="Arial" w:hAnsi="Arial" w:cs="Arial"/>
          <w:b/>
          <w:u w:val="single"/>
          <w:lang w:val="en-US"/>
        </w:rPr>
      </w:pPr>
      <w:r>
        <w:rPr>
          <w:rFonts w:ascii="Arial" w:hAnsi="Arial" w:cs="Arial"/>
          <w:bCs/>
          <w:lang w:val="en-US"/>
        </w:rPr>
        <w:t>Rounding is acceptable and approved to clear.</w:t>
      </w:r>
    </w:p>
    <w:p w14:paraId="66F6C1D3" w14:textId="77777777" w:rsidR="00B8501D" w:rsidRDefault="00B8501D" w:rsidP="003676D3">
      <w:pPr>
        <w:overflowPunct/>
        <w:autoSpaceDE/>
        <w:autoSpaceDN/>
        <w:adjustRightInd/>
        <w:textAlignment w:val="auto"/>
        <w:rPr>
          <w:rFonts w:ascii="Arial" w:hAnsi="Arial" w:cs="Arial"/>
          <w:b/>
          <w:sz w:val="22"/>
          <w:szCs w:val="22"/>
          <w:u w:val="single"/>
          <w:lang w:val="en-US"/>
        </w:rPr>
      </w:pPr>
    </w:p>
    <w:p w14:paraId="3B74678A" w14:textId="71995378" w:rsidR="00831197" w:rsidRDefault="00831197" w:rsidP="00831197">
      <w:pPr>
        <w:overflowPunct/>
        <w:autoSpaceDE/>
        <w:autoSpaceDN/>
        <w:adjustRightInd/>
        <w:textAlignment w:val="auto"/>
        <w:rPr>
          <w:rFonts w:ascii="Arial" w:hAnsi="Arial" w:cs="Arial"/>
          <w:b/>
          <w:sz w:val="22"/>
          <w:szCs w:val="22"/>
          <w:u w:val="single"/>
          <w:lang w:val="en-US"/>
        </w:rPr>
      </w:pPr>
      <w:bookmarkStart w:id="27" w:name="clientmarsfoods"/>
      <w:bookmarkEnd w:id="26"/>
      <w:r w:rsidRPr="000E2AF8">
        <w:rPr>
          <w:rFonts w:ascii="Arial" w:hAnsi="Arial" w:cs="Arial"/>
          <w:b/>
          <w:sz w:val="22"/>
          <w:szCs w:val="22"/>
          <w:u w:val="single"/>
          <w:lang w:val="en-US"/>
        </w:rPr>
        <w:t>M</w:t>
      </w:r>
      <w:r>
        <w:rPr>
          <w:rFonts w:ascii="Arial" w:hAnsi="Arial" w:cs="Arial"/>
          <w:b/>
          <w:sz w:val="22"/>
          <w:szCs w:val="22"/>
          <w:u w:val="single"/>
          <w:lang w:val="en-US"/>
        </w:rPr>
        <w:t>ARS FOODS</w:t>
      </w:r>
    </w:p>
    <w:bookmarkEnd w:id="27"/>
    <w:p w14:paraId="35B926B5" w14:textId="03E4ABAB" w:rsidR="0004784C" w:rsidRDefault="00F47175" w:rsidP="00326A88">
      <w:pPr>
        <w:pStyle w:val="ListParagraph"/>
        <w:numPr>
          <w:ilvl w:val="0"/>
          <w:numId w:val="17"/>
        </w:numPr>
        <w:overflowPunct/>
        <w:autoSpaceDE/>
        <w:adjustRightInd/>
        <w:textAlignment w:val="auto"/>
        <w:rPr>
          <w:rFonts w:ascii="Arial" w:hAnsi="Arial" w:cs="Arial"/>
        </w:rPr>
      </w:pPr>
      <w:r>
        <w:rPr>
          <w:rFonts w:ascii="Arial" w:hAnsi="Arial" w:cs="Arial"/>
        </w:rPr>
        <w:t xml:space="preserve">Harris Teeter </w:t>
      </w:r>
      <w:r w:rsidRPr="00F47175">
        <w:rPr>
          <w:rFonts w:ascii="Arial" w:hAnsi="Arial" w:cs="Arial"/>
        </w:rPr>
        <w:t>is part of the Retail Merchandising Program.</w:t>
      </w:r>
      <w:bookmarkStart w:id="28" w:name="clientMEZZETTA"/>
      <w:bookmarkStart w:id="29" w:name="NestleCoffee"/>
    </w:p>
    <w:p w14:paraId="6D7156ED" w14:textId="53C86974" w:rsidR="00AE434A" w:rsidRPr="00326A88" w:rsidRDefault="00AE434A" w:rsidP="00326A88">
      <w:pPr>
        <w:pStyle w:val="ListParagraph"/>
        <w:numPr>
          <w:ilvl w:val="0"/>
          <w:numId w:val="17"/>
        </w:numPr>
        <w:overflowPunct/>
        <w:autoSpaceDE/>
        <w:adjustRightInd/>
        <w:textAlignment w:val="auto"/>
        <w:rPr>
          <w:rFonts w:ascii="Arial" w:hAnsi="Arial" w:cs="Arial"/>
        </w:rPr>
      </w:pPr>
      <w:r>
        <w:rPr>
          <w:rFonts w:ascii="Arial" w:hAnsi="Arial" w:cs="Arial"/>
        </w:rPr>
        <w:t>Shopper Marketing is cleared as Trade to an event.</w:t>
      </w:r>
    </w:p>
    <w:p w14:paraId="07BDE420" w14:textId="77777777" w:rsidR="00AE434A" w:rsidRDefault="00AE434A" w:rsidP="00A75CE7">
      <w:pPr>
        <w:overflowPunct/>
        <w:autoSpaceDE/>
        <w:autoSpaceDN/>
        <w:adjustRightInd/>
        <w:textAlignment w:val="auto"/>
        <w:rPr>
          <w:rFonts w:ascii="Arial" w:hAnsi="Arial" w:cs="Arial"/>
          <w:b/>
          <w:sz w:val="22"/>
          <w:szCs w:val="22"/>
          <w:u w:val="single"/>
          <w:lang w:val="en-US"/>
        </w:rPr>
      </w:pPr>
      <w:bookmarkStart w:id="30" w:name="clientMarsPC"/>
    </w:p>
    <w:p w14:paraId="7EA89C23" w14:textId="4A826733" w:rsidR="00A75CE7" w:rsidRDefault="00A75CE7" w:rsidP="00A75CE7">
      <w:pPr>
        <w:overflowPunct/>
        <w:autoSpaceDE/>
        <w:autoSpaceDN/>
        <w:adjustRightInd/>
        <w:textAlignment w:val="auto"/>
        <w:rPr>
          <w:rFonts w:ascii="Arial" w:hAnsi="Arial" w:cs="Arial"/>
          <w:b/>
          <w:sz w:val="22"/>
          <w:szCs w:val="22"/>
          <w:u w:val="single"/>
          <w:lang w:val="en-US"/>
        </w:rPr>
      </w:pPr>
      <w:r w:rsidRPr="000E2AF8">
        <w:rPr>
          <w:rFonts w:ascii="Arial" w:hAnsi="Arial" w:cs="Arial"/>
          <w:b/>
          <w:sz w:val="22"/>
          <w:szCs w:val="22"/>
          <w:u w:val="single"/>
          <w:lang w:val="en-US"/>
        </w:rPr>
        <w:t>M</w:t>
      </w:r>
      <w:r>
        <w:rPr>
          <w:rFonts w:ascii="Arial" w:hAnsi="Arial" w:cs="Arial"/>
          <w:b/>
          <w:sz w:val="22"/>
          <w:szCs w:val="22"/>
          <w:u w:val="single"/>
          <w:lang w:val="en-US"/>
        </w:rPr>
        <w:t>ARS PET CARE</w:t>
      </w:r>
    </w:p>
    <w:bookmarkEnd w:id="30"/>
    <w:p w14:paraId="4D31DDC9" w14:textId="5A352AF2" w:rsidR="00A75CE7" w:rsidRPr="008B1F38" w:rsidRDefault="00A75CE7" w:rsidP="00A75CE7">
      <w:pPr>
        <w:pStyle w:val="ListParagraph"/>
        <w:numPr>
          <w:ilvl w:val="0"/>
          <w:numId w:val="17"/>
        </w:numPr>
        <w:overflowPunct/>
        <w:autoSpaceDE/>
        <w:autoSpaceDN/>
        <w:adjustRightInd/>
        <w:textAlignment w:val="auto"/>
        <w:rPr>
          <w:rFonts w:ascii="Arial" w:hAnsi="Arial" w:cs="Arial"/>
          <w:b/>
          <w:u w:val="single"/>
          <w:lang w:val="en-US"/>
        </w:rPr>
      </w:pPr>
      <w:r w:rsidRPr="00A75CE7">
        <w:rPr>
          <w:rFonts w:ascii="Arial" w:hAnsi="Arial" w:cs="Arial"/>
          <w:bCs/>
          <w:lang w:val="en-US"/>
        </w:rPr>
        <w:t xml:space="preserve">Reach out to </w:t>
      </w:r>
      <w:hyperlink r:id="rId41" w:history="1">
        <w:r w:rsidRPr="00A75CE7">
          <w:rPr>
            <w:rStyle w:val="Hyperlink"/>
            <w:rFonts w:ascii="Arial" w:hAnsi="Arial" w:cs="Arial"/>
            <w:bCs/>
            <w:lang w:val="en-US"/>
          </w:rPr>
          <w:t>HarrisTeeterAPRequest@harristeeter.com</w:t>
        </w:r>
      </w:hyperlink>
      <w:r w:rsidRPr="00A75CE7">
        <w:rPr>
          <w:rFonts w:ascii="Arial" w:hAnsi="Arial" w:cs="Arial"/>
          <w:bCs/>
          <w:lang w:val="en-US"/>
        </w:rPr>
        <w:t xml:space="preserve"> for payment, backup requests, or follow-up inquiries pertaining to invoices.</w:t>
      </w:r>
    </w:p>
    <w:p w14:paraId="45EADAD0" w14:textId="2B98F9B9" w:rsidR="008B1F38" w:rsidRPr="00916CF8" w:rsidRDefault="008B1F38" w:rsidP="00A75CE7">
      <w:pPr>
        <w:pStyle w:val="ListParagraph"/>
        <w:numPr>
          <w:ilvl w:val="0"/>
          <w:numId w:val="17"/>
        </w:numPr>
        <w:overflowPunct/>
        <w:autoSpaceDE/>
        <w:autoSpaceDN/>
        <w:adjustRightInd/>
        <w:textAlignment w:val="auto"/>
        <w:rPr>
          <w:rFonts w:ascii="Arial" w:hAnsi="Arial" w:cs="Arial"/>
          <w:b/>
          <w:u w:val="single"/>
          <w:lang w:val="en-US"/>
        </w:rPr>
      </w:pPr>
      <w:r>
        <w:rPr>
          <w:rFonts w:ascii="Arial" w:hAnsi="Arial" w:cs="Arial"/>
          <w:bCs/>
          <w:lang w:val="en-US"/>
        </w:rPr>
        <w:t>Contracts are not required for clearing.</w:t>
      </w:r>
    </w:p>
    <w:p w14:paraId="5A21350A" w14:textId="0B6B2B3D" w:rsidR="00916CF8" w:rsidRPr="00A45C81" w:rsidRDefault="00916CF8" w:rsidP="00A75CE7">
      <w:pPr>
        <w:pStyle w:val="ListParagraph"/>
        <w:numPr>
          <w:ilvl w:val="0"/>
          <w:numId w:val="17"/>
        </w:numPr>
        <w:overflowPunct/>
        <w:autoSpaceDE/>
        <w:autoSpaceDN/>
        <w:adjustRightInd/>
        <w:textAlignment w:val="auto"/>
        <w:rPr>
          <w:rFonts w:ascii="Arial" w:hAnsi="Arial" w:cs="Arial"/>
          <w:b/>
          <w:u w:val="single"/>
          <w:lang w:val="en-US"/>
        </w:rPr>
      </w:pPr>
      <w:r>
        <w:rPr>
          <w:rFonts w:ascii="Arial" w:hAnsi="Arial" w:cs="Arial"/>
          <w:bCs/>
          <w:lang w:val="en-US"/>
        </w:rPr>
        <w:t xml:space="preserve">Damages are to be coded in Relay as Invalid – Other - Closed with “Damages” in the line note field. CL COL is to be added to the Check Number field since </w:t>
      </w:r>
      <w:proofErr w:type="spellStart"/>
      <w:r>
        <w:rPr>
          <w:rFonts w:ascii="Arial" w:hAnsi="Arial" w:cs="Arial"/>
          <w:bCs/>
          <w:lang w:val="en-US"/>
        </w:rPr>
        <w:t>Marspact</w:t>
      </w:r>
      <w:proofErr w:type="spellEnd"/>
      <w:r>
        <w:rPr>
          <w:rFonts w:ascii="Arial" w:hAnsi="Arial" w:cs="Arial"/>
          <w:bCs/>
          <w:lang w:val="en-US"/>
        </w:rPr>
        <w:t xml:space="preserve"> will be handling the repay request.</w:t>
      </w:r>
    </w:p>
    <w:p w14:paraId="7B5C0955" w14:textId="3C8BBA31" w:rsidR="00A45C81" w:rsidRPr="00A75CE7" w:rsidRDefault="00A45C81" w:rsidP="00A45C81">
      <w:pPr>
        <w:pStyle w:val="ListParagraph"/>
        <w:numPr>
          <w:ilvl w:val="1"/>
          <w:numId w:val="17"/>
        </w:numPr>
        <w:overflowPunct/>
        <w:autoSpaceDE/>
        <w:autoSpaceDN/>
        <w:adjustRightInd/>
        <w:textAlignment w:val="auto"/>
        <w:rPr>
          <w:rFonts w:ascii="Arial" w:hAnsi="Arial" w:cs="Arial"/>
          <w:b/>
          <w:u w:val="single"/>
          <w:lang w:val="en-US"/>
        </w:rPr>
      </w:pPr>
      <w:r>
        <w:rPr>
          <w:rFonts w:ascii="Arial" w:hAnsi="Arial" w:cs="Arial"/>
          <w:bCs/>
          <w:lang w:val="en-US"/>
        </w:rPr>
        <w:t xml:space="preserve">Email damages backup to </w:t>
      </w:r>
      <w:hyperlink r:id="rId42" w:history="1">
        <w:r w:rsidRPr="002005F2">
          <w:rPr>
            <w:rStyle w:val="Hyperlink"/>
            <w:rFonts w:ascii="Arial" w:hAnsi="Arial" w:cs="Arial"/>
            <w:bCs/>
            <w:lang w:val="en-US"/>
          </w:rPr>
          <w:t>pavan.kumar1@effem.com</w:t>
        </w:r>
      </w:hyperlink>
      <w:r>
        <w:rPr>
          <w:rFonts w:ascii="Arial" w:hAnsi="Arial" w:cs="Arial"/>
          <w:bCs/>
          <w:lang w:val="en-US"/>
        </w:rPr>
        <w:t xml:space="preserve">, </w:t>
      </w:r>
      <w:hyperlink r:id="rId43" w:history="1">
        <w:r w:rsidRPr="002005F2">
          <w:rPr>
            <w:rStyle w:val="Hyperlink"/>
            <w:rFonts w:ascii="Arial" w:hAnsi="Arial" w:cs="Arial"/>
            <w:bCs/>
            <w:lang w:val="en-US"/>
          </w:rPr>
          <w:t>ashish.singh@effem.com</w:t>
        </w:r>
      </w:hyperlink>
      <w:r>
        <w:rPr>
          <w:rFonts w:ascii="Arial" w:hAnsi="Arial" w:cs="Arial"/>
          <w:bCs/>
          <w:lang w:val="en-US"/>
        </w:rPr>
        <w:t xml:space="preserve"> and reject in Compass (client system).</w:t>
      </w:r>
    </w:p>
    <w:p w14:paraId="388D5269" w14:textId="77777777" w:rsidR="00740CF5" w:rsidRDefault="00740CF5" w:rsidP="00740CF5">
      <w:pPr>
        <w:overflowPunct/>
        <w:autoSpaceDE/>
        <w:autoSpaceDN/>
        <w:adjustRightInd/>
        <w:textAlignment w:val="auto"/>
        <w:rPr>
          <w:rFonts w:ascii="Arial" w:hAnsi="Arial" w:cs="Arial"/>
          <w:b/>
          <w:sz w:val="22"/>
          <w:szCs w:val="22"/>
          <w:u w:val="single"/>
          <w:lang w:val="en-GB"/>
        </w:rPr>
      </w:pPr>
    </w:p>
    <w:p w14:paraId="1B97BAFB" w14:textId="1002052D" w:rsidR="00740CF5" w:rsidRDefault="00740CF5" w:rsidP="00740CF5">
      <w:pPr>
        <w:overflowPunct/>
        <w:autoSpaceDE/>
        <w:autoSpaceDN/>
        <w:adjustRightInd/>
        <w:textAlignment w:val="auto"/>
        <w:rPr>
          <w:rFonts w:ascii="Arial" w:hAnsi="Arial" w:cs="Arial"/>
          <w:b/>
          <w:sz w:val="22"/>
          <w:szCs w:val="22"/>
          <w:u w:val="single"/>
          <w:lang w:val="en-GB"/>
        </w:rPr>
      </w:pPr>
      <w:bookmarkStart w:id="31" w:name="clientMETHOD"/>
      <w:r>
        <w:rPr>
          <w:rFonts w:ascii="Arial" w:hAnsi="Arial" w:cs="Arial"/>
          <w:b/>
          <w:sz w:val="22"/>
          <w:szCs w:val="22"/>
          <w:u w:val="single"/>
          <w:lang w:val="en-GB"/>
        </w:rPr>
        <w:t>METHOD PRODUCTS, INC.</w:t>
      </w:r>
    </w:p>
    <w:bookmarkEnd w:id="31"/>
    <w:p w14:paraId="7EBCFDCE" w14:textId="7D8A937E" w:rsidR="00740CF5" w:rsidRDefault="00740CF5" w:rsidP="00740CF5">
      <w:pPr>
        <w:pStyle w:val="ListParagraph"/>
        <w:numPr>
          <w:ilvl w:val="0"/>
          <w:numId w:val="41"/>
        </w:numPr>
        <w:overflowPunct/>
        <w:autoSpaceDE/>
        <w:autoSpaceDN/>
        <w:adjustRightInd/>
        <w:textAlignment w:val="auto"/>
        <w:rPr>
          <w:rFonts w:ascii="Arial" w:hAnsi="Arial" w:cs="Arial"/>
          <w:bCs/>
          <w:lang w:val="en-GB"/>
        </w:rPr>
      </w:pPr>
      <w:r>
        <w:rPr>
          <w:rFonts w:ascii="Arial" w:hAnsi="Arial" w:cs="Arial"/>
          <w:bCs/>
          <w:lang w:val="en-GB"/>
        </w:rPr>
        <w:t>Claims that begin with AR are not handled by Acosta. These should be stepped as Not Acost</w:t>
      </w:r>
      <w:r w:rsidR="006C2CD8">
        <w:rPr>
          <w:rFonts w:ascii="Arial" w:hAnsi="Arial" w:cs="Arial"/>
          <w:bCs/>
          <w:lang w:val="en-GB"/>
        </w:rPr>
        <w:t>a, b</w:t>
      </w:r>
      <w:r w:rsidR="00C67E65">
        <w:rPr>
          <w:rFonts w:ascii="Arial" w:hAnsi="Arial" w:cs="Arial"/>
          <w:bCs/>
          <w:lang w:val="en-GB"/>
        </w:rPr>
        <w:t>ackup to be sent to</w:t>
      </w:r>
      <w:r w:rsidR="00450AE2">
        <w:rPr>
          <w:rFonts w:ascii="Arial" w:hAnsi="Arial" w:cs="Arial"/>
          <w:bCs/>
          <w:lang w:val="en-GB"/>
        </w:rPr>
        <w:t xml:space="preserve"> Amy L. Tschirgi </w:t>
      </w:r>
      <w:r w:rsidR="00BE3928">
        <w:rPr>
          <w:rFonts w:ascii="Arial" w:hAnsi="Arial" w:cs="Arial"/>
          <w:bCs/>
          <w:lang w:val="en-GB"/>
        </w:rPr>
        <w:t>–</w:t>
      </w:r>
      <w:r w:rsidR="00450AE2">
        <w:rPr>
          <w:rFonts w:ascii="Arial" w:hAnsi="Arial" w:cs="Arial"/>
          <w:bCs/>
          <w:lang w:val="en-GB"/>
        </w:rPr>
        <w:t xml:space="preserve"> </w:t>
      </w:r>
      <w:hyperlink r:id="rId44" w:history="1">
        <w:r w:rsidR="00BE3928" w:rsidRPr="00AE4AE0">
          <w:rPr>
            <w:rStyle w:val="Hyperlink"/>
            <w:rFonts w:ascii="Arial" w:hAnsi="Arial" w:cs="Arial"/>
            <w:bCs/>
            <w:lang w:val="en-GB"/>
          </w:rPr>
          <w:t>ALTschir@scj.com</w:t>
        </w:r>
      </w:hyperlink>
      <w:r w:rsidR="00BE3928">
        <w:rPr>
          <w:rFonts w:ascii="Arial" w:hAnsi="Arial" w:cs="Arial"/>
          <w:bCs/>
          <w:lang w:val="en-GB"/>
        </w:rPr>
        <w:t>.</w:t>
      </w:r>
    </w:p>
    <w:p w14:paraId="7EE2D5C9" w14:textId="77777777" w:rsidR="00CF7825" w:rsidRDefault="00CF7825" w:rsidP="00C47593">
      <w:pPr>
        <w:overflowPunct/>
        <w:autoSpaceDE/>
        <w:autoSpaceDN/>
        <w:adjustRightInd/>
        <w:textAlignment w:val="auto"/>
        <w:rPr>
          <w:rFonts w:ascii="Arial" w:hAnsi="Arial" w:cs="Arial"/>
          <w:b/>
          <w:sz w:val="22"/>
          <w:szCs w:val="22"/>
          <w:u w:val="single"/>
          <w:lang w:val="en-GB"/>
        </w:rPr>
      </w:pPr>
    </w:p>
    <w:p w14:paraId="35BA043D" w14:textId="7479C761" w:rsidR="005B255E" w:rsidRDefault="005B255E" w:rsidP="00C47593">
      <w:pPr>
        <w:overflowPunct/>
        <w:autoSpaceDE/>
        <w:autoSpaceDN/>
        <w:adjustRightInd/>
        <w:textAlignment w:val="auto"/>
        <w:rPr>
          <w:rFonts w:ascii="Arial" w:hAnsi="Arial" w:cs="Arial"/>
          <w:b/>
          <w:sz w:val="22"/>
          <w:szCs w:val="22"/>
          <w:u w:val="single"/>
          <w:lang w:val="en-GB"/>
        </w:rPr>
      </w:pPr>
      <w:r>
        <w:rPr>
          <w:rFonts w:ascii="Arial" w:hAnsi="Arial" w:cs="Arial"/>
          <w:b/>
          <w:sz w:val="22"/>
          <w:szCs w:val="22"/>
          <w:u w:val="single"/>
          <w:lang w:val="en-GB"/>
        </w:rPr>
        <w:t>MEZZETTA</w:t>
      </w:r>
    </w:p>
    <w:bookmarkEnd w:id="28"/>
    <w:p w14:paraId="43A5DBD5" w14:textId="47CB8FC6" w:rsidR="005B255E" w:rsidRPr="005B255E" w:rsidRDefault="005B255E" w:rsidP="005B255E">
      <w:pPr>
        <w:pStyle w:val="ListParagraph"/>
        <w:numPr>
          <w:ilvl w:val="0"/>
          <w:numId w:val="37"/>
        </w:numPr>
        <w:overflowPunct/>
        <w:autoSpaceDE/>
        <w:autoSpaceDN/>
        <w:adjustRightInd/>
        <w:textAlignment w:val="auto"/>
        <w:rPr>
          <w:rFonts w:ascii="Arial" w:hAnsi="Arial" w:cs="Arial"/>
          <w:b/>
          <w:u w:val="single"/>
          <w:lang w:val="en-GB"/>
        </w:rPr>
      </w:pPr>
      <w:r w:rsidRPr="005B255E">
        <w:rPr>
          <w:rFonts w:ascii="Arial" w:hAnsi="Arial" w:cs="Arial"/>
          <w:bCs/>
          <w:lang w:val="en-GB"/>
        </w:rPr>
        <w:t>Claims for Vendor Portal Billing are to be coded as Trade – Shopper Marketing.</w:t>
      </w:r>
    </w:p>
    <w:p w14:paraId="24840F6D" w14:textId="77777777" w:rsidR="005B255E" w:rsidRDefault="005B255E" w:rsidP="00C47593">
      <w:pPr>
        <w:overflowPunct/>
        <w:autoSpaceDE/>
        <w:autoSpaceDN/>
        <w:adjustRightInd/>
        <w:textAlignment w:val="auto"/>
        <w:rPr>
          <w:rFonts w:ascii="Arial" w:hAnsi="Arial" w:cs="Arial"/>
          <w:b/>
          <w:sz w:val="22"/>
          <w:szCs w:val="22"/>
          <w:u w:val="single"/>
          <w:lang w:val="en-GB"/>
        </w:rPr>
      </w:pPr>
    </w:p>
    <w:p w14:paraId="1CC21A9E" w14:textId="67578B33" w:rsidR="00C47593" w:rsidRDefault="00C47593" w:rsidP="00C47593">
      <w:pPr>
        <w:overflowPunct/>
        <w:autoSpaceDE/>
        <w:autoSpaceDN/>
        <w:adjustRightInd/>
        <w:textAlignment w:val="auto"/>
        <w:rPr>
          <w:rFonts w:ascii="Arial" w:hAnsi="Arial" w:cs="Arial"/>
          <w:b/>
          <w:sz w:val="22"/>
          <w:szCs w:val="22"/>
          <w:u w:val="single"/>
          <w:lang w:val="en-GB"/>
        </w:rPr>
      </w:pPr>
      <w:r w:rsidRPr="00FB3017">
        <w:rPr>
          <w:rFonts w:ascii="Arial" w:hAnsi="Arial" w:cs="Arial"/>
          <w:b/>
          <w:sz w:val="22"/>
          <w:szCs w:val="22"/>
          <w:u w:val="single"/>
          <w:lang w:val="en-GB"/>
        </w:rPr>
        <w:t>NESTLE</w:t>
      </w:r>
      <w:bookmarkEnd w:id="29"/>
      <w:r>
        <w:rPr>
          <w:rFonts w:ascii="Arial" w:hAnsi="Arial" w:cs="Arial"/>
          <w:b/>
          <w:sz w:val="22"/>
          <w:szCs w:val="22"/>
          <w:u w:val="single"/>
          <w:lang w:val="en-GB"/>
        </w:rPr>
        <w:t xml:space="preserve"> COFFEE</w:t>
      </w:r>
    </w:p>
    <w:p w14:paraId="5D83E647" w14:textId="77777777" w:rsidR="00C47593" w:rsidRPr="00025F48" w:rsidRDefault="00C47593" w:rsidP="00C47593">
      <w:pPr>
        <w:pStyle w:val="ListParagraph"/>
        <w:numPr>
          <w:ilvl w:val="0"/>
          <w:numId w:val="32"/>
        </w:numPr>
        <w:overflowPunct/>
        <w:autoSpaceDE/>
        <w:autoSpaceDN/>
        <w:adjustRightInd/>
        <w:textAlignment w:val="auto"/>
        <w:rPr>
          <w:rFonts w:ascii="Arial" w:hAnsi="Arial" w:cs="Arial"/>
          <w:lang w:val="en-GB"/>
        </w:rPr>
      </w:pPr>
      <w:r w:rsidRPr="00025F48">
        <w:rPr>
          <w:rFonts w:ascii="Arial" w:hAnsi="Arial" w:cs="Arial"/>
          <w:lang w:val="en-GB"/>
        </w:rPr>
        <w:lastRenderedPageBreak/>
        <w:t xml:space="preserve">For Vendor Portal Billing invoices </w:t>
      </w:r>
      <w:r>
        <w:rPr>
          <w:rFonts w:ascii="Arial" w:hAnsi="Arial" w:cs="Arial"/>
          <w:lang w:val="en-GB"/>
        </w:rPr>
        <w:t xml:space="preserve">there are no contracts and </w:t>
      </w:r>
      <w:r w:rsidRPr="00025F48">
        <w:rPr>
          <w:rFonts w:ascii="Arial" w:hAnsi="Arial" w:cs="Arial"/>
          <w:lang w:val="en-GB"/>
        </w:rPr>
        <w:t>will be cleared to Non-</w:t>
      </w:r>
      <w:r>
        <w:rPr>
          <w:rFonts w:ascii="Arial" w:hAnsi="Arial" w:cs="Arial"/>
          <w:lang w:val="en-GB"/>
        </w:rPr>
        <w:t>T</w:t>
      </w:r>
      <w:r w:rsidRPr="00025F48">
        <w:rPr>
          <w:rFonts w:ascii="Arial" w:hAnsi="Arial" w:cs="Arial"/>
          <w:lang w:val="en-GB"/>
        </w:rPr>
        <w:t>rade/Service Fee/Penalt</w:t>
      </w:r>
      <w:r>
        <w:rPr>
          <w:rFonts w:ascii="Arial" w:hAnsi="Arial" w:cs="Arial"/>
          <w:lang w:val="en-GB"/>
        </w:rPr>
        <w:t>y.</w:t>
      </w:r>
    </w:p>
    <w:p w14:paraId="513D8BC9" w14:textId="77777777" w:rsidR="009C3590" w:rsidRPr="00C133C9" w:rsidRDefault="009C3590" w:rsidP="009C3590">
      <w:pPr>
        <w:pStyle w:val="ListParagraph"/>
        <w:numPr>
          <w:ilvl w:val="0"/>
          <w:numId w:val="32"/>
        </w:numPr>
        <w:overflowPunct/>
        <w:autoSpaceDE/>
        <w:autoSpaceDN/>
        <w:adjustRightInd/>
        <w:textAlignment w:val="auto"/>
        <w:rPr>
          <w:rFonts w:ascii="Arial" w:hAnsi="Arial" w:cs="Arial"/>
          <w:szCs w:val="24"/>
          <w:lang w:val="en-GB"/>
        </w:rPr>
      </w:pPr>
      <w:r w:rsidRPr="00C133C9">
        <w:rPr>
          <w:rFonts w:ascii="Arial" w:hAnsi="Arial" w:cs="Arial"/>
          <w:szCs w:val="24"/>
          <w:lang w:val="en-GB"/>
        </w:rPr>
        <w:t>10% Scan fees are cleared to a Scan deal/event number. The Scan fee for each item on the invoice will have a seprate line on the claim and the DBW. These are coded as Trade/Other.</w:t>
      </w:r>
    </w:p>
    <w:p w14:paraId="41287E9A" w14:textId="77777777" w:rsidR="009C3590" w:rsidRPr="00C133C9" w:rsidRDefault="009C3590" w:rsidP="009C3590">
      <w:pPr>
        <w:pStyle w:val="ListParagraph"/>
        <w:numPr>
          <w:ilvl w:val="1"/>
          <w:numId w:val="32"/>
        </w:numPr>
        <w:overflowPunct/>
        <w:autoSpaceDE/>
        <w:autoSpaceDN/>
        <w:adjustRightInd/>
        <w:textAlignment w:val="auto"/>
        <w:rPr>
          <w:rFonts w:ascii="Arial" w:hAnsi="Arial" w:cs="Arial"/>
          <w:szCs w:val="24"/>
          <w:lang w:val="en-GB"/>
        </w:rPr>
      </w:pPr>
      <w:r w:rsidRPr="00C133C9">
        <w:rPr>
          <w:rFonts w:ascii="Arial" w:hAnsi="Arial" w:cs="Arial"/>
          <w:szCs w:val="24"/>
          <w:lang w:val="en-GB"/>
        </w:rPr>
        <w:t>10% fee DBW process:</w:t>
      </w:r>
    </w:p>
    <w:p w14:paraId="498DB8F4" w14:textId="77777777" w:rsidR="009C3590" w:rsidRPr="00C133C9" w:rsidRDefault="009C3590" w:rsidP="009C3590">
      <w:pPr>
        <w:pStyle w:val="ListParagraph"/>
        <w:numPr>
          <w:ilvl w:val="2"/>
          <w:numId w:val="32"/>
        </w:numPr>
        <w:overflowPunct/>
        <w:autoSpaceDE/>
        <w:autoSpaceDN/>
        <w:adjustRightInd/>
        <w:textAlignment w:val="auto"/>
        <w:rPr>
          <w:rFonts w:ascii="Arial" w:hAnsi="Arial" w:cs="Arial"/>
          <w:szCs w:val="24"/>
          <w:lang w:val="en-GB"/>
        </w:rPr>
      </w:pPr>
      <w:r w:rsidRPr="00C133C9">
        <w:rPr>
          <w:rFonts w:ascii="Arial" w:hAnsi="Arial" w:cs="Arial"/>
          <w:szCs w:val="24"/>
          <w:lang w:val="en-GB"/>
        </w:rPr>
        <w:t>Enter UPC</w:t>
      </w:r>
    </w:p>
    <w:p w14:paraId="5CFD4EC4" w14:textId="77777777" w:rsidR="009C3590" w:rsidRPr="00C133C9" w:rsidRDefault="009C3590" w:rsidP="009C3590">
      <w:pPr>
        <w:pStyle w:val="ListParagraph"/>
        <w:numPr>
          <w:ilvl w:val="2"/>
          <w:numId w:val="32"/>
        </w:numPr>
        <w:overflowPunct/>
        <w:autoSpaceDE/>
        <w:autoSpaceDN/>
        <w:adjustRightInd/>
        <w:textAlignment w:val="auto"/>
        <w:rPr>
          <w:rFonts w:ascii="Arial" w:hAnsi="Arial" w:cs="Arial"/>
          <w:szCs w:val="24"/>
          <w:lang w:val="en-GB"/>
        </w:rPr>
      </w:pPr>
      <w:r w:rsidRPr="00C133C9">
        <w:rPr>
          <w:rFonts w:ascii="Arial" w:hAnsi="Arial" w:cs="Arial"/>
          <w:szCs w:val="24"/>
          <w:lang w:val="en-GB"/>
        </w:rPr>
        <w:t>Fee quanity is the item qty on the invoice.</w:t>
      </w:r>
    </w:p>
    <w:p w14:paraId="681C2927" w14:textId="0EAC75CB" w:rsidR="00831197" w:rsidRDefault="009C3590" w:rsidP="009C3590">
      <w:pPr>
        <w:pStyle w:val="ListParagraph"/>
        <w:numPr>
          <w:ilvl w:val="2"/>
          <w:numId w:val="32"/>
        </w:numPr>
        <w:overflowPunct/>
        <w:autoSpaceDE/>
        <w:autoSpaceDN/>
        <w:adjustRightInd/>
        <w:textAlignment w:val="auto"/>
        <w:rPr>
          <w:rFonts w:ascii="Arial" w:hAnsi="Arial" w:cs="Arial"/>
          <w:szCs w:val="24"/>
          <w:lang w:val="en-GB"/>
        </w:rPr>
      </w:pPr>
      <w:r w:rsidRPr="00C133C9">
        <w:rPr>
          <w:rFonts w:ascii="Arial" w:hAnsi="Arial" w:cs="Arial"/>
          <w:szCs w:val="24"/>
          <w:lang w:val="en-GB"/>
        </w:rPr>
        <w:t>The rate is the Scan $ on the invoice divided by qty.</w:t>
      </w:r>
    </w:p>
    <w:p w14:paraId="5DE48A9A" w14:textId="1E7A4B10" w:rsidR="00EB7736" w:rsidRPr="00EB7736" w:rsidRDefault="00EB7736" w:rsidP="00EB7736">
      <w:pPr>
        <w:pStyle w:val="ListParagraph"/>
        <w:numPr>
          <w:ilvl w:val="0"/>
          <w:numId w:val="32"/>
        </w:numPr>
        <w:overflowPunct/>
        <w:autoSpaceDE/>
        <w:autoSpaceDN/>
        <w:adjustRightInd/>
        <w:textAlignment w:val="auto"/>
        <w:rPr>
          <w:rFonts w:ascii="Arial" w:hAnsi="Arial" w:cs="Arial"/>
          <w:szCs w:val="24"/>
          <w:lang w:val="en-GB"/>
        </w:rPr>
      </w:pPr>
      <w:r w:rsidRPr="00EB7736">
        <w:rPr>
          <w:rFonts w:ascii="Arial" w:hAnsi="Arial" w:cs="Arial"/>
          <w:noProof/>
          <w:szCs w:val="24"/>
          <w:lang w:val="en-GB"/>
        </w:rPr>
        <w:drawing>
          <wp:anchor distT="0" distB="0" distL="114300" distR="114300" simplePos="0" relativeHeight="252298752" behindDoc="0" locked="0" layoutInCell="1" allowOverlap="1" wp14:anchorId="3886671B" wp14:editId="7C15BA25">
            <wp:simplePos x="0" y="0"/>
            <wp:positionH relativeFrom="margin">
              <wp:align>center</wp:align>
            </wp:positionH>
            <wp:positionV relativeFrom="paragraph">
              <wp:posOffset>280670</wp:posOffset>
            </wp:positionV>
            <wp:extent cx="6249272" cy="4982270"/>
            <wp:effectExtent l="19050" t="19050" r="18415" b="27940"/>
            <wp:wrapTopAndBottom/>
            <wp:docPr id="353123056" name="Picture 1" descr="A table of events with numbers and a price t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23056" name="Picture 1" descr="A table of events with numbers and a price tag&#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6249272" cy="4982270"/>
                    </a:xfrm>
                    <a:prstGeom prst="rect">
                      <a:avLst/>
                    </a:prstGeom>
                    <a:ln>
                      <a:solidFill>
                        <a:schemeClr val="tx1"/>
                      </a:solidFill>
                    </a:ln>
                  </pic:spPr>
                </pic:pic>
              </a:graphicData>
            </a:graphic>
          </wp:anchor>
        </w:drawing>
      </w:r>
      <w:r>
        <w:rPr>
          <w:rFonts w:ascii="Arial" w:hAnsi="Arial" w:cs="Arial"/>
          <w:szCs w:val="24"/>
          <w:lang w:val="en-GB"/>
        </w:rPr>
        <w:t>Events to be used for Vendor Portal and Homestore claims are below. There will not be a contract.</w:t>
      </w:r>
    </w:p>
    <w:p w14:paraId="3F9D1162" w14:textId="2CA668D1" w:rsidR="00284080" w:rsidRDefault="00284080" w:rsidP="00284080">
      <w:pPr>
        <w:pStyle w:val="ListParagraph"/>
        <w:numPr>
          <w:ilvl w:val="0"/>
          <w:numId w:val="32"/>
        </w:numPr>
        <w:overflowPunct/>
        <w:autoSpaceDE/>
        <w:autoSpaceDN/>
        <w:adjustRightInd/>
        <w:textAlignment w:val="auto"/>
        <w:rPr>
          <w:rFonts w:ascii="Arial" w:hAnsi="Arial" w:cs="Arial"/>
          <w:bCs/>
          <w:lang w:val="en-GB"/>
        </w:rPr>
      </w:pPr>
      <w:bookmarkStart w:id="32" w:name="clientNestle"/>
      <w:bookmarkStart w:id="33" w:name="NestleNutritionCStore"/>
      <w:bookmarkEnd w:id="32"/>
      <w:r>
        <w:rPr>
          <w:rFonts w:ascii="Arial" w:hAnsi="Arial" w:cs="Arial"/>
          <w:bCs/>
          <w:lang w:val="en-GB"/>
        </w:rPr>
        <w:t>For Markdown claims:</w:t>
      </w:r>
    </w:p>
    <w:p w14:paraId="06FC7AED" w14:textId="2040F4C5" w:rsidR="00284080" w:rsidRDefault="00284080" w:rsidP="00284080">
      <w:pPr>
        <w:pStyle w:val="ListParagraph"/>
        <w:numPr>
          <w:ilvl w:val="1"/>
          <w:numId w:val="32"/>
        </w:numPr>
        <w:overflowPunct/>
        <w:autoSpaceDE/>
        <w:autoSpaceDN/>
        <w:adjustRightInd/>
        <w:textAlignment w:val="auto"/>
        <w:rPr>
          <w:rFonts w:ascii="Arial" w:hAnsi="Arial" w:cs="Arial"/>
          <w:bCs/>
          <w:lang w:val="en-GB"/>
        </w:rPr>
      </w:pPr>
      <w:r>
        <w:rPr>
          <w:rFonts w:ascii="Arial" w:hAnsi="Arial" w:cs="Arial"/>
          <w:bCs/>
          <w:lang w:val="en-GB"/>
        </w:rPr>
        <w:t xml:space="preserve">These claims are identified by items on the invoice with the “I/O” designator and show a scan equal to 75% of the list cost after the </w:t>
      </w:r>
      <w:proofErr w:type="gramStart"/>
      <w:r>
        <w:rPr>
          <w:rFonts w:ascii="Arial" w:hAnsi="Arial" w:cs="Arial"/>
          <w:bCs/>
          <w:lang w:val="en-GB"/>
        </w:rPr>
        <w:t>off invoice</w:t>
      </w:r>
      <w:proofErr w:type="gramEnd"/>
      <w:r>
        <w:rPr>
          <w:rFonts w:ascii="Arial" w:hAnsi="Arial" w:cs="Arial"/>
          <w:bCs/>
          <w:lang w:val="en-GB"/>
        </w:rPr>
        <w:t xml:space="preserve"> allowance and is typically for the dates of Fall from November 1 to January 30 or Holiday January 1 to March 31. These claims do not require a contract or POP.</w:t>
      </w:r>
    </w:p>
    <w:p w14:paraId="1199F9B0" w14:textId="4BDD5076" w:rsidR="00284080" w:rsidRDefault="00284080" w:rsidP="00284080">
      <w:pPr>
        <w:pStyle w:val="ListParagraph"/>
        <w:numPr>
          <w:ilvl w:val="0"/>
          <w:numId w:val="32"/>
        </w:numPr>
        <w:overflowPunct/>
        <w:autoSpaceDE/>
        <w:autoSpaceDN/>
        <w:adjustRightInd/>
        <w:textAlignment w:val="auto"/>
        <w:rPr>
          <w:rFonts w:ascii="Arial" w:hAnsi="Arial" w:cs="Arial"/>
          <w:bCs/>
          <w:lang w:val="en-GB"/>
        </w:rPr>
      </w:pPr>
      <w:r>
        <w:rPr>
          <w:rFonts w:ascii="Arial" w:hAnsi="Arial" w:cs="Arial"/>
          <w:bCs/>
          <w:lang w:val="en-GB"/>
        </w:rPr>
        <w:t>For Harris Teeter Nestle Scans:</w:t>
      </w:r>
    </w:p>
    <w:p w14:paraId="245411A2" w14:textId="2D1D1E7C" w:rsidR="00284080" w:rsidRPr="00284080" w:rsidRDefault="00284080" w:rsidP="00284080">
      <w:pPr>
        <w:pStyle w:val="ListParagraph"/>
        <w:numPr>
          <w:ilvl w:val="1"/>
          <w:numId w:val="32"/>
        </w:numPr>
        <w:overflowPunct/>
        <w:autoSpaceDE/>
        <w:autoSpaceDN/>
        <w:adjustRightInd/>
        <w:textAlignment w:val="auto"/>
        <w:rPr>
          <w:rFonts w:ascii="Arial" w:hAnsi="Arial" w:cs="Arial"/>
          <w:bCs/>
          <w:lang w:val="en-GB"/>
        </w:rPr>
      </w:pPr>
      <w:r>
        <w:rPr>
          <w:rFonts w:ascii="Arial" w:hAnsi="Arial" w:cs="Arial"/>
          <w:bCs/>
          <w:lang w:val="en-GB"/>
        </w:rPr>
        <w:t>The scan event is TPR, while the scan fee is CTA. The scan is coded as Trade – Scan and the scan fee is coded as Trade – Other. These markdowns get cleared with a trade promotion.</w:t>
      </w:r>
    </w:p>
    <w:p w14:paraId="1F31B74C" w14:textId="77777777" w:rsidR="00284080" w:rsidRDefault="00284080">
      <w:pPr>
        <w:overflowPunct/>
        <w:autoSpaceDE/>
        <w:autoSpaceDN/>
        <w:adjustRightInd/>
        <w:textAlignment w:val="auto"/>
        <w:rPr>
          <w:rFonts w:ascii="Arial" w:hAnsi="Arial" w:cs="Arial"/>
          <w:b/>
          <w:sz w:val="22"/>
          <w:szCs w:val="22"/>
          <w:u w:val="single"/>
          <w:lang w:val="en-GB"/>
        </w:rPr>
      </w:pPr>
    </w:p>
    <w:p w14:paraId="43A88D48" w14:textId="77777777" w:rsidR="00284080" w:rsidRDefault="00284080">
      <w:pPr>
        <w:overflowPunct/>
        <w:autoSpaceDE/>
        <w:autoSpaceDN/>
        <w:adjustRightInd/>
        <w:textAlignment w:val="auto"/>
        <w:rPr>
          <w:rFonts w:ascii="Arial" w:hAnsi="Arial" w:cs="Arial"/>
          <w:b/>
          <w:sz w:val="22"/>
          <w:szCs w:val="22"/>
          <w:u w:val="single"/>
          <w:lang w:val="en-GB"/>
        </w:rPr>
      </w:pPr>
    </w:p>
    <w:p w14:paraId="1B63AAF1" w14:textId="5151A15F" w:rsidR="008213FA" w:rsidRPr="00FB3017" w:rsidRDefault="008213FA">
      <w:pPr>
        <w:overflowPunct/>
        <w:autoSpaceDE/>
        <w:autoSpaceDN/>
        <w:adjustRightInd/>
        <w:textAlignment w:val="auto"/>
        <w:rPr>
          <w:rFonts w:ascii="Arial" w:hAnsi="Arial" w:cs="Arial"/>
          <w:b/>
          <w:sz w:val="22"/>
          <w:szCs w:val="22"/>
          <w:u w:val="single"/>
          <w:lang w:val="en-GB"/>
        </w:rPr>
      </w:pPr>
      <w:r w:rsidRPr="00FB3017">
        <w:rPr>
          <w:rFonts w:ascii="Arial" w:hAnsi="Arial" w:cs="Arial"/>
          <w:b/>
          <w:sz w:val="22"/>
          <w:szCs w:val="22"/>
          <w:u w:val="single"/>
          <w:lang w:val="en-GB"/>
        </w:rPr>
        <w:lastRenderedPageBreak/>
        <w:t>NESTLE</w:t>
      </w:r>
      <w:r w:rsidR="00981E19">
        <w:rPr>
          <w:rFonts w:ascii="Arial" w:hAnsi="Arial" w:cs="Arial"/>
          <w:b/>
          <w:sz w:val="22"/>
          <w:szCs w:val="22"/>
          <w:u w:val="single"/>
          <w:lang w:val="en-GB"/>
        </w:rPr>
        <w:t xml:space="preserve"> NUTRITION </w:t>
      </w:r>
    </w:p>
    <w:bookmarkEnd w:id="33"/>
    <w:p w14:paraId="59A196FF" w14:textId="77777777" w:rsidR="008213FA" w:rsidRPr="00FB3017" w:rsidRDefault="008213FA" w:rsidP="00FF497B">
      <w:pPr>
        <w:pStyle w:val="ListParagraph"/>
        <w:numPr>
          <w:ilvl w:val="0"/>
          <w:numId w:val="8"/>
        </w:numPr>
        <w:overflowPunct/>
        <w:autoSpaceDE/>
        <w:autoSpaceDN/>
        <w:adjustRightInd/>
        <w:textAlignment w:val="auto"/>
        <w:rPr>
          <w:rFonts w:ascii="Arial" w:hAnsi="Arial" w:cs="Arial"/>
          <w:szCs w:val="22"/>
          <w:lang w:val="en-GB"/>
        </w:rPr>
      </w:pPr>
      <w:r w:rsidRPr="00FB3017">
        <w:rPr>
          <w:rFonts w:ascii="Arial" w:hAnsi="Arial" w:cs="Arial"/>
          <w:szCs w:val="22"/>
          <w:lang w:val="en-GB"/>
        </w:rPr>
        <w:t>For Vendor Portal Billing for Nestle there are no contracts. However, these are still</w:t>
      </w:r>
      <w:r w:rsidR="00FB3017" w:rsidRPr="00FB3017">
        <w:rPr>
          <w:rFonts w:ascii="Arial" w:hAnsi="Arial" w:cs="Arial"/>
          <w:szCs w:val="22"/>
          <w:lang w:val="en-GB"/>
        </w:rPr>
        <w:t xml:space="preserve"> </w:t>
      </w:r>
      <w:r w:rsidRPr="00FB3017">
        <w:rPr>
          <w:rFonts w:ascii="Arial" w:hAnsi="Arial" w:cs="Arial"/>
          <w:szCs w:val="22"/>
          <w:lang w:val="en-GB"/>
        </w:rPr>
        <w:t>cleared to trade and require an event number; code as Trade/Other.</w:t>
      </w:r>
    </w:p>
    <w:p w14:paraId="272A9E5D" w14:textId="77777777" w:rsidR="00601A9A" w:rsidRPr="007438AD" w:rsidRDefault="00601A9A" w:rsidP="00FF497B">
      <w:pPr>
        <w:pStyle w:val="ListParagraph"/>
        <w:numPr>
          <w:ilvl w:val="0"/>
          <w:numId w:val="8"/>
        </w:numPr>
        <w:overflowPunct/>
        <w:autoSpaceDE/>
        <w:autoSpaceDN/>
        <w:adjustRightInd/>
        <w:textAlignment w:val="auto"/>
        <w:rPr>
          <w:rFonts w:ascii="Arial" w:hAnsi="Arial" w:cs="Arial"/>
          <w:sz w:val="22"/>
          <w:szCs w:val="22"/>
          <w:lang w:val="en-GB"/>
        </w:rPr>
      </w:pPr>
      <w:r w:rsidRPr="00FB3017">
        <w:rPr>
          <w:rFonts w:ascii="Arial" w:hAnsi="Arial" w:cs="Arial"/>
          <w:szCs w:val="22"/>
          <w:lang w:val="en-GB"/>
        </w:rPr>
        <w:t>Nestle is allowed a date</w:t>
      </w:r>
      <w:r w:rsidRPr="00482EC9">
        <w:rPr>
          <w:rFonts w:ascii="Arial" w:hAnsi="Arial" w:cs="Arial"/>
          <w:lang w:val="en-GB"/>
        </w:rPr>
        <w:t xml:space="preserve"> </w:t>
      </w:r>
      <w:r w:rsidRPr="00482EC9">
        <w:rPr>
          <w:rFonts w:ascii="Arial" w:hAnsi="Arial" w:cs="Arial"/>
          <w:color w:val="000000"/>
        </w:rPr>
        <w:t>flexibility of one week before the promo start date and one week after the promo end date.</w:t>
      </w:r>
    </w:p>
    <w:p w14:paraId="21453D8E" w14:textId="65CBCD99" w:rsidR="006D657F" w:rsidRDefault="006D657F">
      <w:pPr>
        <w:overflowPunct/>
        <w:autoSpaceDE/>
        <w:autoSpaceDN/>
        <w:adjustRightInd/>
        <w:textAlignment w:val="auto"/>
        <w:rPr>
          <w:rFonts w:ascii="Arial" w:hAnsi="Arial" w:cs="Arial"/>
          <w:b/>
          <w:szCs w:val="22"/>
          <w:lang w:val="en-GB"/>
        </w:rPr>
      </w:pPr>
      <w:bookmarkStart w:id="34" w:name="clientNewman"/>
      <w:bookmarkStart w:id="35" w:name="clientPINNFROZEN"/>
      <w:bookmarkEnd w:id="34"/>
      <w:bookmarkEnd w:id="35"/>
    </w:p>
    <w:p w14:paraId="569B612A" w14:textId="77777777" w:rsidR="002A7824" w:rsidRPr="00FB3017" w:rsidRDefault="002A7824">
      <w:pPr>
        <w:overflowPunct/>
        <w:autoSpaceDE/>
        <w:autoSpaceDN/>
        <w:adjustRightInd/>
        <w:textAlignment w:val="auto"/>
        <w:rPr>
          <w:rFonts w:ascii="Arial" w:hAnsi="Arial" w:cs="Arial"/>
          <w:b/>
          <w:szCs w:val="22"/>
          <w:lang w:val="en-GB"/>
        </w:rPr>
      </w:pPr>
    </w:p>
    <w:p w14:paraId="5B7AB15B" w14:textId="77777777" w:rsidR="00EC1760" w:rsidRDefault="00EC1760" w:rsidP="006E73CD">
      <w:pPr>
        <w:overflowPunct/>
        <w:autoSpaceDE/>
        <w:autoSpaceDN/>
        <w:adjustRightInd/>
        <w:textAlignment w:val="auto"/>
        <w:rPr>
          <w:rFonts w:ascii="Arial" w:hAnsi="Arial" w:cs="Arial"/>
          <w:b/>
          <w:sz w:val="22"/>
          <w:szCs w:val="24"/>
          <w:u w:val="single"/>
          <w:lang w:val="en-GB"/>
        </w:rPr>
      </w:pPr>
      <w:bookmarkStart w:id="36" w:name="clientSTARBUCKS"/>
      <w:bookmarkStart w:id="37" w:name="clientPepperidgeFarm"/>
      <w:bookmarkEnd w:id="36"/>
      <w:r>
        <w:rPr>
          <w:rFonts w:ascii="Arial" w:hAnsi="Arial" w:cs="Arial"/>
          <w:b/>
          <w:sz w:val="22"/>
          <w:szCs w:val="24"/>
          <w:u w:val="single"/>
          <w:lang w:val="en-GB"/>
        </w:rPr>
        <w:t>PEPPERIDGE FARM</w:t>
      </w:r>
    </w:p>
    <w:bookmarkEnd w:id="37"/>
    <w:p w14:paraId="5B99B2CF" w14:textId="6C1A2AE2" w:rsidR="00EC1760" w:rsidRPr="00EC1760" w:rsidRDefault="00EC1760" w:rsidP="00EC1760">
      <w:pPr>
        <w:pStyle w:val="ListParagraph"/>
        <w:numPr>
          <w:ilvl w:val="0"/>
          <w:numId w:val="40"/>
        </w:numPr>
        <w:overflowPunct/>
        <w:autoSpaceDE/>
        <w:autoSpaceDN/>
        <w:adjustRightInd/>
        <w:textAlignment w:val="auto"/>
        <w:rPr>
          <w:rFonts w:ascii="Arial" w:hAnsi="Arial" w:cs="Arial"/>
          <w:bCs/>
          <w:lang w:val="en-GB"/>
        </w:rPr>
      </w:pPr>
      <w:r w:rsidRPr="00EC1760">
        <w:rPr>
          <w:rFonts w:ascii="Arial" w:hAnsi="Arial" w:cs="Arial"/>
          <w:bCs/>
          <w:lang w:val="en-GB"/>
        </w:rPr>
        <w:t>If the invoice only contains Snyder Lance products and the header amount is different from the invoice, it should not be transferred back to Snyder Lance. There will be a second invoice available in AR that has the email breakdown approval from the CSL on how to clear to Pepperidge Farm. If this detail cannot be found, request it from the Sales team.</w:t>
      </w:r>
    </w:p>
    <w:p w14:paraId="306B4815" w14:textId="77777777" w:rsidR="00EC1760" w:rsidRDefault="00EC1760" w:rsidP="006E73CD">
      <w:pPr>
        <w:overflowPunct/>
        <w:autoSpaceDE/>
        <w:autoSpaceDN/>
        <w:adjustRightInd/>
        <w:textAlignment w:val="auto"/>
        <w:rPr>
          <w:rFonts w:ascii="Arial" w:hAnsi="Arial" w:cs="Arial"/>
          <w:b/>
          <w:sz w:val="22"/>
          <w:szCs w:val="24"/>
          <w:u w:val="single"/>
          <w:lang w:val="en-GB"/>
        </w:rPr>
      </w:pPr>
    </w:p>
    <w:p w14:paraId="433047DF" w14:textId="326D9148" w:rsidR="000E06A0" w:rsidRDefault="000E06A0" w:rsidP="006E73CD">
      <w:pPr>
        <w:overflowPunct/>
        <w:autoSpaceDE/>
        <w:autoSpaceDN/>
        <w:adjustRightInd/>
        <w:textAlignment w:val="auto"/>
        <w:rPr>
          <w:rFonts w:ascii="Arial" w:hAnsi="Arial" w:cs="Arial"/>
          <w:b/>
          <w:sz w:val="22"/>
          <w:szCs w:val="24"/>
          <w:u w:val="single"/>
          <w:lang w:val="en-GB"/>
        </w:rPr>
      </w:pPr>
      <w:bookmarkStart w:id="38" w:name="clientPOMPEIAN"/>
      <w:r>
        <w:rPr>
          <w:rFonts w:ascii="Arial" w:hAnsi="Arial" w:cs="Arial"/>
          <w:b/>
          <w:sz w:val="22"/>
          <w:szCs w:val="24"/>
          <w:u w:val="single"/>
          <w:lang w:val="en-GB"/>
        </w:rPr>
        <w:t>POMPEIAN</w:t>
      </w:r>
    </w:p>
    <w:bookmarkEnd w:id="38"/>
    <w:p w14:paraId="7C6873C9" w14:textId="77777777" w:rsidR="00210150" w:rsidRDefault="000E06A0" w:rsidP="007B22D9">
      <w:pPr>
        <w:pStyle w:val="ListParagraph"/>
        <w:numPr>
          <w:ilvl w:val="0"/>
          <w:numId w:val="20"/>
        </w:numPr>
        <w:overflowPunct/>
        <w:autoSpaceDE/>
        <w:autoSpaceDN/>
        <w:adjustRightInd/>
        <w:textAlignment w:val="auto"/>
        <w:rPr>
          <w:rFonts w:ascii="Arial" w:hAnsi="Arial" w:cs="Arial"/>
          <w:szCs w:val="24"/>
          <w:lang w:val="en-GB"/>
        </w:rPr>
      </w:pPr>
      <w:r w:rsidRPr="000E06A0">
        <w:rPr>
          <w:rFonts w:ascii="Arial" w:hAnsi="Arial" w:cs="Arial"/>
          <w:szCs w:val="24"/>
          <w:lang w:val="en-GB"/>
        </w:rPr>
        <w:t xml:space="preserve">Markdowns are coded as Non Trade and do not require a client event #, even if a contract is located </w:t>
      </w:r>
      <w:r>
        <w:rPr>
          <w:rFonts w:ascii="Arial" w:hAnsi="Arial" w:cs="Arial"/>
          <w:szCs w:val="24"/>
          <w:lang w:val="en-GB"/>
        </w:rPr>
        <w:t>and used to indicate that the items are for markdowns.</w:t>
      </w:r>
      <w:bookmarkStart w:id="39" w:name="clientStarkist"/>
      <w:bookmarkStart w:id="40" w:name="clientSUNNYD"/>
      <w:bookmarkStart w:id="41" w:name="Tyson"/>
      <w:bookmarkEnd w:id="39"/>
      <w:bookmarkEnd w:id="40"/>
      <w:bookmarkEnd w:id="41"/>
    </w:p>
    <w:p w14:paraId="62FEF384" w14:textId="77777777" w:rsidR="00210150" w:rsidRDefault="00210150" w:rsidP="00210150">
      <w:pPr>
        <w:overflowPunct/>
        <w:autoSpaceDE/>
        <w:autoSpaceDN/>
        <w:adjustRightInd/>
        <w:textAlignment w:val="auto"/>
        <w:rPr>
          <w:rFonts w:ascii="Arial" w:hAnsi="Arial" w:cs="Arial"/>
          <w:lang w:val="en-GB"/>
        </w:rPr>
      </w:pPr>
    </w:p>
    <w:p w14:paraId="2B3E917A" w14:textId="77777777" w:rsidR="00D65EE3" w:rsidRDefault="00D65EE3" w:rsidP="00210150">
      <w:pPr>
        <w:overflowPunct/>
        <w:autoSpaceDE/>
        <w:autoSpaceDN/>
        <w:adjustRightInd/>
        <w:textAlignment w:val="auto"/>
        <w:rPr>
          <w:rFonts w:ascii="Arial" w:hAnsi="Arial" w:cs="Arial"/>
          <w:b/>
          <w:sz w:val="22"/>
          <w:szCs w:val="24"/>
          <w:u w:val="single"/>
          <w:lang w:val="en-GB"/>
        </w:rPr>
      </w:pPr>
      <w:bookmarkStart w:id="42" w:name="clientRicola"/>
      <w:bookmarkStart w:id="43" w:name="clientSovos"/>
      <w:r>
        <w:rPr>
          <w:rFonts w:ascii="Arial" w:hAnsi="Arial" w:cs="Arial"/>
          <w:b/>
          <w:sz w:val="22"/>
          <w:szCs w:val="24"/>
          <w:u w:val="single"/>
          <w:lang w:val="en-GB"/>
        </w:rPr>
        <w:t>RICOLA</w:t>
      </w:r>
    </w:p>
    <w:bookmarkEnd w:id="42"/>
    <w:p w14:paraId="6705DBCD" w14:textId="380F871D" w:rsidR="00D65EE3" w:rsidRDefault="00D65EE3" w:rsidP="00D65EE3">
      <w:pPr>
        <w:pStyle w:val="ListParagraph"/>
        <w:numPr>
          <w:ilvl w:val="0"/>
          <w:numId w:val="20"/>
        </w:numPr>
        <w:overflowPunct/>
        <w:autoSpaceDE/>
        <w:autoSpaceDN/>
        <w:adjustRightInd/>
        <w:textAlignment w:val="auto"/>
        <w:rPr>
          <w:rFonts w:ascii="Arial" w:hAnsi="Arial" w:cs="Arial"/>
          <w:bCs/>
          <w:lang w:val="en-GB"/>
        </w:rPr>
      </w:pPr>
      <w:r>
        <w:rPr>
          <w:rFonts w:ascii="Arial" w:hAnsi="Arial" w:cs="Arial"/>
          <w:bCs/>
          <w:lang w:val="en-GB"/>
        </w:rPr>
        <w:t>Shopper Marketing claims are cleared as Trade and a require a client event number.</w:t>
      </w:r>
    </w:p>
    <w:p w14:paraId="2B3681D4" w14:textId="77777777" w:rsidR="00C01A01" w:rsidRDefault="00C01A01" w:rsidP="00C01A01">
      <w:pPr>
        <w:pStyle w:val="ListParagraph"/>
        <w:overflowPunct/>
        <w:autoSpaceDE/>
        <w:autoSpaceDN/>
        <w:adjustRightInd/>
        <w:textAlignment w:val="auto"/>
        <w:rPr>
          <w:rFonts w:ascii="Arial" w:hAnsi="Arial" w:cs="Arial"/>
          <w:bCs/>
          <w:lang w:val="en-GB"/>
        </w:rPr>
      </w:pPr>
    </w:p>
    <w:p w14:paraId="548DE0AC" w14:textId="77777777" w:rsidR="00C01A01" w:rsidRDefault="00C01A01" w:rsidP="00C01A01">
      <w:pPr>
        <w:overflowPunct/>
        <w:autoSpaceDE/>
        <w:autoSpaceDN/>
        <w:adjustRightInd/>
        <w:textAlignment w:val="auto"/>
        <w:rPr>
          <w:rFonts w:ascii="Arial" w:hAnsi="Arial" w:cs="Arial"/>
          <w:bCs/>
          <w:lang w:val="en-GB"/>
        </w:rPr>
      </w:pPr>
    </w:p>
    <w:p w14:paraId="4866831E" w14:textId="403BED63" w:rsidR="00C01A01" w:rsidRDefault="00C01A01" w:rsidP="00C01A01">
      <w:pPr>
        <w:overflowPunct/>
        <w:autoSpaceDE/>
        <w:autoSpaceDN/>
        <w:adjustRightInd/>
        <w:textAlignment w:val="auto"/>
        <w:rPr>
          <w:rFonts w:ascii="Arial" w:hAnsi="Arial" w:cs="Arial"/>
          <w:b/>
          <w:sz w:val="22"/>
          <w:szCs w:val="22"/>
          <w:u w:val="single"/>
          <w:lang w:val="fr-FR"/>
        </w:rPr>
      </w:pPr>
      <w:bookmarkStart w:id="44" w:name="Seneca"/>
      <w:r w:rsidRPr="00C01A01">
        <w:rPr>
          <w:rFonts w:ascii="Arial" w:hAnsi="Arial" w:cs="Arial"/>
          <w:b/>
          <w:sz w:val="22"/>
          <w:szCs w:val="22"/>
          <w:u w:val="single"/>
          <w:lang w:val="fr-FR"/>
        </w:rPr>
        <w:t>SENECA FOODS</w:t>
      </w:r>
    </w:p>
    <w:bookmarkEnd w:id="44"/>
    <w:p w14:paraId="10DB5145" w14:textId="59C5CFFB" w:rsidR="00C01A01" w:rsidRDefault="006F55B1" w:rsidP="006F55B1">
      <w:pPr>
        <w:pStyle w:val="ListParagraph"/>
        <w:numPr>
          <w:ilvl w:val="0"/>
          <w:numId w:val="20"/>
        </w:numPr>
        <w:overflowPunct/>
        <w:autoSpaceDE/>
        <w:autoSpaceDN/>
        <w:adjustRightInd/>
        <w:textAlignment w:val="auto"/>
        <w:rPr>
          <w:rFonts w:ascii="Arial" w:hAnsi="Arial" w:cs="Arial"/>
          <w:bCs/>
          <w:lang w:val="en-US"/>
        </w:rPr>
      </w:pPr>
      <w:r w:rsidRPr="006F55B1">
        <w:rPr>
          <w:rFonts w:ascii="Arial" w:hAnsi="Arial" w:cs="Arial"/>
          <w:bCs/>
          <w:lang w:val="en-US"/>
        </w:rPr>
        <w:t xml:space="preserve">Acosta only handles </w:t>
      </w:r>
      <w:r w:rsidR="00AE4A86">
        <w:rPr>
          <w:rFonts w:ascii="Arial" w:hAnsi="Arial" w:cs="Arial"/>
          <w:bCs/>
          <w:lang w:val="en-US"/>
        </w:rPr>
        <w:t xml:space="preserve">Invoices </w:t>
      </w:r>
      <w:r w:rsidR="00B4144B">
        <w:rPr>
          <w:rFonts w:ascii="Arial" w:hAnsi="Arial" w:cs="Arial"/>
          <w:bCs/>
          <w:lang w:val="en-US"/>
        </w:rPr>
        <w:t xml:space="preserve">for Harris Teeter for </w:t>
      </w:r>
      <w:r w:rsidRPr="006F55B1">
        <w:rPr>
          <w:rFonts w:ascii="Arial" w:hAnsi="Arial" w:cs="Arial"/>
          <w:bCs/>
          <w:lang w:val="en-US"/>
        </w:rPr>
        <w:t>vendor 16487, vendor 16486 is NOT ACOST</w:t>
      </w:r>
      <w:r>
        <w:rPr>
          <w:rFonts w:ascii="Arial" w:hAnsi="Arial" w:cs="Arial"/>
          <w:bCs/>
          <w:lang w:val="en-US"/>
        </w:rPr>
        <w:t>A.</w:t>
      </w:r>
    </w:p>
    <w:p w14:paraId="7A70F1F8" w14:textId="4E0FCA45" w:rsidR="00263EB4" w:rsidRDefault="00263EB4" w:rsidP="006F55B1">
      <w:pPr>
        <w:pStyle w:val="ListParagraph"/>
        <w:numPr>
          <w:ilvl w:val="0"/>
          <w:numId w:val="20"/>
        </w:numPr>
        <w:overflowPunct/>
        <w:autoSpaceDE/>
        <w:autoSpaceDN/>
        <w:adjustRightInd/>
        <w:textAlignment w:val="auto"/>
        <w:rPr>
          <w:rFonts w:ascii="Arial" w:hAnsi="Arial" w:cs="Arial"/>
          <w:bCs/>
          <w:lang w:val="en-US"/>
        </w:rPr>
      </w:pPr>
      <w:r>
        <w:rPr>
          <w:rFonts w:ascii="Arial" w:hAnsi="Arial" w:cs="Arial"/>
          <w:bCs/>
          <w:lang w:val="en-US"/>
        </w:rPr>
        <w:t>Proof of performance is required for all promotions.</w:t>
      </w:r>
    </w:p>
    <w:p w14:paraId="690B498F" w14:textId="77777777" w:rsidR="002B5232" w:rsidRDefault="002B5232" w:rsidP="002B5232">
      <w:pPr>
        <w:pStyle w:val="ListParagraph"/>
        <w:overflowPunct/>
        <w:autoSpaceDE/>
        <w:autoSpaceDN/>
        <w:adjustRightInd/>
        <w:textAlignment w:val="auto"/>
        <w:rPr>
          <w:rFonts w:ascii="Arial" w:hAnsi="Arial" w:cs="Arial"/>
          <w:bCs/>
          <w:lang w:val="en-US"/>
        </w:rPr>
      </w:pPr>
    </w:p>
    <w:p w14:paraId="0DA722D0" w14:textId="77777777" w:rsidR="00D65EE3" w:rsidRPr="00A526E0" w:rsidRDefault="00D65EE3" w:rsidP="00210150">
      <w:pPr>
        <w:overflowPunct/>
        <w:autoSpaceDE/>
        <w:autoSpaceDN/>
        <w:adjustRightInd/>
        <w:textAlignment w:val="auto"/>
        <w:rPr>
          <w:rFonts w:ascii="Arial" w:hAnsi="Arial" w:cs="Arial"/>
          <w:b/>
          <w:sz w:val="22"/>
          <w:szCs w:val="24"/>
          <w:u w:val="single"/>
          <w:lang w:val="en-US"/>
        </w:rPr>
      </w:pPr>
    </w:p>
    <w:p w14:paraId="69D0ED83" w14:textId="66CE267B" w:rsidR="00210150" w:rsidRPr="00C01A01" w:rsidRDefault="00210150" w:rsidP="00210150">
      <w:pPr>
        <w:overflowPunct/>
        <w:autoSpaceDE/>
        <w:autoSpaceDN/>
        <w:adjustRightInd/>
        <w:textAlignment w:val="auto"/>
        <w:rPr>
          <w:rFonts w:ascii="Arial" w:hAnsi="Arial" w:cs="Arial"/>
          <w:b/>
          <w:sz w:val="22"/>
          <w:szCs w:val="24"/>
          <w:u w:val="single"/>
          <w:lang w:val="fr-FR"/>
        </w:rPr>
      </w:pPr>
      <w:r w:rsidRPr="00C01A01">
        <w:rPr>
          <w:rFonts w:ascii="Arial" w:hAnsi="Arial" w:cs="Arial"/>
          <w:b/>
          <w:sz w:val="22"/>
          <w:szCs w:val="24"/>
          <w:u w:val="single"/>
          <w:lang w:val="fr-FR"/>
        </w:rPr>
        <w:t>SOVOS BRANDS – NOOSA, RAOS, MICHAEL ANGELOS</w:t>
      </w:r>
    </w:p>
    <w:bookmarkEnd w:id="43"/>
    <w:p w14:paraId="0AAB7588" w14:textId="64437DD1" w:rsidR="00210150" w:rsidRPr="00210150" w:rsidRDefault="00210150" w:rsidP="00210150">
      <w:pPr>
        <w:pStyle w:val="ListParagraph"/>
        <w:numPr>
          <w:ilvl w:val="0"/>
          <w:numId w:val="20"/>
        </w:numPr>
        <w:overflowPunct/>
        <w:autoSpaceDE/>
        <w:autoSpaceDN/>
        <w:adjustRightInd/>
        <w:textAlignment w:val="auto"/>
        <w:rPr>
          <w:rFonts w:ascii="Arial" w:hAnsi="Arial" w:cs="Arial"/>
          <w:bCs/>
          <w:lang w:val="en-GB"/>
        </w:rPr>
      </w:pPr>
      <w:r w:rsidRPr="00210150">
        <w:rPr>
          <w:rFonts w:ascii="Arial" w:hAnsi="Arial" w:cs="Arial"/>
          <w:bCs/>
          <w:lang w:val="en-GB"/>
        </w:rPr>
        <w:t>Shopper Marketing claims should have a contract and a TPM promotion to clear to.</w:t>
      </w:r>
    </w:p>
    <w:p w14:paraId="2B4D2B01" w14:textId="2317CC22" w:rsidR="00002570" w:rsidRPr="00210150" w:rsidRDefault="00C5631D" w:rsidP="00210150">
      <w:pPr>
        <w:overflowPunct/>
        <w:autoSpaceDE/>
        <w:autoSpaceDN/>
        <w:adjustRightInd/>
        <w:textAlignment w:val="auto"/>
        <w:rPr>
          <w:rFonts w:ascii="Arial" w:hAnsi="Arial" w:cs="Arial"/>
          <w:szCs w:val="24"/>
          <w:lang w:val="en-GB"/>
        </w:rPr>
      </w:pPr>
      <w:r w:rsidRPr="00210150">
        <w:rPr>
          <w:rFonts w:ascii="Arial" w:hAnsi="Arial" w:cs="Arial"/>
          <w:lang w:val="en-GB"/>
        </w:rPr>
        <w:br w:type="page"/>
      </w:r>
    </w:p>
    <w:p w14:paraId="4A7790AA" w14:textId="77777777" w:rsidR="00917490" w:rsidRPr="00FB3017" w:rsidRDefault="00C531CC" w:rsidP="00917490">
      <w:pPr>
        <w:pStyle w:val="Heading1"/>
        <w:numPr>
          <w:ilvl w:val="0"/>
          <w:numId w:val="0"/>
        </w:numPr>
        <w:shd w:val="clear" w:color="auto" w:fill="99CCFF"/>
        <w:spacing w:before="0" w:after="0"/>
        <w:rPr>
          <w:rFonts w:ascii="Arial" w:hAnsi="Arial" w:cs="Arial"/>
          <w:sz w:val="28"/>
          <w:lang w:val="en-GB"/>
        </w:rPr>
      </w:pPr>
      <w:r w:rsidRPr="00FB3017">
        <w:rPr>
          <w:rFonts w:ascii="Arial" w:hAnsi="Arial" w:cs="Arial"/>
          <w:sz w:val="28"/>
          <w:lang w:val="en-GB"/>
        </w:rPr>
        <w:lastRenderedPageBreak/>
        <w:t>P</w:t>
      </w:r>
      <w:r w:rsidR="00917490" w:rsidRPr="00FB3017">
        <w:rPr>
          <w:rFonts w:ascii="Arial" w:hAnsi="Arial" w:cs="Arial"/>
          <w:sz w:val="28"/>
          <w:lang w:val="en-GB"/>
        </w:rPr>
        <w:t>ROCESS STEPS</w:t>
      </w:r>
    </w:p>
    <w:p w14:paraId="67F5B8A6" w14:textId="77777777" w:rsidR="00E0491E" w:rsidRPr="00FB3017" w:rsidRDefault="00E0491E" w:rsidP="00E0491E">
      <w:pPr>
        <w:rPr>
          <w:rFonts w:ascii="Arial" w:hAnsi="Arial" w:cs="Arial"/>
          <w:lang w:val="en-GB"/>
        </w:rPr>
      </w:pPr>
    </w:p>
    <w:p w14:paraId="58B9B1EA" w14:textId="77777777" w:rsidR="00C81301" w:rsidRPr="00E13C55" w:rsidRDefault="00E0491E" w:rsidP="00E0491E">
      <w:pPr>
        <w:jc w:val="both"/>
        <w:rPr>
          <w:rFonts w:ascii="Arial" w:hAnsi="Arial" w:cs="Arial"/>
          <w:b/>
          <w:sz w:val="22"/>
          <w:szCs w:val="22"/>
          <w:u w:val="single"/>
          <w:lang w:val="en-GB"/>
        </w:rPr>
      </w:pPr>
      <w:r w:rsidRPr="00E13C55">
        <w:rPr>
          <w:rFonts w:ascii="Arial" w:hAnsi="Arial" w:cs="Arial"/>
          <w:b/>
          <w:sz w:val="22"/>
          <w:szCs w:val="22"/>
          <w:lang w:val="en-GB"/>
        </w:rPr>
        <w:t>1.</w:t>
      </w:r>
      <w:r w:rsidRPr="00E13C55">
        <w:rPr>
          <w:rFonts w:ascii="Arial" w:hAnsi="Arial" w:cs="Arial"/>
          <w:b/>
          <w:sz w:val="22"/>
          <w:szCs w:val="22"/>
          <w:lang w:val="en-GB"/>
        </w:rPr>
        <w:tab/>
      </w:r>
      <w:bookmarkStart w:id="45" w:name="offinvoice"/>
      <w:r w:rsidRPr="00E13C55">
        <w:rPr>
          <w:rFonts w:ascii="Arial" w:hAnsi="Arial" w:cs="Arial"/>
          <w:b/>
          <w:sz w:val="22"/>
          <w:szCs w:val="22"/>
          <w:u w:val="single"/>
          <w:lang w:val="en-GB"/>
        </w:rPr>
        <w:t>Deduction Type</w:t>
      </w:r>
      <w:r w:rsidR="00C81301" w:rsidRPr="00E13C55">
        <w:rPr>
          <w:rFonts w:ascii="Arial" w:hAnsi="Arial" w:cs="Arial"/>
          <w:b/>
          <w:sz w:val="22"/>
          <w:szCs w:val="22"/>
          <w:u w:val="single"/>
          <w:lang w:val="en-GB"/>
        </w:rPr>
        <w:t>: Off Invoice</w:t>
      </w:r>
      <w:bookmarkEnd w:id="45"/>
    </w:p>
    <w:p w14:paraId="66EB3047" w14:textId="77777777" w:rsidR="001658B0" w:rsidRPr="00FB3017" w:rsidRDefault="009779B9" w:rsidP="001658B0">
      <w:pPr>
        <w:ind w:left="720"/>
        <w:rPr>
          <w:rFonts w:ascii="Arial" w:hAnsi="Arial" w:cs="Arial"/>
        </w:rPr>
      </w:pPr>
      <w:r w:rsidRPr="00FB3017">
        <w:rPr>
          <w:rFonts w:ascii="Arial" w:hAnsi="Arial" w:cs="Arial"/>
        </w:rPr>
        <w:t>If the customer does not receive the allowance off the face of the invoice they will deduct for it. If the customer requested an allowance that is not valid, the CSC will send a notification to the customer in writing. Customers view purchase orders as contracts. If they are not notified of allowance discrepancies, they will pay according to their purchase order total.</w:t>
      </w:r>
    </w:p>
    <w:p w14:paraId="67A7FE90" w14:textId="77777777" w:rsidR="009779B9" w:rsidRPr="00FB3017" w:rsidRDefault="009779B9" w:rsidP="001658B0">
      <w:pPr>
        <w:ind w:left="720"/>
        <w:rPr>
          <w:rFonts w:ascii="Arial" w:hAnsi="Arial" w:cs="Arial"/>
          <w:lang w:val="en-GB"/>
        </w:rPr>
      </w:pPr>
    </w:p>
    <w:p w14:paraId="32DDD44C" w14:textId="77777777" w:rsidR="0072130D" w:rsidRPr="00FB3017" w:rsidRDefault="008C0D1C" w:rsidP="006B4C91">
      <w:pPr>
        <w:ind w:left="720"/>
        <w:rPr>
          <w:rFonts w:ascii="Arial" w:hAnsi="Arial" w:cs="Arial"/>
          <w:lang w:val="en-GB"/>
        </w:rPr>
      </w:pPr>
      <w:r w:rsidRPr="00FB3017">
        <w:rPr>
          <w:rFonts w:ascii="Arial" w:hAnsi="Arial" w:cs="Arial"/>
        </w:rPr>
        <w:object w:dxaOrig="19100" w:dyaOrig="7175" w14:anchorId="08110293">
          <v:shape id="_x0000_i1032" type="#_x0000_t75" style="width:482.25pt;height:3in" o:ole="">
            <v:imagedata r:id="rId46" o:title=""/>
          </v:shape>
          <o:OLEObject Type="Embed" ProgID="Visio.Drawing.11" ShapeID="_x0000_i1032" DrawAspect="Content" ObjectID="_1845519979" r:id="rId47"/>
        </w:object>
      </w:r>
    </w:p>
    <w:p w14:paraId="0326365D" w14:textId="77777777" w:rsidR="00E0491E" w:rsidRPr="00FB3017" w:rsidRDefault="00E0491E" w:rsidP="00E0491E">
      <w:pPr>
        <w:jc w:val="both"/>
        <w:rPr>
          <w:rFonts w:ascii="Arial" w:hAnsi="Arial" w:cs="Arial"/>
          <w:b/>
          <w:lang w:val="en-GB"/>
        </w:rPr>
      </w:pPr>
    </w:p>
    <w:p w14:paraId="6C003D96" w14:textId="77777777" w:rsidR="006B4C91" w:rsidRPr="00FB3017" w:rsidRDefault="006B4C91" w:rsidP="006B4C91">
      <w:pPr>
        <w:ind w:left="720" w:hanging="720"/>
        <w:jc w:val="both"/>
        <w:rPr>
          <w:rFonts w:ascii="Arial" w:hAnsi="Arial" w:cs="Arial"/>
          <w:b/>
          <w:lang w:val="en-GB"/>
        </w:rPr>
      </w:pPr>
    </w:p>
    <w:p w14:paraId="60479F59" w14:textId="77777777" w:rsidR="00104095" w:rsidRPr="00FB3017" w:rsidRDefault="00104095" w:rsidP="006B4C91">
      <w:pPr>
        <w:ind w:left="720" w:hanging="720"/>
        <w:jc w:val="both"/>
        <w:rPr>
          <w:rFonts w:ascii="Arial" w:hAnsi="Arial" w:cs="Arial"/>
          <w:b/>
          <w:lang w:val="en-GB"/>
        </w:rPr>
      </w:pPr>
    </w:p>
    <w:p w14:paraId="36B913D7" w14:textId="77777777" w:rsidR="00E13C55" w:rsidRPr="00FB3017" w:rsidRDefault="00E13C55" w:rsidP="00E13C55">
      <w:pPr>
        <w:ind w:left="720" w:hanging="720"/>
        <w:jc w:val="both"/>
        <w:rPr>
          <w:rFonts w:ascii="Arial" w:hAnsi="Arial" w:cs="Arial"/>
          <w:b/>
          <w:lang w:val="en-GB"/>
        </w:rPr>
      </w:pPr>
      <w:r w:rsidRPr="00FB3017">
        <w:rPr>
          <w:rFonts w:ascii="Arial" w:hAnsi="Arial" w:cs="Arial"/>
          <w:b/>
          <w:lang w:val="en-GB"/>
        </w:rPr>
        <w:t xml:space="preserve">NOTE: Harris Teeter will take OI allowances on shorted product. You will need to use the Client Order and EDI invoice to see if this is the reason for the deduction. </w:t>
      </w:r>
    </w:p>
    <w:p w14:paraId="753AF844" w14:textId="77777777" w:rsidR="00104095" w:rsidRPr="00FB3017" w:rsidRDefault="00104095" w:rsidP="006B4C91">
      <w:pPr>
        <w:ind w:left="720" w:hanging="720"/>
        <w:jc w:val="both"/>
        <w:rPr>
          <w:rFonts w:ascii="Arial" w:hAnsi="Arial" w:cs="Arial"/>
          <w:b/>
          <w:lang w:val="en-GB"/>
        </w:rPr>
      </w:pPr>
    </w:p>
    <w:p w14:paraId="72534EBF" w14:textId="77777777" w:rsidR="006E73CD" w:rsidRPr="00FB3017" w:rsidRDefault="006E73CD">
      <w:pPr>
        <w:overflowPunct/>
        <w:autoSpaceDE/>
        <w:autoSpaceDN/>
        <w:adjustRightInd/>
        <w:textAlignment w:val="auto"/>
        <w:rPr>
          <w:rFonts w:ascii="Arial" w:hAnsi="Arial" w:cs="Arial"/>
          <w:b/>
          <w:lang w:val="en-GB"/>
        </w:rPr>
      </w:pPr>
      <w:r w:rsidRPr="00FB3017">
        <w:rPr>
          <w:rFonts w:ascii="Arial" w:hAnsi="Arial" w:cs="Arial"/>
          <w:b/>
          <w:lang w:val="en-GB"/>
        </w:rPr>
        <w:br w:type="page"/>
      </w:r>
    </w:p>
    <w:p w14:paraId="0100F3F2" w14:textId="77777777" w:rsidR="00E61636" w:rsidRPr="00E13C55" w:rsidRDefault="00FB3017" w:rsidP="00F403F1">
      <w:pPr>
        <w:numPr>
          <w:ilvl w:val="1"/>
          <w:numId w:val="6"/>
        </w:numPr>
        <w:jc w:val="both"/>
        <w:rPr>
          <w:rFonts w:ascii="Arial" w:hAnsi="Arial" w:cs="Arial"/>
          <w:lang w:val="en-GB"/>
        </w:rPr>
      </w:pPr>
      <w:r w:rsidRPr="00E13C55">
        <w:rPr>
          <w:rFonts w:ascii="Arial" w:hAnsi="Arial" w:cs="Arial"/>
          <w:b/>
          <w:lang w:val="en-GB"/>
        </w:rPr>
        <w:lastRenderedPageBreak/>
        <w:t xml:space="preserve">  </w:t>
      </w:r>
      <w:r w:rsidR="00A70314" w:rsidRPr="00E13C55">
        <w:rPr>
          <w:rFonts w:ascii="Arial" w:hAnsi="Arial" w:cs="Arial"/>
          <w:b/>
          <w:lang w:val="en-GB"/>
        </w:rPr>
        <w:t xml:space="preserve"> </w:t>
      </w:r>
      <w:r w:rsidR="00E0491E" w:rsidRPr="00E13C55">
        <w:rPr>
          <w:rFonts w:ascii="Arial" w:hAnsi="Arial" w:cs="Arial"/>
          <w:b/>
          <w:lang w:val="en-GB"/>
        </w:rPr>
        <w:t>Customer Invoice</w:t>
      </w:r>
      <w:r w:rsidR="00105DCD" w:rsidRPr="00E13C55">
        <w:rPr>
          <w:rFonts w:ascii="Arial" w:hAnsi="Arial" w:cs="Arial"/>
          <w:b/>
          <w:lang w:val="en-GB"/>
        </w:rPr>
        <w:t xml:space="preserve"> for Off-invoice</w:t>
      </w:r>
      <w:r w:rsidR="00876C34" w:rsidRPr="00E13C55">
        <w:rPr>
          <w:rFonts w:ascii="Arial" w:hAnsi="Arial" w:cs="Arial"/>
          <w:b/>
          <w:lang w:val="en-GB"/>
        </w:rPr>
        <w:t>, Example 1</w:t>
      </w:r>
      <w:r w:rsidR="00E0491E" w:rsidRPr="00E13C55">
        <w:rPr>
          <w:rFonts w:ascii="Arial" w:hAnsi="Arial" w:cs="Arial"/>
          <w:lang w:val="en-GB"/>
        </w:rPr>
        <w:t xml:space="preserve">: </w:t>
      </w:r>
      <w:r w:rsidR="00886EA5" w:rsidRPr="00E13C55">
        <w:rPr>
          <w:rFonts w:ascii="Arial" w:hAnsi="Arial" w:cs="Arial"/>
          <w:lang w:val="en-GB"/>
        </w:rPr>
        <w:t xml:space="preserve">Listed below is an example of Harris Teeter customer invoice received for an </w:t>
      </w:r>
      <w:r w:rsidR="00876C34" w:rsidRPr="00E13C55">
        <w:rPr>
          <w:rFonts w:ascii="Arial" w:hAnsi="Arial" w:cs="Arial"/>
          <w:lang w:val="en-GB"/>
        </w:rPr>
        <w:t>o</w:t>
      </w:r>
      <w:r w:rsidR="00105DCD" w:rsidRPr="00E13C55">
        <w:rPr>
          <w:rFonts w:ascii="Arial" w:hAnsi="Arial" w:cs="Arial"/>
          <w:lang w:val="en-GB"/>
        </w:rPr>
        <w:t xml:space="preserve">ff-invoice </w:t>
      </w:r>
      <w:r w:rsidR="00292239" w:rsidRPr="00E13C55">
        <w:rPr>
          <w:rFonts w:ascii="Arial" w:hAnsi="Arial" w:cs="Arial"/>
          <w:lang w:val="en-GB"/>
        </w:rPr>
        <w:t xml:space="preserve">claim. </w:t>
      </w:r>
      <w:r w:rsidR="00E0491E" w:rsidRPr="00E13C55">
        <w:rPr>
          <w:rFonts w:ascii="Arial" w:hAnsi="Arial" w:cs="Arial"/>
          <w:lang w:val="en-GB"/>
        </w:rPr>
        <w:t xml:space="preserve">Need to validate the </w:t>
      </w:r>
      <w:r w:rsidR="0026508F" w:rsidRPr="00E13C55">
        <w:rPr>
          <w:rFonts w:ascii="Arial" w:hAnsi="Arial" w:cs="Arial"/>
          <w:lang w:val="en-GB"/>
        </w:rPr>
        <w:t xml:space="preserve">Invoice #, </w:t>
      </w:r>
      <w:r w:rsidR="00E0491E" w:rsidRPr="00E13C55">
        <w:rPr>
          <w:rFonts w:ascii="Arial" w:hAnsi="Arial" w:cs="Arial"/>
          <w:lang w:val="en-GB"/>
        </w:rPr>
        <w:t xml:space="preserve">UPC code and OI Rate </w:t>
      </w:r>
      <w:r w:rsidR="0026508F" w:rsidRPr="00E13C55">
        <w:rPr>
          <w:rFonts w:ascii="Arial" w:hAnsi="Arial" w:cs="Arial"/>
          <w:lang w:val="en-GB"/>
        </w:rPr>
        <w:t>on</w:t>
      </w:r>
      <w:r w:rsidR="00E0491E" w:rsidRPr="00E13C55">
        <w:rPr>
          <w:rFonts w:ascii="Arial" w:hAnsi="Arial" w:cs="Arial"/>
          <w:lang w:val="en-GB"/>
        </w:rPr>
        <w:t xml:space="preserve"> the invoice with </w:t>
      </w:r>
      <w:r w:rsidR="00104095" w:rsidRPr="00E13C55">
        <w:rPr>
          <w:rFonts w:ascii="Arial" w:hAnsi="Arial" w:cs="Arial"/>
          <w:lang w:val="en-GB"/>
        </w:rPr>
        <w:t>the contract</w:t>
      </w:r>
      <w:r w:rsidR="00E0491E" w:rsidRPr="00E13C55">
        <w:rPr>
          <w:rFonts w:ascii="Arial" w:hAnsi="Arial" w:cs="Arial"/>
          <w:lang w:val="en-GB"/>
        </w:rPr>
        <w:t>.</w:t>
      </w:r>
    </w:p>
    <w:p w14:paraId="1C9B3673" w14:textId="77777777" w:rsidR="005A576F" w:rsidRPr="00FB3017" w:rsidRDefault="00650065" w:rsidP="005A576F">
      <w:pPr>
        <w:jc w:val="both"/>
        <w:rPr>
          <w:rFonts w:ascii="Arial" w:hAnsi="Arial" w:cs="Arial"/>
          <w:lang w:val="en-GB"/>
        </w:rPr>
      </w:pPr>
      <w:r w:rsidRPr="00FB3017">
        <w:rPr>
          <w:rFonts w:ascii="Arial" w:hAnsi="Arial" w:cs="Arial"/>
          <w:noProof/>
          <w:lang w:val="en-US"/>
        </w:rPr>
        <mc:AlternateContent>
          <mc:Choice Requires="wps">
            <w:drawing>
              <wp:anchor distT="0" distB="0" distL="114300" distR="114300" simplePos="0" relativeHeight="251397632" behindDoc="0" locked="0" layoutInCell="1" allowOverlap="1" wp14:anchorId="0F9C74BB" wp14:editId="32AF9E2F">
                <wp:simplePos x="0" y="0"/>
                <wp:positionH relativeFrom="column">
                  <wp:posOffset>1753870</wp:posOffset>
                </wp:positionH>
                <wp:positionV relativeFrom="paragraph">
                  <wp:posOffset>67945</wp:posOffset>
                </wp:positionV>
                <wp:extent cx="3252470" cy="1088390"/>
                <wp:effectExtent l="10795" t="10795" r="13335" b="15240"/>
                <wp:wrapNone/>
                <wp:docPr id="1658" name="Text 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2470" cy="108839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C306B0" w14:textId="68CF9DF4" w:rsidR="00257BB1" w:rsidRDefault="00257BB1" w:rsidP="008E7D72">
                            <w:pPr>
                              <w:rPr>
                                <w:rFonts w:ascii="Arial" w:hAnsi="Arial" w:cs="Arial"/>
                                <w:sz w:val="16"/>
                                <w:szCs w:val="16"/>
                              </w:rPr>
                            </w:pPr>
                            <w:r w:rsidRPr="00316768">
                              <w:rPr>
                                <w:rFonts w:ascii="Arial" w:hAnsi="Arial" w:cs="Arial"/>
                                <w:sz w:val="16"/>
                                <w:szCs w:val="16"/>
                              </w:rPr>
                              <w:t xml:space="preserve">This is the Client </w:t>
                            </w:r>
                            <w:r>
                              <w:rPr>
                                <w:rFonts w:ascii="Arial" w:hAnsi="Arial" w:cs="Arial"/>
                                <w:sz w:val="16"/>
                                <w:szCs w:val="16"/>
                              </w:rPr>
                              <w:t xml:space="preserve">Order </w:t>
                            </w:r>
                            <w:r w:rsidRPr="00316768">
                              <w:rPr>
                                <w:rFonts w:ascii="Arial" w:hAnsi="Arial" w:cs="Arial"/>
                                <w:sz w:val="16"/>
                                <w:szCs w:val="16"/>
                              </w:rPr>
                              <w:t xml:space="preserve">Invoice number. This would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w:t>
                            </w:r>
                            <w:r w:rsidRPr="00316768">
                              <w:rPr>
                                <w:rFonts w:ascii="Arial" w:hAnsi="Arial" w:cs="Arial"/>
                                <w:sz w:val="16"/>
                                <w:szCs w:val="16"/>
                              </w:rPr>
                              <w:t xml:space="preserve"> within </w:t>
                            </w:r>
                            <w:del w:id="46" w:author="Whitney Eiss" w:date="2017-10-16T11:36:00Z">
                              <w:r w:rsidRPr="00316768">
                                <w:rPr>
                                  <w:rFonts w:ascii="Arial" w:hAnsi="Arial" w:cs="Arial"/>
                                  <w:sz w:val="16"/>
                                  <w:szCs w:val="16"/>
                                </w:rPr>
                                <w:delText>SHARP</w:delText>
                              </w:r>
                            </w:del>
                            <w:ins w:id="47" w:author="Whitney Eiss" w:date="2017-10-16T11:36:00Z">
                              <w:r>
                                <w:rPr>
                                  <w:rFonts w:ascii="Verdana" w:hAnsi="Verdana"/>
                                  <w:color w:val="000000"/>
                                  <w:sz w:val="17"/>
                                  <w:szCs w:val="17"/>
                                </w:rPr>
                                <w:t>ACOSTA Relay</w:t>
                              </w:r>
                            </w:ins>
                            <w:r w:rsidRPr="00316768">
                              <w:rPr>
                                <w:rFonts w:ascii="Arial" w:hAnsi="Arial" w:cs="Arial"/>
                                <w:sz w:val="16"/>
                                <w:szCs w:val="16"/>
                              </w:rPr>
                              <w:t>.</w:t>
                            </w:r>
                            <w:r>
                              <w:rPr>
                                <w:rFonts w:ascii="Arial" w:hAnsi="Arial" w:cs="Arial"/>
                                <w:sz w:val="16"/>
                                <w:szCs w:val="16"/>
                              </w:rPr>
                              <w:t xml:space="preserve"> Also, this needs to be matched with the Client order invoice.</w:t>
                            </w:r>
                          </w:p>
                          <w:p w14:paraId="32E47497" w14:textId="77777777" w:rsidR="00257BB1" w:rsidRDefault="00257BB1" w:rsidP="008E7D72">
                            <w:pPr>
                              <w:rPr>
                                <w:rFonts w:ascii="Arial" w:hAnsi="Arial" w:cs="Arial"/>
                                <w:sz w:val="16"/>
                                <w:szCs w:val="16"/>
                              </w:rPr>
                            </w:pPr>
                            <w:r>
                              <w:rPr>
                                <w:rFonts w:ascii="Arial" w:hAnsi="Arial" w:cs="Arial"/>
                                <w:sz w:val="16"/>
                                <w:szCs w:val="16"/>
                              </w:rPr>
                              <w:t xml:space="preserve">In this case the invoice number is </w:t>
                            </w:r>
                            <w:r>
                              <w:rPr>
                                <w:rFonts w:ascii="Arial" w:hAnsi="Arial" w:cs="Arial"/>
                                <w:b/>
                                <w:sz w:val="16"/>
                                <w:szCs w:val="16"/>
                              </w:rPr>
                              <w:t>0091298135A</w:t>
                            </w:r>
                            <w:r w:rsidRPr="0043646E">
                              <w:rPr>
                                <w:rFonts w:ascii="Arial" w:hAnsi="Arial" w:cs="Arial"/>
                                <w:sz w:val="16"/>
                                <w:szCs w:val="16"/>
                              </w:rPr>
                              <w:t>.  Drop the ‘A.’</w:t>
                            </w:r>
                            <w:r>
                              <w:rPr>
                                <w:rFonts w:ascii="Arial" w:hAnsi="Arial" w:cs="Arial"/>
                                <w:sz w:val="16"/>
                                <w:szCs w:val="16"/>
                              </w:rPr>
                              <w:t xml:space="preserve"> </w:t>
                            </w:r>
                          </w:p>
                          <w:p w14:paraId="01599901" w14:textId="77777777" w:rsidR="00257BB1" w:rsidRDefault="00257BB1" w:rsidP="008E7D72">
                            <w:pPr>
                              <w:rPr>
                                <w:rFonts w:ascii="Arial" w:hAnsi="Arial" w:cs="Arial"/>
                                <w:sz w:val="16"/>
                                <w:szCs w:val="16"/>
                              </w:rPr>
                            </w:pPr>
                            <w:r>
                              <w:rPr>
                                <w:rFonts w:ascii="Arial" w:hAnsi="Arial" w:cs="Arial"/>
                                <w:sz w:val="16"/>
                                <w:szCs w:val="16"/>
                              </w:rPr>
                              <w:t>This must be pulled first to determine the Order and Ship Dates.</w:t>
                            </w:r>
                          </w:p>
                          <w:p w14:paraId="654F6E2A" w14:textId="77777777" w:rsidR="00257BB1" w:rsidRPr="00316768" w:rsidRDefault="00257BB1" w:rsidP="008E7D72">
                            <w:pPr>
                              <w:rPr>
                                <w:sz w:val="16"/>
                                <w:szCs w:val="16"/>
                              </w:rPr>
                            </w:pPr>
                            <w:r w:rsidRPr="000862F3">
                              <w:rPr>
                                <w:rFonts w:ascii="Arial" w:hAnsi="Arial" w:cs="Arial"/>
                                <w:sz w:val="16"/>
                                <w:szCs w:val="16"/>
                                <w:u w:val="single"/>
                              </w:rPr>
                              <w:t>Invoice #:</w:t>
                            </w:r>
                            <w:r>
                              <w:rPr>
                                <w:rFonts w:ascii="Arial" w:hAnsi="Arial" w:cs="Arial"/>
                                <w:sz w:val="16"/>
                                <w:szCs w:val="16"/>
                              </w:rPr>
                              <w:t xml:space="preserve"> this invoice number is also used to locate the customer invoice in backup documentation (Doc Type 2).</w:t>
                            </w:r>
                          </w:p>
                          <w:p w14:paraId="334220F2" w14:textId="77777777" w:rsidR="00257BB1" w:rsidRPr="00316768" w:rsidRDefault="00257BB1" w:rsidP="008E7D72">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C74BB" id="Text Box 902" o:spid="_x0000_s1029" type="#_x0000_t202" style="position:absolute;left:0;text-align:left;margin-left:138.1pt;margin-top:5.35pt;width:256.1pt;height:85.7pt;z-index:25139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" fillcolor="#8db3e2" strokeweight="1.5pt">
                <v:shadow color="#868686"/>
                <v:textbox>
                  <w:txbxContent>
                    <w:p w14:paraId="76C306B0" w14:textId="68CF9DF4" w:rsidR="00257BB1" w:rsidRDefault="00257BB1" w:rsidP="008E7D72">
                      <w:pPr>
                        <w:rPr>
                          <w:rFonts w:ascii="Arial" w:hAnsi="Arial" w:cs="Arial"/>
                          <w:sz w:val="16"/>
                          <w:szCs w:val="16"/>
                        </w:rPr>
                      </w:pPr>
                      <w:r w:rsidRPr="00316768">
                        <w:rPr>
                          <w:rFonts w:ascii="Arial" w:hAnsi="Arial" w:cs="Arial"/>
                          <w:sz w:val="16"/>
                          <w:szCs w:val="16"/>
                        </w:rPr>
                        <w:t xml:space="preserve">This is the Client </w:t>
                      </w:r>
                      <w:r>
                        <w:rPr>
                          <w:rFonts w:ascii="Arial" w:hAnsi="Arial" w:cs="Arial"/>
                          <w:sz w:val="16"/>
                          <w:szCs w:val="16"/>
                        </w:rPr>
                        <w:t xml:space="preserve">Order </w:t>
                      </w:r>
                      <w:r w:rsidRPr="00316768">
                        <w:rPr>
                          <w:rFonts w:ascii="Arial" w:hAnsi="Arial" w:cs="Arial"/>
                          <w:sz w:val="16"/>
                          <w:szCs w:val="16"/>
                        </w:rPr>
                        <w:t xml:space="preserve">Invoice number. This would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w:t>
                      </w:r>
                      <w:r w:rsidRPr="00316768">
                        <w:rPr>
                          <w:rFonts w:ascii="Arial" w:hAnsi="Arial" w:cs="Arial"/>
                          <w:sz w:val="16"/>
                          <w:szCs w:val="16"/>
                        </w:rPr>
                        <w:t xml:space="preserve"> within </w:t>
                      </w:r>
                      <w:del w:id="48" w:author="Whitney Eiss" w:date="2017-10-16T11:36:00Z">
                        <w:r w:rsidRPr="00316768">
                          <w:rPr>
                            <w:rFonts w:ascii="Arial" w:hAnsi="Arial" w:cs="Arial"/>
                            <w:sz w:val="16"/>
                            <w:szCs w:val="16"/>
                          </w:rPr>
                          <w:delText>SHARP</w:delText>
                        </w:r>
                      </w:del>
                      <w:ins w:id="49" w:author="Whitney Eiss" w:date="2017-10-16T11:36:00Z">
                        <w:r>
                          <w:rPr>
                            <w:rFonts w:ascii="Verdana" w:hAnsi="Verdana"/>
                            <w:color w:val="000000"/>
                            <w:sz w:val="17"/>
                            <w:szCs w:val="17"/>
                          </w:rPr>
                          <w:t>ACOSTA Relay</w:t>
                        </w:r>
                      </w:ins>
                      <w:r w:rsidRPr="00316768">
                        <w:rPr>
                          <w:rFonts w:ascii="Arial" w:hAnsi="Arial" w:cs="Arial"/>
                          <w:sz w:val="16"/>
                          <w:szCs w:val="16"/>
                        </w:rPr>
                        <w:t>.</w:t>
                      </w:r>
                      <w:r>
                        <w:rPr>
                          <w:rFonts w:ascii="Arial" w:hAnsi="Arial" w:cs="Arial"/>
                          <w:sz w:val="16"/>
                          <w:szCs w:val="16"/>
                        </w:rPr>
                        <w:t xml:space="preserve"> Also, this needs to be matched with the Client order invoice.</w:t>
                      </w:r>
                    </w:p>
                    <w:p w14:paraId="32E47497" w14:textId="77777777" w:rsidR="00257BB1" w:rsidRDefault="00257BB1" w:rsidP="008E7D72">
                      <w:pPr>
                        <w:rPr>
                          <w:rFonts w:ascii="Arial" w:hAnsi="Arial" w:cs="Arial"/>
                          <w:sz w:val="16"/>
                          <w:szCs w:val="16"/>
                        </w:rPr>
                      </w:pPr>
                      <w:r>
                        <w:rPr>
                          <w:rFonts w:ascii="Arial" w:hAnsi="Arial" w:cs="Arial"/>
                          <w:sz w:val="16"/>
                          <w:szCs w:val="16"/>
                        </w:rPr>
                        <w:t xml:space="preserve">In this case the invoice number is </w:t>
                      </w:r>
                      <w:r>
                        <w:rPr>
                          <w:rFonts w:ascii="Arial" w:hAnsi="Arial" w:cs="Arial"/>
                          <w:b/>
                          <w:sz w:val="16"/>
                          <w:szCs w:val="16"/>
                        </w:rPr>
                        <w:t>0091298135A</w:t>
                      </w:r>
                      <w:r w:rsidRPr="0043646E">
                        <w:rPr>
                          <w:rFonts w:ascii="Arial" w:hAnsi="Arial" w:cs="Arial"/>
                          <w:sz w:val="16"/>
                          <w:szCs w:val="16"/>
                        </w:rPr>
                        <w:t>.  Drop the ‘A.’</w:t>
                      </w:r>
                      <w:r>
                        <w:rPr>
                          <w:rFonts w:ascii="Arial" w:hAnsi="Arial" w:cs="Arial"/>
                          <w:sz w:val="16"/>
                          <w:szCs w:val="16"/>
                        </w:rPr>
                        <w:t xml:space="preserve"> </w:t>
                      </w:r>
                    </w:p>
                    <w:p w14:paraId="01599901" w14:textId="77777777" w:rsidR="00257BB1" w:rsidRDefault="00257BB1" w:rsidP="008E7D72">
                      <w:pPr>
                        <w:rPr>
                          <w:rFonts w:ascii="Arial" w:hAnsi="Arial" w:cs="Arial"/>
                          <w:sz w:val="16"/>
                          <w:szCs w:val="16"/>
                        </w:rPr>
                      </w:pPr>
                      <w:r>
                        <w:rPr>
                          <w:rFonts w:ascii="Arial" w:hAnsi="Arial" w:cs="Arial"/>
                          <w:sz w:val="16"/>
                          <w:szCs w:val="16"/>
                        </w:rPr>
                        <w:t>This must be pulled first to determine the Order and Ship Dates.</w:t>
                      </w:r>
                    </w:p>
                    <w:p w14:paraId="654F6E2A" w14:textId="77777777" w:rsidR="00257BB1" w:rsidRPr="00316768" w:rsidRDefault="00257BB1" w:rsidP="008E7D72">
                      <w:pPr>
                        <w:rPr>
                          <w:sz w:val="16"/>
                          <w:szCs w:val="16"/>
                        </w:rPr>
                      </w:pPr>
                      <w:r w:rsidRPr="000862F3">
                        <w:rPr>
                          <w:rFonts w:ascii="Arial" w:hAnsi="Arial" w:cs="Arial"/>
                          <w:sz w:val="16"/>
                          <w:szCs w:val="16"/>
                          <w:u w:val="single"/>
                        </w:rPr>
                        <w:t>Invoice #:</w:t>
                      </w:r>
                      <w:r>
                        <w:rPr>
                          <w:rFonts w:ascii="Arial" w:hAnsi="Arial" w:cs="Arial"/>
                          <w:sz w:val="16"/>
                          <w:szCs w:val="16"/>
                        </w:rPr>
                        <w:t xml:space="preserve"> this invoice number is also used to locate the customer invoice in backup documentation (Doc Type 2).</w:t>
                      </w:r>
                    </w:p>
                    <w:p w14:paraId="334220F2" w14:textId="77777777" w:rsidR="00257BB1" w:rsidRPr="00316768" w:rsidRDefault="00257BB1" w:rsidP="008E7D72">
                      <w:pPr>
                        <w:rPr>
                          <w:sz w:val="16"/>
                          <w:szCs w:val="16"/>
                        </w:rPr>
                      </w:pPr>
                    </w:p>
                  </w:txbxContent>
                </v:textbox>
              </v:shape>
            </w:pict>
          </mc:Fallback>
        </mc:AlternateContent>
      </w:r>
      <w:r w:rsidR="00A410A4" w:rsidRPr="00FB3017">
        <w:rPr>
          <w:rFonts w:ascii="Arial" w:hAnsi="Arial" w:cs="Arial"/>
          <w:noProof/>
          <w:lang w:val="en-US"/>
        </w:rPr>
        <w:drawing>
          <wp:anchor distT="0" distB="0" distL="114300" distR="114300" simplePos="0" relativeHeight="251191808" behindDoc="1" locked="0" layoutInCell="1" allowOverlap="1" wp14:anchorId="56489AC0" wp14:editId="16544F0A">
            <wp:simplePos x="0" y="0"/>
            <wp:positionH relativeFrom="column">
              <wp:posOffset>-120015</wp:posOffset>
            </wp:positionH>
            <wp:positionV relativeFrom="paragraph">
              <wp:posOffset>67945</wp:posOffset>
            </wp:positionV>
            <wp:extent cx="6572250" cy="4540250"/>
            <wp:effectExtent l="19050" t="19050" r="19050" b="12700"/>
            <wp:wrapNone/>
            <wp:docPr id="919"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pic:cNvPicPr>
                      <a:picLocks noChangeAspect="1" noChangeArrowheads="1"/>
                    </pic:cNvPicPr>
                  </pic:nvPicPr>
                  <pic:blipFill>
                    <a:blip r:embed="rId48" cstate="print"/>
                    <a:srcRect l="14906" t="24193" r="18782" b="16354"/>
                    <a:stretch>
                      <a:fillRect/>
                    </a:stretch>
                  </pic:blipFill>
                  <pic:spPr bwMode="auto">
                    <a:xfrm>
                      <a:off x="0" y="0"/>
                      <a:ext cx="6572250" cy="4540250"/>
                    </a:xfrm>
                    <a:prstGeom prst="rect">
                      <a:avLst/>
                    </a:prstGeom>
                    <a:noFill/>
                    <a:ln w="9525">
                      <a:solidFill>
                        <a:schemeClr val="tx1"/>
                      </a:solidFill>
                      <a:miter lim="800000"/>
                      <a:headEnd/>
                      <a:tailEnd/>
                    </a:ln>
                  </pic:spPr>
                </pic:pic>
              </a:graphicData>
            </a:graphic>
          </wp:anchor>
        </w:drawing>
      </w:r>
    </w:p>
    <w:p w14:paraId="0984A1B7" w14:textId="759D07D7" w:rsidR="0013665C" w:rsidRPr="00FB3017" w:rsidRDefault="0013665C" w:rsidP="0019177A">
      <w:pPr>
        <w:ind w:left="360"/>
        <w:jc w:val="both"/>
        <w:rPr>
          <w:rFonts w:ascii="Arial" w:hAnsi="Arial" w:cs="Arial"/>
          <w:b/>
          <w:lang w:val="en-GB"/>
        </w:rPr>
      </w:pPr>
    </w:p>
    <w:p w14:paraId="403C907B" w14:textId="77777777" w:rsidR="00285267" w:rsidRPr="00FB3017" w:rsidRDefault="00285267" w:rsidP="00285267">
      <w:pPr>
        <w:rPr>
          <w:rFonts w:ascii="Arial" w:hAnsi="Arial" w:cs="Arial"/>
          <w:sz w:val="22"/>
          <w:szCs w:val="22"/>
        </w:rPr>
      </w:pPr>
    </w:p>
    <w:p w14:paraId="6E7F9A35" w14:textId="77777777" w:rsidR="00E0491E" w:rsidRPr="00FB3017" w:rsidRDefault="00650065" w:rsidP="00285267">
      <w:pPr>
        <w:rPr>
          <w:rFonts w:ascii="Arial" w:hAnsi="Arial" w:cs="Arial"/>
          <w:sz w:val="22"/>
          <w:szCs w:val="22"/>
        </w:rPr>
      </w:pPr>
      <w:r w:rsidRPr="00FB3017">
        <w:rPr>
          <w:rFonts w:ascii="Arial" w:hAnsi="Arial" w:cs="Arial"/>
          <w:noProof/>
          <w:szCs w:val="22"/>
          <w:lang w:val="en-US"/>
        </w:rPr>
        <mc:AlternateContent>
          <mc:Choice Requires="wps">
            <w:drawing>
              <wp:anchor distT="0" distB="0" distL="114300" distR="114300" simplePos="0" relativeHeight="251196928" behindDoc="0" locked="0" layoutInCell="1" allowOverlap="1" wp14:anchorId="6B2ED92D" wp14:editId="4108E096">
                <wp:simplePos x="0" y="0"/>
                <wp:positionH relativeFrom="column">
                  <wp:posOffset>-12700</wp:posOffset>
                </wp:positionH>
                <wp:positionV relativeFrom="paragraph">
                  <wp:posOffset>110490</wp:posOffset>
                </wp:positionV>
                <wp:extent cx="1079500" cy="238760"/>
                <wp:effectExtent l="15875" t="15240" r="9525" b="12700"/>
                <wp:wrapNone/>
                <wp:docPr id="1656" name="Rectangl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0" cy="23876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F4B622" id="Rectangle 411" o:spid="_x0000_s1026" style="position:absolute;margin-left:-1pt;margin-top:8.7pt;width:85pt;height:18.8pt;z-index:25119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" filled="f" strokecolor="red" strokeweight="1.25pt">
                <v:shadow color="#868686"/>
              </v:rect>
            </w:pict>
          </mc:Fallback>
        </mc:AlternateContent>
      </w:r>
    </w:p>
    <w:p w14:paraId="304BCB68" w14:textId="77777777" w:rsidR="00E0491E" w:rsidRPr="00FB3017" w:rsidRDefault="00E0491E" w:rsidP="00285267">
      <w:pPr>
        <w:rPr>
          <w:rFonts w:ascii="Arial" w:hAnsi="Arial" w:cs="Arial"/>
          <w:sz w:val="22"/>
          <w:szCs w:val="22"/>
        </w:rPr>
      </w:pPr>
    </w:p>
    <w:p w14:paraId="66C71AD6" w14:textId="77777777" w:rsidR="00E0491E" w:rsidRPr="00FB3017" w:rsidRDefault="00650065" w:rsidP="00285267">
      <w:pPr>
        <w:rPr>
          <w:rFonts w:ascii="Arial" w:hAnsi="Arial" w:cs="Arial"/>
          <w:sz w:val="22"/>
          <w:szCs w:val="22"/>
        </w:rPr>
      </w:pPr>
      <w:r w:rsidRPr="00FB3017">
        <w:rPr>
          <w:rFonts w:ascii="Arial" w:hAnsi="Arial" w:cs="Arial"/>
          <w:noProof/>
          <w:szCs w:val="22"/>
          <w:lang w:val="en-US"/>
        </w:rPr>
        <mc:AlternateContent>
          <mc:Choice Requires="wps">
            <w:drawing>
              <wp:anchor distT="0" distB="0" distL="114300" distR="114300" simplePos="0" relativeHeight="251255296" behindDoc="0" locked="0" layoutInCell="1" allowOverlap="1" wp14:anchorId="048239C5" wp14:editId="0C9CBD53">
                <wp:simplePos x="0" y="0"/>
                <wp:positionH relativeFrom="column">
                  <wp:posOffset>1106805</wp:posOffset>
                </wp:positionH>
                <wp:positionV relativeFrom="paragraph">
                  <wp:posOffset>21590</wp:posOffset>
                </wp:positionV>
                <wp:extent cx="610235" cy="635"/>
                <wp:effectExtent l="11430" t="59690" r="16510" b="63500"/>
                <wp:wrapNone/>
                <wp:docPr id="1655" name="AutoShape 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235" cy="635"/>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C2234E2" id="AutoShape 539" o:spid="_x0000_s1026" type="#_x0000_t32" style="position:absolute;margin-left:87.15pt;margin-top:1.7pt;width:48.05pt;height:.05pt;z-index:2512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" strokeweight="1pt">
                <v:stroke endarrow="block"/>
                <v:shadow color="#868686"/>
              </v:shape>
            </w:pict>
          </mc:Fallback>
        </mc:AlternateContent>
      </w:r>
      <w:r w:rsidRPr="00FB3017">
        <w:rPr>
          <w:rFonts w:ascii="Arial" w:hAnsi="Arial" w:cs="Arial"/>
          <w:b/>
          <w:noProof/>
          <w:lang w:val="en-US"/>
        </w:rPr>
        <mc:AlternateContent>
          <mc:Choice Requires="wps">
            <w:drawing>
              <wp:anchor distT="0" distB="0" distL="114300" distR="114300" simplePos="0" relativeHeight="251399680" behindDoc="0" locked="0" layoutInCell="1" allowOverlap="1" wp14:anchorId="7282756D" wp14:editId="7417E307">
                <wp:simplePos x="0" y="0"/>
                <wp:positionH relativeFrom="column">
                  <wp:posOffset>-12700</wp:posOffset>
                </wp:positionH>
                <wp:positionV relativeFrom="paragraph">
                  <wp:posOffset>60325</wp:posOffset>
                </wp:positionV>
                <wp:extent cx="0" cy="1553845"/>
                <wp:effectExtent l="53975" t="12700" r="60325" b="24130"/>
                <wp:wrapNone/>
                <wp:docPr id="1654" name="AutoShape 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53845"/>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73D14A" id="AutoShape 904" o:spid="_x0000_s1026" type="#_x0000_t32" style="position:absolute;margin-left:-1pt;margin-top:4.75pt;width:0;height:122.35pt;z-index:25139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" strokeweight="1pt">
                <v:stroke endarrow="block"/>
                <v:shadow color="#868686"/>
              </v:shape>
            </w:pict>
          </mc:Fallback>
        </mc:AlternateContent>
      </w:r>
    </w:p>
    <w:p w14:paraId="7F5D7D92" w14:textId="77777777" w:rsidR="00E0491E" w:rsidRPr="00FB3017" w:rsidRDefault="00E0491E" w:rsidP="00285267">
      <w:pPr>
        <w:rPr>
          <w:rFonts w:ascii="Arial" w:hAnsi="Arial" w:cs="Arial"/>
          <w:sz w:val="22"/>
          <w:szCs w:val="22"/>
        </w:rPr>
      </w:pPr>
    </w:p>
    <w:p w14:paraId="40A75794" w14:textId="77777777" w:rsidR="00E0491E" w:rsidRPr="00FB3017" w:rsidRDefault="00E0491E" w:rsidP="00285267">
      <w:pPr>
        <w:rPr>
          <w:rFonts w:ascii="Arial" w:hAnsi="Arial" w:cs="Arial"/>
          <w:sz w:val="22"/>
          <w:szCs w:val="22"/>
        </w:rPr>
      </w:pPr>
    </w:p>
    <w:p w14:paraId="6ED7A73F" w14:textId="77777777" w:rsidR="00E0491E" w:rsidRPr="00FB3017" w:rsidRDefault="00650065" w:rsidP="00285267">
      <w:pPr>
        <w:rPr>
          <w:rFonts w:ascii="Arial" w:hAnsi="Arial" w:cs="Arial"/>
          <w:sz w:val="22"/>
          <w:szCs w:val="22"/>
        </w:rPr>
      </w:pPr>
      <w:r w:rsidRPr="00FB3017">
        <w:rPr>
          <w:rFonts w:ascii="Arial" w:hAnsi="Arial" w:cs="Arial"/>
          <w:noProof/>
          <w:szCs w:val="22"/>
          <w:lang w:val="en-US"/>
        </w:rPr>
        <mc:AlternateContent>
          <mc:Choice Requires="wps">
            <w:drawing>
              <wp:anchor distT="0" distB="0" distL="114300" distR="114300" simplePos="0" relativeHeight="251404800" behindDoc="0" locked="0" layoutInCell="1" allowOverlap="1" wp14:anchorId="4FFEADB9" wp14:editId="536D877E">
                <wp:simplePos x="0" y="0"/>
                <wp:positionH relativeFrom="column">
                  <wp:posOffset>4256405</wp:posOffset>
                </wp:positionH>
                <wp:positionV relativeFrom="paragraph">
                  <wp:posOffset>133350</wp:posOffset>
                </wp:positionV>
                <wp:extent cx="490220" cy="466725"/>
                <wp:effectExtent l="8255" t="9525" r="15875" b="9525"/>
                <wp:wrapNone/>
                <wp:docPr id="1653" name="Rectangle 9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0220" cy="46672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C74B2C" id="Rectangle 920" o:spid="_x0000_s1026" style="position:absolute;margin-left:335.15pt;margin-top:10.5pt;width:38.6pt;height:36.75pt;z-index:25140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" filled="f" strokecolor="red" strokeweight="1.25pt">
                <v:shadow color="#868686"/>
              </v:rect>
            </w:pict>
          </mc:Fallback>
        </mc:AlternateContent>
      </w:r>
      <w:r w:rsidRPr="00FB3017">
        <w:rPr>
          <w:rFonts w:ascii="Arial" w:hAnsi="Arial" w:cs="Arial"/>
          <w:noProof/>
          <w:szCs w:val="22"/>
          <w:lang w:val="en-US"/>
        </w:rPr>
        <mc:AlternateContent>
          <mc:Choice Requires="wps">
            <w:drawing>
              <wp:anchor distT="0" distB="0" distL="114300" distR="114300" simplePos="0" relativeHeight="251192832" behindDoc="0" locked="0" layoutInCell="1" allowOverlap="1" wp14:anchorId="682724B1" wp14:editId="2BF3C1AB">
                <wp:simplePos x="0" y="0"/>
                <wp:positionH relativeFrom="column">
                  <wp:posOffset>4799965</wp:posOffset>
                </wp:positionH>
                <wp:positionV relativeFrom="paragraph">
                  <wp:posOffset>133350</wp:posOffset>
                </wp:positionV>
                <wp:extent cx="363220" cy="466725"/>
                <wp:effectExtent l="8890" t="9525" r="8890" b="9525"/>
                <wp:wrapNone/>
                <wp:docPr id="1652" name="Rectangle 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3220" cy="46672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BF819" id="Rectangle 404" o:spid="_x0000_s1026" style="position:absolute;margin-left:377.95pt;margin-top:10.5pt;width:28.6pt;height:36.75pt;z-index:25119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" filled="f" strokecolor="red" strokeweight="1.25pt">
                <v:shadow color="#868686"/>
              </v:rect>
            </w:pict>
          </mc:Fallback>
        </mc:AlternateContent>
      </w:r>
    </w:p>
    <w:p w14:paraId="62381DF6" w14:textId="77777777" w:rsidR="00E0491E" w:rsidRPr="00FB3017" w:rsidRDefault="00650065" w:rsidP="00285267">
      <w:pPr>
        <w:rPr>
          <w:rFonts w:ascii="Arial" w:hAnsi="Arial" w:cs="Arial"/>
          <w:sz w:val="22"/>
          <w:szCs w:val="22"/>
        </w:rPr>
      </w:pPr>
      <w:r w:rsidRPr="00FB3017">
        <w:rPr>
          <w:rFonts w:ascii="Arial" w:hAnsi="Arial" w:cs="Arial"/>
          <w:b/>
          <w:noProof/>
          <w:szCs w:val="22"/>
          <w:u w:val="single"/>
          <w:lang w:val="en-US"/>
        </w:rPr>
        <mc:AlternateContent>
          <mc:Choice Requires="wps">
            <w:drawing>
              <wp:anchor distT="0" distB="0" distL="114300" distR="114300" simplePos="0" relativeHeight="251254272" behindDoc="0" locked="0" layoutInCell="1" allowOverlap="1" wp14:anchorId="5A764929" wp14:editId="41598F3E">
                <wp:simplePos x="0" y="0"/>
                <wp:positionH relativeFrom="column">
                  <wp:posOffset>594360</wp:posOffset>
                </wp:positionH>
                <wp:positionV relativeFrom="paragraph">
                  <wp:posOffset>52070</wp:posOffset>
                </wp:positionV>
                <wp:extent cx="658495" cy="448310"/>
                <wp:effectExtent l="13335" t="13970" r="13970" b="13970"/>
                <wp:wrapNone/>
                <wp:docPr id="1651" name="Rectangle 5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495" cy="44831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817B2" id="Rectangle 538" o:spid="_x0000_s1026" style="position:absolute;margin-left:46.8pt;margin-top:4.1pt;width:51.85pt;height:35.3pt;z-index:2512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" filled="f" strokecolor="red" strokeweight="1.25pt">
                <v:shadow color="#868686"/>
              </v:rect>
            </w:pict>
          </mc:Fallback>
        </mc:AlternateContent>
      </w:r>
    </w:p>
    <w:p w14:paraId="1DE24CCC" w14:textId="77777777" w:rsidR="00670C2F" w:rsidRPr="00FB3017" w:rsidRDefault="00670C2F" w:rsidP="00E0491E">
      <w:pPr>
        <w:jc w:val="both"/>
        <w:rPr>
          <w:rFonts w:ascii="Arial" w:hAnsi="Arial" w:cs="Arial"/>
          <w:b/>
          <w:lang w:val="en-GB"/>
        </w:rPr>
      </w:pPr>
    </w:p>
    <w:p w14:paraId="0DA8ED34" w14:textId="7B99917D" w:rsidR="00670C2F" w:rsidRPr="00FB3017" w:rsidRDefault="00650065" w:rsidP="00E0491E">
      <w:pPr>
        <w:jc w:val="both"/>
        <w:rPr>
          <w:rFonts w:ascii="Arial" w:hAnsi="Arial" w:cs="Arial"/>
          <w:b/>
          <w:lang w:val="en-GB"/>
        </w:rPr>
      </w:pPr>
      <w:r w:rsidRPr="00FB3017">
        <w:rPr>
          <w:rFonts w:ascii="Arial" w:hAnsi="Arial" w:cs="Arial"/>
          <w:noProof/>
          <w:szCs w:val="22"/>
          <w:lang w:val="en-US"/>
        </w:rPr>
        <mc:AlternateContent>
          <mc:Choice Requires="wps">
            <w:drawing>
              <wp:anchor distT="0" distB="0" distL="114300" distR="114300" simplePos="0" relativeHeight="251406848" behindDoc="0" locked="0" layoutInCell="1" allowOverlap="1" wp14:anchorId="0B48759D" wp14:editId="23D91A5D">
                <wp:simplePos x="0" y="0"/>
                <wp:positionH relativeFrom="column">
                  <wp:posOffset>4460240</wp:posOffset>
                </wp:positionH>
                <wp:positionV relativeFrom="paragraph">
                  <wp:posOffset>132715</wp:posOffset>
                </wp:positionV>
                <wp:extent cx="0" cy="328930"/>
                <wp:effectExtent l="59690" t="8890" r="54610" b="24130"/>
                <wp:wrapNone/>
                <wp:docPr id="1649" name="AutoShape 9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893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9AB9BC" id="AutoShape 922" o:spid="_x0000_s1026" type="#_x0000_t32" style="position:absolute;margin-left:351.2pt;margin-top:10.45pt;width:0;height:25.9pt;z-index:25140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" strokeweight="1pt">
                <v:stroke endarrow="block"/>
                <v:shadow color="#868686"/>
              </v:shape>
            </w:pict>
          </mc:Fallback>
        </mc:AlternateContent>
      </w:r>
      <w:r w:rsidRPr="00FB3017">
        <w:rPr>
          <w:rFonts w:ascii="Arial" w:hAnsi="Arial" w:cs="Arial"/>
          <w:noProof/>
          <w:szCs w:val="22"/>
          <w:lang w:val="en-US"/>
        </w:rPr>
        <mc:AlternateContent>
          <mc:Choice Requires="wps">
            <w:drawing>
              <wp:anchor distT="0" distB="0" distL="114300" distR="114300" simplePos="0" relativeHeight="251197952" behindDoc="0" locked="0" layoutInCell="1" allowOverlap="1" wp14:anchorId="7C27ADE6" wp14:editId="5AD51748">
                <wp:simplePos x="0" y="0"/>
                <wp:positionH relativeFrom="column">
                  <wp:posOffset>5006340</wp:posOffset>
                </wp:positionH>
                <wp:positionV relativeFrom="paragraph">
                  <wp:posOffset>132715</wp:posOffset>
                </wp:positionV>
                <wp:extent cx="0" cy="633730"/>
                <wp:effectExtent l="62865" t="8890" r="60960" b="24130"/>
                <wp:wrapNone/>
                <wp:docPr id="1648" name="AutoShap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373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111452C" id="AutoShape 412" o:spid="_x0000_s1026" type="#_x0000_t32" style="position:absolute;margin-left:394.2pt;margin-top:10.45pt;width:0;height:49.9pt;z-index:25119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" strokeweight="1pt">
                <v:stroke endarrow="block"/>
                <v:shadow color="#868686"/>
              </v:shape>
            </w:pict>
          </mc:Fallback>
        </mc:AlternateContent>
      </w:r>
    </w:p>
    <w:p w14:paraId="24A0951F" w14:textId="77777777" w:rsidR="00670C2F" w:rsidRPr="00FB3017" w:rsidRDefault="00650065" w:rsidP="00E0491E">
      <w:pPr>
        <w:jc w:val="both"/>
        <w:rPr>
          <w:rFonts w:ascii="Arial" w:hAnsi="Arial" w:cs="Arial"/>
          <w:b/>
          <w:lang w:val="en-GB"/>
        </w:rPr>
      </w:pPr>
      <w:r w:rsidRPr="00FB3017">
        <w:rPr>
          <w:rFonts w:ascii="Arial" w:hAnsi="Arial" w:cs="Arial"/>
          <w:noProof/>
          <w:szCs w:val="22"/>
          <w:lang w:val="en-US"/>
        </w:rPr>
        <mc:AlternateContent>
          <mc:Choice Requires="wps">
            <w:drawing>
              <wp:anchor distT="0" distB="0" distL="114300" distR="114300" simplePos="0" relativeHeight="251195904" behindDoc="0" locked="0" layoutInCell="1" allowOverlap="1" wp14:anchorId="5DF80AFC" wp14:editId="3BEB1985">
                <wp:simplePos x="0" y="0"/>
                <wp:positionH relativeFrom="column">
                  <wp:posOffset>1252855</wp:posOffset>
                </wp:positionH>
                <wp:positionV relativeFrom="paragraph">
                  <wp:posOffset>47625</wp:posOffset>
                </wp:positionV>
                <wp:extent cx="1887220" cy="941070"/>
                <wp:effectExtent l="14605" t="9525" r="41275" b="59055"/>
                <wp:wrapNone/>
                <wp:docPr id="1647" name="AutoShap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7220" cy="94107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733762" id="AutoShape 410" o:spid="_x0000_s1026" type="#_x0000_t32" style="position:absolute;margin-left:98.65pt;margin-top:3.75pt;width:148.6pt;height:74.1pt;z-index:25119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" strokeweight="1pt">
                <v:stroke endarrow="block"/>
                <v:shadow color="#868686"/>
              </v:shape>
            </w:pict>
          </mc:Fallback>
        </mc:AlternateContent>
      </w:r>
    </w:p>
    <w:p w14:paraId="3F8586B3" w14:textId="77777777" w:rsidR="00670C2F" w:rsidRPr="00FB3017" w:rsidRDefault="00670C2F" w:rsidP="00E0491E">
      <w:pPr>
        <w:jc w:val="both"/>
        <w:rPr>
          <w:rFonts w:ascii="Arial" w:hAnsi="Arial" w:cs="Arial"/>
          <w:b/>
          <w:lang w:val="en-GB"/>
        </w:rPr>
      </w:pPr>
    </w:p>
    <w:p w14:paraId="008D62F6" w14:textId="346EEBD6" w:rsidR="00670C2F" w:rsidRPr="00FB3017" w:rsidRDefault="00650065" w:rsidP="00E0491E">
      <w:pPr>
        <w:jc w:val="both"/>
        <w:rPr>
          <w:rFonts w:ascii="Arial" w:hAnsi="Arial" w:cs="Arial"/>
          <w:b/>
          <w:lang w:val="en-GB"/>
        </w:rPr>
      </w:pPr>
      <w:r w:rsidRPr="00FB3017">
        <w:rPr>
          <w:rFonts w:ascii="Arial" w:hAnsi="Arial" w:cs="Arial"/>
          <w:noProof/>
          <w:lang w:val="en-US"/>
        </w:rPr>
        <mc:AlternateContent>
          <mc:Choice Requires="wps">
            <w:drawing>
              <wp:anchor distT="0" distB="0" distL="114300" distR="114300" simplePos="0" relativeHeight="251405824" behindDoc="0" locked="0" layoutInCell="1" allowOverlap="1" wp14:anchorId="5D5EA597" wp14:editId="453EE087">
                <wp:simplePos x="0" y="0"/>
                <wp:positionH relativeFrom="column">
                  <wp:posOffset>3446145</wp:posOffset>
                </wp:positionH>
                <wp:positionV relativeFrom="paragraph">
                  <wp:posOffset>22860</wp:posOffset>
                </wp:positionV>
                <wp:extent cx="1300480" cy="304800"/>
                <wp:effectExtent l="17145" t="13335" r="15875" b="15240"/>
                <wp:wrapNone/>
                <wp:docPr id="1646" name="AutoShape 9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0480" cy="304800"/>
                        </a:xfrm>
                        <a:prstGeom prst="wedgeRectCallout">
                          <a:avLst>
                            <a:gd name="adj1" fmla="val 2880"/>
                            <a:gd name="adj2" fmla="val 48958"/>
                          </a:avLst>
                        </a:prstGeom>
                        <a:noFill/>
                        <a:ln w="1587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D8449D" w14:textId="77777777" w:rsidR="00257BB1" w:rsidRPr="003A5979" w:rsidRDefault="00257BB1" w:rsidP="00DC4E19">
                            <w:pPr>
                              <w:rPr>
                                <w:rFonts w:ascii="Arial" w:hAnsi="Arial" w:cs="Arial"/>
                                <w:sz w:val="16"/>
                              </w:rPr>
                            </w:pPr>
                            <w:r>
                              <w:rPr>
                                <w:rFonts w:ascii="Arial" w:hAnsi="Arial" w:cs="Arial"/>
                                <w:sz w:val="16"/>
                                <w:u w:val="single"/>
                              </w:rPr>
                              <w:t>Quantity:</w:t>
                            </w:r>
                            <w:r w:rsidRPr="000862F3">
                              <w:rPr>
                                <w:rFonts w:ascii="Arial" w:hAnsi="Arial" w:cs="Arial"/>
                                <w:sz w:val="16"/>
                              </w:rPr>
                              <w:t xml:space="preserve"> in cases</w:t>
                            </w:r>
                            <w:r w:rsidRPr="00775C7E">
                              <w:rPr>
                                <w:rFonts w:ascii="Arial" w:hAnsi="Arial" w:cs="Arial"/>
                                <w:sz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5EA597"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921" o:spid="_x0000_s1030" type="#_x0000_t61" style="position:absolute;left:0;text-align:left;margin-left:271.35pt;margin-top:1.8pt;width:102.4pt;height:24pt;z-index:25140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" adj="11422,21375" filled="f" strokeweight="1.25pt">
                <v:shadow color="#868686"/>
                <v:textbox>
                  <w:txbxContent>
                    <w:p w14:paraId="2CD8449D" w14:textId="77777777" w:rsidR="00257BB1" w:rsidRPr="003A5979" w:rsidRDefault="00257BB1" w:rsidP="00DC4E19">
                      <w:pPr>
                        <w:rPr>
                          <w:rFonts w:ascii="Arial" w:hAnsi="Arial" w:cs="Arial"/>
                          <w:sz w:val="16"/>
                        </w:rPr>
                      </w:pPr>
                      <w:r>
                        <w:rPr>
                          <w:rFonts w:ascii="Arial" w:hAnsi="Arial" w:cs="Arial"/>
                          <w:sz w:val="16"/>
                          <w:u w:val="single"/>
                        </w:rPr>
                        <w:t>Quantity:</w:t>
                      </w:r>
                      <w:r w:rsidRPr="000862F3">
                        <w:rPr>
                          <w:rFonts w:ascii="Arial" w:hAnsi="Arial" w:cs="Arial"/>
                          <w:sz w:val="16"/>
                        </w:rPr>
                        <w:t xml:space="preserve"> in cases</w:t>
                      </w:r>
                      <w:r w:rsidRPr="00775C7E">
                        <w:rPr>
                          <w:rFonts w:ascii="Arial" w:hAnsi="Arial" w:cs="Arial"/>
                          <w:sz w:val="16"/>
                        </w:rPr>
                        <w:t>.</w:t>
                      </w:r>
                    </w:p>
                  </w:txbxContent>
                </v:textbox>
              </v:shape>
            </w:pict>
          </mc:Fallback>
        </mc:AlternateContent>
      </w:r>
    </w:p>
    <w:p w14:paraId="4B1A3A5A" w14:textId="77777777" w:rsidR="00670C2F" w:rsidRPr="00FB3017" w:rsidRDefault="00670C2F" w:rsidP="00E0491E">
      <w:pPr>
        <w:jc w:val="both"/>
        <w:rPr>
          <w:rFonts w:ascii="Arial" w:hAnsi="Arial" w:cs="Arial"/>
          <w:b/>
          <w:lang w:val="en-GB"/>
        </w:rPr>
      </w:pPr>
    </w:p>
    <w:p w14:paraId="483D775F" w14:textId="56DD1C75" w:rsidR="00670C2F" w:rsidRPr="00FB3017" w:rsidRDefault="00650065" w:rsidP="00E0491E">
      <w:pPr>
        <w:jc w:val="both"/>
        <w:rPr>
          <w:rFonts w:ascii="Arial" w:hAnsi="Arial" w:cs="Arial"/>
          <w:b/>
          <w:lang w:val="en-GB"/>
        </w:rPr>
      </w:pPr>
      <w:r w:rsidRPr="00FB3017">
        <w:rPr>
          <w:rFonts w:ascii="Arial" w:hAnsi="Arial" w:cs="Arial"/>
          <w:noProof/>
          <w:szCs w:val="22"/>
          <w:lang w:val="en-US"/>
        </w:rPr>
        <mc:AlternateContent>
          <mc:Choice Requires="wps">
            <w:drawing>
              <wp:anchor distT="0" distB="0" distL="114300" distR="114300" simplePos="0" relativeHeight="251194880" behindDoc="0" locked="0" layoutInCell="1" allowOverlap="1" wp14:anchorId="42038902" wp14:editId="18387363">
                <wp:simplePos x="0" y="0"/>
                <wp:positionH relativeFrom="column">
                  <wp:posOffset>4918075</wp:posOffset>
                </wp:positionH>
                <wp:positionV relativeFrom="paragraph">
                  <wp:posOffset>97790</wp:posOffset>
                </wp:positionV>
                <wp:extent cx="1329690" cy="687070"/>
                <wp:effectExtent l="12700" t="12065" r="10160" b="15240"/>
                <wp:wrapNone/>
                <wp:docPr id="1644" name="AutoShape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9690" cy="687070"/>
                        </a:xfrm>
                        <a:prstGeom prst="wedgeRectCallout">
                          <a:avLst>
                            <a:gd name="adj1" fmla="val -36199"/>
                            <a:gd name="adj2" fmla="val 6009"/>
                          </a:avLst>
                        </a:prstGeom>
                        <a:noFill/>
                        <a:ln w="1587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8F0C45" w14:textId="77777777" w:rsidR="00257BB1" w:rsidRPr="003A5979" w:rsidRDefault="00257BB1" w:rsidP="00CC3ADF">
                            <w:pPr>
                              <w:rPr>
                                <w:rFonts w:ascii="Arial" w:hAnsi="Arial" w:cs="Arial"/>
                                <w:sz w:val="16"/>
                              </w:rPr>
                            </w:pPr>
                            <w:r w:rsidRPr="00296121">
                              <w:rPr>
                                <w:rFonts w:ascii="Arial" w:hAnsi="Arial" w:cs="Arial"/>
                                <w:sz w:val="16"/>
                                <w:u w:val="single"/>
                              </w:rPr>
                              <w:t>OI rate</w:t>
                            </w:r>
                            <w:r w:rsidRPr="003A5979">
                              <w:rPr>
                                <w:rFonts w:ascii="Arial" w:hAnsi="Arial" w:cs="Arial"/>
                                <w:sz w:val="16"/>
                              </w:rPr>
                              <w:t xml:space="preserve"> </w:t>
                            </w:r>
                            <w:r>
                              <w:rPr>
                                <w:rFonts w:ascii="Arial" w:hAnsi="Arial" w:cs="Arial"/>
                                <w:sz w:val="16"/>
                              </w:rPr>
                              <w:t xml:space="preserve">(in cases) – Customer Invoice OI rate must match </w:t>
                            </w:r>
                            <w:r w:rsidRPr="003A5979">
                              <w:rPr>
                                <w:rFonts w:ascii="Arial" w:hAnsi="Arial" w:cs="Arial"/>
                                <w:sz w:val="16"/>
                              </w:rPr>
                              <w:t xml:space="preserve">the </w:t>
                            </w:r>
                            <w:r>
                              <w:rPr>
                                <w:rFonts w:ascii="Arial" w:hAnsi="Arial" w:cs="Arial"/>
                                <w:sz w:val="16"/>
                              </w:rPr>
                              <w:t xml:space="preserve">Customer </w:t>
                            </w:r>
                            <w:r w:rsidRPr="003A5979">
                              <w:rPr>
                                <w:rFonts w:ascii="Arial" w:hAnsi="Arial" w:cs="Arial"/>
                                <w:sz w:val="16"/>
                              </w:rPr>
                              <w:t>contract OI rate.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038902" id="AutoShape 408" o:spid="_x0000_s1031" type="#_x0000_t61" style="position:absolute;left:0;text-align:left;margin-left:387.25pt;margin-top:7.7pt;width:104.7pt;height:54.1pt;z-index:25119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" adj="2981,12098" filled="f" strokeweight="1.25pt">
                <v:shadow color="#868686"/>
                <v:textbox>
                  <w:txbxContent>
                    <w:p w14:paraId="438F0C45" w14:textId="77777777" w:rsidR="00257BB1" w:rsidRPr="003A5979" w:rsidRDefault="00257BB1" w:rsidP="00CC3ADF">
                      <w:pPr>
                        <w:rPr>
                          <w:rFonts w:ascii="Arial" w:hAnsi="Arial" w:cs="Arial"/>
                          <w:sz w:val="16"/>
                        </w:rPr>
                      </w:pPr>
                      <w:r w:rsidRPr="00296121">
                        <w:rPr>
                          <w:rFonts w:ascii="Arial" w:hAnsi="Arial" w:cs="Arial"/>
                          <w:sz w:val="16"/>
                          <w:u w:val="single"/>
                        </w:rPr>
                        <w:t>OI rate</w:t>
                      </w:r>
                      <w:r w:rsidRPr="003A5979">
                        <w:rPr>
                          <w:rFonts w:ascii="Arial" w:hAnsi="Arial" w:cs="Arial"/>
                          <w:sz w:val="16"/>
                        </w:rPr>
                        <w:t xml:space="preserve"> </w:t>
                      </w:r>
                      <w:r>
                        <w:rPr>
                          <w:rFonts w:ascii="Arial" w:hAnsi="Arial" w:cs="Arial"/>
                          <w:sz w:val="16"/>
                        </w:rPr>
                        <w:t xml:space="preserve">(in cases) – Customer Invoice OI rate must match </w:t>
                      </w:r>
                      <w:r w:rsidRPr="003A5979">
                        <w:rPr>
                          <w:rFonts w:ascii="Arial" w:hAnsi="Arial" w:cs="Arial"/>
                          <w:sz w:val="16"/>
                        </w:rPr>
                        <w:t xml:space="preserve">the </w:t>
                      </w:r>
                      <w:r>
                        <w:rPr>
                          <w:rFonts w:ascii="Arial" w:hAnsi="Arial" w:cs="Arial"/>
                          <w:sz w:val="16"/>
                        </w:rPr>
                        <w:t xml:space="preserve">Customer </w:t>
                      </w:r>
                      <w:r w:rsidRPr="003A5979">
                        <w:rPr>
                          <w:rFonts w:ascii="Arial" w:hAnsi="Arial" w:cs="Arial"/>
                          <w:sz w:val="16"/>
                        </w:rPr>
                        <w:t>contract OI rate.</w:t>
                      </w:r>
                    </w:p>
                  </w:txbxContent>
                </v:textbox>
              </v:shape>
            </w:pict>
          </mc:Fallback>
        </mc:AlternateContent>
      </w:r>
      <w:r w:rsidRPr="00FB3017">
        <w:rPr>
          <w:rFonts w:ascii="Arial" w:hAnsi="Arial" w:cs="Arial"/>
          <w:b/>
          <w:noProof/>
          <w:lang w:val="en-US"/>
        </w:rPr>
        <mc:AlternateContent>
          <mc:Choice Requires="wps">
            <w:drawing>
              <wp:anchor distT="0" distB="0" distL="114300" distR="114300" simplePos="0" relativeHeight="251398656" behindDoc="0" locked="0" layoutInCell="1" allowOverlap="1" wp14:anchorId="0AFA4588" wp14:editId="48AF565C">
                <wp:simplePos x="0" y="0"/>
                <wp:positionH relativeFrom="column">
                  <wp:posOffset>-74930</wp:posOffset>
                </wp:positionH>
                <wp:positionV relativeFrom="paragraph">
                  <wp:posOffset>36195</wp:posOffset>
                </wp:positionV>
                <wp:extent cx="1828800" cy="1060450"/>
                <wp:effectExtent l="10795" t="17145" r="17780" b="17780"/>
                <wp:wrapNone/>
                <wp:docPr id="1643" name="Text 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0604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558188" w14:textId="7FEB8575" w:rsidR="00257BB1" w:rsidRPr="000E1125" w:rsidRDefault="00257BB1" w:rsidP="00B85EEA">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will be used to </w:t>
                            </w:r>
                            <w:r>
                              <w:rPr>
                                <w:rFonts w:ascii="Arial" w:hAnsi="Arial" w:cs="Arial"/>
                                <w:sz w:val="16"/>
                                <w:szCs w:val="16"/>
                              </w:rPr>
                              <w:t xml:space="preserve">search for information regarding the order within </w:t>
                            </w:r>
                            <w:del w:id="50" w:author="Whitney Eiss" w:date="2017-10-16T11:36:00Z">
                              <w:r>
                                <w:rPr>
                                  <w:rFonts w:ascii="Arial" w:hAnsi="Arial" w:cs="Arial"/>
                                  <w:sz w:val="16"/>
                                  <w:szCs w:val="16"/>
                                </w:rPr>
                                <w:delText>SHARP</w:delText>
                              </w:r>
                            </w:del>
                            <w:ins w:id="51" w:author="Whitney Eiss" w:date="2017-10-16T11:36:00Z">
                              <w:r>
                                <w:rPr>
                                  <w:rFonts w:ascii="Verdana" w:hAnsi="Verdana"/>
                                  <w:color w:val="000000"/>
                                  <w:sz w:val="17"/>
                                  <w:szCs w:val="17"/>
                                </w:rPr>
                                <w:t>ACOSTA Relay</w:t>
                              </w:r>
                            </w:ins>
                            <w:r>
                              <w:rPr>
                                <w:rFonts w:ascii="Arial" w:hAnsi="Arial" w:cs="Arial"/>
                                <w:sz w:val="16"/>
                                <w:szCs w:val="16"/>
                              </w:rPr>
                              <w:t>.  This data is needed to validate if the</w:t>
                            </w:r>
                            <w:r w:rsidRPr="000E1125">
                              <w:rPr>
                                <w:rFonts w:ascii="Arial" w:hAnsi="Arial" w:cs="Arial"/>
                                <w:sz w:val="16"/>
                                <w:szCs w:val="16"/>
                              </w:rPr>
                              <w:t xml:space="preserve"> particular product was ordered and invoiced with the off invoice </w:t>
                            </w:r>
                            <w:r>
                              <w:rPr>
                                <w:rFonts w:ascii="Arial" w:hAnsi="Arial" w:cs="Arial"/>
                                <w:sz w:val="16"/>
                                <w:szCs w:val="16"/>
                              </w:rPr>
                              <w:t>allowance</w:t>
                            </w:r>
                            <w:r w:rsidRPr="000E1125">
                              <w:rPr>
                                <w:rFonts w:ascii="Arial" w:hAnsi="Arial" w:cs="Arial"/>
                                <w:sz w:val="16"/>
                                <w:szCs w:val="16"/>
                              </w:rPr>
                              <w:t>.</w:t>
                            </w:r>
                          </w:p>
                          <w:p w14:paraId="6B56FF24" w14:textId="77777777" w:rsidR="00257BB1" w:rsidRPr="00681A5B" w:rsidRDefault="00257BB1" w:rsidP="00B85EEA">
                            <w:pPr>
                              <w:rPr>
                                <w:rFonts w:ascii="Arial" w:hAnsi="Arial" w:cs="Arial"/>
                                <w:b/>
                                <w:sz w:val="16"/>
                                <w:szCs w:val="16"/>
                              </w:rPr>
                            </w:pPr>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 In this case the PO # is </w:t>
                            </w:r>
                            <w:r>
                              <w:rPr>
                                <w:rFonts w:ascii="Arial" w:hAnsi="Arial" w:cs="Arial"/>
                                <w:b/>
                                <w:sz w:val="16"/>
                                <w:szCs w:val="16"/>
                              </w:rPr>
                              <w:t xml:space="preserve">124849.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FA4588" id="Text Box 903" o:spid="_x0000_s1032" type="#_x0000_t202" style="position:absolute;left:0;text-align:left;margin-left:-5.9pt;margin-top:2.85pt;width:2in;height:83.5pt;z-index:25139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" fillcolor="#8db3e2" strokeweight="1.5pt">
                <v:shadow color="#868686"/>
                <v:textbox>
                  <w:txbxContent>
                    <w:p w14:paraId="00558188" w14:textId="7FEB8575" w:rsidR="00257BB1" w:rsidRPr="000E1125" w:rsidRDefault="00257BB1" w:rsidP="00B85EEA">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will be used to </w:t>
                      </w:r>
                      <w:r>
                        <w:rPr>
                          <w:rFonts w:ascii="Arial" w:hAnsi="Arial" w:cs="Arial"/>
                          <w:sz w:val="16"/>
                          <w:szCs w:val="16"/>
                        </w:rPr>
                        <w:t xml:space="preserve">search for information regarding the order within </w:t>
                      </w:r>
                      <w:del w:id="52" w:author="Whitney Eiss" w:date="2017-10-16T11:36:00Z">
                        <w:r>
                          <w:rPr>
                            <w:rFonts w:ascii="Arial" w:hAnsi="Arial" w:cs="Arial"/>
                            <w:sz w:val="16"/>
                            <w:szCs w:val="16"/>
                          </w:rPr>
                          <w:delText>SHARP</w:delText>
                        </w:r>
                      </w:del>
                      <w:ins w:id="53" w:author="Whitney Eiss" w:date="2017-10-16T11:36:00Z">
                        <w:r>
                          <w:rPr>
                            <w:rFonts w:ascii="Verdana" w:hAnsi="Verdana"/>
                            <w:color w:val="000000"/>
                            <w:sz w:val="17"/>
                            <w:szCs w:val="17"/>
                          </w:rPr>
                          <w:t>ACOSTA Relay</w:t>
                        </w:r>
                      </w:ins>
                      <w:r>
                        <w:rPr>
                          <w:rFonts w:ascii="Arial" w:hAnsi="Arial" w:cs="Arial"/>
                          <w:sz w:val="16"/>
                          <w:szCs w:val="16"/>
                        </w:rPr>
                        <w:t>.  This data is needed to validate if the</w:t>
                      </w:r>
                      <w:r w:rsidRPr="000E1125">
                        <w:rPr>
                          <w:rFonts w:ascii="Arial" w:hAnsi="Arial" w:cs="Arial"/>
                          <w:sz w:val="16"/>
                          <w:szCs w:val="16"/>
                        </w:rPr>
                        <w:t xml:space="preserve"> particular product was ordered and invoiced with the off invoice </w:t>
                      </w:r>
                      <w:r>
                        <w:rPr>
                          <w:rFonts w:ascii="Arial" w:hAnsi="Arial" w:cs="Arial"/>
                          <w:sz w:val="16"/>
                          <w:szCs w:val="16"/>
                        </w:rPr>
                        <w:t>allowance</w:t>
                      </w:r>
                      <w:r w:rsidRPr="000E1125">
                        <w:rPr>
                          <w:rFonts w:ascii="Arial" w:hAnsi="Arial" w:cs="Arial"/>
                          <w:sz w:val="16"/>
                          <w:szCs w:val="16"/>
                        </w:rPr>
                        <w:t>.</w:t>
                      </w:r>
                    </w:p>
                    <w:p w14:paraId="6B56FF24" w14:textId="77777777" w:rsidR="00257BB1" w:rsidRPr="00681A5B" w:rsidRDefault="00257BB1" w:rsidP="00B85EEA">
                      <w:pPr>
                        <w:rPr>
                          <w:rFonts w:ascii="Arial" w:hAnsi="Arial" w:cs="Arial"/>
                          <w:b/>
                          <w:sz w:val="16"/>
                          <w:szCs w:val="16"/>
                        </w:rPr>
                      </w:pPr>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 In this case the PO # is </w:t>
                      </w:r>
                      <w:r>
                        <w:rPr>
                          <w:rFonts w:ascii="Arial" w:hAnsi="Arial" w:cs="Arial"/>
                          <w:b/>
                          <w:sz w:val="16"/>
                          <w:szCs w:val="16"/>
                        </w:rPr>
                        <w:t xml:space="preserve">124849. </w:t>
                      </w:r>
                    </w:p>
                  </w:txbxContent>
                </v:textbox>
              </v:shape>
            </w:pict>
          </mc:Fallback>
        </mc:AlternateContent>
      </w:r>
    </w:p>
    <w:p w14:paraId="7919534C" w14:textId="77777777" w:rsidR="00670C2F" w:rsidRPr="00FB3017" w:rsidRDefault="00670C2F" w:rsidP="00E0491E">
      <w:pPr>
        <w:jc w:val="both"/>
        <w:rPr>
          <w:rFonts w:ascii="Arial" w:hAnsi="Arial" w:cs="Arial"/>
          <w:b/>
          <w:lang w:val="en-GB"/>
        </w:rPr>
      </w:pPr>
    </w:p>
    <w:p w14:paraId="5B9D7801" w14:textId="77777777" w:rsidR="00670C2F" w:rsidRPr="00FB3017" w:rsidRDefault="00670C2F" w:rsidP="00E0491E">
      <w:pPr>
        <w:jc w:val="both"/>
        <w:rPr>
          <w:rFonts w:ascii="Arial" w:hAnsi="Arial" w:cs="Arial"/>
          <w:b/>
          <w:lang w:val="en-GB"/>
        </w:rPr>
      </w:pPr>
    </w:p>
    <w:p w14:paraId="43119FB2" w14:textId="77777777" w:rsidR="00484284" w:rsidRPr="00FB3017" w:rsidRDefault="00650065" w:rsidP="00E0491E">
      <w:pPr>
        <w:jc w:val="both"/>
        <w:rPr>
          <w:rFonts w:ascii="Arial" w:hAnsi="Arial" w:cs="Arial"/>
          <w:b/>
          <w:lang w:val="en-GB"/>
        </w:rPr>
      </w:pPr>
      <w:r w:rsidRPr="00FB3017">
        <w:rPr>
          <w:rFonts w:ascii="Arial" w:hAnsi="Arial" w:cs="Arial"/>
          <w:noProof/>
          <w:szCs w:val="22"/>
          <w:lang w:val="en-US"/>
        </w:rPr>
        <mc:AlternateContent>
          <mc:Choice Requires="wps">
            <w:drawing>
              <wp:anchor distT="0" distB="0" distL="114300" distR="114300" simplePos="0" relativeHeight="251193856" behindDoc="0" locked="0" layoutInCell="1" allowOverlap="1" wp14:anchorId="510B4908" wp14:editId="0990E682">
                <wp:simplePos x="0" y="0"/>
                <wp:positionH relativeFrom="column">
                  <wp:posOffset>2180590</wp:posOffset>
                </wp:positionH>
                <wp:positionV relativeFrom="paragraph">
                  <wp:posOffset>12065</wp:posOffset>
                </wp:positionV>
                <wp:extent cx="2499360" cy="1348105"/>
                <wp:effectExtent l="8890" t="12065" r="15875" b="11430"/>
                <wp:wrapNone/>
                <wp:docPr id="1641" name="AutoShape 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9360" cy="1348105"/>
                        </a:xfrm>
                        <a:prstGeom prst="wedgeRectCallout">
                          <a:avLst>
                            <a:gd name="adj1" fmla="val 14176"/>
                            <a:gd name="adj2" fmla="val -48963"/>
                          </a:avLst>
                        </a:prstGeom>
                        <a:noFill/>
                        <a:ln w="1587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2C7391" w14:textId="77777777" w:rsidR="00257BB1" w:rsidRDefault="00257BB1" w:rsidP="003A5979">
                            <w:pPr>
                              <w:rPr>
                                <w:rFonts w:ascii="Arial" w:hAnsi="Arial" w:cs="Arial"/>
                                <w:sz w:val="16"/>
                              </w:rPr>
                            </w:pPr>
                            <w:r>
                              <w:rPr>
                                <w:rFonts w:ascii="Arial" w:hAnsi="Arial" w:cs="Arial"/>
                                <w:sz w:val="16"/>
                                <w:u w:val="single"/>
                              </w:rPr>
                              <w:t>UPC Code</w:t>
                            </w:r>
                            <w:r>
                              <w:rPr>
                                <w:rFonts w:ascii="Arial" w:hAnsi="Arial" w:cs="Arial"/>
                                <w:sz w:val="16"/>
                              </w:rPr>
                              <w:t xml:space="preserve"> – The unique product code (UPC) is the last </w:t>
                            </w:r>
                            <w:r w:rsidRPr="000E1125">
                              <w:rPr>
                                <w:rFonts w:ascii="Arial" w:hAnsi="Arial" w:cs="Arial"/>
                                <w:sz w:val="16"/>
                              </w:rPr>
                              <w:t xml:space="preserve">5 digits </w:t>
                            </w:r>
                            <w:r>
                              <w:rPr>
                                <w:rFonts w:ascii="Arial" w:hAnsi="Arial" w:cs="Arial"/>
                                <w:sz w:val="16"/>
                              </w:rPr>
                              <w:t xml:space="preserve">of the full product code. </w:t>
                            </w:r>
                          </w:p>
                          <w:p w14:paraId="6B5A548B" w14:textId="77777777" w:rsidR="00257BB1" w:rsidRDefault="00257BB1" w:rsidP="003A5979">
                            <w:pPr>
                              <w:rPr>
                                <w:rFonts w:ascii="Arial" w:hAnsi="Arial" w:cs="Arial"/>
                                <w:sz w:val="16"/>
                              </w:rPr>
                            </w:pPr>
                          </w:p>
                          <w:p w14:paraId="036A54A8" w14:textId="096BE852" w:rsidR="00257BB1" w:rsidRPr="00356DAF" w:rsidRDefault="00257BB1" w:rsidP="003A5979">
                            <w:pPr>
                              <w:rPr>
                                <w:rFonts w:ascii="Arial" w:hAnsi="Arial" w:cs="Arial"/>
                                <w:sz w:val="16"/>
                              </w:rPr>
                            </w:pPr>
                            <w:r w:rsidRPr="000E1125">
                              <w:rPr>
                                <w:rFonts w:ascii="Arial" w:hAnsi="Arial" w:cs="Arial"/>
                                <w:sz w:val="16"/>
                              </w:rPr>
                              <w:t xml:space="preserve"> This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on the Review O</w:t>
                            </w:r>
                            <w:r w:rsidRPr="000E1125">
                              <w:rPr>
                                <w:rFonts w:ascii="Arial" w:hAnsi="Arial" w:cs="Arial"/>
                                <w:sz w:val="16"/>
                              </w:rPr>
                              <w:t xml:space="preserve">rder </w:t>
                            </w:r>
                            <w:r>
                              <w:rPr>
                                <w:rFonts w:ascii="Arial" w:hAnsi="Arial" w:cs="Arial"/>
                                <w:sz w:val="16"/>
                              </w:rPr>
                              <w:t xml:space="preserve">/view document link in </w:t>
                            </w:r>
                            <w:del w:id="54" w:author="Whitney Eiss" w:date="2017-10-16T11:36:00Z">
                              <w:r>
                                <w:rPr>
                                  <w:rFonts w:ascii="Arial" w:hAnsi="Arial" w:cs="Arial"/>
                                  <w:sz w:val="16"/>
                                </w:rPr>
                                <w:delText>SHARP</w:delText>
                              </w:r>
                            </w:del>
                            <w:ins w:id="55" w:author="Whitney Eiss" w:date="2017-10-16T11:36:00Z">
                              <w:r>
                                <w:rPr>
                                  <w:rFonts w:ascii="Verdana" w:hAnsi="Verdana"/>
                                  <w:color w:val="000000"/>
                                  <w:sz w:val="17"/>
                                  <w:szCs w:val="17"/>
                                </w:rPr>
                                <w:t>ACOSTA Relay</w:t>
                              </w:r>
                            </w:ins>
                            <w:r>
                              <w:rPr>
                                <w:rFonts w:ascii="Arial" w:hAnsi="Arial" w:cs="Arial"/>
                                <w:sz w:val="16"/>
                              </w:rPr>
                              <w:t>. This is the product in which the c</w:t>
                            </w:r>
                            <w:r w:rsidRPr="000E1125">
                              <w:rPr>
                                <w:rFonts w:ascii="Arial" w:hAnsi="Arial" w:cs="Arial"/>
                                <w:sz w:val="16"/>
                              </w:rPr>
                              <w:t xml:space="preserve">ustomer is </w:t>
                            </w:r>
                            <w:r>
                              <w:rPr>
                                <w:rFonts w:ascii="Arial" w:hAnsi="Arial" w:cs="Arial"/>
                                <w:sz w:val="16"/>
                              </w:rPr>
                              <w:t>claiming</w:t>
                            </w:r>
                            <w:r w:rsidRPr="000E1125">
                              <w:rPr>
                                <w:rFonts w:ascii="Arial" w:hAnsi="Arial" w:cs="Arial"/>
                                <w:sz w:val="16"/>
                              </w:rPr>
                              <w:t xml:space="preserve"> there is an</w:t>
                            </w:r>
                            <w:r>
                              <w:rPr>
                                <w:rFonts w:ascii="Arial" w:hAnsi="Arial" w:cs="Arial"/>
                                <w:sz w:val="16"/>
                              </w:rPr>
                              <w:t xml:space="preserve"> off i</w:t>
                            </w:r>
                            <w:r w:rsidRPr="000E1125">
                              <w:rPr>
                                <w:rFonts w:ascii="Arial" w:hAnsi="Arial" w:cs="Arial"/>
                                <w:sz w:val="16"/>
                              </w:rPr>
                              <w:t>nvoice.</w:t>
                            </w:r>
                            <w:r>
                              <w:rPr>
                                <w:rFonts w:ascii="Arial" w:hAnsi="Arial" w:cs="Arial"/>
                                <w:sz w:val="16"/>
                              </w:rPr>
                              <w:t xml:space="preserve"> Example: In this case the UPC is the one highlighted in red 2500</w:t>
                            </w:r>
                            <w:r w:rsidRPr="00775C7E">
                              <w:rPr>
                                <w:rFonts w:ascii="Arial" w:hAnsi="Arial" w:cs="Arial"/>
                                <w:sz w:val="16"/>
                              </w:rPr>
                              <w:t>0</w:t>
                            </w:r>
                            <w:r w:rsidRPr="00D55B69">
                              <w:rPr>
                                <w:rFonts w:ascii="Arial" w:hAnsi="Arial" w:cs="Arial"/>
                                <w:color w:val="FF0000"/>
                                <w:sz w:val="16"/>
                              </w:rPr>
                              <w:t>0027</w:t>
                            </w:r>
                            <w:r>
                              <w:rPr>
                                <w:rFonts w:ascii="Arial" w:hAnsi="Arial" w:cs="Arial"/>
                                <w:color w:val="FF0000"/>
                                <w:sz w:val="16"/>
                              </w:rPr>
                              <w:t>8</w:t>
                            </w:r>
                            <w:r>
                              <w:rPr>
                                <w:rFonts w:ascii="Arial" w:hAnsi="Arial" w:cs="Arial"/>
                                <w:sz w:val="16"/>
                              </w:rPr>
                              <w:t>.</w:t>
                            </w:r>
                          </w:p>
                          <w:p w14:paraId="213E63C3" w14:textId="77777777" w:rsidR="00257BB1" w:rsidRPr="003A5979" w:rsidRDefault="00257BB1" w:rsidP="003A597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B4908" id="AutoShape 407" o:spid="_x0000_s1033" type="#_x0000_t61" style="position:absolute;left:0;text-align:left;margin-left:171.7pt;margin-top:.95pt;width:196.8pt;height:106.15pt;z-index:25119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" adj="13862,224" filled="f" strokeweight="1.25pt">
                <v:shadow color="#868686"/>
                <v:textbox>
                  <w:txbxContent>
                    <w:p w14:paraId="532C7391" w14:textId="77777777" w:rsidR="00257BB1" w:rsidRDefault="00257BB1" w:rsidP="003A5979">
                      <w:pPr>
                        <w:rPr>
                          <w:rFonts w:ascii="Arial" w:hAnsi="Arial" w:cs="Arial"/>
                          <w:sz w:val="16"/>
                        </w:rPr>
                      </w:pPr>
                      <w:r>
                        <w:rPr>
                          <w:rFonts w:ascii="Arial" w:hAnsi="Arial" w:cs="Arial"/>
                          <w:sz w:val="16"/>
                          <w:u w:val="single"/>
                        </w:rPr>
                        <w:t>UPC Code</w:t>
                      </w:r>
                      <w:r>
                        <w:rPr>
                          <w:rFonts w:ascii="Arial" w:hAnsi="Arial" w:cs="Arial"/>
                          <w:sz w:val="16"/>
                        </w:rPr>
                        <w:t xml:space="preserve"> – The unique product code (UPC) is the last </w:t>
                      </w:r>
                      <w:r w:rsidRPr="000E1125">
                        <w:rPr>
                          <w:rFonts w:ascii="Arial" w:hAnsi="Arial" w:cs="Arial"/>
                          <w:sz w:val="16"/>
                        </w:rPr>
                        <w:t xml:space="preserve">5 digits </w:t>
                      </w:r>
                      <w:r>
                        <w:rPr>
                          <w:rFonts w:ascii="Arial" w:hAnsi="Arial" w:cs="Arial"/>
                          <w:sz w:val="16"/>
                        </w:rPr>
                        <w:t xml:space="preserve">of the full product code. </w:t>
                      </w:r>
                    </w:p>
                    <w:p w14:paraId="6B5A548B" w14:textId="77777777" w:rsidR="00257BB1" w:rsidRDefault="00257BB1" w:rsidP="003A5979">
                      <w:pPr>
                        <w:rPr>
                          <w:rFonts w:ascii="Arial" w:hAnsi="Arial" w:cs="Arial"/>
                          <w:sz w:val="16"/>
                        </w:rPr>
                      </w:pPr>
                    </w:p>
                    <w:p w14:paraId="036A54A8" w14:textId="096BE852" w:rsidR="00257BB1" w:rsidRPr="00356DAF" w:rsidRDefault="00257BB1" w:rsidP="003A5979">
                      <w:pPr>
                        <w:rPr>
                          <w:rFonts w:ascii="Arial" w:hAnsi="Arial" w:cs="Arial"/>
                          <w:sz w:val="16"/>
                        </w:rPr>
                      </w:pPr>
                      <w:r w:rsidRPr="000E1125">
                        <w:rPr>
                          <w:rFonts w:ascii="Arial" w:hAnsi="Arial" w:cs="Arial"/>
                          <w:sz w:val="16"/>
                        </w:rPr>
                        <w:t xml:space="preserve"> This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on the Review O</w:t>
                      </w:r>
                      <w:r w:rsidRPr="000E1125">
                        <w:rPr>
                          <w:rFonts w:ascii="Arial" w:hAnsi="Arial" w:cs="Arial"/>
                          <w:sz w:val="16"/>
                        </w:rPr>
                        <w:t xml:space="preserve">rder </w:t>
                      </w:r>
                      <w:r>
                        <w:rPr>
                          <w:rFonts w:ascii="Arial" w:hAnsi="Arial" w:cs="Arial"/>
                          <w:sz w:val="16"/>
                        </w:rPr>
                        <w:t xml:space="preserve">/view document link in </w:t>
                      </w:r>
                      <w:del w:id="56" w:author="Whitney Eiss" w:date="2017-10-16T11:36:00Z">
                        <w:r>
                          <w:rPr>
                            <w:rFonts w:ascii="Arial" w:hAnsi="Arial" w:cs="Arial"/>
                            <w:sz w:val="16"/>
                          </w:rPr>
                          <w:delText>SHARP</w:delText>
                        </w:r>
                      </w:del>
                      <w:ins w:id="57" w:author="Whitney Eiss" w:date="2017-10-16T11:36:00Z">
                        <w:r>
                          <w:rPr>
                            <w:rFonts w:ascii="Verdana" w:hAnsi="Verdana"/>
                            <w:color w:val="000000"/>
                            <w:sz w:val="17"/>
                            <w:szCs w:val="17"/>
                          </w:rPr>
                          <w:t>ACOSTA Relay</w:t>
                        </w:r>
                      </w:ins>
                      <w:r>
                        <w:rPr>
                          <w:rFonts w:ascii="Arial" w:hAnsi="Arial" w:cs="Arial"/>
                          <w:sz w:val="16"/>
                        </w:rPr>
                        <w:t>. This is the product in which the c</w:t>
                      </w:r>
                      <w:r w:rsidRPr="000E1125">
                        <w:rPr>
                          <w:rFonts w:ascii="Arial" w:hAnsi="Arial" w:cs="Arial"/>
                          <w:sz w:val="16"/>
                        </w:rPr>
                        <w:t xml:space="preserve">ustomer is </w:t>
                      </w:r>
                      <w:r>
                        <w:rPr>
                          <w:rFonts w:ascii="Arial" w:hAnsi="Arial" w:cs="Arial"/>
                          <w:sz w:val="16"/>
                        </w:rPr>
                        <w:t>claiming</w:t>
                      </w:r>
                      <w:r w:rsidRPr="000E1125">
                        <w:rPr>
                          <w:rFonts w:ascii="Arial" w:hAnsi="Arial" w:cs="Arial"/>
                          <w:sz w:val="16"/>
                        </w:rPr>
                        <w:t xml:space="preserve"> there is an</w:t>
                      </w:r>
                      <w:r>
                        <w:rPr>
                          <w:rFonts w:ascii="Arial" w:hAnsi="Arial" w:cs="Arial"/>
                          <w:sz w:val="16"/>
                        </w:rPr>
                        <w:t xml:space="preserve"> off i</w:t>
                      </w:r>
                      <w:r w:rsidRPr="000E1125">
                        <w:rPr>
                          <w:rFonts w:ascii="Arial" w:hAnsi="Arial" w:cs="Arial"/>
                          <w:sz w:val="16"/>
                        </w:rPr>
                        <w:t>nvoice.</w:t>
                      </w:r>
                      <w:r>
                        <w:rPr>
                          <w:rFonts w:ascii="Arial" w:hAnsi="Arial" w:cs="Arial"/>
                          <w:sz w:val="16"/>
                        </w:rPr>
                        <w:t xml:space="preserve"> Example: In this case the UPC is the one highlighted in red 2500</w:t>
                      </w:r>
                      <w:r w:rsidRPr="00775C7E">
                        <w:rPr>
                          <w:rFonts w:ascii="Arial" w:hAnsi="Arial" w:cs="Arial"/>
                          <w:sz w:val="16"/>
                        </w:rPr>
                        <w:t>0</w:t>
                      </w:r>
                      <w:r w:rsidRPr="00D55B69">
                        <w:rPr>
                          <w:rFonts w:ascii="Arial" w:hAnsi="Arial" w:cs="Arial"/>
                          <w:color w:val="FF0000"/>
                          <w:sz w:val="16"/>
                        </w:rPr>
                        <w:t>0027</w:t>
                      </w:r>
                      <w:r>
                        <w:rPr>
                          <w:rFonts w:ascii="Arial" w:hAnsi="Arial" w:cs="Arial"/>
                          <w:color w:val="FF0000"/>
                          <w:sz w:val="16"/>
                        </w:rPr>
                        <w:t>8</w:t>
                      </w:r>
                      <w:r>
                        <w:rPr>
                          <w:rFonts w:ascii="Arial" w:hAnsi="Arial" w:cs="Arial"/>
                          <w:sz w:val="16"/>
                        </w:rPr>
                        <w:t>.</w:t>
                      </w:r>
                    </w:p>
                    <w:p w14:paraId="213E63C3" w14:textId="77777777" w:rsidR="00257BB1" w:rsidRPr="003A5979" w:rsidRDefault="00257BB1" w:rsidP="003A5979">
                      <w:pPr>
                        <w:rPr>
                          <w:szCs w:val="16"/>
                        </w:rPr>
                      </w:pPr>
                    </w:p>
                  </w:txbxContent>
                </v:textbox>
              </v:shape>
            </w:pict>
          </mc:Fallback>
        </mc:AlternateContent>
      </w:r>
    </w:p>
    <w:p w14:paraId="162847A2" w14:textId="77777777" w:rsidR="00484284" w:rsidRPr="00FB3017" w:rsidRDefault="00484284" w:rsidP="00E0491E">
      <w:pPr>
        <w:jc w:val="both"/>
        <w:rPr>
          <w:rFonts w:ascii="Arial" w:hAnsi="Arial" w:cs="Arial"/>
          <w:b/>
          <w:lang w:val="en-GB"/>
        </w:rPr>
      </w:pPr>
    </w:p>
    <w:p w14:paraId="2250CEC5" w14:textId="77777777" w:rsidR="00750128" w:rsidRPr="00FB3017" w:rsidRDefault="00750128" w:rsidP="00E0491E">
      <w:pPr>
        <w:jc w:val="both"/>
        <w:rPr>
          <w:rFonts w:ascii="Arial" w:hAnsi="Arial" w:cs="Arial"/>
          <w:b/>
          <w:lang w:val="en-GB"/>
        </w:rPr>
      </w:pPr>
    </w:p>
    <w:p w14:paraId="111928E5" w14:textId="77777777" w:rsidR="00670C2F" w:rsidRPr="00FB3017" w:rsidRDefault="00670C2F" w:rsidP="00E0491E">
      <w:pPr>
        <w:jc w:val="both"/>
        <w:rPr>
          <w:rFonts w:ascii="Arial" w:hAnsi="Arial" w:cs="Arial"/>
          <w:b/>
          <w:lang w:val="en-GB"/>
        </w:rPr>
      </w:pPr>
    </w:p>
    <w:p w14:paraId="0D429E0E" w14:textId="77777777" w:rsidR="008E7D72" w:rsidRPr="00FB3017" w:rsidRDefault="008E7D72" w:rsidP="00750128">
      <w:pPr>
        <w:rPr>
          <w:rFonts w:ascii="Arial" w:hAnsi="Arial" w:cs="Arial"/>
          <w:b/>
          <w:lang w:val="en-GB"/>
        </w:rPr>
      </w:pPr>
    </w:p>
    <w:p w14:paraId="4FB62FCA" w14:textId="77777777" w:rsidR="008E7D72" w:rsidRPr="00FB3017" w:rsidRDefault="008E7D72" w:rsidP="00750128">
      <w:pPr>
        <w:rPr>
          <w:rFonts w:ascii="Arial" w:hAnsi="Arial" w:cs="Arial"/>
          <w:b/>
          <w:lang w:val="en-GB"/>
        </w:rPr>
      </w:pPr>
    </w:p>
    <w:p w14:paraId="1B5434C6" w14:textId="77777777" w:rsidR="008E7D72" w:rsidRPr="00FB3017" w:rsidRDefault="008E7D72" w:rsidP="00750128">
      <w:pPr>
        <w:rPr>
          <w:rFonts w:ascii="Arial" w:hAnsi="Arial" w:cs="Arial"/>
          <w:b/>
          <w:lang w:val="en-GB"/>
        </w:rPr>
      </w:pPr>
    </w:p>
    <w:p w14:paraId="087941FC" w14:textId="77777777" w:rsidR="008E7D72" w:rsidRPr="00FB3017" w:rsidRDefault="008E7D72" w:rsidP="00750128">
      <w:pPr>
        <w:rPr>
          <w:rFonts w:ascii="Arial" w:hAnsi="Arial" w:cs="Arial"/>
          <w:b/>
          <w:lang w:val="en-GB"/>
        </w:rPr>
      </w:pPr>
    </w:p>
    <w:p w14:paraId="2EE520E9" w14:textId="77777777" w:rsidR="008E7D72" w:rsidRPr="00FB3017" w:rsidRDefault="008E7D72" w:rsidP="00750128">
      <w:pPr>
        <w:rPr>
          <w:rFonts w:ascii="Arial" w:hAnsi="Arial" w:cs="Arial"/>
          <w:b/>
          <w:lang w:val="en-GB"/>
        </w:rPr>
      </w:pPr>
    </w:p>
    <w:p w14:paraId="272C659C" w14:textId="77777777" w:rsidR="008E7D72" w:rsidRPr="00FB3017" w:rsidRDefault="008E7D72" w:rsidP="00750128">
      <w:pPr>
        <w:rPr>
          <w:rFonts w:ascii="Arial" w:hAnsi="Arial" w:cs="Arial"/>
          <w:b/>
          <w:lang w:val="en-GB"/>
        </w:rPr>
      </w:pPr>
    </w:p>
    <w:p w14:paraId="6D42D8C7" w14:textId="77777777" w:rsidR="008E7D72" w:rsidRPr="00FB3017" w:rsidRDefault="008E7D72" w:rsidP="00750128">
      <w:pPr>
        <w:rPr>
          <w:rFonts w:ascii="Arial" w:hAnsi="Arial" w:cs="Arial"/>
          <w:b/>
          <w:lang w:val="en-GB"/>
        </w:rPr>
      </w:pPr>
    </w:p>
    <w:p w14:paraId="38833298" w14:textId="77777777" w:rsidR="008E7D72" w:rsidRPr="00FB3017" w:rsidRDefault="008E7D72" w:rsidP="00750128">
      <w:pPr>
        <w:rPr>
          <w:rFonts w:ascii="Arial" w:hAnsi="Arial" w:cs="Arial"/>
          <w:b/>
          <w:lang w:val="en-GB"/>
        </w:rPr>
      </w:pPr>
    </w:p>
    <w:p w14:paraId="1C38C511" w14:textId="77777777" w:rsidR="008E7D72" w:rsidRPr="00FB3017" w:rsidRDefault="008E7D72" w:rsidP="00750128">
      <w:pPr>
        <w:rPr>
          <w:rFonts w:ascii="Arial" w:hAnsi="Arial" w:cs="Arial"/>
          <w:b/>
          <w:lang w:val="en-GB"/>
        </w:rPr>
      </w:pPr>
    </w:p>
    <w:p w14:paraId="48ECDA78" w14:textId="77777777" w:rsidR="008E7D72" w:rsidRPr="00FB3017" w:rsidRDefault="008E7D72" w:rsidP="00750128">
      <w:pPr>
        <w:rPr>
          <w:rFonts w:ascii="Arial" w:hAnsi="Arial" w:cs="Arial"/>
          <w:b/>
          <w:lang w:val="en-GB"/>
        </w:rPr>
      </w:pPr>
    </w:p>
    <w:p w14:paraId="4185F766" w14:textId="77777777" w:rsidR="008E7D72" w:rsidRPr="00FB3017" w:rsidRDefault="008E7D72" w:rsidP="00750128">
      <w:pPr>
        <w:rPr>
          <w:rFonts w:ascii="Arial" w:hAnsi="Arial" w:cs="Arial"/>
          <w:b/>
          <w:lang w:val="en-GB"/>
        </w:rPr>
      </w:pPr>
    </w:p>
    <w:p w14:paraId="4B70DAAC" w14:textId="77777777" w:rsidR="008E7D72" w:rsidRPr="00FB3017" w:rsidRDefault="008E7D72" w:rsidP="00750128">
      <w:pPr>
        <w:rPr>
          <w:rFonts w:ascii="Arial" w:hAnsi="Arial" w:cs="Arial"/>
          <w:b/>
          <w:lang w:val="en-GB"/>
        </w:rPr>
      </w:pPr>
    </w:p>
    <w:p w14:paraId="4381D16D" w14:textId="77777777" w:rsidR="008E7D72" w:rsidRPr="00FB3017" w:rsidRDefault="008E7D72" w:rsidP="00750128">
      <w:pPr>
        <w:rPr>
          <w:rFonts w:ascii="Arial" w:hAnsi="Arial" w:cs="Arial"/>
          <w:b/>
          <w:lang w:val="en-GB"/>
        </w:rPr>
      </w:pPr>
    </w:p>
    <w:p w14:paraId="664C0D60" w14:textId="77777777" w:rsidR="008E7D72" w:rsidRPr="00FB3017" w:rsidRDefault="008E7D72" w:rsidP="00750128">
      <w:pPr>
        <w:rPr>
          <w:rFonts w:ascii="Arial" w:hAnsi="Arial" w:cs="Arial"/>
          <w:b/>
          <w:lang w:val="en-GB"/>
        </w:rPr>
      </w:pPr>
    </w:p>
    <w:p w14:paraId="0EAA005B" w14:textId="77777777" w:rsidR="00C24B34" w:rsidRPr="00FB3017" w:rsidRDefault="00C24B34" w:rsidP="00750128">
      <w:pPr>
        <w:rPr>
          <w:rFonts w:ascii="Arial" w:hAnsi="Arial" w:cs="Arial"/>
          <w:b/>
          <w:lang w:val="en-GB"/>
        </w:rPr>
      </w:pPr>
    </w:p>
    <w:p w14:paraId="2ADC6CCA" w14:textId="77777777" w:rsidR="00C24B34" w:rsidRPr="00FB3017" w:rsidRDefault="00C24B34" w:rsidP="00750128">
      <w:pPr>
        <w:rPr>
          <w:rFonts w:ascii="Arial" w:hAnsi="Arial" w:cs="Arial"/>
          <w:b/>
          <w:lang w:val="en-GB"/>
        </w:rPr>
      </w:pPr>
    </w:p>
    <w:p w14:paraId="65465108" w14:textId="77777777" w:rsidR="00C24B34" w:rsidRPr="00FB3017" w:rsidRDefault="00C24B34" w:rsidP="00750128">
      <w:pPr>
        <w:rPr>
          <w:rFonts w:ascii="Arial" w:hAnsi="Arial" w:cs="Arial"/>
          <w:b/>
          <w:lang w:val="en-GB"/>
        </w:rPr>
      </w:pPr>
    </w:p>
    <w:p w14:paraId="559F7CF7" w14:textId="77777777" w:rsidR="00C24B34" w:rsidRPr="00FB3017" w:rsidRDefault="00C24B34" w:rsidP="00750128">
      <w:pPr>
        <w:rPr>
          <w:rFonts w:ascii="Arial" w:hAnsi="Arial" w:cs="Arial"/>
          <w:b/>
          <w:lang w:val="en-GB"/>
        </w:rPr>
      </w:pPr>
    </w:p>
    <w:p w14:paraId="628A007F" w14:textId="77777777" w:rsidR="00E13C55" w:rsidRDefault="00E13C55">
      <w:pPr>
        <w:overflowPunct/>
        <w:autoSpaceDE/>
        <w:autoSpaceDN/>
        <w:adjustRightInd/>
        <w:textAlignment w:val="auto"/>
        <w:rPr>
          <w:rFonts w:ascii="Arial" w:hAnsi="Arial" w:cs="Arial"/>
          <w:b/>
          <w:lang w:val="en-GB"/>
        </w:rPr>
      </w:pPr>
      <w:r>
        <w:rPr>
          <w:rFonts w:ascii="Arial" w:hAnsi="Arial" w:cs="Arial"/>
          <w:b/>
          <w:lang w:val="en-GB"/>
        </w:rPr>
        <w:br w:type="page"/>
      </w:r>
    </w:p>
    <w:p w14:paraId="6341F023" w14:textId="77777777" w:rsidR="009779B9" w:rsidRPr="00FB3017" w:rsidRDefault="00E0491E" w:rsidP="00876C34">
      <w:pPr>
        <w:ind w:left="720" w:hanging="720"/>
        <w:rPr>
          <w:rFonts w:ascii="Arial" w:hAnsi="Arial" w:cs="Arial"/>
          <w:color w:val="000000"/>
          <w:lang w:val="en-US"/>
        </w:rPr>
      </w:pPr>
      <w:r w:rsidRPr="00FB3017">
        <w:rPr>
          <w:rFonts w:ascii="Arial" w:hAnsi="Arial" w:cs="Arial"/>
          <w:b/>
          <w:lang w:val="en-GB"/>
        </w:rPr>
        <w:lastRenderedPageBreak/>
        <w:t>1.2</w:t>
      </w:r>
      <w:r w:rsidRPr="00FB3017">
        <w:rPr>
          <w:rFonts w:ascii="Arial" w:hAnsi="Arial" w:cs="Arial"/>
          <w:b/>
          <w:lang w:val="en-GB"/>
        </w:rPr>
        <w:tab/>
        <w:t>Customer Contract</w:t>
      </w:r>
      <w:r w:rsidR="009779B9" w:rsidRPr="00FB3017">
        <w:rPr>
          <w:rFonts w:ascii="Arial" w:hAnsi="Arial" w:cs="Arial"/>
          <w:b/>
          <w:lang w:val="en-GB"/>
        </w:rPr>
        <w:t xml:space="preserve"> for Off-invoice</w:t>
      </w:r>
      <w:r w:rsidR="00876C34" w:rsidRPr="00FB3017">
        <w:rPr>
          <w:rFonts w:ascii="Arial" w:hAnsi="Arial" w:cs="Arial"/>
          <w:b/>
          <w:lang w:val="en-GB"/>
        </w:rPr>
        <w:t>, Example 1</w:t>
      </w:r>
      <w:r w:rsidRPr="00FB3017">
        <w:rPr>
          <w:rFonts w:ascii="Arial" w:hAnsi="Arial" w:cs="Arial"/>
          <w:lang w:val="en-GB"/>
        </w:rPr>
        <w:t xml:space="preserve">: </w:t>
      </w:r>
      <w:r w:rsidR="00750128" w:rsidRPr="00FB3017">
        <w:rPr>
          <w:rFonts w:ascii="Arial" w:hAnsi="Arial" w:cs="Arial"/>
          <w:color w:val="000000"/>
          <w:lang w:val="en-US"/>
        </w:rPr>
        <w:t xml:space="preserve">This is required to compare the details which are referenced on the </w:t>
      </w:r>
      <w:r w:rsidR="009779B9" w:rsidRPr="00FB3017">
        <w:rPr>
          <w:rFonts w:ascii="Arial" w:hAnsi="Arial" w:cs="Arial"/>
          <w:color w:val="000000"/>
          <w:lang w:val="en-US"/>
        </w:rPr>
        <w:t>customer invoice and Client Order Invoice.</w:t>
      </w:r>
    </w:p>
    <w:p w14:paraId="73A64D0C" w14:textId="77777777" w:rsidR="00484284" w:rsidRPr="00FB3017" w:rsidRDefault="00A1369D" w:rsidP="002D2322">
      <w:pPr>
        <w:ind w:left="720"/>
        <w:rPr>
          <w:rFonts w:ascii="Arial" w:hAnsi="Arial" w:cs="Arial"/>
          <w:color w:val="000000"/>
          <w:lang w:val="en-US"/>
        </w:rPr>
      </w:pPr>
      <w:r w:rsidRPr="00FB3017">
        <w:rPr>
          <w:rFonts w:ascii="Arial" w:hAnsi="Arial" w:cs="Arial"/>
          <w:color w:val="000000"/>
          <w:lang w:val="en-US"/>
        </w:rPr>
        <w:t>Contract can be found via "Search For" Promotions or Backup Documentation (Doc Type 17).</w:t>
      </w:r>
      <w:r w:rsidR="00FB3017" w:rsidRPr="00FB3017">
        <w:rPr>
          <w:rFonts w:ascii="Arial" w:hAnsi="Arial" w:cs="Arial"/>
          <w:color w:val="000000"/>
          <w:lang w:val="en-US"/>
        </w:rPr>
        <w:t xml:space="preserve"> </w:t>
      </w:r>
      <w:r w:rsidRPr="00FB3017">
        <w:rPr>
          <w:rFonts w:ascii="Arial" w:hAnsi="Arial" w:cs="Arial"/>
          <w:color w:val="000000"/>
          <w:lang w:val="en-US"/>
        </w:rPr>
        <w:t>Signon is HARRCN.</w:t>
      </w:r>
    </w:p>
    <w:p w14:paraId="4DE6B97F" w14:textId="77777777" w:rsidR="00484284" w:rsidRPr="00FB3017" w:rsidRDefault="00484284" w:rsidP="00750128">
      <w:pPr>
        <w:rPr>
          <w:rFonts w:ascii="Arial" w:hAnsi="Arial" w:cs="Arial"/>
          <w:color w:val="000000"/>
          <w:lang w:val="en-US"/>
        </w:rPr>
      </w:pPr>
    </w:p>
    <w:p w14:paraId="27672BF5" w14:textId="07FFBCFD" w:rsidR="00320983" w:rsidRPr="00FB3017" w:rsidRDefault="00020BC1" w:rsidP="00750128">
      <w:pPr>
        <w:jc w:val="both"/>
        <w:rPr>
          <w:rFonts w:ascii="Arial" w:hAnsi="Arial" w:cs="Arial"/>
          <w:sz w:val="22"/>
          <w:szCs w:val="22"/>
        </w:rPr>
      </w:pPr>
      <w:r w:rsidRPr="00FB3017">
        <w:rPr>
          <w:rFonts w:ascii="Arial" w:hAnsi="Arial" w:cs="Arial"/>
          <w:noProof/>
          <w:sz w:val="22"/>
          <w:szCs w:val="22"/>
          <w:lang w:val="en-US"/>
        </w:rPr>
        <mc:AlternateContent>
          <mc:Choice Requires="wps">
            <w:drawing>
              <wp:anchor distT="0" distB="0" distL="114300" distR="114300" simplePos="0" relativeHeight="251291136" behindDoc="0" locked="0" layoutInCell="1" allowOverlap="1" wp14:anchorId="6D01854D" wp14:editId="5C8EB940">
                <wp:simplePos x="0" y="0"/>
                <wp:positionH relativeFrom="column">
                  <wp:posOffset>4361815</wp:posOffset>
                </wp:positionH>
                <wp:positionV relativeFrom="paragraph">
                  <wp:posOffset>2023745</wp:posOffset>
                </wp:positionV>
                <wp:extent cx="509905" cy="206375"/>
                <wp:effectExtent l="18415" t="13970" r="14605" b="17780"/>
                <wp:wrapNone/>
                <wp:docPr id="1632" name="Rectangle 5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20637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C6F024" id="Rectangle 596" o:spid="_x0000_s1026" style="position:absolute;margin-left:343.45pt;margin-top:159.35pt;width:40.15pt;height:16.25pt;z-index:25129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" filled="f" strokecolor="red" strokeweight="1.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00000" behindDoc="0" locked="0" layoutInCell="1" allowOverlap="1" wp14:anchorId="261C2001" wp14:editId="6D792978">
                <wp:simplePos x="0" y="0"/>
                <wp:positionH relativeFrom="column">
                  <wp:posOffset>3926841</wp:posOffset>
                </wp:positionH>
                <wp:positionV relativeFrom="paragraph">
                  <wp:posOffset>3480436</wp:posOffset>
                </wp:positionV>
                <wp:extent cx="883920" cy="45719"/>
                <wp:effectExtent l="0" t="38100" r="49530" b="88265"/>
                <wp:wrapNone/>
                <wp:docPr id="1629" name="AutoShap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3920" cy="45719"/>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8C45E4A" id="AutoShape 419" o:spid="_x0000_s1026" type="#_x0000_t32" style="position:absolute;margin-left:309.2pt;margin-top:274.05pt;width:69.6pt;height:3.6pt;z-index:25120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" strokeweight="1.25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56320" behindDoc="0" locked="0" layoutInCell="1" allowOverlap="1" wp14:anchorId="6A27CB14" wp14:editId="3C72A54B">
                <wp:simplePos x="0" y="0"/>
                <wp:positionH relativeFrom="column">
                  <wp:posOffset>3550285</wp:posOffset>
                </wp:positionH>
                <wp:positionV relativeFrom="paragraph">
                  <wp:posOffset>2948940</wp:posOffset>
                </wp:positionV>
                <wp:extent cx="354965" cy="753110"/>
                <wp:effectExtent l="16510" t="17145" r="9525" b="10795"/>
                <wp:wrapNone/>
                <wp:docPr id="1637" name="Rectangle 5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965" cy="75311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78B294" id="Rectangle 540" o:spid="_x0000_s1026" style="position:absolute;margin-left:279.55pt;margin-top:232.2pt;width:27.95pt;height:59.3pt;z-index:2512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" filled="f" strokecolor="red" strokeweight="1.25pt">
                <v:shadow color="#868686"/>
              </v:rect>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292160" behindDoc="0" locked="0" layoutInCell="1" allowOverlap="1" wp14:anchorId="74FDA4D6" wp14:editId="16E7CFF6">
                <wp:simplePos x="0" y="0"/>
                <wp:positionH relativeFrom="column">
                  <wp:posOffset>4583430</wp:posOffset>
                </wp:positionH>
                <wp:positionV relativeFrom="paragraph">
                  <wp:posOffset>1112520</wp:posOffset>
                </wp:positionV>
                <wp:extent cx="1267460" cy="480060"/>
                <wp:effectExtent l="11430" t="17145" r="16510" b="17145"/>
                <wp:wrapNone/>
                <wp:docPr id="1640" name="Text Box 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7460" cy="480060"/>
                        </a:xfrm>
                        <a:prstGeom prst="rect">
                          <a:avLst/>
                        </a:prstGeom>
                        <a:solidFill>
                          <a:schemeClr val="tx2">
                            <a:lumMod val="40000"/>
                            <a:lumOff val="60000"/>
                          </a:schemeClr>
                        </a:solidFill>
                        <a:ln w="19050">
                          <a:solidFill>
                            <a:srgbClr val="000000"/>
                          </a:solidFill>
                          <a:miter lim="800000"/>
                          <a:headEnd/>
                          <a:tailEnd/>
                        </a:ln>
                      </wps:spPr>
                      <wps:txbx>
                        <w:txbxContent>
                          <w:p w14:paraId="38434E0A" w14:textId="77777777" w:rsidR="00257BB1" w:rsidRPr="00E77648" w:rsidRDefault="00257BB1" w:rsidP="00E77648">
                            <w:pPr>
                              <w:rPr>
                                <w:rFonts w:ascii="Arial" w:hAnsi="Arial" w:cs="Arial"/>
                                <w:sz w:val="16"/>
                                <w:szCs w:val="16"/>
                              </w:rPr>
                            </w:pPr>
                            <w:r w:rsidRPr="00E77648">
                              <w:rPr>
                                <w:rFonts w:ascii="Arial" w:hAnsi="Arial" w:cs="Arial"/>
                                <w:sz w:val="16"/>
                                <w:szCs w:val="16"/>
                                <w:u w:val="single"/>
                              </w:rPr>
                              <w:t>OI Allowance</w:t>
                            </w:r>
                            <w:r>
                              <w:rPr>
                                <w:rFonts w:ascii="Arial" w:hAnsi="Arial" w:cs="Arial"/>
                                <w:sz w:val="16"/>
                                <w:szCs w:val="16"/>
                                <w:u w:val="single"/>
                              </w:rPr>
                              <w:t>:</w:t>
                            </w:r>
                            <w:r>
                              <w:rPr>
                                <w:rFonts w:ascii="Arial" w:hAnsi="Arial" w:cs="Arial"/>
                                <w:sz w:val="16"/>
                                <w:szCs w:val="16"/>
                              </w:rPr>
                              <w:t xml:space="preserve"> This verbiage represents Off-invoice.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FDA4D6" id="Text Box 597" o:spid="_x0000_s1034" type="#_x0000_t202" style="position:absolute;left:0;text-align:left;margin-left:360.9pt;margin-top:87.6pt;width:99.8pt;height:37.8pt;z-index:2512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" fillcolor="#8db3e2 [1311]" strokeweight="1.5pt">
                <v:textbox>
                  <w:txbxContent>
                    <w:p w14:paraId="38434E0A" w14:textId="77777777" w:rsidR="00257BB1" w:rsidRPr="00E77648" w:rsidRDefault="00257BB1" w:rsidP="00E77648">
                      <w:pPr>
                        <w:rPr>
                          <w:rFonts w:ascii="Arial" w:hAnsi="Arial" w:cs="Arial"/>
                          <w:sz w:val="16"/>
                          <w:szCs w:val="16"/>
                        </w:rPr>
                      </w:pPr>
                      <w:r w:rsidRPr="00E77648">
                        <w:rPr>
                          <w:rFonts w:ascii="Arial" w:hAnsi="Arial" w:cs="Arial"/>
                          <w:sz w:val="16"/>
                          <w:szCs w:val="16"/>
                          <w:u w:val="single"/>
                        </w:rPr>
                        <w:t>OI Allowance</w:t>
                      </w:r>
                      <w:r>
                        <w:rPr>
                          <w:rFonts w:ascii="Arial" w:hAnsi="Arial" w:cs="Arial"/>
                          <w:sz w:val="16"/>
                          <w:szCs w:val="16"/>
                          <w:u w:val="single"/>
                        </w:rPr>
                        <w:t>:</w:t>
                      </w:r>
                      <w:r>
                        <w:rPr>
                          <w:rFonts w:ascii="Arial" w:hAnsi="Arial" w:cs="Arial"/>
                          <w:sz w:val="16"/>
                          <w:szCs w:val="16"/>
                        </w:rPr>
                        <w:t xml:space="preserve"> This verbiage represents Off-invoice.</w:t>
                      </w:r>
                    </w:p>
                  </w:txbxContent>
                </v:textbox>
              </v:shape>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268608" behindDoc="0" locked="0" layoutInCell="1" allowOverlap="1" wp14:anchorId="248C63DF" wp14:editId="5762ED5B">
                <wp:simplePos x="0" y="0"/>
                <wp:positionH relativeFrom="column">
                  <wp:posOffset>543560</wp:posOffset>
                </wp:positionH>
                <wp:positionV relativeFrom="paragraph">
                  <wp:posOffset>3775710</wp:posOffset>
                </wp:positionV>
                <wp:extent cx="2068830" cy="948690"/>
                <wp:effectExtent l="10160" t="13335" r="16510" b="9525"/>
                <wp:wrapNone/>
                <wp:docPr id="1639" name="Text Box 5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8830" cy="948690"/>
                        </a:xfrm>
                        <a:prstGeom prst="rect">
                          <a:avLst/>
                        </a:prstGeom>
                        <a:solidFill>
                          <a:srgbClr val="FFFFFF"/>
                        </a:solidFill>
                        <a:ln w="19050">
                          <a:solidFill>
                            <a:srgbClr val="000000"/>
                          </a:solidFill>
                          <a:miter lim="800000"/>
                          <a:headEnd/>
                          <a:tailEnd/>
                        </a:ln>
                      </wps:spPr>
                      <wps:txbx>
                        <w:txbxContent>
                          <w:p w14:paraId="1DAF2104" w14:textId="77777777" w:rsidR="00257BB1" w:rsidRPr="00EF4C4E" w:rsidRDefault="00257BB1" w:rsidP="0051737C">
                            <w:pPr>
                              <w:rPr>
                                <w:rFonts w:ascii="Arial" w:hAnsi="Arial" w:cs="Arial"/>
                              </w:rPr>
                            </w:pPr>
                            <w:r w:rsidRPr="00025B5C">
                              <w:rPr>
                                <w:rFonts w:ascii="Arial" w:hAnsi="Arial" w:cs="Arial"/>
                                <w:sz w:val="16"/>
                                <w:szCs w:val="16"/>
                                <w:u w:val="single"/>
                              </w:rPr>
                              <w:t>UPC Code</w:t>
                            </w:r>
                            <w:r w:rsidRPr="00975110">
                              <w:rPr>
                                <w:rFonts w:ascii="Arial" w:hAnsi="Arial" w:cs="Arial"/>
                                <w:sz w:val="16"/>
                                <w:szCs w:val="16"/>
                              </w:rPr>
                              <w:t xml:space="preserve"> – The unique product code (UPC) is </w:t>
                            </w:r>
                            <w:r>
                              <w:rPr>
                                <w:rFonts w:ascii="Arial" w:hAnsi="Arial" w:cs="Arial"/>
                                <w:sz w:val="16"/>
                                <w:szCs w:val="16"/>
                              </w:rPr>
                              <w:t xml:space="preserve">the last </w:t>
                            </w:r>
                            <w:r w:rsidRPr="00975110">
                              <w:rPr>
                                <w:rFonts w:ascii="Arial" w:hAnsi="Arial" w:cs="Arial"/>
                                <w:sz w:val="16"/>
                                <w:szCs w:val="16"/>
                              </w:rPr>
                              <w:t>5 digits</w:t>
                            </w:r>
                            <w:r>
                              <w:rPr>
                                <w:rFonts w:ascii="Arial" w:hAnsi="Arial" w:cs="Arial"/>
                                <w:sz w:val="16"/>
                                <w:szCs w:val="16"/>
                              </w:rPr>
                              <w:t xml:space="preserve"> of the full product code. </w:t>
                            </w:r>
                            <w:r w:rsidRPr="000E1125">
                              <w:rPr>
                                <w:rFonts w:ascii="Arial" w:hAnsi="Arial" w:cs="Arial"/>
                                <w:sz w:val="16"/>
                              </w:rPr>
                              <w:t xml:space="preserve">This </w:t>
                            </w:r>
                            <w:r>
                              <w:rPr>
                                <w:rFonts w:ascii="Arial" w:hAnsi="Arial" w:cs="Arial"/>
                                <w:sz w:val="16"/>
                              </w:rPr>
                              <w:t xml:space="preserve">code </w:t>
                            </w:r>
                            <w:r w:rsidRPr="000E1125">
                              <w:rPr>
                                <w:rFonts w:ascii="Arial" w:hAnsi="Arial" w:cs="Arial"/>
                                <w:sz w:val="16"/>
                              </w:rPr>
                              <w:t xml:space="preserve">is used to </w:t>
                            </w:r>
                            <w:r>
                              <w:rPr>
                                <w:rFonts w:ascii="Arial" w:hAnsi="Arial" w:cs="Arial"/>
                                <w:sz w:val="16"/>
                              </w:rPr>
                              <w:t>validate the product listed on the customer invoice. In this case the UPC is highlighted red, UPC 0-25000-</w:t>
                            </w:r>
                            <w:r w:rsidRPr="00E77648">
                              <w:rPr>
                                <w:rFonts w:ascii="Arial" w:hAnsi="Arial" w:cs="Arial"/>
                                <w:color w:val="FF0000"/>
                                <w:sz w:val="16"/>
                              </w:rPr>
                              <w:t>00504</w:t>
                            </w:r>
                            <w:r>
                              <w:rPr>
                                <w:rFonts w:ascii="Arial" w:hAnsi="Arial" w:cs="Arial"/>
                                <w:sz w:val="16"/>
                              </w:rPr>
                              <w:t xml:space="preserve">. </w:t>
                            </w:r>
                          </w:p>
                          <w:p w14:paraId="6292462E" w14:textId="77777777" w:rsidR="00257BB1" w:rsidRPr="0051737C" w:rsidRDefault="00257BB1" w:rsidP="0051737C">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8C63DF" id="Text Box 565" o:spid="_x0000_s1035" type="#_x0000_t202" style="position:absolute;left:0;text-align:left;margin-left:42.8pt;margin-top:297.3pt;width:162.9pt;height:74.7pt;z-index:2512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" strokeweight="1.5pt">
                <v:textbox>
                  <w:txbxContent>
                    <w:p w14:paraId="1DAF2104" w14:textId="77777777" w:rsidR="00257BB1" w:rsidRPr="00EF4C4E" w:rsidRDefault="00257BB1" w:rsidP="0051737C">
                      <w:pPr>
                        <w:rPr>
                          <w:rFonts w:ascii="Arial" w:hAnsi="Arial" w:cs="Arial"/>
                        </w:rPr>
                      </w:pPr>
                      <w:r w:rsidRPr="00025B5C">
                        <w:rPr>
                          <w:rFonts w:ascii="Arial" w:hAnsi="Arial" w:cs="Arial"/>
                          <w:sz w:val="16"/>
                          <w:szCs w:val="16"/>
                          <w:u w:val="single"/>
                        </w:rPr>
                        <w:t>UPC Code</w:t>
                      </w:r>
                      <w:r w:rsidRPr="00975110">
                        <w:rPr>
                          <w:rFonts w:ascii="Arial" w:hAnsi="Arial" w:cs="Arial"/>
                          <w:sz w:val="16"/>
                          <w:szCs w:val="16"/>
                        </w:rPr>
                        <w:t xml:space="preserve"> – The unique product code (UPC) is </w:t>
                      </w:r>
                      <w:r>
                        <w:rPr>
                          <w:rFonts w:ascii="Arial" w:hAnsi="Arial" w:cs="Arial"/>
                          <w:sz w:val="16"/>
                          <w:szCs w:val="16"/>
                        </w:rPr>
                        <w:t xml:space="preserve">the last </w:t>
                      </w:r>
                      <w:r w:rsidRPr="00975110">
                        <w:rPr>
                          <w:rFonts w:ascii="Arial" w:hAnsi="Arial" w:cs="Arial"/>
                          <w:sz w:val="16"/>
                          <w:szCs w:val="16"/>
                        </w:rPr>
                        <w:t>5 digits</w:t>
                      </w:r>
                      <w:r>
                        <w:rPr>
                          <w:rFonts w:ascii="Arial" w:hAnsi="Arial" w:cs="Arial"/>
                          <w:sz w:val="16"/>
                          <w:szCs w:val="16"/>
                        </w:rPr>
                        <w:t xml:space="preserve"> of the full product code. </w:t>
                      </w:r>
                      <w:r w:rsidRPr="000E1125">
                        <w:rPr>
                          <w:rFonts w:ascii="Arial" w:hAnsi="Arial" w:cs="Arial"/>
                          <w:sz w:val="16"/>
                        </w:rPr>
                        <w:t xml:space="preserve">This </w:t>
                      </w:r>
                      <w:r>
                        <w:rPr>
                          <w:rFonts w:ascii="Arial" w:hAnsi="Arial" w:cs="Arial"/>
                          <w:sz w:val="16"/>
                        </w:rPr>
                        <w:t xml:space="preserve">code </w:t>
                      </w:r>
                      <w:r w:rsidRPr="000E1125">
                        <w:rPr>
                          <w:rFonts w:ascii="Arial" w:hAnsi="Arial" w:cs="Arial"/>
                          <w:sz w:val="16"/>
                        </w:rPr>
                        <w:t xml:space="preserve">is used to </w:t>
                      </w:r>
                      <w:r>
                        <w:rPr>
                          <w:rFonts w:ascii="Arial" w:hAnsi="Arial" w:cs="Arial"/>
                          <w:sz w:val="16"/>
                        </w:rPr>
                        <w:t>validate the product listed on the customer invoice. In this case the UPC is highlighted red, UPC 0-25000-</w:t>
                      </w:r>
                      <w:r w:rsidRPr="00E77648">
                        <w:rPr>
                          <w:rFonts w:ascii="Arial" w:hAnsi="Arial" w:cs="Arial"/>
                          <w:color w:val="FF0000"/>
                          <w:sz w:val="16"/>
                        </w:rPr>
                        <w:t>00504</w:t>
                      </w:r>
                      <w:r>
                        <w:rPr>
                          <w:rFonts w:ascii="Arial" w:hAnsi="Arial" w:cs="Arial"/>
                          <w:sz w:val="16"/>
                        </w:rPr>
                        <w:t xml:space="preserve">. </w:t>
                      </w:r>
                    </w:p>
                    <w:p w14:paraId="6292462E" w14:textId="77777777" w:rsidR="00257BB1" w:rsidRPr="0051737C" w:rsidRDefault="00257BB1" w:rsidP="0051737C">
                      <w:pPr>
                        <w:rPr>
                          <w:szCs w:val="16"/>
                        </w:rPr>
                      </w:pPr>
                    </w:p>
                  </w:txbxContent>
                </v:textbox>
              </v:shape>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201024" behindDoc="0" locked="0" layoutInCell="1" allowOverlap="1" wp14:anchorId="7A5C8783" wp14:editId="1C190F3B">
                <wp:simplePos x="0" y="0"/>
                <wp:positionH relativeFrom="column">
                  <wp:posOffset>2612390</wp:posOffset>
                </wp:positionH>
                <wp:positionV relativeFrom="paragraph">
                  <wp:posOffset>1592580</wp:posOffset>
                </wp:positionV>
                <wp:extent cx="1163320" cy="1156970"/>
                <wp:effectExtent l="12065" t="11430" r="15240" b="12700"/>
                <wp:wrapNone/>
                <wp:docPr id="1636" name="Text 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320" cy="1156970"/>
                        </a:xfrm>
                        <a:prstGeom prst="rect">
                          <a:avLst/>
                        </a:prstGeom>
                        <a:solidFill>
                          <a:srgbClr val="FFFFFF"/>
                        </a:solidFill>
                        <a:ln w="19050">
                          <a:solidFill>
                            <a:srgbClr val="000000"/>
                          </a:solidFill>
                          <a:miter lim="800000"/>
                          <a:headEnd/>
                          <a:tailEnd/>
                        </a:ln>
                      </wps:spPr>
                      <wps:txbx>
                        <w:txbxContent>
                          <w:p w14:paraId="2ED75B8E" w14:textId="77777777" w:rsidR="00257BB1" w:rsidRPr="00A5598D" w:rsidRDefault="00257BB1" w:rsidP="0051737C">
                            <w:pPr>
                              <w:rPr>
                                <w:sz w:val="16"/>
                                <w:szCs w:val="16"/>
                              </w:rPr>
                            </w:pPr>
                            <w:r w:rsidRPr="00CF5B49">
                              <w:rPr>
                                <w:rFonts w:ascii="Arial" w:hAnsi="Arial" w:cs="Arial"/>
                                <w:sz w:val="16"/>
                                <w:szCs w:val="16"/>
                                <w:u w:val="single"/>
                              </w:rPr>
                              <w:t>Ship Date</w:t>
                            </w:r>
                            <w:r w:rsidRPr="00A5598D">
                              <w:rPr>
                                <w:rFonts w:ascii="Arial" w:hAnsi="Arial" w:cs="Arial"/>
                                <w:sz w:val="16"/>
                                <w:szCs w:val="16"/>
                              </w:rPr>
                              <w:t>:</w:t>
                            </w:r>
                            <w:r>
                              <w:rPr>
                                <w:rFonts w:ascii="Arial" w:hAnsi="Arial" w:cs="Arial"/>
                                <w:sz w:val="16"/>
                                <w:szCs w:val="16"/>
                              </w:rPr>
                              <w:t xml:space="preserve"> This </w:t>
                            </w:r>
                            <w:r w:rsidRPr="00A5598D">
                              <w:rPr>
                                <w:rFonts w:ascii="Arial" w:hAnsi="Arial" w:cs="Arial"/>
                                <w:sz w:val="16"/>
                                <w:szCs w:val="16"/>
                              </w:rPr>
                              <w:t>need</w:t>
                            </w:r>
                            <w:r>
                              <w:rPr>
                                <w:rFonts w:ascii="Arial" w:hAnsi="Arial" w:cs="Arial"/>
                                <w:sz w:val="16"/>
                                <w:szCs w:val="16"/>
                              </w:rPr>
                              <w:t>s</w:t>
                            </w:r>
                            <w:r w:rsidRPr="00A5598D">
                              <w:rPr>
                                <w:rFonts w:ascii="Arial" w:hAnsi="Arial" w:cs="Arial"/>
                                <w:sz w:val="16"/>
                                <w:szCs w:val="16"/>
                              </w:rPr>
                              <w:t xml:space="preserve"> to be compared with the date on </w:t>
                            </w:r>
                            <w:r>
                              <w:rPr>
                                <w:rFonts w:ascii="Arial" w:hAnsi="Arial" w:cs="Arial"/>
                                <w:sz w:val="16"/>
                                <w:szCs w:val="16"/>
                              </w:rPr>
                              <w:t xml:space="preserve">the Client Order </w:t>
                            </w:r>
                            <w:r w:rsidRPr="00A5598D">
                              <w:rPr>
                                <w:rFonts w:ascii="Arial" w:hAnsi="Arial" w:cs="Arial"/>
                                <w:sz w:val="16"/>
                                <w:szCs w:val="16"/>
                              </w:rPr>
                              <w:t xml:space="preserve">Invoice to ensure the transaction was performed during the </w:t>
                            </w:r>
                            <w:r>
                              <w:rPr>
                                <w:rFonts w:ascii="Arial" w:hAnsi="Arial" w:cs="Arial"/>
                                <w:sz w:val="16"/>
                                <w:szCs w:val="16"/>
                              </w:rPr>
                              <w:t xml:space="preserve">contracted </w:t>
                            </w:r>
                            <w:r w:rsidRPr="00A5598D">
                              <w:rPr>
                                <w:rFonts w:ascii="Arial" w:hAnsi="Arial" w:cs="Arial"/>
                                <w:sz w:val="16"/>
                                <w:szCs w:val="16"/>
                              </w:rPr>
                              <w:t>period</w:t>
                            </w:r>
                            <w:r>
                              <w:rPr>
                                <w:rFonts w:ascii="Arial" w:hAnsi="Arial" w:cs="Arial"/>
                                <w:sz w:val="16"/>
                                <w:szCs w:val="16"/>
                              </w:rPr>
                              <w:t>.</w:t>
                            </w:r>
                          </w:p>
                          <w:p w14:paraId="16E02ABC" w14:textId="77777777" w:rsidR="00257BB1" w:rsidRPr="00A5598D" w:rsidRDefault="00257BB1" w:rsidP="001658B0">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5C8783" id="Text Box 426" o:spid="_x0000_s1036" type="#_x0000_t202" style="position:absolute;left:0;text-align:left;margin-left:205.7pt;margin-top:125.4pt;width:91.6pt;height:91.1pt;z-index:25120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" strokeweight="1.5pt">
                <v:textbox>
                  <w:txbxContent>
                    <w:p w14:paraId="2ED75B8E" w14:textId="77777777" w:rsidR="00257BB1" w:rsidRPr="00A5598D" w:rsidRDefault="00257BB1" w:rsidP="0051737C">
                      <w:pPr>
                        <w:rPr>
                          <w:sz w:val="16"/>
                          <w:szCs w:val="16"/>
                        </w:rPr>
                      </w:pPr>
                      <w:r w:rsidRPr="00CF5B49">
                        <w:rPr>
                          <w:rFonts w:ascii="Arial" w:hAnsi="Arial" w:cs="Arial"/>
                          <w:sz w:val="16"/>
                          <w:szCs w:val="16"/>
                          <w:u w:val="single"/>
                        </w:rPr>
                        <w:t>Ship Date</w:t>
                      </w:r>
                      <w:r w:rsidRPr="00A5598D">
                        <w:rPr>
                          <w:rFonts w:ascii="Arial" w:hAnsi="Arial" w:cs="Arial"/>
                          <w:sz w:val="16"/>
                          <w:szCs w:val="16"/>
                        </w:rPr>
                        <w:t>:</w:t>
                      </w:r>
                      <w:r>
                        <w:rPr>
                          <w:rFonts w:ascii="Arial" w:hAnsi="Arial" w:cs="Arial"/>
                          <w:sz w:val="16"/>
                          <w:szCs w:val="16"/>
                        </w:rPr>
                        <w:t xml:space="preserve"> This </w:t>
                      </w:r>
                      <w:r w:rsidRPr="00A5598D">
                        <w:rPr>
                          <w:rFonts w:ascii="Arial" w:hAnsi="Arial" w:cs="Arial"/>
                          <w:sz w:val="16"/>
                          <w:szCs w:val="16"/>
                        </w:rPr>
                        <w:t>need</w:t>
                      </w:r>
                      <w:r>
                        <w:rPr>
                          <w:rFonts w:ascii="Arial" w:hAnsi="Arial" w:cs="Arial"/>
                          <w:sz w:val="16"/>
                          <w:szCs w:val="16"/>
                        </w:rPr>
                        <w:t>s</w:t>
                      </w:r>
                      <w:r w:rsidRPr="00A5598D">
                        <w:rPr>
                          <w:rFonts w:ascii="Arial" w:hAnsi="Arial" w:cs="Arial"/>
                          <w:sz w:val="16"/>
                          <w:szCs w:val="16"/>
                        </w:rPr>
                        <w:t xml:space="preserve"> to be compared with the date on </w:t>
                      </w:r>
                      <w:r>
                        <w:rPr>
                          <w:rFonts w:ascii="Arial" w:hAnsi="Arial" w:cs="Arial"/>
                          <w:sz w:val="16"/>
                          <w:szCs w:val="16"/>
                        </w:rPr>
                        <w:t xml:space="preserve">the Client Order </w:t>
                      </w:r>
                      <w:r w:rsidRPr="00A5598D">
                        <w:rPr>
                          <w:rFonts w:ascii="Arial" w:hAnsi="Arial" w:cs="Arial"/>
                          <w:sz w:val="16"/>
                          <w:szCs w:val="16"/>
                        </w:rPr>
                        <w:t xml:space="preserve">Invoice to ensure the transaction was performed during the </w:t>
                      </w:r>
                      <w:r>
                        <w:rPr>
                          <w:rFonts w:ascii="Arial" w:hAnsi="Arial" w:cs="Arial"/>
                          <w:sz w:val="16"/>
                          <w:szCs w:val="16"/>
                        </w:rPr>
                        <w:t xml:space="preserve">contracted </w:t>
                      </w:r>
                      <w:r w:rsidRPr="00A5598D">
                        <w:rPr>
                          <w:rFonts w:ascii="Arial" w:hAnsi="Arial" w:cs="Arial"/>
                          <w:sz w:val="16"/>
                          <w:szCs w:val="16"/>
                        </w:rPr>
                        <w:t>period</w:t>
                      </w:r>
                      <w:r>
                        <w:rPr>
                          <w:rFonts w:ascii="Arial" w:hAnsi="Arial" w:cs="Arial"/>
                          <w:sz w:val="16"/>
                          <w:szCs w:val="16"/>
                        </w:rPr>
                        <w:t>.</w:t>
                      </w:r>
                    </w:p>
                    <w:p w14:paraId="16E02ABC" w14:textId="77777777" w:rsidR="00257BB1" w:rsidRPr="00A5598D" w:rsidRDefault="00257BB1" w:rsidP="001658B0">
                      <w:pPr>
                        <w:rPr>
                          <w:sz w:val="16"/>
                          <w:szCs w:val="16"/>
                        </w:rPr>
                      </w:pPr>
                    </w:p>
                  </w:txbxContent>
                </v:textbox>
              </v:shape>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203072" behindDoc="0" locked="0" layoutInCell="1" allowOverlap="1" wp14:anchorId="65B62219" wp14:editId="0869FF90">
                <wp:simplePos x="0" y="0"/>
                <wp:positionH relativeFrom="column">
                  <wp:posOffset>2350135</wp:posOffset>
                </wp:positionH>
                <wp:positionV relativeFrom="paragraph">
                  <wp:posOffset>2048510</wp:posOffset>
                </wp:positionV>
                <wp:extent cx="198755" cy="0"/>
                <wp:effectExtent l="16510" t="57785" r="22860" b="56515"/>
                <wp:wrapNone/>
                <wp:docPr id="1635" name="AutoShap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75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8212FC" id="AutoShape 432" o:spid="_x0000_s1026" type="#_x0000_t32" style="position:absolute;margin-left:185.05pt;margin-top:161.3pt;width:15.65pt;height:0;z-index:25120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" strokeweight="1.25pt">
                <v:stroke endarrow="block"/>
                <v:shadow color="#868686"/>
              </v:shape>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198976" behindDoc="0" locked="0" layoutInCell="1" allowOverlap="1" wp14:anchorId="1D0F3DCA" wp14:editId="657DE278">
                <wp:simplePos x="0" y="0"/>
                <wp:positionH relativeFrom="column">
                  <wp:posOffset>619760</wp:posOffset>
                </wp:positionH>
                <wp:positionV relativeFrom="paragraph">
                  <wp:posOffset>1965960</wp:posOffset>
                </wp:positionV>
                <wp:extent cx="1724025" cy="245110"/>
                <wp:effectExtent l="10160" t="13335" r="8890" b="8255"/>
                <wp:wrapNone/>
                <wp:docPr id="1634" name="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4025" cy="24511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A79419" id="Rectangle 413" o:spid="_x0000_s1026" style="position:absolute;margin-left:48.8pt;margin-top:154.8pt;width:135.75pt;height:19.3pt;z-index:25119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" filled="f" strokecolor="red" strokeweight="1.25pt">
                <v:shadow color="#868686"/>
              </v:rect>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296256" behindDoc="0" locked="0" layoutInCell="1" allowOverlap="1" wp14:anchorId="7148C7AF" wp14:editId="3047CE16">
                <wp:simplePos x="0" y="0"/>
                <wp:positionH relativeFrom="column">
                  <wp:posOffset>4759960</wp:posOffset>
                </wp:positionH>
                <wp:positionV relativeFrom="paragraph">
                  <wp:posOffset>1592580</wp:posOffset>
                </wp:positionV>
                <wp:extent cx="635" cy="412115"/>
                <wp:effectExtent l="64135" t="20955" r="59055" b="14605"/>
                <wp:wrapNone/>
                <wp:docPr id="1633" name="AutoShap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1211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043481" id="AutoShape 620" o:spid="_x0000_s1026" type="#_x0000_t32" style="position:absolute;margin-left:374.8pt;margin-top:125.4pt;width:.05pt;height:32.45pt;flip:y;z-index:2512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" strokeweight="1.25pt">
                <v:stroke endarrow="block"/>
                <v:shadow color="#868686"/>
              </v:shape>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269632" behindDoc="0" locked="0" layoutInCell="1" allowOverlap="1" wp14:anchorId="6860EC27" wp14:editId="741AE1A7">
                <wp:simplePos x="0" y="0"/>
                <wp:positionH relativeFrom="column">
                  <wp:posOffset>1314450</wp:posOffset>
                </wp:positionH>
                <wp:positionV relativeFrom="paragraph">
                  <wp:posOffset>3178810</wp:posOffset>
                </wp:positionV>
                <wp:extent cx="635" cy="596900"/>
                <wp:effectExtent l="57150" t="16510" r="66040" b="24765"/>
                <wp:wrapNone/>
                <wp:docPr id="1628" name="AutoShape 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969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3F9FC8" id="AutoShape 566" o:spid="_x0000_s1026" type="#_x0000_t32" style="position:absolute;margin-left:103.5pt;margin-top:250.3pt;width:.05pt;height:47pt;z-index:2512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" strokeweight="1.5pt">
                <v:stroke endarrow="block"/>
                <v:shadow color="#868686"/>
              </v:shape>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267584" behindDoc="0" locked="0" layoutInCell="1" allowOverlap="1" wp14:anchorId="5095B1FF" wp14:editId="464FA766">
                <wp:simplePos x="0" y="0"/>
                <wp:positionH relativeFrom="column">
                  <wp:posOffset>1117600</wp:posOffset>
                </wp:positionH>
                <wp:positionV relativeFrom="paragraph">
                  <wp:posOffset>2941320</wp:posOffset>
                </wp:positionV>
                <wp:extent cx="628650" cy="237490"/>
                <wp:effectExtent l="12700" t="17145" r="15875" b="12065"/>
                <wp:wrapNone/>
                <wp:docPr id="1627" name="Rectangle 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23749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F9BA4F" id="Rectangle 564" o:spid="_x0000_s1026" style="position:absolute;margin-left:88pt;margin-top:231.6pt;width:49.5pt;height:18.7pt;z-index:2512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" filled="f" strokecolor="red" strokeweight="1.5pt">
                <v:shadow color="#868686"/>
              </v:rect>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202048" behindDoc="0" locked="0" layoutInCell="1" allowOverlap="1" wp14:anchorId="6BA24793" wp14:editId="78D5C4E6">
                <wp:simplePos x="0" y="0"/>
                <wp:positionH relativeFrom="column">
                  <wp:posOffset>4808220</wp:posOffset>
                </wp:positionH>
                <wp:positionV relativeFrom="paragraph">
                  <wp:posOffset>3178810</wp:posOffset>
                </wp:positionV>
                <wp:extent cx="1954530" cy="785495"/>
                <wp:effectExtent l="17145" t="16510" r="9525" b="17145"/>
                <wp:wrapNone/>
                <wp:docPr id="1626" name="Text 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4530" cy="785495"/>
                        </a:xfrm>
                        <a:prstGeom prst="rect">
                          <a:avLst/>
                        </a:prstGeom>
                        <a:solidFill>
                          <a:srgbClr val="FFFFFF"/>
                        </a:solidFill>
                        <a:ln w="19050">
                          <a:solidFill>
                            <a:srgbClr val="000000"/>
                          </a:solidFill>
                          <a:miter lim="800000"/>
                          <a:headEnd/>
                          <a:tailEnd/>
                        </a:ln>
                      </wps:spPr>
                      <wps:txbx>
                        <w:txbxContent>
                          <w:p w14:paraId="098B2707" w14:textId="77777777" w:rsidR="00257BB1" w:rsidRPr="0072130D" w:rsidRDefault="00257BB1" w:rsidP="0051737C">
                            <w:pPr>
                              <w:rPr>
                                <w:sz w:val="16"/>
                                <w:szCs w:val="16"/>
                              </w:rPr>
                            </w:pPr>
                            <w:r>
                              <w:rPr>
                                <w:rFonts w:ascii="Arial" w:hAnsi="Arial" w:cs="Arial"/>
                                <w:sz w:val="16"/>
                                <w:szCs w:val="16"/>
                              </w:rPr>
                              <w:t xml:space="preserve">The </w:t>
                            </w:r>
                            <w:r w:rsidRPr="00025B5C">
                              <w:rPr>
                                <w:rFonts w:ascii="Arial" w:hAnsi="Arial" w:cs="Arial"/>
                                <w:sz w:val="16"/>
                                <w:szCs w:val="16"/>
                                <w:u w:val="single"/>
                              </w:rPr>
                              <w:t>Off Invoice</w:t>
                            </w:r>
                            <w:r>
                              <w:rPr>
                                <w:rFonts w:ascii="Arial" w:hAnsi="Arial" w:cs="Arial"/>
                                <w:sz w:val="16"/>
                                <w:szCs w:val="16"/>
                              </w:rPr>
                              <w:t xml:space="preserve"> column captures</w:t>
                            </w:r>
                            <w:r w:rsidRPr="0072130D">
                              <w:rPr>
                                <w:rFonts w:ascii="Arial" w:hAnsi="Arial" w:cs="Arial"/>
                                <w:sz w:val="16"/>
                                <w:szCs w:val="16"/>
                              </w:rPr>
                              <w:t xml:space="preserve"> the OI Rate. This needs to be compared with </w:t>
                            </w:r>
                            <w:r>
                              <w:rPr>
                                <w:rFonts w:ascii="Arial" w:hAnsi="Arial" w:cs="Arial"/>
                                <w:sz w:val="16"/>
                                <w:szCs w:val="16"/>
                              </w:rPr>
                              <w:t xml:space="preserve">the rate listed on the </w:t>
                            </w:r>
                            <w:r w:rsidRPr="0072130D">
                              <w:rPr>
                                <w:rFonts w:ascii="Arial" w:hAnsi="Arial" w:cs="Arial"/>
                                <w:sz w:val="16"/>
                                <w:szCs w:val="16"/>
                              </w:rPr>
                              <w:t>customer invoice</w:t>
                            </w:r>
                            <w:r>
                              <w:rPr>
                                <w:rFonts w:ascii="Arial" w:hAnsi="Arial" w:cs="Arial"/>
                                <w:sz w:val="16"/>
                                <w:szCs w:val="16"/>
                              </w:rPr>
                              <w:t>. The off-invoice rate of $1.30 is referenced on the customer invoice.</w:t>
                            </w:r>
                          </w:p>
                          <w:p w14:paraId="3A64DD15" w14:textId="77777777" w:rsidR="00257BB1" w:rsidRPr="009A7F95" w:rsidRDefault="00257BB1" w:rsidP="001658B0">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A24793" id="Text Box 429" o:spid="_x0000_s1037" type="#_x0000_t202" style="position:absolute;left:0;text-align:left;margin-left:378.6pt;margin-top:250.3pt;width:153.9pt;height:61.85pt;z-index:25120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" strokeweight="1.5pt">
                <v:textbox>
                  <w:txbxContent>
                    <w:p w14:paraId="098B2707" w14:textId="77777777" w:rsidR="00257BB1" w:rsidRPr="0072130D" w:rsidRDefault="00257BB1" w:rsidP="0051737C">
                      <w:pPr>
                        <w:rPr>
                          <w:sz w:val="16"/>
                          <w:szCs w:val="16"/>
                        </w:rPr>
                      </w:pPr>
                      <w:r>
                        <w:rPr>
                          <w:rFonts w:ascii="Arial" w:hAnsi="Arial" w:cs="Arial"/>
                          <w:sz w:val="16"/>
                          <w:szCs w:val="16"/>
                        </w:rPr>
                        <w:t xml:space="preserve">The </w:t>
                      </w:r>
                      <w:r w:rsidRPr="00025B5C">
                        <w:rPr>
                          <w:rFonts w:ascii="Arial" w:hAnsi="Arial" w:cs="Arial"/>
                          <w:sz w:val="16"/>
                          <w:szCs w:val="16"/>
                          <w:u w:val="single"/>
                        </w:rPr>
                        <w:t>Off Invoice</w:t>
                      </w:r>
                      <w:r>
                        <w:rPr>
                          <w:rFonts w:ascii="Arial" w:hAnsi="Arial" w:cs="Arial"/>
                          <w:sz w:val="16"/>
                          <w:szCs w:val="16"/>
                        </w:rPr>
                        <w:t xml:space="preserve"> column captures</w:t>
                      </w:r>
                      <w:r w:rsidRPr="0072130D">
                        <w:rPr>
                          <w:rFonts w:ascii="Arial" w:hAnsi="Arial" w:cs="Arial"/>
                          <w:sz w:val="16"/>
                          <w:szCs w:val="16"/>
                        </w:rPr>
                        <w:t xml:space="preserve"> the OI Rate. This needs to be compared with </w:t>
                      </w:r>
                      <w:r>
                        <w:rPr>
                          <w:rFonts w:ascii="Arial" w:hAnsi="Arial" w:cs="Arial"/>
                          <w:sz w:val="16"/>
                          <w:szCs w:val="16"/>
                        </w:rPr>
                        <w:t xml:space="preserve">the rate listed on the </w:t>
                      </w:r>
                      <w:r w:rsidRPr="0072130D">
                        <w:rPr>
                          <w:rFonts w:ascii="Arial" w:hAnsi="Arial" w:cs="Arial"/>
                          <w:sz w:val="16"/>
                          <w:szCs w:val="16"/>
                        </w:rPr>
                        <w:t>customer invoice</w:t>
                      </w:r>
                      <w:r>
                        <w:rPr>
                          <w:rFonts w:ascii="Arial" w:hAnsi="Arial" w:cs="Arial"/>
                          <w:sz w:val="16"/>
                          <w:szCs w:val="16"/>
                        </w:rPr>
                        <w:t>. The off-invoice rate of $1.30 is referenced on the customer invoice.</w:t>
                      </w:r>
                    </w:p>
                    <w:p w14:paraId="3A64DD15" w14:textId="77777777" w:rsidR="00257BB1" w:rsidRPr="009A7F95" w:rsidRDefault="00257BB1" w:rsidP="001658B0">
                      <w:pPr>
                        <w:rPr>
                          <w:sz w:val="16"/>
                          <w:szCs w:val="16"/>
                        </w:rPr>
                      </w:pPr>
                    </w:p>
                  </w:txbxContent>
                </v:textbox>
              </v:shape>
            </w:pict>
          </mc:Fallback>
        </mc:AlternateContent>
      </w:r>
      <w:r w:rsidR="00FB3017" w:rsidRPr="00FB3017">
        <w:rPr>
          <w:rFonts w:ascii="Arial" w:hAnsi="Arial" w:cs="Arial"/>
          <w:noProof/>
          <w:sz w:val="22"/>
          <w:szCs w:val="22"/>
          <w:lang w:val="en-US"/>
        </w:rPr>
        <w:t xml:space="preserve">      </w:t>
      </w:r>
      <w:r w:rsidR="00297169" w:rsidRPr="00FB3017">
        <w:rPr>
          <w:rFonts w:ascii="Arial" w:hAnsi="Arial" w:cs="Arial"/>
          <w:noProof/>
          <w:sz w:val="22"/>
          <w:szCs w:val="22"/>
          <w:lang w:val="en-US"/>
        </w:rPr>
        <w:drawing>
          <wp:inline distT="0" distB="0" distL="0" distR="0" wp14:anchorId="0F0BE902" wp14:editId="3BEFAB62">
            <wp:extent cx="6247130" cy="5347335"/>
            <wp:effectExtent l="19050" t="19050" r="20320"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grayscl/>
                    </a:blip>
                    <a:srcRect/>
                    <a:stretch>
                      <a:fillRect/>
                    </a:stretch>
                  </pic:blipFill>
                  <pic:spPr bwMode="auto">
                    <a:xfrm>
                      <a:off x="0" y="0"/>
                      <a:ext cx="6247130" cy="5347335"/>
                    </a:xfrm>
                    <a:prstGeom prst="rect">
                      <a:avLst/>
                    </a:prstGeom>
                    <a:noFill/>
                    <a:ln w="9525">
                      <a:solidFill>
                        <a:schemeClr val="tx1"/>
                      </a:solidFill>
                      <a:miter lim="800000"/>
                      <a:headEnd/>
                      <a:tailEnd/>
                    </a:ln>
                  </pic:spPr>
                </pic:pic>
              </a:graphicData>
            </a:graphic>
          </wp:inline>
        </w:drawing>
      </w:r>
      <w:r w:rsidR="00FB3017" w:rsidRPr="00FB3017">
        <w:rPr>
          <w:rFonts w:ascii="Arial" w:hAnsi="Arial" w:cs="Arial"/>
          <w:noProof/>
          <w:sz w:val="22"/>
          <w:szCs w:val="22"/>
          <w:lang w:val="en-US"/>
        </w:rPr>
        <w:t xml:space="preserve">           </w:t>
      </w:r>
    </w:p>
    <w:p w14:paraId="3C0E2248" w14:textId="77777777" w:rsidR="00285267" w:rsidRPr="00FB3017" w:rsidRDefault="00285267" w:rsidP="00320983">
      <w:pPr>
        <w:ind w:left="360" w:firstLine="720"/>
        <w:rPr>
          <w:rFonts w:ascii="Arial" w:hAnsi="Arial" w:cs="Arial"/>
          <w:sz w:val="22"/>
          <w:szCs w:val="22"/>
        </w:rPr>
      </w:pPr>
    </w:p>
    <w:p w14:paraId="0545FA8D" w14:textId="77777777" w:rsidR="00A5598D" w:rsidRPr="00FB3017" w:rsidRDefault="00A5598D" w:rsidP="001E6FCB">
      <w:pPr>
        <w:ind w:left="720"/>
        <w:rPr>
          <w:rFonts w:ascii="Arial" w:hAnsi="Arial" w:cs="Arial"/>
          <w:b/>
          <w:sz w:val="22"/>
          <w:szCs w:val="22"/>
          <w:lang w:val="en-GB"/>
        </w:rPr>
      </w:pPr>
    </w:p>
    <w:p w14:paraId="68A9B741" w14:textId="77777777" w:rsidR="00E13C55" w:rsidRDefault="00E13C55" w:rsidP="00E13C55">
      <w:pPr>
        <w:rPr>
          <w:rFonts w:ascii="Arial" w:hAnsi="Arial" w:cs="Arial"/>
          <w:b/>
          <w:lang w:val="en-GB"/>
        </w:rPr>
      </w:pPr>
      <w:r>
        <w:rPr>
          <w:rFonts w:ascii="Arial" w:hAnsi="Arial" w:cs="Arial"/>
          <w:b/>
          <w:lang w:val="en-GB"/>
        </w:rPr>
        <w:t xml:space="preserve">1.3 </w:t>
      </w:r>
      <w:r w:rsidRPr="0098483D">
        <w:rPr>
          <w:rFonts w:ascii="Arial" w:hAnsi="Arial" w:cs="Arial"/>
          <w:b/>
          <w:lang w:val="en-GB"/>
        </w:rPr>
        <w:t>Refer to the SOPs/Generic Help File for POP requirements.</w:t>
      </w:r>
    </w:p>
    <w:p w14:paraId="51E8361E" w14:textId="77777777" w:rsidR="00FE0795" w:rsidRPr="00E13C55" w:rsidRDefault="00FE0795" w:rsidP="00E13C55">
      <w:pPr>
        <w:rPr>
          <w:rFonts w:ascii="Arial" w:hAnsi="Arial" w:cs="Arial"/>
          <w:b/>
          <w:lang w:val="en-GB"/>
        </w:rPr>
      </w:pPr>
    </w:p>
    <w:p w14:paraId="54710041" w14:textId="77777777" w:rsidR="0051737C" w:rsidRPr="00FB3017" w:rsidRDefault="0051737C" w:rsidP="001E6FCB">
      <w:pPr>
        <w:ind w:left="720"/>
        <w:rPr>
          <w:rFonts w:ascii="Arial" w:hAnsi="Arial" w:cs="Arial"/>
          <w:lang w:val="en-GB"/>
        </w:rPr>
      </w:pPr>
    </w:p>
    <w:p w14:paraId="0E2391E9" w14:textId="77777777" w:rsidR="00E77648" w:rsidRPr="00FB3017" w:rsidRDefault="00E77648" w:rsidP="0051737C">
      <w:pPr>
        <w:rPr>
          <w:rFonts w:ascii="Arial" w:hAnsi="Arial" w:cs="Arial"/>
          <w:b/>
          <w:lang w:val="en-GB"/>
        </w:rPr>
      </w:pPr>
    </w:p>
    <w:p w14:paraId="05A15863" w14:textId="77777777" w:rsidR="00E77648" w:rsidRPr="00FB3017" w:rsidRDefault="00E77648" w:rsidP="0051737C">
      <w:pPr>
        <w:rPr>
          <w:rFonts w:ascii="Arial" w:hAnsi="Arial" w:cs="Arial"/>
          <w:b/>
          <w:lang w:val="en-GB"/>
        </w:rPr>
      </w:pPr>
    </w:p>
    <w:p w14:paraId="19C87F0C" w14:textId="77777777" w:rsidR="00E77648" w:rsidRPr="00FB3017" w:rsidRDefault="00E77648" w:rsidP="0051737C">
      <w:pPr>
        <w:rPr>
          <w:rFonts w:ascii="Arial" w:hAnsi="Arial" w:cs="Arial"/>
          <w:b/>
          <w:lang w:val="en-GB"/>
        </w:rPr>
      </w:pPr>
    </w:p>
    <w:p w14:paraId="3BBEA1DD" w14:textId="77777777" w:rsidR="00651FC0" w:rsidRDefault="00651FC0">
      <w:pPr>
        <w:overflowPunct/>
        <w:autoSpaceDE/>
        <w:autoSpaceDN/>
        <w:adjustRightInd/>
        <w:textAlignment w:val="auto"/>
        <w:rPr>
          <w:rFonts w:ascii="Arial" w:hAnsi="Arial" w:cs="Arial"/>
          <w:b/>
          <w:sz w:val="22"/>
          <w:szCs w:val="22"/>
        </w:rPr>
      </w:pPr>
      <w:r>
        <w:rPr>
          <w:rFonts w:ascii="Arial" w:hAnsi="Arial" w:cs="Arial"/>
          <w:b/>
          <w:sz w:val="22"/>
          <w:szCs w:val="22"/>
        </w:rPr>
        <w:br w:type="page"/>
      </w:r>
    </w:p>
    <w:p w14:paraId="1B545F19" w14:textId="77777777" w:rsidR="00226706" w:rsidRPr="00FB3017" w:rsidRDefault="00626771" w:rsidP="00626771">
      <w:pPr>
        <w:jc w:val="both"/>
        <w:rPr>
          <w:rFonts w:ascii="Arial" w:hAnsi="Arial" w:cs="Arial"/>
          <w:b/>
          <w:sz w:val="22"/>
          <w:szCs w:val="22"/>
          <w:lang w:val="en-GB"/>
        </w:rPr>
      </w:pPr>
      <w:r w:rsidRPr="00FB3017">
        <w:rPr>
          <w:rFonts w:ascii="Arial" w:hAnsi="Arial" w:cs="Arial"/>
          <w:b/>
          <w:sz w:val="22"/>
          <w:szCs w:val="22"/>
        </w:rPr>
        <w:lastRenderedPageBreak/>
        <w:t>2</w:t>
      </w:r>
      <w:r w:rsidR="0051737C" w:rsidRPr="00FB3017">
        <w:rPr>
          <w:rFonts w:ascii="Arial" w:hAnsi="Arial" w:cs="Arial"/>
          <w:b/>
          <w:sz w:val="22"/>
          <w:szCs w:val="22"/>
        </w:rPr>
        <w:t>.</w:t>
      </w:r>
      <w:r w:rsidR="00FB3017" w:rsidRPr="00FB3017">
        <w:rPr>
          <w:rFonts w:ascii="Arial" w:hAnsi="Arial" w:cs="Arial"/>
          <w:b/>
          <w:sz w:val="22"/>
          <w:szCs w:val="22"/>
        </w:rPr>
        <w:t xml:space="preserve">    </w:t>
      </w:r>
      <w:bookmarkStart w:id="58" w:name="billback"/>
      <w:r w:rsidR="00226706" w:rsidRPr="00FB3017">
        <w:rPr>
          <w:rFonts w:ascii="Arial" w:hAnsi="Arial" w:cs="Arial"/>
          <w:b/>
          <w:sz w:val="22"/>
          <w:szCs w:val="22"/>
          <w:u w:val="single"/>
          <w:lang w:val="en-GB"/>
        </w:rPr>
        <w:t xml:space="preserve">Deduction </w:t>
      </w:r>
      <w:r w:rsidR="001658B0" w:rsidRPr="00FB3017">
        <w:rPr>
          <w:rFonts w:ascii="Arial" w:hAnsi="Arial" w:cs="Arial"/>
          <w:b/>
          <w:sz w:val="22"/>
          <w:szCs w:val="22"/>
          <w:u w:val="single"/>
          <w:lang w:val="en-GB"/>
        </w:rPr>
        <w:t>Type:</w:t>
      </w:r>
      <w:r w:rsidR="00226706" w:rsidRPr="00FB3017">
        <w:rPr>
          <w:rFonts w:ascii="Arial" w:hAnsi="Arial" w:cs="Arial"/>
          <w:b/>
          <w:sz w:val="22"/>
          <w:szCs w:val="22"/>
          <w:u w:val="single"/>
          <w:lang w:val="en-GB"/>
        </w:rPr>
        <w:t xml:space="preserve"> Bill Back</w:t>
      </w:r>
    </w:p>
    <w:bookmarkEnd w:id="58"/>
    <w:p w14:paraId="0ED10452" w14:textId="77777777" w:rsidR="0026631E" w:rsidRPr="00FB3017" w:rsidRDefault="0026631E" w:rsidP="00D02F0A">
      <w:pPr>
        <w:ind w:left="825"/>
        <w:rPr>
          <w:rFonts w:ascii="Arial" w:hAnsi="Arial" w:cs="Arial"/>
          <w:lang w:val="en-GB"/>
        </w:rPr>
      </w:pPr>
      <w:r w:rsidRPr="00FB3017">
        <w:rPr>
          <w:rFonts w:ascii="Arial" w:hAnsi="Arial" w:cs="Arial"/>
          <w:lang w:val="en-GB"/>
        </w:rPr>
        <w:t xml:space="preserve">A per case </w:t>
      </w:r>
      <w:r w:rsidR="00C01825" w:rsidRPr="00FB3017">
        <w:rPr>
          <w:rFonts w:ascii="Arial" w:hAnsi="Arial" w:cs="Arial"/>
          <w:lang w:val="en-GB"/>
        </w:rPr>
        <w:t>bill back</w:t>
      </w:r>
      <w:r w:rsidRPr="00FB3017">
        <w:rPr>
          <w:rFonts w:ascii="Arial" w:hAnsi="Arial" w:cs="Arial"/>
          <w:lang w:val="en-GB"/>
        </w:rPr>
        <w:t xml:space="preserve"> allowance is claimed by the direct buying customer for product purchased from the client, or by the indirect customer for product purchased from the direct customer. This is an allowance the customer will bill the client for. This is not an automatic discount given off the face of the invoice.</w:t>
      </w:r>
    </w:p>
    <w:p w14:paraId="039F8726" w14:textId="77777777" w:rsidR="001658B0" w:rsidRPr="00FB3017" w:rsidRDefault="001658B0" w:rsidP="001658B0">
      <w:pPr>
        <w:jc w:val="both"/>
        <w:rPr>
          <w:rFonts w:ascii="Arial" w:hAnsi="Arial" w:cs="Arial"/>
          <w:b/>
          <w:lang w:val="en-GB"/>
        </w:rPr>
      </w:pPr>
    </w:p>
    <w:p w14:paraId="1A10699D" w14:textId="77777777" w:rsidR="001658B0" w:rsidRPr="00FB3017" w:rsidRDefault="00C221BE" w:rsidP="00C14EAB">
      <w:pPr>
        <w:ind w:left="720"/>
        <w:rPr>
          <w:rFonts w:ascii="Arial" w:hAnsi="Arial" w:cs="Arial"/>
          <w:b/>
          <w:sz w:val="22"/>
          <w:szCs w:val="22"/>
          <w:lang w:val="en-GB"/>
        </w:rPr>
      </w:pPr>
      <w:r w:rsidRPr="00FB3017">
        <w:rPr>
          <w:rFonts w:ascii="Arial" w:hAnsi="Arial" w:cs="Arial"/>
          <w:lang w:val="en-GB"/>
        </w:rPr>
        <w:t xml:space="preserve"> </w:t>
      </w:r>
      <w:r w:rsidR="00466F06" w:rsidRPr="00FB3017">
        <w:rPr>
          <w:rFonts w:ascii="Arial" w:hAnsi="Arial" w:cs="Arial"/>
        </w:rPr>
        <w:object w:dxaOrig="19667" w:dyaOrig="7265" w14:anchorId="5251695A">
          <v:shape id="_x0000_i1033" type="#_x0000_t75" style="width:483pt;height:201.75pt" o:ole="">
            <v:imagedata r:id="rId50" o:title=""/>
          </v:shape>
          <o:OLEObject Type="Embed" ProgID="Visio.Drawing.11" ShapeID="_x0000_i1033" DrawAspect="Content" ObjectID="_1845519980" r:id="rId51"/>
        </w:object>
      </w:r>
    </w:p>
    <w:p w14:paraId="02B07758" w14:textId="77777777" w:rsidR="00C14EAB" w:rsidRPr="00FB3017" w:rsidRDefault="00917490" w:rsidP="00C5631D">
      <w:pPr>
        <w:overflowPunct/>
        <w:autoSpaceDE/>
        <w:autoSpaceDN/>
        <w:adjustRightInd/>
        <w:textAlignment w:val="auto"/>
        <w:rPr>
          <w:rFonts w:ascii="Arial" w:hAnsi="Arial" w:cs="Arial"/>
          <w:b/>
          <w:sz w:val="22"/>
          <w:szCs w:val="22"/>
          <w:lang w:val="en-GB"/>
        </w:rPr>
      </w:pPr>
      <w:r w:rsidRPr="00FB3017">
        <w:rPr>
          <w:rFonts w:ascii="Arial" w:hAnsi="Arial" w:cs="Arial"/>
          <w:b/>
          <w:sz w:val="22"/>
          <w:szCs w:val="22"/>
          <w:lang w:val="en-GB"/>
        </w:rPr>
        <w:br w:type="page"/>
      </w:r>
    </w:p>
    <w:p w14:paraId="46DF0D23" w14:textId="77777777" w:rsidR="001658B0" w:rsidRPr="00FB3017" w:rsidRDefault="00650065" w:rsidP="00D55B69">
      <w:pPr>
        <w:ind w:left="720" w:hanging="720"/>
        <w:rPr>
          <w:rFonts w:ascii="Arial" w:hAnsi="Arial" w:cs="Arial"/>
          <w:lang w:val="en-GB"/>
        </w:rPr>
      </w:pPr>
      <w:r w:rsidRPr="00FB3017">
        <w:rPr>
          <w:rFonts w:ascii="Arial" w:hAnsi="Arial" w:cs="Arial"/>
          <w:b/>
          <w:noProof/>
          <w:sz w:val="22"/>
          <w:szCs w:val="22"/>
          <w:lang w:val="en-US"/>
        </w:rPr>
        <w:lastRenderedPageBreak/>
        <mc:AlternateContent>
          <mc:Choice Requires="wps">
            <w:drawing>
              <wp:anchor distT="0" distB="0" distL="114300" distR="114300" simplePos="0" relativeHeight="251279872" behindDoc="0" locked="0" layoutInCell="1" allowOverlap="1" wp14:anchorId="18437817" wp14:editId="748EA3F1">
                <wp:simplePos x="0" y="0"/>
                <wp:positionH relativeFrom="column">
                  <wp:posOffset>2453640</wp:posOffset>
                </wp:positionH>
                <wp:positionV relativeFrom="paragraph">
                  <wp:posOffset>1191895</wp:posOffset>
                </wp:positionV>
                <wp:extent cx="1238250" cy="485775"/>
                <wp:effectExtent l="15240" t="10795" r="13335" b="17780"/>
                <wp:wrapNone/>
                <wp:docPr id="1604" name="Text Box 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485775"/>
                        </a:xfrm>
                        <a:prstGeom prst="rect">
                          <a:avLst/>
                        </a:prstGeom>
                        <a:solidFill>
                          <a:schemeClr val="tx2">
                            <a:lumMod val="40000"/>
                            <a:lumOff val="60000"/>
                          </a:schemeClr>
                        </a:solidFill>
                        <a:ln w="19050">
                          <a:solidFill>
                            <a:srgbClr val="000000"/>
                          </a:solidFill>
                          <a:miter lim="800000"/>
                          <a:headEnd/>
                          <a:tailEnd/>
                        </a:ln>
                      </wps:spPr>
                      <wps:txbx>
                        <w:txbxContent>
                          <w:p w14:paraId="718AB625" w14:textId="77777777" w:rsidR="00257BB1" w:rsidRPr="006431E3" w:rsidRDefault="00257BB1" w:rsidP="006431E3">
                            <w:pPr>
                              <w:rPr>
                                <w:rFonts w:ascii="Arial" w:hAnsi="Arial" w:cs="Arial"/>
                                <w:sz w:val="16"/>
                                <w:szCs w:val="16"/>
                              </w:rPr>
                            </w:pPr>
                            <w:r w:rsidRPr="006431E3">
                              <w:rPr>
                                <w:rFonts w:ascii="Arial" w:hAnsi="Arial" w:cs="Arial"/>
                                <w:sz w:val="16"/>
                                <w:szCs w:val="16"/>
                                <w:u w:val="single"/>
                              </w:rPr>
                              <w:t xml:space="preserve">Bill Back: </w:t>
                            </w:r>
                            <w:r w:rsidRPr="006431E3">
                              <w:rPr>
                                <w:rFonts w:ascii="Arial" w:hAnsi="Arial" w:cs="Arial"/>
                                <w:sz w:val="16"/>
                                <w:szCs w:val="16"/>
                              </w:rPr>
                              <w:t xml:space="preserve"> This verbiage indicates this is Bill </w:t>
                            </w:r>
                            <w:r>
                              <w:rPr>
                                <w:rFonts w:ascii="Arial" w:hAnsi="Arial" w:cs="Arial"/>
                                <w:sz w:val="16"/>
                                <w:szCs w:val="16"/>
                              </w:rPr>
                              <w:t>B</w:t>
                            </w:r>
                            <w:r w:rsidRPr="006431E3">
                              <w:rPr>
                                <w:rFonts w:ascii="Arial" w:hAnsi="Arial" w:cs="Arial"/>
                                <w:sz w:val="16"/>
                                <w:szCs w:val="16"/>
                              </w:rPr>
                              <w:t>ack deduction</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37817" id="Text Box 579" o:spid="_x0000_s1038" type="#_x0000_t202" style="position:absolute;left:0;text-align:left;margin-left:193.2pt;margin-top:93.85pt;width:97.5pt;height:38.25pt;z-index:25127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" fillcolor="#8db3e2 [1311]" strokeweight="1.5pt">
                <v:textbox>
                  <w:txbxContent>
                    <w:p w14:paraId="718AB625" w14:textId="77777777" w:rsidR="00257BB1" w:rsidRPr="006431E3" w:rsidRDefault="00257BB1" w:rsidP="006431E3">
                      <w:pPr>
                        <w:rPr>
                          <w:rFonts w:ascii="Arial" w:hAnsi="Arial" w:cs="Arial"/>
                          <w:sz w:val="16"/>
                          <w:szCs w:val="16"/>
                        </w:rPr>
                      </w:pPr>
                      <w:r w:rsidRPr="006431E3">
                        <w:rPr>
                          <w:rFonts w:ascii="Arial" w:hAnsi="Arial" w:cs="Arial"/>
                          <w:sz w:val="16"/>
                          <w:szCs w:val="16"/>
                          <w:u w:val="single"/>
                        </w:rPr>
                        <w:t xml:space="preserve">Bill Back: </w:t>
                      </w:r>
                      <w:r w:rsidRPr="006431E3">
                        <w:rPr>
                          <w:rFonts w:ascii="Arial" w:hAnsi="Arial" w:cs="Arial"/>
                          <w:sz w:val="16"/>
                          <w:szCs w:val="16"/>
                        </w:rPr>
                        <w:t xml:space="preserve"> This verbiage indicates this is Bill </w:t>
                      </w:r>
                      <w:r>
                        <w:rPr>
                          <w:rFonts w:ascii="Arial" w:hAnsi="Arial" w:cs="Arial"/>
                          <w:sz w:val="16"/>
                          <w:szCs w:val="16"/>
                        </w:rPr>
                        <w:t>B</w:t>
                      </w:r>
                      <w:r w:rsidRPr="006431E3">
                        <w:rPr>
                          <w:rFonts w:ascii="Arial" w:hAnsi="Arial" w:cs="Arial"/>
                          <w:sz w:val="16"/>
                          <w:szCs w:val="16"/>
                        </w:rPr>
                        <w:t>ack deduction</w:t>
                      </w:r>
                      <w:r>
                        <w:rPr>
                          <w:rFonts w:ascii="Arial" w:hAnsi="Arial" w:cs="Arial"/>
                          <w:sz w:val="16"/>
                          <w:szCs w:val="16"/>
                        </w:rPr>
                        <w:t>.</w:t>
                      </w:r>
                    </w:p>
                  </w:txbxContent>
                </v:textbox>
              </v:shape>
            </w:pict>
          </mc:Fallback>
        </mc:AlternateContent>
      </w:r>
      <w:r w:rsidR="0051737C" w:rsidRPr="00FB3017">
        <w:rPr>
          <w:rFonts w:ascii="Arial" w:hAnsi="Arial" w:cs="Arial"/>
          <w:b/>
          <w:lang w:val="en-GB"/>
        </w:rPr>
        <w:t>2.1</w:t>
      </w:r>
      <w:r w:rsidR="0051737C" w:rsidRPr="00FB3017">
        <w:rPr>
          <w:rFonts w:ascii="Arial" w:hAnsi="Arial" w:cs="Arial"/>
          <w:lang w:val="en-GB"/>
        </w:rPr>
        <w:tab/>
      </w:r>
      <w:r w:rsidR="0051737C" w:rsidRPr="00FB3017">
        <w:rPr>
          <w:rFonts w:ascii="Arial" w:hAnsi="Arial" w:cs="Arial"/>
          <w:b/>
          <w:lang w:val="en-GB"/>
        </w:rPr>
        <w:t>Customer Invoice</w:t>
      </w:r>
      <w:r w:rsidR="003B3596" w:rsidRPr="00FB3017">
        <w:rPr>
          <w:rFonts w:ascii="Arial" w:hAnsi="Arial" w:cs="Arial"/>
          <w:b/>
          <w:lang w:val="en-GB"/>
        </w:rPr>
        <w:t xml:space="preserve"> for Bill Back</w:t>
      </w:r>
      <w:r w:rsidR="00876C34" w:rsidRPr="00FB3017">
        <w:rPr>
          <w:rFonts w:ascii="Arial" w:hAnsi="Arial" w:cs="Arial"/>
          <w:b/>
          <w:lang w:val="en-GB"/>
        </w:rPr>
        <w:t>, Example 1</w:t>
      </w:r>
      <w:r w:rsidR="0051737C" w:rsidRPr="00FB3017">
        <w:rPr>
          <w:rFonts w:ascii="Arial" w:hAnsi="Arial" w:cs="Arial"/>
          <w:b/>
          <w:lang w:val="en-GB"/>
        </w:rPr>
        <w:t>:</w:t>
      </w:r>
      <w:r w:rsidR="00B56F60" w:rsidRPr="00FB3017">
        <w:rPr>
          <w:rFonts w:ascii="Arial" w:hAnsi="Arial" w:cs="Arial"/>
          <w:b/>
          <w:lang w:val="en-GB"/>
        </w:rPr>
        <w:t xml:space="preserve"> </w:t>
      </w:r>
      <w:r w:rsidR="00B56F60" w:rsidRPr="00FB3017">
        <w:rPr>
          <w:rFonts w:ascii="Arial" w:hAnsi="Arial" w:cs="Arial"/>
          <w:lang w:val="en-GB"/>
        </w:rPr>
        <w:t>Listed below is a sample of customer invoice for a bill-back claim.</w:t>
      </w:r>
      <w:r w:rsidR="00D55B69" w:rsidRPr="00FB3017">
        <w:rPr>
          <w:rFonts w:ascii="Arial" w:hAnsi="Arial" w:cs="Arial"/>
          <w:lang w:val="en-GB"/>
        </w:rPr>
        <w:t xml:space="preserve"> The Invoice number, UPC and per unit bill back rate will be required to be validated with the customer contract.</w:t>
      </w:r>
    </w:p>
    <w:p w14:paraId="7607CAF6" w14:textId="77777777" w:rsidR="00E61636" w:rsidRPr="00FB3017" w:rsidRDefault="00E61636" w:rsidP="00D55B69">
      <w:pPr>
        <w:ind w:left="720" w:hanging="720"/>
        <w:rPr>
          <w:rFonts w:ascii="Arial" w:hAnsi="Arial" w:cs="Arial"/>
          <w:lang w:val="en-GB"/>
        </w:rPr>
      </w:pPr>
    </w:p>
    <w:p w14:paraId="240228A5" w14:textId="1A648B6C" w:rsidR="0051737C" w:rsidRPr="00FB3017" w:rsidRDefault="00650065" w:rsidP="0051737C">
      <w:pPr>
        <w:rPr>
          <w:rFonts w:ascii="Arial" w:hAnsi="Arial" w:cs="Arial"/>
          <w:sz w:val="22"/>
          <w:szCs w:val="22"/>
          <w:lang w:val="en-GB"/>
        </w:rPr>
      </w:pPr>
      <w:del w:id="59" w:author="Whitney Eiss" w:date="2017-10-16T11:36:00Z">
        <w:r w:rsidRPr="00FB3017">
          <w:rPr>
            <w:rFonts w:ascii="Arial" w:hAnsi="Arial" w:cs="Arial"/>
            <w:noProof/>
            <w:sz w:val="22"/>
            <w:szCs w:val="22"/>
            <w:lang w:val="en-US"/>
          </w:rPr>
          <mc:AlternateContent>
            <mc:Choice Requires="wps">
              <w:drawing>
                <wp:anchor distT="0" distB="0" distL="114300" distR="114300" simplePos="0" relativeHeight="252023296" behindDoc="0" locked="0" layoutInCell="1" allowOverlap="1" wp14:anchorId="1E457A24" wp14:editId="1F34507C">
                  <wp:simplePos x="0" y="0"/>
                  <wp:positionH relativeFrom="column">
                    <wp:posOffset>449580</wp:posOffset>
                  </wp:positionH>
                  <wp:positionV relativeFrom="paragraph">
                    <wp:posOffset>3810</wp:posOffset>
                  </wp:positionV>
                  <wp:extent cx="2536825" cy="604520"/>
                  <wp:effectExtent l="11430" t="13335" r="13970" b="10795"/>
                  <wp:wrapNone/>
                  <wp:docPr id="63" name="Text Box 9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6825" cy="604520"/>
                          </a:xfrm>
                          <a:prstGeom prst="rect">
                            <a:avLst/>
                          </a:prstGeom>
                          <a:solidFill>
                            <a:srgbClr val="FFFFFF"/>
                          </a:solidFill>
                          <a:ln w="19050">
                            <a:solidFill>
                              <a:srgbClr val="000000"/>
                            </a:solidFill>
                            <a:miter lim="800000"/>
                            <a:headEnd/>
                            <a:tailEnd/>
                          </a:ln>
                        </wps:spPr>
                        <wps:txbx>
                          <w:txbxContent>
                            <w:p w14:paraId="6B421310" w14:textId="77777777" w:rsidR="00257BB1" w:rsidRPr="006431E3" w:rsidRDefault="00257BB1" w:rsidP="000247E8">
                              <w:pPr>
                                <w:rPr>
                                  <w:del w:id="60" w:author="Whitney Eiss" w:date="2017-10-16T11:36:00Z"/>
                                  <w:rFonts w:ascii="Arial" w:hAnsi="Arial" w:cs="Arial"/>
                                  <w:sz w:val="16"/>
                                  <w:szCs w:val="16"/>
                                </w:rPr>
                              </w:pPr>
                              <w:del w:id="61" w:author="Whitney Eiss" w:date="2017-10-16T11:36:00Z">
                                <w:r>
                                  <w:rPr>
                                    <w:rFonts w:ascii="Arial" w:hAnsi="Arial" w:cs="Arial"/>
                                    <w:sz w:val="16"/>
                                    <w:u w:val="single"/>
                                  </w:rPr>
                                  <w:delText>Invoice Number:</w:delText>
                                </w:r>
                                <w:r w:rsidRPr="000862F3">
                                  <w:rPr>
                                    <w:rFonts w:ascii="Arial" w:hAnsi="Arial" w:cs="Arial"/>
                                    <w:sz w:val="16"/>
                                  </w:rPr>
                                  <w:delText xml:space="preserve"> This number is used to locate the client order invoice within SHARP.  </w:delText>
                                </w:r>
                                <w:r>
                                  <w:rPr>
                                    <w:rFonts w:ascii="Arial" w:hAnsi="Arial" w:cs="Arial"/>
                                    <w:sz w:val="16"/>
                                  </w:rPr>
                                  <w:delText>Drop the “A” when searching.</w:delText>
                                </w:r>
                                <w:r>
                                  <w:delText xml:space="preserve"> </w:delText>
                                </w:r>
                                <w:r w:rsidRPr="000862F3">
                                  <w:rPr>
                                    <w:rFonts w:ascii="Arial" w:hAnsi="Arial" w:cs="Arial"/>
                                    <w:sz w:val="16"/>
                                  </w:rPr>
                                  <w:delText xml:space="preserve">This number is also used when searching for the </w:delText>
                                </w:r>
                                <w:r w:rsidRPr="00775C7E">
                                  <w:rPr>
                                    <w:rFonts w:ascii="Arial" w:hAnsi="Arial" w:cs="Arial"/>
                                    <w:sz w:val="16"/>
                                  </w:rPr>
                                  <w:delText>customer invoice within</w:delText>
                                </w:r>
                                <w:r>
                                  <w:delText xml:space="preserve"> </w:delText>
                                </w:r>
                                <w:r w:rsidRPr="00775C7E">
                                  <w:rPr>
                                    <w:rFonts w:ascii="Arial" w:hAnsi="Arial" w:cs="Arial"/>
                                    <w:sz w:val="16"/>
                                  </w:rPr>
                                  <w:delText>SHARP.</w:delText>
                                </w:r>
                              </w:del>
                            </w:p>
                            <w:p w14:paraId="60E23EDA" w14:textId="77777777" w:rsidR="00257BB1" w:rsidRDefault="00257BB1" w:rsidP="000247E8">
                              <w:pPr>
                                <w:rPr>
                                  <w:del w:id="62" w:author="Whitney Eiss" w:date="2017-10-16T11:36:00Z"/>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457A24" id="Text Box 924" o:spid="_x0000_s1039" type="#_x0000_t202" style="position:absolute;margin-left:35.4pt;margin-top:.3pt;width:199.75pt;height:47.6pt;z-index:25202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" strokeweight="1.5pt">
                  <v:textbox>
                    <w:txbxContent>
                      <w:p w14:paraId="6B421310" w14:textId="77777777" w:rsidR="00257BB1" w:rsidRPr="006431E3" w:rsidRDefault="00257BB1" w:rsidP="000247E8">
                        <w:pPr>
                          <w:rPr>
                            <w:del w:id="63" w:author="Whitney Eiss" w:date="2017-10-16T11:36:00Z"/>
                            <w:rFonts w:ascii="Arial" w:hAnsi="Arial" w:cs="Arial"/>
                            <w:sz w:val="16"/>
                            <w:szCs w:val="16"/>
                          </w:rPr>
                        </w:pPr>
                        <w:del w:id="64" w:author="Whitney Eiss" w:date="2017-10-16T11:36:00Z">
                          <w:r>
                            <w:rPr>
                              <w:rFonts w:ascii="Arial" w:hAnsi="Arial" w:cs="Arial"/>
                              <w:sz w:val="16"/>
                              <w:u w:val="single"/>
                            </w:rPr>
                            <w:delText>Invoice Number:</w:delText>
                          </w:r>
                          <w:r w:rsidRPr="000862F3">
                            <w:rPr>
                              <w:rFonts w:ascii="Arial" w:hAnsi="Arial" w:cs="Arial"/>
                              <w:sz w:val="16"/>
                            </w:rPr>
                            <w:delText xml:space="preserve"> This number is used to locate the client order invoice within SHARP.  </w:delText>
                          </w:r>
                          <w:r>
                            <w:rPr>
                              <w:rFonts w:ascii="Arial" w:hAnsi="Arial" w:cs="Arial"/>
                              <w:sz w:val="16"/>
                            </w:rPr>
                            <w:delText>Drop the “A” when searching.</w:delText>
                          </w:r>
                          <w:r>
                            <w:delText xml:space="preserve"> </w:delText>
                          </w:r>
                          <w:r w:rsidRPr="000862F3">
                            <w:rPr>
                              <w:rFonts w:ascii="Arial" w:hAnsi="Arial" w:cs="Arial"/>
                              <w:sz w:val="16"/>
                            </w:rPr>
                            <w:delText xml:space="preserve">This number is also used when searching for the </w:delText>
                          </w:r>
                          <w:r w:rsidRPr="00775C7E">
                            <w:rPr>
                              <w:rFonts w:ascii="Arial" w:hAnsi="Arial" w:cs="Arial"/>
                              <w:sz w:val="16"/>
                            </w:rPr>
                            <w:delText>customer invoice within</w:delText>
                          </w:r>
                          <w:r>
                            <w:delText xml:space="preserve"> </w:delText>
                          </w:r>
                          <w:r w:rsidRPr="00775C7E">
                            <w:rPr>
                              <w:rFonts w:ascii="Arial" w:hAnsi="Arial" w:cs="Arial"/>
                              <w:sz w:val="16"/>
                            </w:rPr>
                            <w:delText>SHARP.</w:delText>
                          </w:r>
                        </w:del>
                      </w:p>
                      <w:p w14:paraId="60E23EDA" w14:textId="77777777" w:rsidR="00257BB1" w:rsidRDefault="00257BB1" w:rsidP="000247E8">
                        <w:pPr>
                          <w:rPr>
                            <w:del w:id="65" w:author="Whitney Eiss" w:date="2017-10-16T11:36:00Z"/>
                          </w:rPr>
                        </w:pPr>
                      </w:p>
                    </w:txbxContent>
                  </v:textbox>
                </v:shape>
              </w:pict>
            </mc:Fallback>
          </mc:AlternateContent>
        </w:r>
      </w:del>
      <w:ins w:id="66" w:author="Whitney Eiss" w:date="2017-10-16T11:36:00Z">
        <w:r w:rsidRPr="00FB3017">
          <w:rPr>
            <w:rFonts w:ascii="Arial" w:hAnsi="Arial" w:cs="Arial"/>
            <w:noProof/>
            <w:sz w:val="22"/>
            <w:szCs w:val="22"/>
            <w:lang w:val="en-US"/>
          </w:rPr>
          <mc:AlternateContent>
            <mc:Choice Requires="wps">
              <w:drawing>
                <wp:anchor distT="0" distB="0" distL="114300" distR="114300" simplePos="0" relativeHeight="251407872" behindDoc="0" locked="0" layoutInCell="1" allowOverlap="1" wp14:anchorId="3C94A978" wp14:editId="3500694F">
                  <wp:simplePos x="0" y="0"/>
                  <wp:positionH relativeFrom="column">
                    <wp:posOffset>442347</wp:posOffset>
                  </wp:positionH>
                  <wp:positionV relativeFrom="paragraph">
                    <wp:posOffset>4913</wp:posOffset>
                  </wp:positionV>
                  <wp:extent cx="2536825" cy="747423"/>
                  <wp:effectExtent l="0" t="0" r="15875" b="14605"/>
                  <wp:wrapNone/>
                  <wp:docPr id="1603" name="Text Box 9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6825" cy="747423"/>
                          </a:xfrm>
                          <a:prstGeom prst="rect">
                            <a:avLst/>
                          </a:prstGeom>
                          <a:solidFill>
                            <a:srgbClr val="FFFFFF"/>
                          </a:solidFill>
                          <a:ln w="19050">
                            <a:solidFill>
                              <a:srgbClr val="000000"/>
                            </a:solidFill>
                            <a:miter lim="800000"/>
                            <a:headEnd/>
                            <a:tailEnd/>
                          </a:ln>
                        </wps:spPr>
                        <wps:txbx>
                          <w:txbxContent>
                            <w:p w14:paraId="0A99E761" w14:textId="77777777" w:rsidR="00257BB1" w:rsidRPr="006431E3" w:rsidRDefault="00257BB1" w:rsidP="000247E8">
                              <w:pPr>
                                <w:rPr>
                                  <w:ins w:id="67" w:author="Whitney Eiss" w:date="2017-10-16T11:36:00Z"/>
                                  <w:rFonts w:ascii="Arial" w:hAnsi="Arial" w:cs="Arial"/>
                                  <w:sz w:val="16"/>
                                  <w:szCs w:val="16"/>
                                </w:rPr>
                              </w:pPr>
                              <w:ins w:id="68" w:author="Whitney Eiss" w:date="2017-10-16T11:36:00Z">
                                <w:r>
                                  <w:rPr>
                                    <w:rFonts w:ascii="Arial" w:hAnsi="Arial" w:cs="Arial"/>
                                    <w:sz w:val="16"/>
                                    <w:u w:val="single"/>
                                  </w:rPr>
                                  <w:t>Invoice Number:</w:t>
                                </w:r>
                                <w:r w:rsidRPr="000862F3">
                                  <w:rPr>
                                    <w:rFonts w:ascii="Arial" w:hAnsi="Arial" w:cs="Arial"/>
                                    <w:sz w:val="16"/>
                                  </w:rPr>
                                  <w:t xml:space="preserve"> This number is used to locate the client order invoice within </w:t>
                                </w:r>
                                <w:r>
                                  <w:rPr>
                                    <w:rFonts w:ascii="Verdana" w:hAnsi="Verdana"/>
                                    <w:color w:val="000000"/>
                                    <w:sz w:val="17"/>
                                    <w:szCs w:val="17"/>
                                  </w:rPr>
                                  <w:t>ACOSTA Relay</w:t>
                                </w:r>
                                <w:r w:rsidRPr="000862F3">
                                  <w:rPr>
                                    <w:rFonts w:ascii="Arial" w:hAnsi="Arial" w:cs="Arial"/>
                                    <w:sz w:val="16"/>
                                  </w:rPr>
                                  <w:t xml:space="preserve">.  </w:t>
                                </w:r>
                                <w:r>
                                  <w:rPr>
                                    <w:rFonts w:ascii="Arial" w:hAnsi="Arial" w:cs="Arial"/>
                                    <w:sz w:val="16"/>
                                  </w:rPr>
                                  <w:t>Drop the “A” when searching.</w:t>
                                </w:r>
                                <w:r>
                                  <w:t xml:space="preserve"> </w:t>
                                </w:r>
                                <w:r w:rsidRPr="000862F3">
                                  <w:rPr>
                                    <w:rFonts w:ascii="Arial" w:hAnsi="Arial" w:cs="Arial"/>
                                    <w:sz w:val="16"/>
                                  </w:rPr>
                                  <w:t xml:space="preserve">This number is also used when searching for the </w:t>
                                </w:r>
                                <w:r w:rsidRPr="00775C7E">
                                  <w:rPr>
                                    <w:rFonts w:ascii="Arial" w:hAnsi="Arial" w:cs="Arial"/>
                                    <w:sz w:val="16"/>
                                  </w:rPr>
                                  <w:t>customer invoice within</w:t>
                                </w:r>
                                <w:r>
                                  <w:t xml:space="preserve"> </w:t>
                                </w:r>
                                <w:r>
                                  <w:rPr>
                                    <w:rFonts w:ascii="Verdana" w:hAnsi="Verdana"/>
                                    <w:color w:val="000000"/>
                                    <w:sz w:val="17"/>
                                    <w:szCs w:val="17"/>
                                  </w:rPr>
                                  <w:t>ACOSTA Relay</w:t>
                                </w:r>
                                <w:r w:rsidRPr="00775C7E">
                                  <w:rPr>
                                    <w:rFonts w:ascii="Arial" w:hAnsi="Arial" w:cs="Arial"/>
                                    <w:sz w:val="16"/>
                                  </w:rPr>
                                  <w:t>.</w:t>
                                </w:r>
                              </w:ins>
                            </w:p>
                            <w:p w14:paraId="4D4E387F" w14:textId="77777777" w:rsidR="00257BB1" w:rsidRDefault="00257BB1" w:rsidP="000247E8">
                              <w:pPr>
                                <w:rPr>
                                  <w:ins w:id="69" w:author="Whitney Eiss" w:date="2017-10-16T11:36:00Z"/>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94A978" id="_x0000_s1040" type="#_x0000_t202" style="position:absolute;margin-left:34.85pt;margin-top:.4pt;width:199.75pt;height:58.85pt;z-index:25140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" strokeweight="1.5pt">
                  <v:textbox>
                    <w:txbxContent>
                      <w:p w14:paraId="0A99E761" w14:textId="77777777" w:rsidR="00257BB1" w:rsidRPr="006431E3" w:rsidRDefault="00257BB1" w:rsidP="000247E8">
                        <w:pPr>
                          <w:rPr>
                            <w:ins w:id="70" w:author="Whitney Eiss" w:date="2017-10-16T11:36:00Z"/>
                            <w:rFonts w:ascii="Arial" w:hAnsi="Arial" w:cs="Arial"/>
                            <w:sz w:val="16"/>
                            <w:szCs w:val="16"/>
                          </w:rPr>
                        </w:pPr>
                        <w:ins w:id="71" w:author="Whitney Eiss" w:date="2017-10-16T11:36:00Z">
                          <w:r>
                            <w:rPr>
                              <w:rFonts w:ascii="Arial" w:hAnsi="Arial" w:cs="Arial"/>
                              <w:sz w:val="16"/>
                              <w:u w:val="single"/>
                            </w:rPr>
                            <w:t>Invoice Number:</w:t>
                          </w:r>
                          <w:r w:rsidRPr="000862F3">
                            <w:rPr>
                              <w:rFonts w:ascii="Arial" w:hAnsi="Arial" w:cs="Arial"/>
                              <w:sz w:val="16"/>
                            </w:rPr>
                            <w:t xml:space="preserve"> This number is used to locate the client order invoice within </w:t>
                          </w:r>
                          <w:r>
                            <w:rPr>
                              <w:rFonts w:ascii="Verdana" w:hAnsi="Verdana"/>
                              <w:color w:val="000000"/>
                              <w:sz w:val="17"/>
                              <w:szCs w:val="17"/>
                            </w:rPr>
                            <w:t>ACOSTA Relay</w:t>
                          </w:r>
                          <w:r w:rsidRPr="000862F3">
                            <w:rPr>
                              <w:rFonts w:ascii="Arial" w:hAnsi="Arial" w:cs="Arial"/>
                              <w:sz w:val="16"/>
                            </w:rPr>
                            <w:t xml:space="preserve">.  </w:t>
                          </w:r>
                          <w:r>
                            <w:rPr>
                              <w:rFonts w:ascii="Arial" w:hAnsi="Arial" w:cs="Arial"/>
                              <w:sz w:val="16"/>
                            </w:rPr>
                            <w:t>Drop the “A” when searching.</w:t>
                          </w:r>
                          <w:r>
                            <w:t xml:space="preserve"> </w:t>
                          </w:r>
                          <w:r w:rsidRPr="000862F3">
                            <w:rPr>
                              <w:rFonts w:ascii="Arial" w:hAnsi="Arial" w:cs="Arial"/>
                              <w:sz w:val="16"/>
                            </w:rPr>
                            <w:t xml:space="preserve">This number is also used when searching for the </w:t>
                          </w:r>
                          <w:r w:rsidRPr="00775C7E">
                            <w:rPr>
                              <w:rFonts w:ascii="Arial" w:hAnsi="Arial" w:cs="Arial"/>
                              <w:sz w:val="16"/>
                            </w:rPr>
                            <w:t>customer invoice within</w:t>
                          </w:r>
                          <w:r>
                            <w:t xml:space="preserve"> </w:t>
                          </w:r>
                          <w:r>
                            <w:rPr>
                              <w:rFonts w:ascii="Verdana" w:hAnsi="Verdana"/>
                              <w:color w:val="000000"/>
                              <w:sz w:val="17"/>
                              <w:szCs w:val="17"/>
                            </w:rPr>
                            <w:t>ACOSTA Relay</w:t>
                          </w:r>
                          <w:r w:rsidRPr="00775C7E">
                            <w:rPr>
                              <w:rFonts w:ascii="Arial" w:hAnsi="Arial" w:cs="Arial"/>
                              <w:sz w:val="16"/>
                            </w:rPr>
                            <w:t>.</w:t>
                          </w:r>
                        </w:ins>
                      </w:p>
                      <w:p w14:paraId="4D4E387F" w14:textId="77777777" w:rsidR="00257BB1" w:rsidRDefault="00257BB1" w:rsidP="000247E8">
                        <w:pPr>
                          <w:rPr>
                            <w:ins w:id="72" w:author="Whitney Eiss" w:date="2017-10-16T11:36:00Z"/>
                          </w:rPr>
                        </w:pPr>
                      </w:p>
                    </w:txbxContent>
                  </v:textbox>
                </v:shape>
              </w:pict>
            </mc:Fallback>
          </mc:AlternateContent>
        </w:r>
      </w:ins>
      <w:r w:rsidR="0026631E" w:rsidRPr="00FB3017">
        <w:rPr>
          <w:rFonts w:ascii="Arial" w:hAnsi="Arial" w:cs="Arial"/>
          <w:sz w:val="22"/>
          <w:szCs w:val="22"/>
          <w:lang w:val="en-GB"/>
        </w:rPr>
        <w:t xml:space="preserve"> </w:t>
      </w:r>
    </w:p>
    <w:p w14:paraId="01DDFD5D" w14:textId="279D56C0" w:rsidR="0026631E" w:rsidRPr="00FB3017" w:rsidRDefault="00650065" w:rsidP="0051737C">
      <w:pPr>
        <w:rPr>
          <w:rFonts w:ascii="Arial" w:hAnsi="Arial" w:cs="Arial"/>
          <w:sz w:val="22"/>
          <w:szCs w:val="22"/>
          <w:lang w:val="en-GB"/>
        </w:rPr>
      </w:pPr>
      <w:r w:rsidRPr="00FB3017">
        <w:rPr>
          <w:rFonts w:ascii="Arial" w:hAnsi="Arial" w:cs="Arial"/>
          <w:noProof/>
          <w:sz w:val="22"/>
          <w:szCs w:val="22"/>
          <w:lang w:val="en-US"/>
        </w:rPr>
        <mc:AlternateContent>
          <mc:Choice Requires="wps">
            <w:drawing>
              <wp:anchor distT="0" distB="0" distL="114300" distR="114300" simplePos="0" relativeHeight="251409920" behindDoc="0" locked="0" layoutInCell="1" allowOverlap="1" wp14:anchorId="72DC7571" wp14:editId="6BD4C161">
                <wp:simplePos x="0" y="0"/>
                <wp:positionH relativeFrom="column">
                  <wp:posOffset>857250</wp:posOffset>
                </wp:positionH>
                <wp:positionV relativeFrom="paragraph">
                  <wp:posOffset>2106295</wp:posOffset>
                </wp:positionV>
                <wp:extent cx="878205" cy="263525"/>
                <wp:effectExtent l="9525" t="10795" r="17145" b="11430"/>
                <wp:wrapNone/>
                <wp:docPr id="1602" name="Rectangle 9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8205" cy="26352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1867B1" id="Rectangle 926" o:spid="_x0000_s1026" style="position:absolute;margin-left:67.5pt;margin-top:165.85pt;width:69.15pt;height:20.75pt;z-index:25140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" filled="f" strokecolor="red" strokeweight="1.2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414016" behindDoc="0" locked="0" layoutInCell="1" allowOverlap="1" wp14:anchorId="00536FB0" wp14:editId="5C0BA398">
                <wp:simplePos x="0" y="0"/>
                <wp:positionH relativeFrom="column">
                  <wp:posOffset>4574540</wp:posOffset>
                </wp:positionH>
                <wp:positionV relativeFrom="paragraph">
                  <wp:posOffset>2620010</wp:posOffset>
                </wp:positionV>
                <wp:extent cx="0" cy="306070"/>
                <wp:effectExtent l="59690" t="10160" r="54610" b="17145"/>
                <wp:wrapNone/>
                <wp:docPr id="1600" name="AutoShape 9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607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A77553" id="AutoShape 930" o:spid="_x0000_s1026" type="#_x0000_t32" style="position:absolute;margin-left:360.2pt;margin-top:206.3pt;width:0;height:24.1pt;z-index:25141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" strokeweight="1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06144" behindDoc="0" locked="0" layoutInCell="1" allowOverlap="1" wp14:anchorId="6D628709" wp14:editId="458FD3B6">
                <wp:simplePos x="0" y="0"/>
                <wp:positionH relativeFrom="column">
                  <wp:posOffset>1100455</wp:posOffset>
                </wp:positionH>
                <wp:positionV relativeFrom="paragraph">
                  <wp:posOffset>2414270</wp:posOffset>
                </wp:positionV>
                <wp:extent cx="0" cy="476885"/>
                <wp:effectExtent l="62230" t="13970" r="61595" b="23495"/>
                <wp:wrapNone/>
                <wp:docPr id="1599" name="AutoShape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885"/>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09077E6" id="AutoShape 441" o:spid="_x0000_s1026" type="#_x0000_t32" style="position:absolute;margin-left:86.65pt;margin-top:190.1pt;width:0;height:37.55pt;z-index:25120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" strokeweight="1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411968" behindDoc="0" locked="0" layoutInCell="1" allowOverlap="1" wp14:anchorId="6972A90D" wp14:editId="39B9D09F">
                <wp:simplePos x="0" y="0"/>
                <wp:positionH relativeFrom="column">
                  <wp:posOffset>4372610</wp:posOffset>
                </wp:positionH>
                <wp:positionV relativeFrom="paragraph">
                  <wp:posOffset>1960880</wp:posOffset>
                </wp:positionV>
                <wp:extent cx="415290" cy="631190"/>
                <wp:effectExtent l="10160" t="8255" r="12700" b="8255"/>
                <wp:wrapNone/>
                <wp:docPr id="1598" name="Rectangle 9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5290" cy="63119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224E2A" id="Rectangle 928" o:spid="_x0000_s1026" style="position:absolute;margin-left:344.3pt;margin-top:154.4pt;width:32.7pt;height:49.7pt;z-index:25141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" filled="f" strokecolor="red" strokeweight="1.2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11264" behindDoc="0" locked="0" layoutInCell="1" allowOverlap="1" wp14:anchorId="42D404FF" wp14:editId="288545FF">
                <wp:simplePos x="0" y="0"/>
                <wp:positionH relativeFrom="column">
                  <wp:posOffset>586105</wp:posOffset>
                </wp:positionH>
                <wp:positionV relativeFrom="paragraph">
                  <wp:posOffset>872490</wp:posOffset>
                </wp:positionV>
                <wp:extent cx="912495" cy="178435"/>
                <wp:effectExtent l="14605" t="15240" r="15875" b="15875"/>
                <wp:wrapNone/>
                <wp:docPr id="1596" name="Rectangle 4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2495" cy="17843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3D0102" id="Rectangle 448" o:spid="_x0000_s1026" style="position:absolute;margin-left:46.15pt;margin-top:68.7pt;width:71.85pt;height:14.05pt;z-index:2512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" filled="f" strokecolor="red" strokeweight="1.25pt">
                <v:shadow color="#868686"/>
              </v:rect>
            </w:pict>
          </mc:Fallback>
        </mc:AlternateContent>
      </w:r>
      <w:r w:rsidRPr="00FB3017">
        <w:rPr>
          <w:rFonts w:ascii="Arial" w:hAnsi="Arial" w:cs="Arial"/>
          <w:b/>
          <w:noProof/>
          <w:lang w:val="en-US"/>
        </w:rPr>
        <mc:AlternateContent>
          <mc:Choice Requires="wps">
            <w:drawing>
              <wp:anchor distT="0" distB="0" distL="114300" distR="114300" simplePos="0" relativeHeight="251408896" behindDoc="0" locked="0" layoutInCell="1" allowOverlap="1" wp14:anchorId="0E6B377E" wp14:editId="1BDB0023">
                <wp:simplePos x="0" y="0"/>
                <wp:positionH relativeFrom="column">
                  <wp:posOffset>1177925</wp:posOffset>
                </wp:positionH>
                <wp:positionV relativeFrom="paragraph">
                  <wp:posOffset>476250</wp:posOffset>
                </wp:positionV>
                <wp:extent cx="635" cy="483235"/>
                <wp:effectExtent l="53975" t="9525" r="59690" b="21590"/>
                <wp:wrapNone/>
                <wp:docPr id="1595" name="AutoShape 9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83235"/>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D41EE4" id="AutoShape 925" o:spid="_x0000_s1026" type="#_x0000_t32" style="position:absolute;margin-left:92.75pt;margin-top:37.5pt;width:.05pt;height:38.05pt;z-index:25140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" strokeweight="1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08192" behindDoc="0" locked="0" layoutInCell="1" allowOverlap="1" wp14:anchorId="4C1DABAC" wp14:editId="3BA0F08B">
                <wp:simplePos x="0" y="0"/>
                <wp:positionH relativeFrom="column">
                  <wp:posOffset>4935220</wp:posOffset>
                </wp:positionH>
                <wp:positionV relativeFrom="paragraph">
                  <wp:posOffset>135255</wp:posOffset>
                </wp:positionV>
                <wp:extent cx="1597025" cy="603885"/>
                <wp:effectExtent l="10795" t="11430" r="11430" b="13335"/>
                <wp:wrapNone/>
                <wp:docPr id="1593" name="Text 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025" cy="603885"/>
                        </a:xfrm>
                        <a:prstGeom prst="rect">
                          <a:avLst/>
                        </a:prstGeom>
                        <a:solidFill>
                          <a:srgbClr val="FFFFFF"/>
                        </a:solidFill>
                        <a:ln w="19050">
                          <a:solidFill>
                            <a:srgbClr val="000000"/>
                          </a:solidFill>
                          <a:miter lim="800000"/>
                          <a:headEnd/>
                          <a:tailEnd/>
                        </a:ln>
                      </wps:spPr>
                      <wps:txbx>
                        <w:txbxContent>
                          <w:p w14:paraId="23290D03" w14:textId="77777777" w:rsidR="00257BB1" w:rsidRPr="00C94651" w:rsidRDefault="00257BB1" w:rsidP="001658B0">
                            <w:pPr>
                              <w:rPr>
                                <w:rFonts w:ascii="Arial" w:hAnsi="Arial" w:cs="Arial"/>
                                <w:sz w:val="16"/>
                                <w:szCs w:val="16"/>
                              </w:rPr>
                            </w:pPr>
                            <w:r>
                              <w:rPr>
                                <w:rFonts w:ascii="Arial" w:hAnsi="Arial" w:cs="Arial"/>
                                <w:sz w:val="16"/>
                                <w:szCs w:val="16"/>
                                <w:u w:val="single"/>
                              </w:rPr>
                              <w:t xml:space="preserve">BB rate: </w:t>
                            </w:r>
                            <w:r>
                              <w:rPr>
                                <w:rFonts w:ascii="Arial" w:hAnsi="Arial" w:cs="Arial"/>
                                <w:sz w:val="16"/>
                                <w:szCs w:val="16"/>
                              </w:rPr>
                              <w:t xml:space="preserve"> This is the </w:t>
                            </w:r>
                            <w:r w:rsidRPr="00C94651">
                              <w:rPr>
                                <w:rFonts w:ascii="Arial" w:hAnsi="Arial" w:cs="Arial"/>
                                <w:sz w:val="16"/>
                                <w:szCs w:val="16"/>
                              </w:rPr>
                              <w:t xml:space="preserve">per </w:t>
                            </w:r>
                            <w:r>
                              <w:rPr>
                                <w:rFonts w:ascii="Arial" w:hAnsi="Arial" w:cs="Arial"/>
                                <w:sz w:val="16"/>
                                <w:szCs w:val="16"/>
                              </w:rPr>
                              <w:t>case Bill Back rate which needs to match with the Bill Back rate specified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1DABAC" id="Text Box 443" o:spid="_x0000_s1041" type="#_x0000_t202" style="position:absolute;margin-left:388.6pt;margin-top:10.65pt;width:125.75pt;height:47.55pt;z-index:2512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" strokeweight="1.5pt">
                <v:textbox>
                  <w:txbxContent>
                    <w:p w14:paraId="23290D03" w14:textId="77777777" w:rsidR="00257BB1" w:rsidRPr="00C94651" w:rsidRDefault="00257BB1" w:rsidP="001658B0">
                      <w:pPr>
                        <w:rPr>
                          <w:rFonts w:ascii="Arial" w:hAnsi="Arial" w:cs="Arial"/>
                          <w:sz w:val="16"/>
                          <w:szCs w:val="16"/>
                        </w:rPr>
                      </w:pPr>
                      <w:r>
                        <w:rPr>
                          <w:rFonts w:ascii="Arial" w:hAnsi="Arial" w:cs="Arial"/>
                          <w:sz w:val="16"/>
                          <w:szCs w:val="16"/>
                          <w:u w:val="single"/>
                        </w:rPr>
                        <w:t xml:space="preserve">BB rate: </w:t>
                      </w:r>
                      <w:r>
                        <w:rPr>
                          <w:rFonts w:ascii="Arial" w:hAnsi="Arial" w:cs="Arial"/>
                          <w:sz w:val="16"/>
                          <w:szCs w:val="16"/>
                        </w:rPr>
                        <w:t xml:space="preserve"> This is the </w:t>
                      </w:r>
                      <w:r w:rsidRPr="00C94651">
                        <w:rPr>
                          <w:rFonts w:ascii="Arial" w:hAnsi="Arial" w:cs="Arial"/>
                          <w:sz w:val="16"/>
                          <w:szCs w:val="16"/>
                        </w:rPr>
                        <w:t xml:space="preserve">per </w:t>
                      </w:r>
                      <w:r>
                        <w:rPr>
                          <w:rFonts w:ascii="Arial" w:hAnsi="Arial" w:cs="Arial"/>
                          <w:sz w:val="16"/>
                          <w:szCs w:val="16"/>
                        </w:rPr>
                        <w:t>case Bill Back rate which needs to match with the Bill Back rate specified on the contract.</w:t>
                      </w:r>
                    </w:p>
                  </w:txbxContent>
                </v:textbox>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05120" behindDoc="0" locked="0" layoutInCell="1" allowOverlap="1" wp14:anchorId="71943A08" wp14:editId="2838D652">
                <wp:simplePos x="0" y="0"/>
                <wp:positionH relativeFrom="column">
                  <wp:posOffset>4787900</wp:posOffset>
                </wp:positionH>
                <wp:positionV relativeFrom="paragraph">
                  <wp:posOffset>1960880</wp:posOffset>
                </wp:positionV>
                <wp:extent cx="415290" cy="263525"/>
                <wp:effectExtent l="15875" t="8255" r="16510" b="13970"/>
                <wp:wrapNone/>
                <wp:docPr id="1592" name="Rectangle 4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5290" cy="26352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150F2" id="Rectangle 439" o:spid="_x0000_s1026" style="position:absolute;margin-left:377pt;margin-top:154.4pt;width:32.7pt;height:20.75pt;z-index:2512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" filled="f" strokecolor="red" strokeweight="1.25pt">
                <v:shadow color="#868686"/>
              </v:rec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280896" behindDoc="0" locked="0" layoutInCell="1" allowOverlap="1" wp14:anchorId="56DE9614" wp14:editId="2782C8C1">
                <wp:simplePos x="0" y="0"/>
                <wp:positionH relativeFrom="column">
                  <wp:posOffset>3157855</wp:posOffset>
                </wp:positionH>
                <wp:positionV relativeFrom="paragraph">
                  <wp:posOffset>1224915</wp:posOffset>
                </wp:positionV>
                <wp:extent cx="452755" cy="838835"/>
                <wp:effectExtent l="62230" t="43815" r="8890" b="12700"/>
                <wp:wrapNone/>
                <wp:docPr id="1590" name="AutoShape 5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2755" cy="8388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FA238D" id="AutoShape 580" o:spid="_x0000_s1026" type="#_x0000_t32" style="position:absolute;margin-left:248.65pt;margin-top:96.45pt;width:35.65pt;height:66.05pt;flip:x y;z-index:2512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" strokeweight="1.25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07168" behindDoc="0" locked="0" layoutInCell="1" allowOverlap="1" wp14:anchorId="3E9B8C32" wp14:editId="5F5C5A18">
                <wp:simplePos x="0" y="0"/>
                <wp:positionH relativeFrom="column">
                  <wp:posOffset>5088890</wp:posOffset>
                </wp:positionH>
                <wp:positionV relativeFrom="paragraph">
                  <wp:posOffset>701675</wp:posOffset>
                </wp:positionV>
                <wp:extent cx="336550" cy="1259205"/>
                <wp:effectExtent l="12065" t="34925" r="60960" b="10795"/>
                <wp:wrapNone/>
                <wp:docPr id="1589" name="AutoShap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6550" cy="1259205"/>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285D3A" id="AutoShape 442" o:spid="_x0000_s1026" type="#_x0000_t32" style="position:absolute;margin-left:400.7pt;margin-top:55.25pt;width:26.5pt;height:99.15pt;flip:y;z-index:2512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" strokeweight="1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78848" behindDoc="0" locked="0" layoutInCell="1" allowOverlap="1" wp14:anchorId="67BECA63" wp14:editId="74F93D95">
                <wp:simplePos x="0" y="0"/>
                <wp:positionH relativeFrom="column">
                  <wp:posOffset>3487420</wp:posOffset>
                </wp:positionH>
                <wp:positionV relativeFrom="paragraph">
                  <wp:posOffset>2063750</wp:posOffset>
                </wp:positionV>
                <wp:extent cx="742950" cy="160655"/>
                <wp:effectExtent l="10795" t="15875" r="8255" b="13970"/>
                <wp:wrapNone/>
                <wp:docPr id="1588" name="Rectangle 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16065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633F3A" id="Rectangle 578" o:spid="_x0000_s1026" style="position:absolute;margin-left:274.6pt;margin-top:162.5pt;width:58.5pt;height:12.65pt;z-index:25127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" filled="f" strokecolor="red" strokeweight="1.25pt">
                <v:shadow color="#868686"/>
              </v:rect>
            </w:pict>
          </mc:Fallback>
        </mc:AlternateContent>
      </w:r>
      <w:r w:rsidR="0026631E" w:rsidRPr="00FB3017">
        <w:rPr>
          <w:rFonts w:ascii="Arial" w:hAnsi="Arial" w:cs="Arial"/>
          <w:sz w:val="22"/>
          <w:szCs w:val="22"/>
          <w:lang w:val="en-GB"/>
        </w:rPr>
        <w:tab/>
      </w:r>
      <w:r w:rsidR="00297169" w:rsidRPr="00FB3017">
        <w:rPr>
          <w:rFonts w:ascii="Arial" w:hAnsi="Arial" w:cs="Arial"/>
          <w:noProof/>
          <w:sz w:val="22"/>
          <w:szCs w:val="22"/>
          <w:lang w:val="en-US"/>
        </w:rPr>
        <w:drawing>
          <wp:inline distT="0" distB="0" distL="0" distR="0" wp14:anchorId="4B662385" wp14:editId="18BC686E">
            <wp:extent cx="6254750" cy="2801620"/>
            <wp:effectExtent l="19050" t="19050" r="12700"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srcRect/>
                    <a:stretch>
                      <a:fillRect/>
                    </a:stretch>
                  </pic:blipFill>
                  <pic:spPr bwMode="auto">
                    <a:xfrm>
                      <a:off x="0" y="0"/>
                      <a:ext cx="6254750" cy="2801620"/>
                    </a:xfrm>
                    <a:prstGeom prst="rect">
                      <a:avLst/>
                    </a:prstGeom>
                    <a:noFill/>
                    <a:ln w="6350" cmpd="sng">
                      <a:solidFill>
                        <a:srgbClr val="000000"/>
                      </a:solidFill>
                      <a:miter lim="800000"/>
                      <a:headEnd/>
                      <a:tailEnd/>
                    </a:ln>
                    <a:effectLst/>
                  </pic:spPr>
                </pic:pic>
              </a:graphicData>
            </a:graphic>
          </wp:inline>
        </w:drawing>
      </w:r>
    </w:p>
    <w:p w14:paraId="3C4D8DD6" w14:textId="77777777" w:rsidR="0026631E" w:rsidRPr="00FB3017" w:rsidRDefault="00650065" w:rsidP="0051737C">
      <w:pPr>
        <w:rPr>
          <w:rFonts w:ascii="Arial" w:hAnsi="Arial" w:cs="Arial"/>
          <w:sz w:val="22"/>
          <w:szCs w:val="22"/>
          <w:lang w:val="en-GB"/>
        </w:rPr>
      </w:pPr>
      <w:r w:rsidRPr="00FB3017">
        <w:rPr>
          <w:rFonts w:ascii="Arial" w:hAnsi="Arial" w:cs="Arial"/>
          <w:noProof/>
          <w:sz w:val="22"/>
          <w:szCs w:val="22"/>
          <w:lang w:val="en-US"/>
        </w:rPr>
        <mc:AlternateContent>
          <mc:Choice Requires="wps">
            <w:drawing>
              <wp:anchor distT="0" distB="0" distL="114300" distR="114300" simplePos="0" relativeHeight="251412992" behindDoc="0" locked="0" layoutInCell="1" allowOverlap="1" wp14:anchorId="09D108EF" wp14:editId="0EFEFBA3">
                <wp:simplePos x="0" y="0"/>
                <wp:positionH relativeFrom="column">
                  <wp:posOffset>4138930</wp:posOffset>
                </wp:positionH>
                <wp:positionV relativeFrom="paragraph">
                  <wp:posOffset>113030</wp:posOffset>
                </wp:positionV>
                <wp:extent cx="1286510" cy="243840"/>
                <wp:effectExtent l="5080" t="8255" r="13335" b="5080"/>
                <wp:wrapNone/>
                <wp:docPr id="1586" name="Text Box 9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6510" cy="243840"/>
                        </a:xfrm>
                        <a:prstGeom prst="rect">
                          <a:avLst/>
                        </a:prstGeom>
                        <a:solidFill>
                          <a:srgbClr val="FFFFFF"/>
                        </a:solidFill>
                        <a:ln w="9525">
                          <a:solidFill>
                            <a:srgbClr val="000000"/>
                          </a:solidFill>
                          <a:miter lim="800000"/>
                          <a:headEnd/>
                          <a:tailEnd/>
                        </a:ln>
                      </wps:spPr>
                      <wps:txbx>
                        <w:txbxContent>
                          <w:p w14:paraId="51EB8617" w14:textId="77777777" w:rsidR="00257BB1" w:rsidRPr="00C94651" w:rsidRDefault="00257BB1" w:rsidP="000247E8">
                            <w:pPr>
                              <w:rPr>
                                <w:rFonts w:ascii="Arial" w:hAnsi="Arial" w:cs="Arial"/>
                                <w:sz w:val="16"/>
                                <w:szCs w:val="16"/>
                              </w:rPr>
                            </w:pPr>
                            <w:r>
                              <w:rPr>
                                <w:rFonts w:ascii="Arial" w:hAnsi="Arial" w:cs="Arial"/>
                                <w:sz w:val="16"/>
                                <w:szCs w:val="16"/>
                                <w:u w:val="single"/>
                              </w:rPr>
                              <w:t>QTY</w:t>
                            </w:r>
                            <w:r w:rsidRPr="000862F3">
                              <w:rPr>
                                <w:rFonts w:ascii="Arial" w:hAnsi="Arial" w:cs="Arial"/>
                                <w:sz w:val="16"/>
                                <w:szCs w:val="16"/>
                              </w:rPr>
                              <w:t>: quantity in cases.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D108EF" id="Text Box 929" o:spid="_x0000_s1042" type="#_x0000_t202" style="position:absolute;margin-left:325.9pt;margin-top:8.9pt;width:101.3pt;height:19.2pt;z-index:25141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">
                <v:textbox>
                  <w:txbxContent>
                    <w:p w14:paraId="51EB8617" w14:textId="77777777" w:rsidR="00257BB1" w:rsidRPr="00C94651" w:rsidRDefault="00257BB1" w:rsidP="000247E8">
                      <w:pPr>
                        <w:rPr>
                          <w:rFonts w:ascii="Arial" w:hAnsi="Arial" w:cs="Arial"/>
                          <w:sz w:val="16"/>
                          <w:szCs w:val="16"/>
                        </w:rPr>
                      </w:pPr>
                      <w:r>
                        <w:rPr>
                          <w:rFonts w:ascii="Arial" w:hAnsi="Arial" w:cs="Arial"/>
                          <w:sz w:val="16"/>
                          <w:szCs w:val="16"/>
                          <w:u w:val="single"/>
                        </w:rPr>
                        <w:t>QTY</w:t>
                      </w:r>
                      <w:r w:rsidRPr="000862F3">
                        <w:rPr>
                          <w:rFonts w:ascii="Arial" w:hAnsi="Arial" w:cs="Arial"/>
                          <w:sz w:val="16"/>
                          <w:szCs w:val="16"/>
                        </w:rPr>
                        <w:t>: quantity in cases.</w:t>
                      </w:r>
                    </w:p>
                  </w:txbxContent>
                </v:textbox>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04096" behindDoc="0" locked="0" layoutInCell="1" allowOverlap="1" wp14:anchorId="2F8B5551" wp14:editId="67084E1D">
                <wp:simplePos x="0" y="0"/>
                <wp:positionH relativeFrom="column">
                  <wp:posOffset>-95250</wp:posOffset>
                </wp:positionH>
                <wp:positionV relativeFrom="paragraph">
                  <wp:posOffset>78105</wp:posOffset>
                </wp:positionV>
                <wp:extent cx="2004060" cy="969645"/>
                <wp:effectExtent l="9525" t="11430" r="5715" b="9525"/>
                <wp:wrapNone/>
                <wp:docPr id="1585" name="Text 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4060" cy="969645"/>
                        </a:xfrm>
                        <a:prstGeom prst="rect">
                          <a:avLst/>
                        </a:prstGeom>
                        <a:solidFill>
                          <a:srgbClr val="FFFFFF"/>
                        </a:solidFill>
                        <a:ln w="9525">
                          <a:solidFill>
                            <a:srgbClr val="000000"/>
                          </a:solidFill>
                          <a:miter lim="800000"/>
                          <a:headEnd/>
                          <a:tailEnd/>
                        </a:ln>
                      </wps:spPr>
                      <wps:txbx>
                        <w:txbxContent>
                          <w:p w14:paraId="0CA2F97D" w14:textId="77777777" w:rsidR="00257BB1" w:rsidRPr="006431E3" w:rsidRDefault="00257BB1" w:rsidP="000D7E39">
                            <w:pPr>
                              <w:rPr>
                                <w:rFonts w:ascii="Arial" w:hAnsi="Arial" w:cs="Arial"/>
                                <w:sz w:val="16"/>
                                <w:szCs w:val="16"/>
                              </w:rPr>
                            </w:pPr>
                            <w:r>
                              <w:rPr>
                                <w:rFonts w:ascii="Arial" w:hAnsi="Arial" w:cs="Arial"/>
                                <w:sz w:val="16"/>
                                <w:u w:val="single"/>
                              </w:rPr>
                              <w:t>UPC Code</w:t>
                            </w:r>
                            <w:r>
                              <w:rPr>
                                <w:rFonts w:ascii="Arial" w:hAnsi="Arial" w:cs="Arial"/>
                                <w:sz w:val="16"/>
                              </w:rPr>
                              <w:t xml:space="preserve"> – </w:t>
                            </w:r>
                            <w:r w:rsidRPr="006431E3">
                              <w:rPr>
                                <w:rFonts w:ascii="Arial" w:hAnsi="Arial" w:cs="Arial"/>
                                <w:sz w:val="16"/>
                                <w:szCs w:val="16"/>
                              </w:rPr>
                              <w:t xml:space="preserve">The unique product code (UPC) is </w:t>
                            </w:r>
                            <w:r>
                              <w:rPr>
                                <w:rFonts w:ascii="Arial" w:hAnsi="Arial" w:cs="Arial"/>
                                <w:sz w:val="16"/>
                                <w:szCs w:val="16"/>
                              </w:rPr>
                              <w:t xml:space="preserve">the last </w:t>
                            </w:r>
                            <w:r w:rsidRPr="006431E3">
                              <w:rPr>
                                <w:rFonts w:ascii="Arial" w:hAnsi="Arial" w:cs="Arial"/>
                                <w:sz w:val="16"/>
                                <w:szCs w:val="16"/>
                              </w:rPr>
                              <w:t>5 digits</w:t>
                            </w:r>
                            <w:r>
                              <w:rPr>
                                <w:rFonts w:ascii="Arial" w:hAnsi="Arial" w:cs="Arial"/>
                                <w:sz w:val="16"/>
                                <w:szCs w:val="16"/>
                              </w:rPr>
                              <w:t xml:space="preserve"> of the full product code</w:t>
                            </w:r>
                            <w:r w:rsidRPr="006431E3">
                              <w:rPr>
                                <w:rFonts w:ascii="Arial" w:hAnsi="Arial" w:cs="Arial"/>
                                <w:sz w:val="16"/>
                                <w:szCs w:val="16"/>
                              </w:rPr>
                              <w:t>. This is the product in which the customer is claiming the Bill Back. Example: In this case the UPC is highlighted in red</w:t>
                            </w:r>
                          </w:p>
                          <w:p w14:paraId="6349F604" w14:textId="77777777" w:rsidR="00257BB1" w:rsidRPr="006431E3" w:rsidRDefault="00257BB1" w:rsidP="001658B0">
                            <w:pPr>
                              <w:rPr>
                                <w:rFonts w:ascii="Arial" w:hAnsi="Arial" w:cs="Arial"/>
                                <w:sz w:val="16"/>
                                <w:szCs w:val="16"/>
                              </w:rPr>
                            </w:pPr>
                            <w:r w:rsidRPr="006431E3">
                              <w:rPr>
                                <w:rFonts w:ascii="Arial" w:hAnsi="Arial" w:cs="Arial"/>
                                <w:sz w:val="16"/>
                                <w:szCs w:val="16"/>
                              </w:rPr>
                              <w:t>10014800</w:t>
                            </w:r>
                            <w:r w:rsidRPr="006431E3">
                              <w:rPr>
                                <w:rFonts w:ascii="Arial" w:hAnsi="Arial" w:cs="Arial"/>
                                <w:color w:val="FF0000"/>
                                <w:sz w:val="16"/>
                                <w:szCs w:val="16"/>
                              </w:rPr>
                              <w:t>64608</w:t>
                            </w:r>
                            <w:r w:rsidRPr="006431E3">
                              <w:rPr>
                                <w:rFonts w:ascii="Arial" w:hAnsi="Arial" w:cs="Arial"/>
                                <w:sz w:val="16"/>
                                <w:szCs w:val="16"/>
                              </w:rPr>
                              <w:t>.</w:t>
                            </w:r>
                          </w:p>
                          <w:p w14:paraId="276FEDD7" w14:textId="77777777" w:rsidR="00257BB1" w:rsidRDefault="00257BB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8B5551" id="Text Box 435" o:spid="_x0000_s1043" type="#_x0000_t202" style="position:absolute;margin-left:-7.5pt;margin-top:6.15pt;width:157.8pt;height:76.35pt;z-index:25120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">
                <v:textbox>
                  <w:txbxContent>
                    <w:p w14:paraId="0CA2F97D" w14:textId="77777777" w:rsidR="00257BB1" w:rsidRPr="006431E3" w:rsidRDefault="00257BB1" w:rsidP="000D7E39">
                      <w:pPr>
                        <w:rPr>
                          <w:rFonts w:ascii="Arial" w:hAnsi="Arial" w:cs="Arial"/>
                          <w:sz w:val="16"/>
                          <w:szCs w:val="16"/>
                        </w:rPr>
                      </w:pPr>
                      <w:r>
                        <w:rPr>
                          <w:rFonts w:ascii="Arial" w:hAnsi="Arial" w:cs="Arial"/>
                          <w:sz w:val="16"/>
                          <w:u w:val="single"/>
                        </w:rPr>
                        <w:t>UPC Code</w:t>
                      </w:r>
                      <w:r>
                        <w:rPr>
                          <w:rFonts w:ascii="Arial" w:hAnsi="Arial" w:cs="Arial"/>
                          <w:sz w:val="16"/>
                        </w:rPr>
                        <w:t xml:space="preserve"> – </w:t>
                      </w:r>
                      <w:r w:rsidRPr="006431E3">
                        <w:rPr>
                          <w:rFonts w:ascii="Arial" w:hAnsi="Arial" w:cs="Arial"/>
                          <w:sz w:val="16"/>
                          <w:szCs w:val="16"/>
                        </w:rPr>
                        <w:t xml:space="preserve">The unique product code (UPC) is </w:t>
                      </w:r>
                      <w:r>
                        <w:rPr>
                          <w:rFonts w:ascii="Arial" w:hAnsi="Arial" w:cs="Arial"/>
                          <w:sz w:val="16"/>
                          <w:szCs w:val="16"/>
                        </w:rPr>
                        <w:t xml:space="preserve">the last </w:t>
                      </w:r>
                      <w:r w:rsidRPr="006431E3">
                        <w:rPr>
                          <w:rFonts w:ascii="Arial" w:hAnsi="Arial" w:cs="Arial"/>
                          <w:sz w:val="16"/>
                          <w:szCs w:val="16"/>
                        </w:rPr>
                        <w:t>5 digits</w:t>
                      </w:r>
                      <w:r>
                        <w:rPr>
                          <w:rFonts w:ascii="Arial" w:hAnsi="Arial" w:cs="Arial"/>
                          <w:sz w:val="16"/>
                          <w:szCs w:val="16"/>
                        </w:rPr>
                        <w:t xml:space="preserve"> of the full product code</w:t>
                      </w:r>
                      <w:r w:rsidRPr="006431E3">
                        <w:rPr>
                          <w:rFonts w:ascii="Arial" w:hAnsi="Arial" w:cs="Arial"/>
                          <w:sz w:val="16"/>
                          <w:szCs w:val="16"/>
                        </w:rPr>
                        <w:t>. This is the product in which the customer is claiming the Bill Back. Example: In this case the UPC is highlighted in red</w:t>
                      </w:r>
                    </w:p>
                    <w:p w14:paraId="6349F604" w14:textId="77777777" w:rsidR="00257BB1" w:rsidRPr="006431E3" w:rsidRDefault="00257BB1" w:rsidP="001658B0">
                      <w:pPr>
                        <w:rPr>
                          <w:rFonts w:ascii="Arial" w:hAnsi="Arial" w:cs="Arial"/>
                          <w:sz w:val="16"/>
                          <w:szCs w:val="16"/>
                        </w:rPr>
                      </w:pPr>
                      <w:r w:rsidRPr="006431E3">
                        <w:rPr>
                          <w:rFonts w:ascii="Arial" w:hAnsi="Arial" w:cs="Arial"/>
                          <w:sz w:val="16"/>
                          <w:szCs w:val="16"/>
                        </w:rPr>
                        <w:t>10014800</w:t>
                      </w:r>
                      <w:r w:rsidRPr="006431E3">
                        <w:rPr>
                          <w:rFonts w:ascii="Arial" w:hAnsi="Arial" w:cs="Arial"/>
                          <w:color w:val="FF0000"/>
                          <w:sz w:val="16"/>
                          <w:szCs w:val="16"/>
                        </w:rPr>
                        <w:t>64608</w:t>
                      </w:r>
                      <w:r w:rsidRPr="006431E3">
                        <w:rPr>
                          <w:rFonts w:ascii="Arial" w:hAnsi="Arial" w:cs="Arial"/>
                          <w:sz w:val="16"/>
                          <w:szCs w:val="16"/>
                        </w:rPr>
                        <w:t>.</w:t>
                      </w:r>
                    </w:p>
                    <w:p w14:paraId="276FEDD7" w14:textId="77777777" w:rsidR="00257BB1" w:rsidRDefault="00257BB1"/>
                  </w:txbxContent>
                </v:textbox>
              </v:shape>
            </w:pict>
          </mc:Fallback>
        </mc:AlternateContent>
      </w:r>
      <w:r w:rsidR="00FB3017" w:rsidRPr="00FB3017">
        <w:rPr>
          <w:rFonts w:ascii="Arial" w:hAnsi="Arial" w:cs="Arial"/>
          <w:sz w:val="22"/>
          <w:szCs w:val="22"/>
          <w:lang w:val="en-GB"/>
        </w:rPr>
        <w:t xml:space="preserve">      </w:t>
      </w:r>
      <w:r w:rsidR="0026631E" w:rsidRPr="00FB3017">
        <w:rPr>
          <w:rFonts w:ascii="Arial" w:hAnsi="Arial" w:cs="Arial"/>
          <w:sz w:val="22"/>
          <w:szCs w:val="22"/>
          <w:lang w:val="en-GB"/>
        </w:rPr>
        <w:t xml:space="preserve"> </w:t>
      </w:r>
    </w:p>
    <w:p w14:paraId="0647154D" w14:textId="77777777" w:rsidR="003B235F" w:rsidRPr="00FB3017" w:rsidRDefault="003B235F" w:rsidP="003B235F">
      <w:pPr>
        <w:spacing w:line="420" w:lineRule="atLeast"/>
        <w:rPr>
          <w:rFonts w:ascii="Arial" w:hAnsi="Arial" w:cs="Arial"/>
          <w:color w:val="FF6C00"/>
          <w:sz w:val="36"/>
          <w:szCs w:val="36"/>
          <w:lang w:val="en-US"/>
        </w:rPr>
      </w:pPr>
    </w:p>
    <w:p w14:paraId="7008EB2F" w14:textId="77777777" w:rsidR="005A5C1E" w:rsidRPr="00FB3017" w:rsidRDefault="00FB3017" w:rsidP="000D7E39">
      <w:pPr>
        <w:rPr>
          <w:rFonts w:ascii="Arial" w:hAnsi="Arial" w:cs="Arial"/>
          <w:b/>
          <w:sz w:val="22"/>
          <w:szCs w:val="22"/>
          <w:lang w:val="en-GB"/>
        </w:rPr>
      </w:pPr>
      <w:r w:rsidRPr="00FB3017">
        <w:rPr>
          <w:rFonts w:ascii="Arial" w:hAnsi="Arial" w:cs="Arial"/>
          <w:b/>
          <w:sz w:val="22"/>
          <w:szCs w:val="22"/>
          <w:lang w:val="en-GB"/>
        </w:rPr>
        <w:t xml:space="preserve"> </w:t>
      </w:r>
    </w:p>
    <w:p w14:paraId="21335D77" w14:textId="77777777" w:rsidR="00EC567C" w:rsidRPr="00FB3017" w:rsidRDefault="000D7E39" w:rsidP="005A5C1E">
      <w:pPr>
        <w:ind w:left="810" w:hanging="810"/>
        <w:rPr>
          <w:rFonts w:ascii="Arial" w:hAnsi="Arial" w:cs="Arial"/>
          <w:b/>
          <w:lang w:val="en-GB"/>
        </w:rPr>
      </w:pPr>
      <w:r w:rsidRPr="00FB3017">
        <w:rPr>
          <w:rFonts w:ascii="Arial" w:hAnsi="Arial" w:cs="Arial"/>
          <w:b/>
          <w:lang w:val="en-GB"/>
        </w:rPr>
        <w:t>2.2</w:t>
      </w:r>
      <w:r w:rsidR="00FB3017" w:rsidRPr="00FB3017">
        <w:rPr>
          <w:rFonts w:ascii="Arial" w:hAnsi="Arial" w:cs="Arial"/>
          <w:b/>
          <w:lang w:val="en-GB"/>
        </w:rPr>
        <w:t xml:space="preserve">     </w:t>
      </w:r>
      <w:r w:rsidR="001E6FCB" w:rsidRPr="00FB3017">
        <w:rPr>
          <w:rFonts w:ascii="Arial" w:hAnsi="Arial" w:cs="Arial"/>
          <w:b/>
          <w:lang w:val="en-GB"/>
        </w:rPr>
        <w:t>Customer</w:t>
      </w:r>
      <w:r w:rsidR="009A39FB" w:rsidRPr="00FB3017">
        <w:rPr>
          <w:rFonts w:ascii="Arial" w:hAnsi="Arial" w:cs="Arial"/>
          <w:b/>
          <w:lang w:val="en-GB"/>
        </w:rPr>
        <w:t xml:space="preserve"> </w:t>
      </w:r>
      <w:r w:rsidR="00C94651" w:rsidRPr="00FB3017">
        <w:rPr>
          <w:rFonts w:ascii="Arial" w:hAnsi="Arial" w:cs="Arial"/>
          <w:b/>
          <w:lang w:val="en-GB"/>
        </w:rPr>
        <w:t>Contract</w:t>
      </w:r>
      <w:r w:rsidR="003B3596" w:rsidRPr="00FB3017">
        <w:rPr>
          <w:rFonts w:ascii="Arial" w:hAnsi="Arial" w:cs="Arial"/>
          <w:b/>
          <w:lang w:val="en-GB"/>
        </w:rPr>
        <w:t xml:space="preserve"> for </w:t>
      </w:r>
    </w:p>
    <w:p w14:paraId="4A956D94" w14:textId="77777777" w:rsidR="00EC567C" w:rsidRPr="00FB3017" w:rsidRDefault="00EC567C" w:rsidP="00C5631D">
      <w:pPr>
        <w:overflowPunct/>
        <w:autoSpaceDE/>
        <w:autoSpaceDN/>
        <w:adjustRightInd/>
        <w:textAlignment w:val="auto"/>
        <w:rPr>
          <w:rFonts w:ascii="Arial" w:hAnsi="Arial" w:cs="Arial"/>
          <w:b/>
          <w:lang w:val="en-GB"/>
        </w:rPr>
      </w:pPr>
      <w:r w:rsidRPr="00FB3017">
        <w:rPr>
          <w:rFonts w:ascii="Arial" w:hAnsi="Arial" w:cs="Arial"/>
          <w:b/>
          <w:lang w:val="en-GB"/>
        </w:rPr>
        <w:br w:type="page"/>
      </w:r>
    </w:p>
    <w:p w14:paraId="6199AE51" w14:textId="77777777" w:rsidR="00A1369D" w:rsidRPr="00FB3017" w:rsidRDefault="002C48ED" w:rsidP="00EC567C">
      <w:pPr>
        <w:ind w:left="810" w:hanging="810"/>
        <w:rPr>
          <w:rFonts w:ascii="Arial" w:hAnsi="Arial" w:cs="Arial"/>
          <w:color w:val="000000"/>
          <w:lang w:val="en-US"/>
        </w:rPr>
      </w:pPr>
      <w:r w:rsidRPr="00FB3017">
        <w:rPr>
          <w:rFonts w:ascii="Arial" w:hAnsi="Arial" w:cs="Arial"/>
          <w:b/>
          <w:lang w:val="en-GB"/>
        </w:rPr>
        <w:lastRenderedPageBreak/>
        <w:t>2.2</w:t>
      </w:r>
      <w:r w:rsidRPr="00FB3017">
        <w:rPr>
          <w:rFonts w:ascii="Arial" w:hAnsi="Arial" w:cs="Arial"/>
          <w:b/>
          <w:lang w:val="en-GB"/>
        </w:rPr>
        <w:tab/>
        <w:t xml:space="preserve">Customer Contract for </w:t>
      </w:r>
      <w:r w:rsidR="003B3596" w:rsidRPr="00FB3017">
        <w:rPr>
          <w:rFonts w:ascii="Arial" w:hAnsi="Arial" w:cs="Arial"/>
          <w:b/>
          <w:lang w:val="en-GB"/>
        </w:rPr>
        <w:t>Bill Back</w:t>
      </w:r>
      <w:r w:rsidR="00876C34" w:rsidRPr="00FB3017">
        <w:rPr>
          <w:rFonts w:ascii="Arial" w:hAnsi="Arial" w:cs="Arial"/>
          <w:b/>
          <w:lang w:val="en-GB"/>
        </w:rPr>
        <w:t>, Example 1</w:t>
      </w:r>
      <w:r w:rsidR="00C94651" w:rsidRPr="00FB3017">
        <w:rPr>
          <w:rFonts w:ascii="Arial" w:hAnsi="Arial" w:cs="Arial"/>
          <w:b/>
          <w:lang w:val="en-GB"/>
        </w:rPr>
        <w:t>:</w:t>
      </w:r>
      <w:r w:rsidR="00EE67EF" w:rsidRPr="00FB3017">
        <w:rPr>
          <w:rFonts w:ascii="Arial" w:hAnsi="Arial" w:cs="Arial"/>
          <w:b/>
          <w:lang w:val="en-GB"/>
        </w:rPr>
        <w:t xml:space="preserve"> </w:t>
      </w:r>
      <w:r w:rsidR="005A5C1E" w:rsidRPr="00FB3017">
        <w:rPr>
          <w:rFonts w:ascii="Arial" w:hAnsi="Arial" w:cs="Arial"/>
          <w:lang w:val="en-GB"/>
        </w:rPr>
        <w:t xml:space="preserve">Listed below is the </w:t>
      </w:r>
      <w:r w:rsidR="00C01054" w:rsidRPr="00FB3017">
        <w:rPr>
          <w:rFonts w:ascii="Arial" w:hAnsi="Arial" w:cs="Arial"/>
          <w:lang w:val="en-GB"/>
        </w:rPr>
        <w:t xml:space="preserve">bill back </w:t>
      </w:r>
      <w:r w:rsidR="005A5C1E" w:rsidRPr="00FB3017">
        <w:rPr>
          <w:rFonts w:ascii="Arial" w:hAnsi="Arial" w:cs="Arial"/>
          <w:lang w:val="en-GB"/>
        </w:rPr>
        <w:t>customer contract required to compare the details which are referenced within the customer invoice</w:t>
      </w:r>
      <w:r w:rsidR="00EC567C" w:rsidRPr="00FB3017">
        <w:rPr>
          <w:rFonts w:ascii="Arial" w:hAnsi="Arial" w:cs="Arial"/>
          <w:lang w:val="en-GB"/>
        </w:rPr>
        <w:t xml:space="preserve">. </w:t>
      </w:r>
      <w:r w:rsidR="00A1369D" w:rsidRPr="00FB3017">
        <w:rPr>
          <w:rFonts w:ascii="Arial" w:hAnsi="Arial" w:cs="Arial"/>
          <w:color w:val="000000"/>
          <w:lang w:val="en-US"/>
        </w:rPr>
        <w:t>Contract can be found via "Search For" Promotions or Backup Documentation (Doc Type 17).</w:t>
      </w:r>
      <w:r w:rsidR="00FB3017" w:rsidRPr="00FB3017">
        <w:rPr>
          <w:rFonts w:ascii="Arial" w:hAnsi="Arial" w:cs="Arial"/>
          <w:color w:val="000000"/>
          <w:lang w:val="en-US"/>
        </w:rPr>
        <w:t xml:space="preserve"> </w:t>
      </w:r>
      <w:r w:rsidR="00A1369D" w:rsidRPr="00FB3017">
        <w:rPr>
          <w:rFonts w:ascii="Arial" w:hAnsi="Arial" w:cs="Arial"/>
          <w:color w:val="000000"/>
          <w:lang w:val="en-US"/>
        </w:rPr>
        <w:t>Signon is HARRCN.</w:t>
      </w:r>
    </w:p>
    <w:p w14:paraId="5FC13450" w14:textId="77777777" w:rsidR="00E760DA" w:rsidRPr="00FB3017" w:rsidRDefault="00E760DA" w:rsidP="00E760DA">
      <w:pPr>
        <w:ind w:left="585"/>
        <w:rPr>
          <w:rFonts w:ascii="Arial" w:hAnsi="Arial" w:cs="Arial"/>
          <w:b/>
          <w:sz w:val="22"/>
          <w:szCs w:val="22"/>
          <w:lang w:val="en-GB"/>
        </w:rPr>
      </w:pPr>
    </w:p>
    <w:p w14:paraId="1200C791" w14:textId="0024233F" w:rsidR="007A245F" w:rsidRPr="00FB3017" w:rsidRDefault="00D77169" w:rsidP="00285267">
      <w:pPr>
        <w:rPr>
          <w:rFonts w:ascii="Arial" w:hAnsi="Arial" w:cs="Arial"/>
          <w:noProof/>
          <w:sz w:val="22"/>
          <w:szCs w:val="22"/>
          <w:lang w:val="en-US"/>
        </w:rPr>
      </w:pPr>
      <w:r w:rsidRPr="00FB3017">
        <w:rPr>
          <w:rFonts w:ascii="Arial" w:hAnsi="Arial" w:cs="Arial"/>
          <w:noProof/>
          <w:sz w:val="22"/>
          <w:szCs w:val="22"/>
          <w:lang w:val="en-US"/>
        </w:rPr>
        <mc:AlternateContent>
          <mc:Choice Requires="wps">
            <w:drawing>
              <wp:anchor distT="0" distB="0" distL="114300" distR="114300" simplePos="0" relativeHeight="251253248" behindDoc="0" locked="0" layoutInCell="1" allowOverlap="1" wp14:anchorId="07C10B9E" wp14:editId="4B63D7D4">
                <wp:simplePos x="0" y="0"/>
                <wp:positionH relativeFrom="column">
                  <wp:posOffset>2916058</wp:posOffset>
                </wp:positionH>
                <wp:positionV relativeFrom="paragraph">
                  <wp:posOffset>1579990</wp:posOffset>
                </wp:positionV>
                <wp:extent cx="446626" cy="204388"/>
                <wp:effectExtent l="38100" t="38100" r="29845" b="24765"/>
                <wp:wrapNone/>
                <wp:docPr id="1573" name="AutoShape 5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6626" cy="204388"/>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1B05B30" id="_x0000_t32" coordsize="21600,21600" o:spt="32" o:oned="t" path="m,l21600,21600e" filled="f">
                <v:path arrowok="t" fillok="f" o:connecttype="none"/>
                <o:lock v:ext="edit" shapetype="t"/>
              </v:shapetype>
              <v:shape id="AutoShape 536" o:spid="_x0000_s1026" type="#_x0000_t32" style="position:absolute;margin-left:229.6pt;margin-top:124.4pt;width:35.15pt;height:16.1pt;flip:x y;z-index:25125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" strokeweight="1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52224" behindDoc="0" locked="0" layoutInCell="1" allowOverlap="1" wp14:anchorId="463024C1" wp14:editId="616DF2C5">
                <wp:simplePos x="0" y="0"/>
                <wp:positionH relativeFrom="column">
                  <wp:posOffset>3361800</wp:posOffset>
                </wp:positionH>
                <wp:positionV relativeFrom="paragraph">
                  <wp:posOffset>1681563</wp:posOffset>
                </wp:positionV>
                <wp:extent cx="1773555" cy="481965"/>
                <wp:effectExtent l="10160" t="16510" r="16510" b="15875"/>
                <wp:wrapNone/>
                <wp:docPr id="1584" name="Text Box 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3555" cy="481965"/>
                        </a:xfrm>
                        <a:prstGeom prst="rect">
                          <a:avLst/>
                        </a:prstGeom>
                        <a:solidFill>
                          <a:schemeClr val="bg1">
                            <a:lumMod val="100000"/>
                            <a:lumOff val="0"/>
                          </a:schemeClr>
                        </a:solidFill>
                        <a:ln w="19050">
                          <a:solidFill>
                            <a:srgbClr val="000000"/>
                          </a:solidFill>
                          <a:miter lim="800000"/>
                          <a:headEnd/>
                          <a:tailEnd/>
                        </a:ln>
                      </wps:spPr>
                      <wps:txbx>
                        <w:txbxContent>
                          <w:p w14:paraId="16E4D81B" w14:textId="3CCC1659" w:rsidR="00257BB1" w:rsidRPr="00D77169" w:rsidRDefault="00D77169" w:rsidP="00516B80">
                            <w:pPr>
                              <w:rPr>
                                <w:sz w:val="16"/>
                                <w:szCs w:val="16"/>
                              </w:rPr>
                            </w:pPr>
                            <w:r>
                              <w:rPr>
                                <w:rFonts w:ascii="Arial" w:hAnsi="Arial" w:cs="Arial"/>
                                <w:sz w:val="16"/>
                                <w:szCs w:val="16"/>
                                <w:u w:val="single"/>
                              </w:rPr>
                              <w:t>Promotion Dates:</w:t>
                            </w:r>
                            <w:r>
                              <w:rPr>
                                <w:rFonts w:ascii="Arial" w:hAnsi="Arial" w:cs="Arial"/>
                                <w:sz w:val="16"/>
                                <w:szCs w:val="16"/>
                              </w:rPr>
                              <w:t xml:space="preserve"> Invoice dates should match or fit within the promotion dates.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3024C1" id="Text Box 535" o:spid="_x0000_s1044" type="#_x0000_t202" style="position:absolute;margin-left:264.7pt;margin-top:132.4pt;width:139.65pt;height:37.95pt;z-index:2512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" fillcolor="white [3212]" strokeweight="1.5pt">
                <v:textbox>
                  <w:txbxContent>
                    <w:p w14:paraId="16E4D81B" w14:textId="3CCC1659" w:rsidR="00257BB1" w:rsidRPr="00D77169" w:rsidRDefault="00D77169" w:rsidP="00516B80">
                      <w:pPr>
                        <w:rPr>
                          <w:sz w:val="16"/>
                          <w:szCs w:val="16"/>
                        </w:rPr>
                      </w:pPr>
                      <w:r>
                        <w:rPr>
                          <w:rFonts w:ascii="Arial" w:hAnsi="Arial" w:cs="Arial"/>
                          <w:sz w:val="16"/>
                          <w:szCs w:val="16"/>
                          <w:u w:val="single"/>
                        </w:rPr>
                        <w:t>Promotion Dates:</w:t>
                      </w:r>
                      <w:r>
                        <w:rPr>
                          <w:rFonts w:ascii="Arial" w:hAnsi="Arial" w:cs="Arial"/>
                          <w:sz w:val="16"/>
                          <w:szCs w:val="16"/>
                        </w:rPr>
                        <w:t xml:space="preserve"> Invoice dates should match or fit within the promotion dates.</w:t>
                      </w:r>
                    </w:p>
                  </w:txbxContent>
                </v:textbox>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98304" behindDoc="0" locked="0" layoutInCell="1" allowOverlap="1" wp14:anchorId="5EDE8271" wp14:editId="5219584F">
                <wp:simplePos x="0" y="0"/>
                <wp:positionH relativeFrom="column">
                  <wp:posOffset>302702</wp:posOffset>
                </wp:positionH>
                <wp:positionV relativeFrom="paragraph">
                  <wp:posOffset>1451361</wp:posOffset>
                </wp:positionV>
                <wp:extent cx="2588646" cy="158087"/>
                <wp:effectExtent l="0" t="0" r="21590" b="13970"/>
                <wp:wrapNone/>
                <wp:docPr id="1578" name="Rectangle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8646" cy="158087"/>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42A0B1" id="Rectangle 622" o:spid="_x0000_s1026" style="position:absolute;margin-left:23.85pt;margin-top:114.3pt;width:203.85pt;height:12.45pt;z-index:25129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" filled="f" strokecolor="red" strokeweight="1.2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10240" behindDoc="0" locked="0" layoutInCell="1" allowOverlap="1" wp14:anchorId="3820030B" wp14:editId="09B3290C">
                <wp:simplePos x="0" y="0"/>
                <wp:positionH relativeFrom="column">
                  <wp:posOffset>4640635</wp:posOffset>
                </wp:positionH>
                <wp:positionV relativeFrom="paragraph">
                  <wp:posOffset>2686961</wp:posOffset>
                </wp:positionV>
                <wp:extent cx="247982" cy="671775"/>
                <wp:effectExtent l="0" t="38100" r="57150" b="14605"/>
                <wp:wrapNone/>
                <wp:docPr id="1574" name="AutoShap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7982" cy="671775"/>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177CA9C" id="AutoShape 447" o:spid="_x0000_s1026" type="#_x0000_t32" style="position:absolute;margin-left:365.4pt;margin-top:211.55pt;width:19.55pt;height:52.9pt;flip:y;z-index:25121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" strokeweight="1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09216" behindDoc="0" locked="0" layoutInCell="1" allowOverlap="1" wp14:anchorId="26BED9A3" wp14:editId="34F6AEE0">
                <wp:simplePos x="0" y="0"/>
                <wp:positionH relativeFrom="column">
                  <wp:posOffset>4791710</wp:posOffset>
                </wp:positionH>
                <wp:positionV relativeFrom="paragraph">
                  <wp:posOffset>2547702</wp:posOffset>
                </wp:positionV>
                <wp:extent cx="308500" cy="190831"/>
                <wp:effectExtent l="0" t="0" r="15875" b="19050"/>
                <wp:wrapNone/>
                <wp:docPr id="1575" name="Rectangle 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500" cy="190831"/>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98FA7" id="Rectangle 446" o:spid="_x0000_s1026" style="position:absolute;margin-left:377.3pt;margin-top:200.6pt;width:24.3pt;height:15.05pt;z-index:2512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" filled="f" strokecolor="red" strokeweight="1.2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14336" behindDoc="0" locked="0" layoutInCell="1" allowOverlap="1" wp14:anchorId="26581D36" wp14:editId="781EA7FF">
                <wp:simplePos x="0" y="0"/>
                <wp:positionH relativeFrom="column">
                  <wp:posOffset>2901481</wp:posOffset>
                </wp:positionH>
                <wp:positionV relativeFrom="paragraph">
                  <wp:posOffset>3375605</wp:posOffset>
                </wp:positionV>
                <wp:extent cx="1772285" cy="709930"/>
                <wp:effectExtent l="9525" t="13335" r="18415" b="10160"/>
                <wp:wrapNone/>
                <wp:docPr id="1577" name="Text 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2285" cy="709930"/>
                        </a:xfrm>
                        <a:prstGeom prst="rect">
                          <a:avLst/>
                        </a:prstGeom>
                        <a:solidFill>
                          <a:schemeClr val="bg1">
                            <a:lumMod val="100000"/>
                            <a:lumOff val="0"/>
                          </a:schemeClr>
                        </a:solidFill>
                        <a:ln w="19050">
                          <a:solidFill>
                            <a:srgbClr val="000000"/>
                          </a:solidFill>
                          <a:miter lim="800000"/>
                          <a:headEnd/>
                          <a:tailEnd/>
                        </a:ln>
                      </wps:spPr>
                      <wps:txbx>
                        <w:txbxContent>
                          <w:p w14:paraId="10F3AA18" w14:textId="77777777" w:rsidR="00257BB1" w:rsidRPr="00626771" w:rsidRDefault="00257BB1" w:rsidP="0081238C">
                            <w:pPr>
                              <w:rPr>
                                <w:rFonts w:ascii="Arial" w:hAnsi="Arial" w:cs="Arial"/>
                              </w:rPr>
                            </w:pPr>
                            <w:r w:rsidRPr="00A465FC">
                              <w:rPr>
                                <w:rFonts w:ascii="Arial" w:hAnsi="Arial" w:cs="Arial"/>
                                <w:sz w:val="16"/>
                                <w:szCs w:val="16"/>
                                <w:u w:val="single"/>
                              </w:rPr>
                              <w:t xml:space="preserve">Bill </w:t>
                            </w:r>
                            <w:r>
                              <w:rPr>
                                <w:rFonts w:ascii="Arial" w:hAnsi="Arial" w:cs="Arial"/>
                                <w:sz w:val="16"/>
                                <w:szCs w:val="16"/>
                                <w:u w:val="single"/>
                              </w:rPr>
                              <w:t>B</w:t>
                            </w:r>
                            <w:r w:rsidRPr="00A465FC">
                              <w:rPr>
                                <w:rFonts w:ascii="Arial" w:hAnsi="Arial" w:cs="Arial"/>
                                <w:sz w:val="16"/>
                                <w:szCs w:val="16"/>
                                <w:u w:val="single"/>
                              </w:rPr>
                              <w:t>ack rates</w:t>
                            </w:r>
                            <w:r>
                              <w:rPr>
                                <w:rFonts w:ascii="Arial" w:hAnsi="Arial" w:cs="Arial"/>
                                <w:sz w:val="16"/>
                                <w:szCs w:val="16"/>
                                <w:u w:val="single"/>
                              </w:rPr>
                              <w:t>:</w:t>
                            </w:r>
                            <w:r w:rsidRPr="00626771">
                              <w:rPr>
                                <w:rFonts w:ascii="Arial" w:hAnsi="Arial" w:cs="Arial"/>
                                <w:sz w:val="16"/>
                                <w:szCs w:val="16"/>
                              </w:rPr>
                              <w:t xml:space="preserve"> </w:t>
                            </w:r>
                            <w:r>
                              <w:rPr>
                                <w:rFonts w:ascii="Arial" w:hAnsi="Arial" w:cs="Arial"/>
                                <w:sz w:val="16"/>
                                <w:szCs w:val="16"/>
                              </w:rPr>
                              <w:t xml:space="preserve">This needs to match with the rate on the customer invoice. For example it is $2 which can be found on the customer invoice.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581D36" id="Text Box 458" o:spid="_x0000_s1045" type="#_x0000_t202" style="position:absolute;margin-left:228.45pt;margin-top:265.8pt;width:139.55pt;height:55.9pt;z-index:25121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" fillcolor="white [3212]" strokeweight="1.5pt">
                <v:textbox>
                  <w:txbxContent>
                    <w:p w14:paraId="10F3AA18" w14:textId="77777777" w:rsidR="00257BB1" w:rsidRPr="00626771" w:rsidRDefault="00257BB1" w:rsidP="0081238C">
                      <w:pPr>
                        <w:rPr>
                          <w:rFonts w:ascii="Arial" w:hAnsi="Arial" w:cs="Arial"/>
                        </w:rPr>
                      </w:pPr>
                      <w:r w:rsidRPr="00A465FC">
                        <w:rPr>
                          <w:rFonts w:ascii="Arial" w:hAnsi="Arial" w:cs="Arial"/>
                          <w:sz w:val="16"/>
                          <w:szCs w:val="16"/>
                          <w:u w:val="single"/>
                        </w:rPr>
                        <w:t xml:space="preserve">Bill </w:t>
                      </w:r>
                      <w:r>
                        <w:rPr>
                          <w:rFonts w:ascii="Arial" w:hAnsi="Arial" w:cs="Arial"/>
                          <w:sz w:val="16"/>
                          <w:szCs w:val="16"/>
                          <w:u w:val="single"/>
                        </w:rPr>
                        <w:t>B</w:t>
                      </w:r>
                      <w:r w:rsidRPr="00A465FC">
                        <w:rPr>
                          <w:rFonts w:ascii="Arial" w:hAnsi="Arial" w:cs="Arial"/>
                          <w:sz w:val="16"/>
                          <w:szCs w:val="16"/>
                          <w:u w:val="single"/>
                        </w:rPr>
                        <w:t>ack rates</w:t>
                      </w:r>
                      <w:r>
                        <w:rPr>
                          <w:rFonts w:ascii="Arial" w:hAnsi="Arial" w:cs="Arial"/>
                          <w:sz w:val="16"/>
                          <w:szCs w:val="16"/>
                          <w:u w:val="single"/>
                        </w:rPr>
                        <w:t>:</w:t>
                      </w:r>
                      <w:r w:rsidRPr="00626771">
                        <w:rPr>
                          <w:rFonts w:ascii="Arial" w:hAnsi="Arial" w:cs="Arial"/>
                          <w:sz w:val="16"/>
                          <w:szCs w:val="16"/>
                        </w:rPr>
                        <w:t xml:space="preserve"> </w:t>
                      </w:r>
                      <w:r>
                        <w:rPr>
                          <w:rFonts w:ascii="Arial" w:hAnsi="Arial" w:cs="Arial"/>
                          <w:sz w:val="16"/>
                          <w:szCs w:val="16"/>
                        </w:rPr>
                        <w:t xml:space="preserve">This needs to match with the rate on the customer invoice. For example it is $2 which can be found on the customer invoice. </w:t>
                      </w:r>
                    </w:p>
                  </w:txbxContent>
                </v:textbox>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13312" behindDoc="0" locked="0" layoutInCell="1" allowOverlap="1" wp14:anchorId="08344ED6" wp14:editId="1B762F38">
                <wp:simplePos x="0" y="0"/>
                <wp:positionH relativeFrom="column">
                  <wp:posOffset>216977</wp:posOffset>
                </wp:positionH>
                <wp:positionV relativeFrom="paragraph">
                  <wp:posOffset>3410558</wp:posOffset>
                </wp:positionV>
                <wp:extent cx="1931035" cy="683895"/>
                <wp:effectExtent l="14605" t="18415" r="16510" b="12065"/>
                <wp:wrapNone/>
                <wp:docPr id="1581" name="Text Box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035" cy="683895"/>
                        </a:xfrm>
                        <a:prstGeom prst="rect">
                          <a:avLst/>
                        </a:prstGeom>
                        <a:solidFill>
                          <a:srgbClr val="FFFFFF"/>
                        </a:solidFill>
                        <a:ln w="19050">
                          <a:solidFill>
                            <a:srgbClr val="000000"/>
                          </a:solidFill>
                          <a:miter lim="800000"/>
                          <a:headEnd/>
                          <a:tailEnd/>
                        </a:ln>
                      </wps:spPr>
                      <wps:txbx>
                        <w:txbxContent>
                          <w:p w14:paraId="0DA4636C" w14:textId="77777777" w:rsidR="00257BB1" w:rsidRDefault="00257BB1" w:rsidP="0081238C">
                            <w:pPr>
                              <w:rPr>
                                <w:rFonts w:ascii="Arial" w:hAnsi="Arial" w:cs="Arial"/>
                                <w:sz w:val="16"/>
                                <w:szCs w:val="16"/>
                              </w:rPr>
                            </w:pPr>
                            <w:r w:rsidRPr="00A465FC">
                              <w:rPr>
                                <w:rFonts w:ascii="Arial" w:hAnsi="Arial" w:cs="Arial"/>
                                <w:sz w:val="16"/>
                                <w:szCs w:val="16"/>
                                <w:u w:val="single"/>
                              </w:rPr>
                              <w:t>UPC</w:t>
                            </w:r>
                            <w:r>
                              <w:rPr>
                                <w:rFonts w:ascii="Arial" w:hAnsi="Arial" w:cs="Arial"/>
                                <w:sz w:val="16"/>
                                <w:szCs w:val="16"/>
                                <w:u w:val="single"/>
                              </w:rPr>
                              <w:t xml:space="preserve"> Code</w:t>
                            </w:r>
                            <w:r>
                              <w:rPr>
                                <w:rFonts w:ascii="Arial" w:hAnsi="Arial" w:cs="Arial"/>
                                <w:sz w:val="16"/>
                                <w:szCs w:val="16"/>
                              </w:rPr>
                              <w:t xml:space="preserve"> – Last</w:t>
                            </w:r>
                            <w:r w:rsidRPr="00626771">
                              <w:rPr>
                                <w:rFonts w:ascii="Arial" w:hAnsi="Arial" w:cs="Arial"/>
                                <w:sz w:val="16"/>
                                <w:szCs w:val="16"/>
                              </w:rPr>
                              <w:t xml:space="preserve"> 5</w:t>
                            </w:r>
                            <w:r>
                              <w:rPr>
                                <w:rFonts w:ascii="Arial" w:hAnsi="Arial" w:cs="Arial"/>
                                <w:sz w:val="16"/>
                                <w:szCs w:val="16"/>
                              </w:rPr>
                              <w:t xml:space="preserve"> </w:t>
                            </w:r>
                            <w:r w:rsidRPr="00626771">
                              <w:rPr>
                                <w:rFonts w:ascii="Arial" w:hAnsi="Arial" w:cs="Arial"/>
                                <w:sz w:val="16"/>
                                <w:szCs w:val="16"/>
                              </w:rPr>
                              <w:t>digit</w:t>
                            </w:r>
                            <w:r>
                              <w:rPr>
                                <w:rFonts w:ascii="Arial" w:hAnsi="Arial" w:cs="Arial"/>
                                <w:sz w:val="16"/>
                                <w:szCs w:val="16"/>
                              </w:rPr>
                              <w:t>s</w:t>
                            </w:r>
                            <w:r w:rsidRPr="00626771">
                              <w:rPr>
                                <w:rFonts w:ascii="Arial" w:hAnsi="Arial" w:cs="Arial"/>
                                <w:sz w:val="16"/>
                                <w:szCs w:val="16"/>
                              </w:rPr>
                              <w:t xml:space="preserve"> should </w:t>
                            </w:r>
                            <w:r>
                              <w:rPr>
                                <w:rFonts w:ascii="Arial" w:hAnsi="Arial" w:cs="Arial"/>
                                <w:sz w:val="16"/>
                                <w:szCs w:val="16"/>
                              </w:rPr>
                              <w:t xml:space="preserve">match </w:t>
                            </w:r>
                            <w:r w:rsidRPr="00626771">
                              <w:rPr>
                                <w:rFonts w:ascii="Arial" w:hAnsi="Arial" w:cs="Arial"/>
                                <w:sz w:val="16"/>
                                <w:szCs w:val="16"/>
                              </w:rPr>
                              <w:t>with the UPC</w:t>
                            </w:r>
                            <w:r>
                              <w:rPr>
                                <w:rFonts w:ascii="Arial" w:hAnsi="Arial" w:cs="Arial"/>
                                <w:sz w:val="16"/>
                                <w:szCs w:val="16"/>
                              </w:rPr>
                              <w:t xml:space="preserve"> code referenced on the customer invoice. For instance </w:t>
                            </w:r>
                          </w:p>
                          <w:p w14:paraId="7686D942" w14:textId="77777777" w:rsidR="00257BB1" w:rsidRPr="00844D68" w:rsidRDefault="00257BB1" w:rsidP="0081238C">
                            <w:pPr>
                              <w:rPr>
                                <w:rFonts w:ascii="Arial" w:hAnsi="Arial" w:cs="Arial"/>
                                <w:sz w:val="16"/>
                                <w:szCs w:val="16"/>
                              </w:rPr>
                            </w:pPr>
                            <w:r>
                              <w:rPr>
                                <w:rFonts w:ascii="Arial" w:hAnsi="Arial" w:cs="Arial"/>
                                <w:sz w:val="16"/>
                                <w:szCs w:val="16"/>
                              </w:rPr>
                              <w:t>the UPC 14800-</w:t>
                            </w:r>
                            <w:r w:rsidRPr="00ED7E18">
                              <w:rPr>
                                <w:rFonts w:ascii="Arial" w:hAnsi="Arial" w:cs="Arial"/>
                                <w:color w:val="FF0000"/>
                                <w:sz w:val="16"/>
                                <w:szCs w:val="16"/>
                              </w:rPr>
                              <w:t>64608</w:t>
                            </w:r>
                            <w:r>
                              <w:rPr>
                                <w:rFonts w:ascii="Arial" w:hAnsi="Arial" w:cs="Arial"/>
                                <w:sz w:val="16"/>
                                <w:szCs w:val="16"/>
                              </w:rPr>
                              <w:t>-5 can be found on the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344ED6" id="Text Box 456" o:spid="_x0000_s1046" type="#_x0000_t202" style="position:absolute;margin-left:17.1pt;margin-top:268.55pt;width:152.05pt;height:53.85pt;z-index:2512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" strokeweight="1.5pt">
                <v:textbox>
                  <w:txbxContent>
                    <w:p w14:paraId="0DA4636C" w14:textId="77777777" w:rsidR="00257BB1" w:rsidRDefault="00257BB1" w:rsidP="0081238C">
                      <w:pPr>
                        <w:rPr>
                          <w:rFonts w:ascii="Arial" w:hAnsi="Arial" w:cs="Arial"/>
                          <w:sz w:val="16"/>
                          <w:szCs w:val="16"/>
                        </w:rPr>
                      </w:pPr>
                      <w:r w:rsidRPr="00A465FC">
                        <w:rPr>
                          <w:rFonts w:ascii="Arial" w:hAnsi="Arial" w:cs="Arial"/>
                          <w:sz w:val="16"/>
                          <w:szCs w:val="16"/>
                          <w:u w:val="single"/>
                        </w:rPr>
                        <w:t>UPC</w:t>
                      </w:r>
                      <w:r>
                        <w:rPr>
                          <w:rFonts w:ascii="Arial" w:hAnsi="Arial" w:cs="Arial"/>
                          <w:sz w:val="16"/>
                          <w:szCs w:val="16"/>
                          <w:u w:val="single"/>
                        </w:rPr>
                        <w:t xml:space="preserve"> Code</w:t>
                      </w:r>
                      <w:r>
                        <w:rPr>
                          <w:rFonts w:ascii="Arial" w:hAnsi="Arial" w:cs="Arial"/>
                          <w:sz w:val="16"/>
                          <w:szCs w:val="16"/>
                        </w:rPr>
                        <w:t xml:space="preserve"> – Last</w:t>
                      </w:r>
                      <w:r w:rsidRPr="00626771">
                        <w:rPr>
                          <w:rFonts w:ascii="Arial" w:hAnsi="Arial" w:cs="Arial"/>
                          <w:sz w:val="16"/>
                          <w:szCs w:val="16"/>
                        </w:rPr>
                        <w:t xml:space="preserve"> 5</w:t>
                      </w:r>
                      <w:r>
                        <w:rPr>
                          <w:rFonts w:ascii="Arial" w:hAnsi="Arial" w:cs="Arial"/>
                          <w:sz w:val="16"/>
                          <w:szCs w:val="16"/>
                        </w:rPr>
                        <w:t xml:space="preserve"> </w:t>
                      </w:r>
                      <w:r w:rsidRPr="00626771">
                        <w:rPr>
                          <w:rFonts w:ascii="Arial" w:hAnsi="Arial" w:cs="Arial"/>
                          <w:sz w:val="16"/>
                          <w:szCs w:val="16"/>
                        </w:rPr>
                        <w:t>digit</w:t>
                      </w:r>
                      <w:r>
                        <w:rPr>
                          <w:rFonts w:ascii="Arial" w:hAnsi="Arial" w:cs="Arial"/>
                          <w:sz w:val="16"/>
                          <w:szCs w:val="16"/>
                        </w:rPr>
                        <w:t>s</w:t>
                      </w:r>
                      <w:r w:rsidRPr="00626771">
                        <w:rPr>
                          <w:rFonts w:ascii="Arial" w:hAnsi="Arial" w:cs="Arial"/>
                          <w:sz w:val="16"/>
                          <w:szCs w:val="16"/>
                        </w:rPr>
                        <w:t xml:space="preserve"> should </w:t>
                      </w:r>
                      <w:r>
                        <w:rPr>
                          <w:rFonts w:ascii="Arial" w:hAnsi="Arial" w:cs="Arial"/>
                          <w:sz w:val="16"/>
                          <w:szCs w:val="16"/>
                        </w:rPr>
                        <w:t xml:space="preserve">match </w:t>
                      </w:r>
                      <w:r w:rsidRPr="00626771">
                        <w:rPr>
                          <w:rFonts w:ascii="Arial" w:hAnsi="Arial" w:cs="Arial"/>
                          <w:sz w:val="16"/>
                          <w:szCs w:val="16"/>
                        </w:rPr>
                        <w:t>with the UPC</w:t>
                      </w:r>
                      <w:r>
                        <w:rPr>
                          <w:rFonts w:ascii="Arial" w:hAnsi="Arial" w:cs="Arial"/>
                          <w:sz w:val="16"/>
                          <w:szCs w:val="16"/>
                        </w:rPr>
                        <w:t xml:space="preserve"> code referenced on the customer invoice. For instance </w:t>
                      </w:r>
                    </w:p>
                    <w:p w14:paraId="7686D942" w14:textId="77777777" w:rsidR="00257BB1" w:rsidRPr="00844D68" w:rsidRDefault="00257BB1" w:rsidP="0081238C">
                      <w:pPr>
                        <w:rPr>
                          <w:rFonts w:ascii="Arial" w:hAnsi="Arial" w:cs="Arial"/>
                          <w:sz w:val="16"/>
                          <w:szCs w:val="16"/>
                        </w:rPr>
                      </w:pPr>
                      <w:r>
                        <w:rPr>
                          <w:rFonts w:ascii="Arial" w:hAnsi="Arial" w:cs="Arial"/>
                          <w:sz w:val="16"/>
                          <w:szCs w:val="16"/>
                        </w:rPr>
                        <w:t>the UPC 14800-</w:t>
                      </w:r>
                      <w:r w:rsidRPr="00ED7E18">
                        <w:rPr>
                          <w:rFonts w:ascii="Arial" w:hAnsi="Arial" w:cs="Arial"/>
                          <w:color w:val="FF0000"/>
                          <w:sz w:val="16"/>
                          <w:szCs w:val="16"/>
                        </w:rPr>
                        <w:t>64608</w:t>
                      </w:r>
                      <w:r>
                        <w:rPr>
                          <w:rFonts w:ascii="Arial" w:hAnsi="Arial" w:cs="Arial"/>
                          <w:sz w:val="16"/>
                          <w:szCs w:val="16"/>
                        </w:rPr>
                        <w:t>-5 can be found on the customer invoice.</w:t>
                      </w:r>
                    </w:p>
                  </w:txbxContent>
                </v:textbox>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70656" behindDoc="0" locked="0" layoutInCell="1" allowOverlap="1" wp14:anchorId="238EFB57" wp14:editId="30CB07AC">
                <wp:simplePos x="0" y="0"/>
                <wp:positionH relativeFrom="column">
                  <wp:posOffset>1563480</wp:posOffset>
                </wp:positionH>
                <wp:positionV relativeFrom="paragraph">
                  <wp:posOffset>2892120</wp:posOffset>
                </wp:positionV>
                <wp:extent cx="173632" cy="418907"/>
                <wp:effectExtent l="38100" t="0" r="36195" b="57785"/>
                <wp:wrapNone/>
                <wp:docPr id="1582" name="AutoShape 5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3632" cy="41890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96C3E9" id="AutoShape 567" o:spid="_x0000_s1026" type="#_x0000_t32" style="position:absolute;margin-left:123.1pt;margin-top:227.75pt;width:13.65pt;height:33pt;flip:x;z-index:2512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" strokeweight="1.5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12288" behindDoc="0" locked="0" layoutInCell="1" allowOverlap="1" wp14:anchorId="55A533E1" wp14:editId="7D52B0D3">
                <wp:simplePos x="0" y="0"/>
                <wp:positionH relativeFrom="column">
                  <wp:posOffset>1613342</wp:posOffset>
                </wp:positionH>
                <wp:positionV relativeFrom="paragraph">
                  <wp:posOffset>2460542</wp:posOffset>
                </wp:positionV>
                <wp:extent cx="532765" cy="342900"/>
                <wp:effectExtent l="12065" t="8890" r="17145" b="10160"/>
                <wp:wrapNone/>
                <wp:docPr id="1576" name="Rectangle 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34290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B20FBD" id="Rectangle 453" o:spid="_x0000_s1026" style="position:absolute;margin-left:127.05pt;margin-top:193.75pt;width:41.95pt;height:27pt;z-index:2512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" filled="f" strokecolor="red" strokeweight="1.25pt">
                <v:shadow color="#868686"/>
              </v:rect>
            </w:pict>
          </mc:Fallback>
        </mc:AlternateContent>
      </w:r>
      <w:r w:rsidR="00FB3017" w:rsidRPr="00FB3017">
        <w:rPr>
          <w:rFonts w:ascii="Arial" w:hAnsi="Arial" w:cs="Arial"/>
          <w:sz w:val="22"/>
          <w:szCs w:val="22"/>
        </w:rPr>
        <w:t xml:space="preserve">     </w:t>
      </w:r>
      <w:r w:rsidR="00FB3017" w:rsidRPr="00FB3017">
        <w:rPr>
          <w:rFonts w:ascii="Arial" w:hAnsi="Arial" w:cs="Arial"/>
          <w:noProof/>
          <w:sz w:val="22"/>
          <w:szCs w:val="22"/>
          <w:lang w:val="en-US"/>
        </w:rPr>
        <w:t xml:space="preserve">     </w:t>
      </w:r>
      <w:r w:rsidR="003B3596" w:rsidRPr="00FB3017">
        <w:rPr>
          <w:rFonts w:ascii="Arial" w:hAnsi="Arial" w:cs="Arial"/>
          <w:noProof/>
          <w:sz w:val="22"/>
          <w:szCs w:val="22"/>
          <w:lang w:val="en-US"/>
        </w:rPr>
        <w:tab/>
      </w:r>
      <w:r w:rsidRPr="00D77169">
        <w:rPr>
          <w:rFonts w:ascii="Arial" w:hAnsi="Arial" w:cs="Arial"/>
          <w:noProof/>
          <w:sz w:val="22"/>
          <w:szCs w:val="22"/>
          <w:lang w:val="en-US"/>
        </w:rPr>
        <w:drawing>
          <wp:inline distT="0" distB="0" distL="0" distR="0" wp14:anchorId="7B6E175F" wp14:editId="09A2843B">
            <wp:extent cx="6831965" cy="4822190"/>
            <wp:effectExtent l="19050" t="19050" r="26035" b="165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831965" cy="4822190"/>
                    </a:xfrm>
                    <a:prstGeom prst="rect">
                      <a:avLst/>
                    </a:prstGeom>
                    <a:ln>
                      <a:solidFill>
                        <a:schemeClr val="tx1"/>
                      </a:solidFill>
                    </a:ln>
                  </pic:spPr>
                </pic:pic>
              </a:graphicData>
            </a:graphic>
          </wp:inline>
        </w:drawing>
      </w:r>
    </w:p>
    <w:p w14:paraId="42F4CBBC" w14:textId="77777777" w:rsidR="005F6284" w:rsidRPr="00FB3017" w:rsidRDefault="005F6284" w:rsidP="00E760DA">
      <w:pPr>
        <w:jc w:val="both"/>
        <w:rPr>
          <w:rFonts w:ascii="Arial" w:hAnsi="Arial" w:cs="Arial"/>
          <w:noProof/>
          <w:sz w:val="22"/>
          <w:szCs w:val="22"/>
          <w:lang w:val="en-US"/>
        </w:rPr>
      </w:pPr>
    </w:p>
    <w:p w14:paraId="4438BEC4" w14:textId="77777777" w:rsidR="005F6284" w:rsidRPr="00FB3017" w:rsidRDefault="005F6284" w:rsidP="00E760DA">
      <w:pPr>
        <w:jc w:val="both"/>
        <w:rPr>
          <w:rFonts w:ascii="Arial" w:hAnsi="Arial" w:cs="Arial"/>
          <w:noProof/>
          <w:sz w:val="22"/>
          <w:szCs w:val="22"/>
          <w:lang w:val="en-US"/>
        </w:rPr>
      </w:pPr>
    </w:p>
    <w:p w14:paraId="4FFB4C61" w14:textId="77777777" w:rsidR="00BE185D" w:rsidRPr="00FB3017" w:rsidRDefault="00BE185D" w:rsidP="00E760DA">
      <w:pPr>
        <w:jc w:val="both"/>
        <w:rPr>
          <w:rFonts w:ascii="Arial" w:hAnsi="Arial" w:cs="Arial"/>
          <w:noProof/>
          <w:sz w:val="22"/>
          <w:szCs w:val="22"/>
          <w:lang w:val="en-US"/>
        </w:rPr>
      </w:pPr>
    </w:p>
    <w:p w14:paraId="76AE03A5" w14:textId="77777777" w:rsidR="00E13C55" w:rsidRDefault="00E13C55" w:rsidP="00E13C55">
      <w:pPr>
        <w:rPr>
          <w:rFonts w:ascii="Arial" w:hAnsi="Arial" w:cs="Arial"/>
          <w:b/>
          <w:lang w:val="en-GB"/>
        </w:rPr>
      </w:pPr>
      <w:r>
        <w:rPr>
          <w:rFonts w:ascii="Arial" w:hAnsi="Arial" w:cs="Arial"/>
          <w:b/>
          <w:lang w:val="en-GB"/>
        </w:rPr>
        <w:t xml:space="preserve">2.3 </w:t>
      </w:r>
      <w:r w:rsidRPr="0098483D">
        <w:rPr>
          <w:rFonts w:ascii="Arial" w:hAnsi="Arial" w:cs="Arial"/>
          <w:b/>
          <w:lang w:val="en-GB"/>
        </w:rPr>
        <w:t>Refer to the SOPs/Generic Help File for POP requirements.</w:t>
      </w:r>
    </w:p>
    <w:p w14:paraId="0CCECC0D" w14:textId="77777777" w:rsidR="00C5631D" w:rsidRPr="00E13C55" w:rsidRDefault="00C5631D" w:rsidP="005F6284">
      <w:pPr>
        <w:rPr>
          <w:rFonts w:ascii="Arial" w:hAnsi="Arial" w:cs="Arial"/>
          <w:noProof/>
          <w:sz w:val="22"/>
          <w:szCs w:val="22"/>
          <w:lang w:val="en-GB"/>
        </w:rPr>
      </w:pPr>
    </w:p>
    <w:p w14:paraId="7476D2FB" w14:textId="77777777" w:rsidR="00E13C55" w:rsidRDefault="00E13C55">
      <w:pPr>
        <w:overflowPunct/>
        <w:autoSpaceDE/>
        <w:autoSpaceDN/>
        <w:adjustRightInd/>
        <w:textAlignment w:val="auto"/>
        <w:rPr>
          <w:rFonts w:ascii="Arial" w:eastAsia="Arial Unicode MS" w:hAnsi="Arial" w:cs="Arial"/>
          <w:b/>
          <w:noProof/>
          <w:sz w:val="24"/>
          <w:lang w:val="en-GB"/>
        </w:rPr>
      </w:pPr>
      <w:r>
        <w:rPr>
          <w:rFonts w:ascii="Arial" w:hAnsi="Arial" w:cs="Arial"/>
          <w:b/>
          <w:noProof/>
          <w:lang w:val="en-GB"/>
        </w:rPr>
        <w:br w:type="page"/>
      </w:r>
    </w:p>
    <w:p w14:paraId="0D88D33C" w14:textId="77777777" w:rsidR="005D317E" w:rsidRPr="00E13C55" w:rsidRDefault="00E760DA" w:rsidP="00876C34">
      <w:pPr>
        <w:pStyle w:val="NormalWeb"/>
        <w:rPr>
          <w:rFonts w:ascii="Arial" w:hAnsi="Arial" w:cs="Arial"/>
          <w:sz w:val="22"/>
          <w:szCs w:val="22"/>
          <w:lang w:val="en-GB"/>
        </w:rPr>
      </w:pPr>
      <w:r w:rsidRPr="00E13C55">
        <w:rPr>
          <w:rFonts w:ascii="Arial" w:hAnsi="Arial" w:cs="Arial"/>
          <w:b/>
          <w:noProof/>
          <w:sz w:val="22"/>
          <w:szCs w:val="22"/>
          <w:lang w:val="en-US"/>
        </w:rPr>
        <w:lastRenderedPageBreak/>
        <w:t>3.</w:t>
      </w:r>
      <w:r w:rsidR="00FB3017" w:rsidRPr="00E13C55">
        <w:rPr>
          <w:rFonts w:ascii="Arial" w:hAnsi="Arial" w:cs="Arial"/>
          <w:b/>
          <w:noProof/>
          <w:sz w:val="22"/>
          <w:szCs w:val="22"/>
          <w:lang w:val="en-US"/>
        </w:rPr>
        <w:t xml:space="preserve">    </w:t>
      </w:r>
      <w:r w:rsidRPr="00E13C55">
        <w:rPr>
          <w:rFonts w:ascii="Arial" w:hAnsi="Arial" w:cs="Arial"/>
          <w:b/>
          <w:noProof/>
          <w:sz w:val="22"/>
          <w:szCs w:val="22"/>
          <w:lang w:val="en-US"/>
        </w:rPr>
        <w:t xml:space="preserve"> </w:t>
      </w:r>
      <w:bookmarkStart w:id="73" w:name="scan"/>
      <w:r w:rsidR="00F50CD9" w:rsidRPr="00E13C55">
        <w:rPr>
          <w:rFonts w:ascii="Arial" w:hAnsi="Arial" w:cs="Arial"/>
          <w:b/>
          <w:sz w:val="22"/>
          <w:szCs w:val="22"/>
          <w:u w:val="single"/>
          <w:lang w:val="en-GB"/>
        </w:rPr>
        <w:t>Deduction Type: Scan</w:t>
      </w:r>
      <w:bookmarkEnd w:id="73"/>
    </w:p>
    <w:p w14:paraId="551C5593" w14:textId="77777777" w:rsidR="00E760DA" w:rsidRPr="00FB3017" w:rsidRDefault="0026631E" w:rsidP="00694710">
      <w:pPr>
        <w:overflowPunct/>
        <w:ind w:firstLine="720"/>
        <w:textAlignment w:val="auto"/>
        <w:rPr>
          <w:rFonts w:ascii="Arial" w:hAnsi="Arial" w:cs="Arial"/>
          <w:noProof/>
          <w:lang w:val="en-US"/>
        </w:rPr>
      </w:pPr>
      <w:r w:rsidRPr="00FB3017">
        <w:rPr>
          <w:rFonts w:ascii="Arial" w:hAnsi="Arial" w:cs="Arial"/>
          <w:noProof/>
          <w:lang w:val="en-US"/>
        </w:rPr>
        <w:t>Scan allowances are for product scanned at the store register and are usually billed in eaches, not cases.</w:t>
      </w:r>
    </w:p>
    <w:p w14:paraId="3B0BCBC2" w14:textId="77777777" w:rsidR="00694710" w:rsidRPr="00FB3017" w:rsidRDefault="00694710" w:rsidP="00694710">
      <w:pPr>
        <w:overflowPunct/>
        <w:ind w:firstLine="720"/>
        <w:textAlignment w:val="auto"/>
        <w:rPr>
          <w:rFonts w:ascii="Arial" w:hAnsi="Arial" w:cs="Arial"/>
          <w:noProof/>
          <w:lang w:val="en-US"/>
        </w:rPr>
      </w:pPr>
      <w:r w:rsidRPr="00FB3017">
        <w:rPr>
          <w:rFonts w:ascii="Arial" w:hAnsi="Arial" w:cs="Arial"/>
          <w:noProof/>
          <w:lang w:val="en-US"/>
        </w:rPr>
        <w:t>The customer should not be referencing for a purchase order number while refering a scan allowance</w:t>
      </w:r>
    </w:p>
    <w:p w14:paraId="4E94A5C5" w14:textId="77777777" w:rsidR="006C5FDF" w:rsidRPr="00FB3017" w:rsidRDefault="006C5FDF" w:rsidP="00694710">
      <w:pPr>
        <w:overflowPunct/>
        <w:ind w:firstLine="720"/>
        <w:textAlignment w:val="auto"/>
        <w:rPr>
          <w:rFonts w:ascii="Arial" w:hAnsi="Arial" w:cs="Arial"/>
          <w:noProof/>
          <w:lang w:val="en-US"/>
        </w:rPr>
      </w:pPr>
    </w:p>
    <w:p w14:paraId="37A85DAB" w14:textId="77777777" w:rsidR="006C5FDF" w:rsidRPr="00FB3017" w:rsidRDefault="006C5FDF" w:rsidP="00694710">
      <w:pPr>
        <w:overflowPunct/>
        <w:ind w:firstLine="720"/>
        <w:textAlignment w:val="auto"/>
        <w:rPr>
          <w:rFonts w:ascii="Arial" w:hAnsi="Arial" w:cs="Arial"/>
          <w:noProof/>
          <w:lang w:val="en-US"/>
        </w:rPr>
      </w:pPr>
      <w:r w:rsidRPr="00FB3017">
        <w:rPr>
          <w:rFonts w:ascii="Arial" w:hAnsi="Arial" w:cs="Arial"/>
        </w:rPr>
        <w:object w:dxaOrig="19100" w:dyaOrig="7994" w14:anchorId="481BE724">
          <v:shape id="_x0000_i1034" type="#_x0000_t75" style="width:482.25pt;height:273.75pt" o:ole="">
            <v:imagedata r:id="rId54" o:title=""/>
          </v:shape>
          <o:OLEObject Type="Embed" ProgID="Visio.Drawing.11" ShapeID="_x0000_i1034" DrawAspect="Content" ObjectID="_1845519981" r:id="rId55"/>
        </w:object>
      </w:r>
    </w:p>
    <w:p w14:paraId="511E4090" w14:textId="77777777" w:rsidR="0026631E" w:rsidRPr="00FB3017" w:rsidRDefault="0026631E" w:rsidP="00E96686">
      <w:pPr>
        <w:overflowPunct/>
        <w:ind w:left="900"/>
        <w:textAlignment w:val="auto"/>
        <w:rPr>
          <w:rFonts w:ascii="Arial" w:hAnsi="Arial" w:cs="Arial"/>
          <w:noProof/>
          <w:u w:val="single"/>
          <w:lang w:val="en-US"/>
        </w:rPr>
      </w:pPr>
    </w:p>
    <w:p w14:paraId="109FAD2E" w14:textId="77777777" w:rsidR="00E96686" w:rsidRPr="00FB3017" w:rsidRDefault="00E96686" w:rsidP="00E96686">
      <w:pPr>
        <w:overflowPunct/>
        <w:ind w:left="900"/>
        <w:textAlignment w:val="auto"/>
        <w:rPr>
          <w:rFonts w:ascii="Arial" w:hAnsi="Arial" w:cs="Arial"/>
          <w:noProof/>
          <w:lang w:val="en-US"/>
        </w:rPr>
      </w:pPr>
    </w:p>
    <w:p w14:paraId="58C38185" w14:textId="77777777" w:rsidR="008A057A" w:rsidRPr="00FB3017" w:rsidRDefault="00FB3017" w:rsidP="00484284">
      <w:pPr>
        <w:overflowPunct/>
        <w:ind w:left="900"/>
        <w:textAlignment w:val="auto"/>
        <w:rPr>
          <w:rFonts w:ascii="Arial" w:hAnsi="Arial" w:cs="Arial"/>
          <w:u w:val="single"/>
          <w:lang w:val="en-GB"/>
        </w:rPr>
      </w:pPr>
      <w:r w:rsidRPr="00FB3017">
        <w:rPr>
          <w:rFonts w:ascii="Arial" w:hAnsi="Arial" w:cs="Arial"/>
          <w:noProof/>
          <w:sz w:val="22"/>
          <w:szCs w:val="22"/>
          <w:lang w:val="en-US"/>
        </w:rPr>
        <w:t xml:space="preserve">    </w:t>
      </w:r>
      <w:r w:rsidRPr="00FB3017">
        <w:rPr>
          <w:rFonts w:ascii="Arial" w:hAnsi="Arial" w:cs="Arial"/>
          <w:sz w:val="22"/>
          <w:szCs w:val="22"/>
          <w:lang w:val="en-GB"/>
        </w:rPr>
        <w:t xml:space="preserve">  </w:t>
      </w:r>
    </w:p>
    <w:p w14:paraId="5F4CB3EA" w14:textId="77777777" w:rsidR="00F50CD9" w:rsidRPr="00FB3017" w:rsidRDefault="00F50CD9" w:rsidP="00F50CD9">
      <w:pPr>
        <w:ind w:left="450"/>
        <w:rPr>
          <w:rFonts w:ascii="Arial" w:hAnsi="Arial" w:cs="Arial"/>
          <w:u w:val="single"/>
          <w:lang w:val="en-GB"/>
        </w:rPr>
      </w:pPr>
    </w:p>
    <w:p w14:paraId="1C9F07BA" w14:textId="77777777" w:rsidR="00E96686" w:rsidRPr="00FB3017" w:rsidRDefault="00E96686" w:rsidP="00AE743F">
      <w:pPr>
        <w:overflowPunct/>
        <w:textAlignment w:val="auto"/>
        <w:rPr>
          <w:rFonts w:ascii="Arial" w:hAnsi="Arial" w:cs="Arial"/>
          <w:noProof/>
          <w:lang w:val="en-US"/>
        </w:rPr>
      </w:pPr>
    </w:p>
    <w:p w14:paraId="1BF83DBE" w14:textId="77777777" w:rsidR="00DB4739" w:rsidRPr="00FB3017" w:rsidRDefault="00DB4739" w:rsidP="00AE743F">
      <w:pPr>
        <w:overflowPunct/>
        <w:textAlignment w:val="auto"/>
        <w:rPr>
          <w:rFonts w:ascii="Arial" w:hAnsi="Arial" w:cs="Arial"/>
          <w:noProof/>
          <w:lang w:val="en-US"/>
        </w:rPr>
      </w:pPr>
    </w:p>
    <w:p w14:paraId="1D656D54" w14:textId="77777777" w:rsidR="00DB4739" w:rsidRPr="00FB3017" w:rsidRDefault="00DB4739" w:rsidP="00AE743F">
      <w:pPr>
        <w:overflowPunct/>
        <w:textAlignment w:val="auto"/>
        <w:rPr>
          <w:rFonts w:ascii="Arial" w:hAnsi="Arial" w:cs="Arial"/>
          <w:noProof/>
          <w:lang w:val="en-US"/>
        </w:rPr>
      </w:pPr>
    </w:p>
    <w:p w14:paraId="571FF80C" w14:textId="77777777" w:rsidR="00DB4739" w:rsidRPr="00FB3017" w:rsidRDefault="00DB4739" w:rsidP="00AE743F">
      <w:pPr>
        <w:overflowPunct/>
        <w:textAlignment w:val="auto"/>
        <w:rPr>
          <w:rFonts w:ascii="Arial" w:hAnsi="Arial" w:cs="Arial"/>
          <w:noProof/>
          <w:lang w:val="en-US"/>
        </w:rPr>
      </w:pPr>
    </w:p>
    <w:p w14:paraId="007BB79C" w14:textId="77777777" w:rsidR="00DB4739" w:rsidRPr="00FB3017" w:rsidRDefault="00DB4739" w:rsidP="00AE743F">
      <w:pPr>
        <w:overflowPunct/>
        <w:textAlignment w:val="auto"/>
        <w:rPr>
          <w:rFonts w:ascii="Arial" w:hAnsi="Arial" w:cs="Arial"/>
          <w:noProof/>
          <w:lang w:val="en-US"/>
        </w:rPr>
      </w:pPr>
    </w:p>
    <w:p w14:paraId="253F8795" w14:textId="77777777" w:rsidR="00DB4739" w:rsidRPr="00FB3017" w:rsidRDefault="00DB4739" w:rsidP="00AE743F">
      <w:pPr>
        <w:overflowPunct/>
        <w:textAlignment w:val="auto"/>
        <w:rPr>
          <w:rFonts w:ascii="Arial" w:hAnsi="Arial" w:cs="Arial"/>
          <w:noProof/>
          <w:lang w:val="en-US"/>
        </w:rPr>
      </w:pPr>
    </w:p>
    <w:p w14:paraId="1141238B" w14:textId="77777777" w:rsidR="00DB4739" w:rsidRPr="00FB3017" w:rsidRDefault="00DB4739" w:rsidP="00AE743F">
      <w:pPr>
        <w:overflowPunct/>
        <w:textAlignment w:val="auto"/>
        <w:rPr>
          <w:rFonts w:ascii="Arial" w:hAnsi="Arial" w:cs="Arial"/>
          <w:noProof/>
          <w:lang w:val="en-US"/>
        </w:rPr>
      </w:pPr>
    </w:p>
    <w:p w14:paraId="0AFD4442" w14:textId="77777777" w:rsidR="00DB4739" w:rsidRPr="00FB3017" w:rsidRDefault="00DB4739" w:rsidP="00AE743F">
      <w:pPr>
        <w:overflowPunct/>
        <w:textAlignment w:val="auto"/>
        <w:rPr>
          <w:rFonts w:ascii="Arial" w:hAnsi="Arial" w:cs="Arial"/>
          <w:noProof/>
          <w:lang w:val="en-US"/>
        </w:rPr>
      </w:pPr>
    </w:p>
    <w:p w14:paraId="31304F03" w14:textId="77777777" w:rsidR="00694710" w:rsidRPr="00FB3017" w:rsidRDefault="00694710" w:rsidP="00AE743F">
      <w:pPr>
        <w:overflowPunct/>
        <w:textAlignment w:val="auto"/>
        <w:rPr>
          <w:rFonts w:ascii="Arial" w:hAnsi="Arial" w:cs="Arial"/>
          <w:noProof/>
          <w:lang w:val="en-US"/>
        </w:rPr>
      </w:pPr>
    </w:p>
    <w:p w14:paraId="2553FCAC" w14:textId="77777777" w:rsidR="00694710" w:rsidRPr="00FB3017" w:rsidRDefault="00694710" w:rsidP="00AE743F">
      <w:pPr>
        <w:overflowPunct/>
        <w:textAlignment w:val="auto"/>
        <w:rPr>
          <w:rFonts w:ascii="Arial" w:hAnsi="Arial" w:cs="Arial"/>
          <w:noProof/>
          <w:lang w:val="en-US"/>
        </w:rPr>
      </w:pPr>
    </w:p>
    <w:p w14:paraId="221114C3" w14:textId="77777777" w:rsidR="00694710" w:rsidRPr="00FB3017" w:rsidRDefault="00694710" w:rsidP="00AE743F">
      <w:pPr>
        <w:overflowPunct/>
        <w:textAlignment w:val="auto"/>
        <w:rPr>
          <w:rFonts w:ascii="Arial" w:hAnsi="Arial" w:cs="Arial"/>
          <w:noProof/>
          <w:lang w:val="en-US"/>
        </w:rPr>
      </w:pPr>
    </w:p>
    <w:p w14:paraId="04563680" w14:textId="77777777" w:rsidR="00694710" w:rsidRPr="00FB3017" w:rsidRDefault="00694710" w:rsidP="00AE743F">
      <w:pPr>
        <w:overflowPunct/>
        <w:textAlignment w:val="auto"/>
        <w:rPr>
          <w:rFonts w:ascii="Arial" w:hAnsi="Arial" w:cs="Arial"/>
          <w:noProof/>
          <w:lang w:val="en-US"/>
        </w:rPr>
      </w:pPr>
    </w:p>
    <w:p w14:paraId="7A758A6D" w14:textId="77777777" w:rsidR="00694710" w:rsidRPr="00FB3017" w:rsidRDefault="00694710" w:rsidP="00AE743F">
      <w:pPr>
        <w:overflowPunct/>
        <w:textAlignment w:val="auto"/>
        <w:rPr>
          <w:rFonts w:ascii="Arial" w:hAnsi="Arial" w:cs="Arial"/>
          <w:noProof/>
          <w:lang w:val="en-US"/>
        </w:rPr>
      </w:pPr>
    </w:p>
    <w:p w14:paraId="0A4C6974" w14:textId="77777777" w:rsidR="00694710" w:rsidRPr="00FB3017" w:rsidRDefault="00694710" w:rsidP="00AE743F">
      <w:pPr>
        <w:overflowPunct/>
        <w:textAlignment w:val="auto"/>
        <w:rPr>
          <w:rFonts w:ascii="Arial" w:hAnsi="Arial" w:cs="Arial"/>
          <w:noProof/>
          <w:lang w:val="en-US"/>
        </w:rPr>
      </w:pPr>
    </w:p>
    <w:p w14:paraId="30764DF3" w14:textId="77777777" w:rsidR="00694710" w:rsidRPr="00FB3017" w:rsidRDefault="00694710" w:rsidP="00AE743F">
      <w:pPr>
        <w:overflowPunct/>
        <w:textAlignment w:val="auto"/>
        <w:rPr>
          <w:rFonts w:ascii="Arial" w:hAnsi="Arial" w:cs="Arial"/>
          <w:noProof/>
          <w:lang w:val="en-US"/>
        </w:rPr>
      </w:pPr>
    </w:p>
    <w:p w14:paraId="45992FB4" w14:textId="77777777" w:rsidR="00DD5808" w:rsidRPr="00FB3017" w:rsidRDefault="00DD5808" w:rsidP="00AE743F">
      <w:pPr>
        <w:overflowPunct/>
        <w:textAlignment w:val="auto"/>
        <w:rPr>
          <w:rFonts w:ascii="Arial" w:hAnsi="Arial" w:cs="Arial"/>
          <w:noProof/>
          <w:lang w:val="en-US"/>
        </w:rPr>
      </w:pPr>
    </w:p>
    <w:p w14:paraId="6ECBA94E" w14:textId="77777777" w:rsidR="00402472" w:rsidRDefault="00402472" w:rsidP="00402472">
      <w:pPr>
        <w:overflowPunct/>
        <w:autoSpaceDE/>
        <w:autoSpaceDN/>
        <w:adjustRightInd/>
        <w:textAlignment w:val="auto"/>
        <w:rPr>
          <w:rFonts w:ascii="Arial" w:hAnsi="Arial" w:cs="Arial"/>
          <w:noProof/>
          <w:lang w:val="en-US"/>
        </w:rPr>
      </w:pPr>
    </w:p>
    <w:p w14:paraId="33314A4A" w14:textId="7C1C8FF5" w:rsidR="00651FC0" w:rsidRPr="00402472" w:rsidRDefault="00650065" w:rsidP="00402472">
      <w:pPr>
        <w:overflowPunct/>
        <w:autoSpaceDE/>
        <w:autoSpaceDN/>
        <w:adjustRightInd/>
        <w:textAlignment w:val="auto"/>
        <w:rPr>
          <w:rFonts w:ascii="Arial" w:hAnsi="Arial" w:cs="Arial"/>
          <w:b/>
          <w:noProof/>
          <w:lang w:val="en-US"/>
        </w:rPr>
      </w:pPr>
      <w:del w:id="74" w:author="Whitney Eiss" w:date="2017-10-16T11:36:00Z">
        <w:r w:rsidRPr="00FB3017">
          <w:rPr>
            <w:rFonts w:ascii="Arial" w:hAnsi="Arial" w:cs="Arial"/>
            <w:noProof/>
            <w:lang w:val="en-US"/>
          </w:rPr>
          <mc:AlternateContent>
            <mc:Choice Requires="wps">
              <w:drawing>
                <wp:anchor distT="0" distB="0" distL="114300" distR="114300" simplePos="0" relativeHeight="252026368" behindDoc="0" locked="0" layoutInCell="1" allowOverlap="1" wp14:anchorId="161B0189" wp14:editId="432BBCB6">
                  <wp:simplePos x="0" y="0"/>
                  <wp:positionH relativeFrom="column">
                    <wp:posOffset>1809750</wp:posOffset>
                  </wp:positionH>
                  <wp:positionV relativeFrom="paragraph">
                    <wp:posOffset>2894965</wp:posOffset>
                  </wp:positionV>
                  <wp:extent cx="1457325" cy="859790"/>
                  <wp:effectExtent l="47625" t="8890" r="9525" b="55245"/>
                  <wp:wrapNone/>
                  <wp:docPr id="1419" name="AutoShape 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57325" cy="85979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483059" id="AutoShape 552" o:spid="_x0000_s1026" type="#_x0000_t32" style="position:absolute;margin-left:142.5pt;margin-top:227.95pt;width:114.75pt;height:67.7pt;flip:x;z-index:25202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" strokeweight="1pt">
                  <v:stroke endarrow="block"/>
                  <v:shadow color="#868686"/>
                </v:shape>
              </w:pict>
            </mc:Fallback>
          </mc:AlternateContent>
        </w:r>
      </w:del>
      <w:r w:rsidR="00FB3017" w:rsidRPr="00FB3017">
        <w:rPr>
          <w:rFonts w:ascii="Arial" w:hAnsi="Arial" w:cs="Arial"/>
          <w:noProof/>
          <w:sz w:val="22"/>
          <w:szCs w:val="22"/>
          <w:lang w:val="en-US"/>
        </w:rPr>
        <w:t xml:space="preserve">   </w:t>
      </w:r>
      <w:r w:rsidR="0051737C" w:rsidRPr="00FB3017">
        <w:rPr>
          <w:rFonts w:ascii="Arial" w:hAnsi="Arial" w:cs="Arial"/>
          <w:noProof/>
          <w:sz w:val="22"/>
          <w:szCs w:val="22"/>
          <w:lang w:val="en-US"/>
        </w:rPr>
        <w:t xml:space="preserve"> </w:t>
      </w:r>
    </w:p>
    <w:p w14:paraId="04FBD07A" w14:textId="14EDE496" w:rsidR="00651FC0" w:rsidRPr="00FB3017" w:rsidRDefault="00651FC0" w:rsidP="00651FC0">
      <w:pPr>
        <w:overflowPunct/>
        <w:autoSpaceDE/>
        <w:autoSpaceDN/>
        <w:adjustRightInd/>
        <w:textAlignment w:val="auto"/>
        <w:rPr>
          <w:rFonts w:ascii="Arial" w:hAnsi="Arial" w:cs="Arial"/>
          <w:b/>
          <w:noProof/>
          <w:sz w:val="22"/>
          <w:szCs w:val="22"/>
          <w:lang w:val="en-US"/>
        </w:rPr>
      </w:pPr>
    </w:p>
    <w:p w14:paraId="12429FBA" w14:textId="5E692E45" w:rsidR="00651FC0" w:rsidRDefault="00651FC0">
      <w:pPr>
        <w:overflowPunct/>
        <w:autoSpaceDE/>
        <w:autoSpaceDN/>
        <w:adjustRightInd/>
        <w:textAlignment w:val="auto"/>
        <w:rPr>
          <w:rFonts w:ascii="Arial" w:hAnsi="Arial" w:cs="Arial"/>
          <w:b/>
          <w:noProof/>
          <w:lang w:val="en-US"/>
        </w:rPr>
      </w:pPr>
    </w:p>
    <w:p w14:paraId="20F65453" w14:textId="7055751F" w:rsidR="00651FC0" w:rsidRDefault="00651FC0" w:rsidP="00651FC0">
      <w:pPr>
        <w:overflowPunct/>
        <w:autoSpaceDE/>
        <w:autoSpaceDN/>
        <w:adjustRightInd/>
        <w:textAlignment w:val="auto"/>
        <w:rPr>
          <w:rFonts w:ascii="Arial" w:hAnsi="Arial" w:cs="Arial"/>
          <w:b/>
          <w:noProof/>
          <w:szCs w:val="22"/>
          <w:lang w:val="en-US"/>
        </w:rPr>
      </w:pPr>
      <w:r w:rsidRPr="00330B36">
        <w:rPr>
          <w:rFonts w:ascii="Arial" w:hAnsi="Arial" w:cs="Arial"/>
          <w:b/>
          <w:noProof/>
          <w:szCs w:val="22"/>
          <w:lang w:val="en-US"/>
        </w:rPr>
        <w:lastRenderedPageBreak/>
        <w:t>3.1</w:t>
      </w:r>
      <w:r w:rsidRPr="00330B36">
        <w:rPr>
          <w:rFonts w:ascii="Arial" w:hAnsi="Arial" w:cs="Arial"/>
          <w:b/>
          <w:noProof/>
          <w:szCs w:val="22"/>
          <w:lang w:val="en-US"/>
        </w:rPr>
        <w:tab/>
        <w:t xml:space="preserve">Customer Invoice for Scan (Friday eVIC), Example </w:t>
      </w:r>
      <w:r w:rsidR="00402472">
        <w:rPr>
          <w:rFonts w:ascii="Arial" w:hAnsi="Arial" w:cs="Arial"/>
          <w:b/>
          <w:noProof/>
          <w:szCs w:val="22"/>
          <w:lang w:val="en-US"/>
        </w:rPr>
        <w:t>1</w:t>
      </w:r>
      <w:r w:rsidRPr="00330B36">
        <w:rPr>
          <w:rFonts w:ascii="Arial" w:hAnsi="Arial" w:cs="Arial"/>
          <w:b/>
          <w:noProof/>
          <w:szCs w:val="22"/>
          <w:lang w:val="en-US"/>
        </w:rPr>
        <w:t>:</w:t>
      </w:r>
    </w:p>
    <w:p w14:paraId="371616BC" w14:textId="3B370DA3" w:rsidR="00CD0231" w:rsidRPr="00330B36" w:rsidRDefault="00CD0231" w:rsidP="00651FC0">
      <w:pPr>
        <w:overflowPunct/>
        <w:autoSpaceDE/>
        <w:autoSpaceDN/>
        <w:adjustRightInd/>
        <w:textAlignment w:val="auto"/>
        <w:rPr>
          <w:rFonts w:ascii="Arial" w:hAnsi="Arial" w:cs="Arial"/>
          <w:b/>
          <w:noProof/>
          <w:szCs w:val="22"/>
          <w:lang w:val="en-US"/>
        </w:rPr>
      </w:pPr>
      <w:ins w:id="75" w:author="Whitney Eiss" w:date="2017-10-16T11:36:00Z">
        <w:r w:rsidRPr="00FB3017">
          <w:rPr>
            <w:rFonts w:ascii="Arial" w:hAnsi="Arial" w:cs="Arial"/>
            <w:b/>
            <w:noProof/>
            <w:sz w:val="22"/>
            <w:szCs w:val="22"/>
            <w:lang w:val="en-US"/>
          </w:rPr>
          <mc:AlternateContent>
            <mc:Choice Requires="wps">
              <w:drawing>
                <wp:anchor distT="0" distB="0" distL="114300" distR="114300" simplePos="0" relativeHeight="252133888" behindDoc="0" locked="0" layoutInCell="1" allowOverlap="1" wp14:anchorId="612CAC6B" wp14:editId="0AA13B67">
                  <wp:simplePos x="0" y="0"/>
                  <wp:positionH relativeFrom="margin">
                    <wp:posOffset>5091548</wp:posOffset>
                  </wp:positionH>
                  <wp:positionV relativeFrom="paragraph">
                    <wp:posOffset>710919</wp:posOffset>
                  </wp:positionV>
                  <wp:extent cx="1711694" cy="457200"/>
                  <wp:effectExtent l="0" t="0" r="22225" b="19050"/>
                  <wp:wrapNone/>
                  <wp:docPr id="89" name="Rectangle 1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1694" cy="45720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E4CE6" id="Rectangle 1581" o:spid="_x0000_s1026" style="position:absolute;margin-left:400.9pt;margin-top:56pt;width:134.8pt;height:36pt;z-index:25213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" filled="f" strokecolor="red" strokeweight="1.25pt">
                  <v:shadow color="#868686"/>
                  <w10:wrap anchorx="margin"/>
                </v:rec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895296" behindDoc="0" locked="0" layoutInCell="1" allowOverlap="1" wp14:anchorId="0E0391E3" wp14:editId="14F27248">
                  <wp:simplePos x="0" y="0"/>
                  <wp:positionH relativeFrom="column">
                    <wp:posOffset>2855698</wp:posOffset>
                  </wp:positionH>
                  <wp:positionV relativeFrom="paragraph">
                    <wp:posOffset>4447673</wp:posOffset>
                  </wp:positionV>
                  <wp:extent cx="1431290" cy="810260"/>
                  <wp:effectExtent l="10795" t="12065" r="15240" b="15875"/>
                  <wp:wrapNone/>
                  <wp:docPr id="1453" name="Text Box 1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1290" cy="810260"/>
                          </a:xfrm>
                          <a:prstGeom prst="rect">
                            <a:avLst/>
                          </a:prstGeom>
                          <a:solidFill>
                            <a:schemeClr val="bg1">
                              <a:lumMod val="100000"/>
                              <a:lumOff val="0"/>
                            </a:schemeClr>
                          </a:solidFill>
                          <a:ln w="19050">
                            <a:solidFill>
                              <a:srgbClr val="000000"/>
                            </a:solidFill>
                            <a:miter lim="800000"/>
                            <a:headEnd/>
                            <a:tailEnd/>
                          </a:ln>
                        </wps:spPr>
                        <wps:txbx>
                          <w:txbxContent>
                            <w:p w14:paraId="50897A8E" w14:textId="77777777" w:rsidR="00257BB1" w:rsidRPr="00F90D34" w:rsidRDefault="00257BB1" w:rsidP="00651FC0">
                              <w:pPr>
                                <w:rPr>
                                  <w:ins w:id="76" w:author="Whitney Eiss" w:date="2017-10-16T11:36:00Z"/>
                                  <w:rFonts w:ascii="Arial" w:hAnsi="Arial" w:cs="Arial"/>
                                  <w:sz w:val="16"/>
                                  <w:szCs w:val="16"/>
                                </w:rPr>
                              </w:pPr>
                              <w:ins w:id="77" w:author="Whitney Eiss" w:date="2017-10-16T11:36:00Z">
                                <w:r w:rsidRPr="00CD0231">
                                  <w:rPr>
                                    <w:rFonts w:ascii="Arial" w:hAnsi="Arial" w:cs="Arial"/>
                                    <w:sz w:val="16"/>
                                    <w:szCs w:val="16"/>
                                    <w:u w:val="single"/>
                                    <w14:textOutline w14:w="0" w14:cap="rnd" w14:cmpd="sng" w14:algn="ctr">
                                      <w14:solidFill>
                                        <w14:schemeClr w14:val="tx1"/>
                                      </w14:solidFill>
                                      <w14:prstDash w14:val="solid"/>
                                      <w14:bevel/>
                                    </w14:textOutline>
                                  </w:rPr>
                                  <w:t>Scan Rate:</w:t>
                                </w:r>
                                <w:r w:rsidRPr="00CD0231">
                                  <w:rPr>
                                    <w:rFonts w:ascii="Arial" w:hAnsi="Arial" w:cs="Arial"/>
                                    <w:sz w:val="16"/>
                                    <w:szCs w:val="16"/>
                                    <w14:textOutline w14:w="0" w14:cap="rnd" w14:cmpd="sng" w14:algn="ctr">
                                      <w14:solidFill>
                                        <w14:schemeClr w14:val="tx1"/>
                                      </w14:solidFill>
                                      <w14:prstDash w14:val="solid"/>
                                      <w14:bevel/>
                                    </w14:textOutline>
                                  </w:rPr>
                                  <w:t xml:space="preserve"> The amount in the Scan $ column needs to be divided by the QTY to arrive at the scan rate, found on the contract</w:t>
                                </w:r>
                                <w:r>
                                  <w:rPr>
                                    <w:rFonts w:ascii="Arial" w:hAnsi="Arial" w:cs="Arial"/>
                                    <w:sz w:val="16"/>
                                    <w:szCs w:val="16"/>
                                  </w:rPr>
                                  <w:t xml:space="preserve">. </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0391E3" id="Text Box 1570" o:spid="_x0000_s1047" type="#_x0000_t202" style="position:absolute;margin-left:224.85pt;margin-top:350.2pt;width:112.7pt;height:63.8pt;z-index:25189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" fillcolor="white [3212]" strokeweight="1.5pt">
                  <v:textbox>
                    <w:txbxContent>
                      <w:p w14:paraId="50897A8E" w14:textId="77777777" w:rsidR="00257BB1" w:rsidRPr="00F90D34" w:rsidRDefault="00257BB1" w:rsidP="00651FC0">
                        <w:pPr>
                          <w:rPr>
                            <w:ins w:id="78" w:author="Whitney Eiss" w:date="2017-10-16T11:36:00Z"/>
                            <w:rFonts w:ascii="Arial" w:hAnsi="Arial" w:cs="Arial"/>
                            <w:sz w:val="16"/>
                            <w:szCs w:val="16"/>
                          </w:rPr>
                        </w:pPr>
                        <w:ins w:id="79" w:author="Whitney Eiss" w:date="2017-10-16T11:36:00Z">
                          <w:r w:rsidRPr="00CD0231">
                            <w:rPr>
                              <w:rFonts w:ascii="Arial" w:hAnsi="Arial" w:cs="Arial"/>
                              <w:sz w:val="16"/>
                              <w:szCs w:val="16"/>
                              <w:u w:val="single"/>
                              <w14:textOutline w14:w="0" w14:cap="rnd" w14:cmpd="sng" w14:algn="ctr">
                                <w14:solidFill>
                                  <w14:schemeClr w14:val="tx1"/>
                                </w14:solidFill>
                                <w14:prstDash w14:val="solid"/>
                                <w14:bevel/>
                              </w14:textOutline>
                            </w:rPr>
                            <w:t>Scan Rate:</w:t>
                          </w:r>
                          <w:r w:rsidRPr="00CD0231">
                            <w:rPr>
                              <w:rFonts w:ascii="Arial" w:hAnsi="Arial" w:cs="Arial"/>
                              <w:sz w:val="16"/>
                              <w:szCs w:val="16"/>
                              <w14:textOutline w14:w="0" w14:cap="rnd" w14:cmpd="sng" w14:algn="ctr">
                                <w14:solidFill>
                                  <w14:schemeClr w14:val="tx1"/>
                                </w14:solidFill>
                                <w14:prstDash w14:val="solid"/>
                                <w14:bevel/>
                              </w14:textOutline>
                            </w:rPr>
                            <w:t xml:space="preserve"> The amount in the Scan $ column needs to be divided by the QTY to arrive at the scan rate, found on the contract</w:t>
                          </w:r>
                          <w:r>
                            <w:rPr>
                              <w:rFonts w:ascii="Arial" w:hAnsi="Arial" w:cs="Arial"/>
                              <w:sz w:val="16"/>
                              <w:szCs w:val="16"/>
                            </w:rPr>
                            <w:t xml:space="preserve">. </w:t>
                          </w:r>
                        </w:ins>
                      </w:p>
                    </w:txbxContent>
                  </v:textbox>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904512" behindDoc="0" locked="0" layoutInCell="1" allowOverlap="1" wp14:anchorId="4956D094" wp14:editId="49E22C79">
                  <wp:simplePos x="0" y="0"/>
                  <wp:positionH relativeFrom="column">
                    <wp:posOffset>5304199</wp:posOffset>
                  </wp:positionH>
                  <wp:positionV relativeFrom="paragraph">
                    <wp:posOffset>3241468</wp:posOffset>
                  </wp:positionV>
                  <wp:extent cx="428655" cy="1073623"/>
                  <wp:effectExtent l="0" t="0" r="28575" b="12700"/>
                  <wp:wrapNone/>
                  <wp:docPr id="1444" name="Rectangle 1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55" cy="1073623"/>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E1DB59" id="Rectangle 1581" o:spid="_x0000_s1026" style="position:absolute;margin-left:417.65pt;margin-top:255.25pt;width:33.75pt;height:84.55pt;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" filled="f" strokecolor="red" strokeweight="1.25pt">
                  <v:shadow color="#868686"/>
                </v:rect>
              </w:pict>
            </mc:Fallback>
          </mc:AlternateContent>
        </w:r>
      </w:ins>
      <w:r w:rsidRPr="00FB3017">
        <w:rPr>
          <w:rFonts w:ascii="Arial" w:hAnsi="Arial" w:cs="Arial"/>
          <w:b/>
          <w:noProof/>
          <w:sz w:val="22"/>
          <w:szCs w:val="22"/>
          <w:lang w:val="en-US"/>
        </w:rPr>
        <mc:AlternateContent>
          <mc:Choice Requires="wps">
            <w:drawing>
              <wp:anchor distT="0" distB="0" distL="114300" distR="114300" simplePos="0" relativeHeight="251892224" behindDoc="0" locked="0" layoutInCell="1" allowOverlap="1" wp14:anchorId="5623A494" wp14:editId="7C0E0EF2">
                <wp:simplePos x="0" y="0"/>
                <wp:positionH relativeFrom="column">
                  <wp:posOffset>4394636</wp:posOffset>
                </wp:positionH>
                <wp:positionV relativeFrom="paragraph">
                  <wp:posOffset>4396652</wp:posOffset>
                </wp:positionV>
                <wp:extent cx="1465580" cy="712470"/>
                <wp:effectExtent l="10160" t="17145" r="10160" b="13335"/>
                <wp:wrapNone/>
                <wp:docPr id="1439" name="Text Box 1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5580" cy="712470"/>
                        </a:xfrm>
                        <a:prstGeom prst="rect">
                          <a:avLst/>
                        </a:prstGeom>
                        <a:solidFill>
                          <a:schemeClr val="tx2">
                            <a:lumMod val="40000"/>
                            <a:lumOff val="60000"/>
                          </a:schemeClr>
                        </a:solidFill>
                        <a:ln w="19050">
                          <a:solidFill>
                            <a:srgbClr val="000000"/>
                          </a:solidFill>
                          <a:miter lim="800000"/>
                          <a:headEnd/>
                          <a:tailEnd/>
                        </a:ln>
                      </wps:spPr>
                      <wps:txbx>
                        <w:txbxContent>
                          <w:p w14:paraId="39AF7CA8" w14:textId="77777777" w:rsidR="00257BB1" w:rsidRPr="00417BD8" w:rsidRDefault="00257BB1" w:rsidP="00651FC0">
                            <w:pPr>
                              <w:rPr>
                                <w:rFonts w:ascii="Arial" w:hAnsi="Arial" w:cs="Arial"/>
                                <w:sz w:val="16"/>
                                <w:szCs w:val="16"/>
                              </w:rPr>
                            </w:pPr>
                            <w:r>
                              <w:rPr>
                                <w:rFonts w:ascii="Arial" w:hAnsi="Arial" w:cs="Arial"/>
                                <w:sz w:val="16"/>
                                <w:szCs w:val="16"/>
                                <w:u w:val="single"/>
                              </w:rPr>
                              <w:t>Fee:</w:t>
                            </w:r>
                            <w:r w:rsidRPr="00417BD8">
                              <w:rPr>
                                <w:rFonts w:ascii="Arial" w:hAnsi="Arial" w:cs="Arial"/>
                                <w:sz w:val="16"/>
                                <w:szCs w:val="16"/>
                              </w:rPr>
                              <w:t xml:space="preserve"> </w:t>
                            </w:r>
                            <w:r>
                              <w:rPr>
                                <w:rFonts w:ascii="Arial" w:hAnsi="Arial" w:cs="Arial"/>
                                <w:sz w:val="16"/>
                                <w:szCs w:val="16"/>
                              </w:rPr>
                              <w:t xml:space="preserve"> If there was an amount listed here, </w:t>
                            </w:r>
                            <w:r w:rsidRPr="00417BD8">
                              <w:rPr>
                                <w:rFonts w:ascii="Arial" w:hAnsi="Arial" w:cs="Arial"/>
                                <w:sz w:val="16"/>
                                <w:szCs w:val="16"/>
                              </w:rPr>
                              <w:t xml:space="preserve">this should be validated with the scan fee </w:t>
                            </w:r>
                            <w:r>
                              <w:rPr>
                                <w:rFonts w:ascii="Arial" w:hAnsi="Arial" w:cs="Arial"/>
                                <w:sz w:val="16"/>
                                <w:szCs w:val="16"/>
                              </w:rPr>
                              <w:t xml:space="preserve">provided on </w:t>
                            </w:r>
                            <w:r w:rsidRPr="00417BD8">
                              <w:rPr>
                                <w:rFonts w:ascii="Arial" w:hAnsi="Arial" w:cs="Arial"/>
                                <w:sz w:val="16"/>
                                <w:szCs w:val="16"/>
                              </w:rPr>
                              <w:t>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23A494" id="Text Box 1567" o:spid="_x0000_s1048" type="#_x0000_t202" style="position:absolute;margin-left:346.05pt;margin-top:346.2pt;width:115.4pt;height:56.1pt;z-index:2518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" fillcolor="#8db3e2 [1311]" strokeweight="1.5pt">
                <v:textbox>
                  <w:txbxContent>
                    <w:p w14:paraId="39AF7CA8" w14:textId="77777777" w:rsidR="00257BB1" w:rsidRPr="00417BD8" w:rsidRDefault="00257BB1" w:rsidP="00651FC0">
                      <w:pPr>
                        <w:rPr>
                          <w:rFonts w:ascii="Arial" w:hAnsi="Arial" w:cs="Arial"/>
                          <w:sz w:val="16"/>
                          <w:szCs w:val="16"/>
                        </w:rPr>
                      </w:pPr>
                      <w:r>
                        <w:rPr>
                          <w:rFonts w:ascii="Arial" w:hAnsi="Arial" w:cs="Arial"/>
                          <w:sz w:val="16"/>
                          <w:szCs w:val="16"/>
                          <w:u w:val="single"/>
                        </w:rPr>
                        <w:t>Fee:</w:t>
                      </w:r>
                      <w:r w:rsidRPr="00417BD8">
                        <w:rPr>
                          <w:rFonts w:ascii="Arial" w:hAnsi="Arial" w:cs="Arial"/>
                          <w:sz w:val="16"/>
                          <w:szCs w:val="16"/>
                        </w:rPr>
                        <w:t xml:space="preserve"> </w:t>
                      </w:r>
                      <w:r>
                        <w:rPr>
                          <w:rFonts w:ascii="Arial" w:hAnsi="Arial" w:cs="Arial"/>
                          <w:sz w:val="16"/>
                          <w:szCs w:val="16"/>
                        </w:rPr>
                        <w:t xml:space="preserve"> If there was an amount listed here, </w:t>
                      </w:r>
                      <w:r w:rsidRPr="00417BD8">
                        <w:rPr>
                          <w:rFonts w:ascii="Arial" w:hAnsi="Arial" w:cs="Arial"/>
                          <w:sz w:val="16"/>
                          <w:szCs w:val="16"/>
                        </w:rPr>
                        <w:t xml:space="preserve">this should be validated with the scan fee </w:t>
                      </w:r>
                      <w:r>
                        <w:rPr>
                          <w:rFonts w:ascii="Arial" w:hAnsi="Arial" w:cs="Arial"/>
                          <w:sz w:val="16"/>
                          <w:szCs w:val="16"/>
                        </w:rPr>
                        <w:t xml:space="preserve">provided on </w:t>
                      </w:r>
                      <w:r w:rsidRPr="00417BD8">
                        <w:rPr>
                          <w:rFonts w:ascii="Arial" w:hAnsi="Arial" w:cs="Arial"/>
                          <w:sz w:val="16"/>
                          <w:szCs w:val="16"/>
                        </w:rPr>
                        <w:t>the contract.</w:t>
                      </w:r>
                    </w:p>
                  </w:txbxContent>
                </v:textbox>
              </v:shape>
            </w:pict>
          </mc:Fallback>
        </mc:AlternateContent>
      </w:r>
      <w:del w:id="80" w:author="Whitney Eiss" w:date="2017-10-16T11:36:00Z">
        <w:r w:rsidRPr="00FB3017">
          <w:rPr>
            <w:rFonts w:ascii="Arial" w:hAnsi="Arial" w:cs="Arial"/>
            <w:b/>
            <w:noProof/>
            <w:sz w:val="22"/>
            <w:szCs w:val="22"/>
            <w:lang w:val="en-US"/>
          </w:rPr>
          <mc:AlternateContent>
            <mc:Choice Requires="wps">
              <w:drawing>
                <wp:anchor distT="0" distB="0" distL="114300" distR="114300" simplePos="0" relativeHeight="252038656" behindDoc="0" locked="0" layoutInCell="1" allowOverlap="1" wp14:anchorId="5CE3F0D5" wp14:editId="31406050">
                  <wp:simplePos x="0" y="0"/>
                  <wp:positionH relativeFrom="column">
                    <wp:posOffset>3868804</wp:posOffset>
                  </wp:positionH>
                  <wp:positionV relativeFrom="paragraph">
                    <wp:posOffset>3252101</wp:posOffset>
                  </wp:positionV>
                  <wp:extent cx="462265" cy="1063256"/>
                  <wp:effectExtent l="0" t="0" r="14605" b="22860"/>
                  <wp:wrapNone/>
                  <wp:docPr id="1559" name="Rectangle 1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2265" cy="1063256"/>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FDD90D" id="Rectangle 1581" o:spid="_x0000_s1026" style="position:absolute;margin-left:304.65pt;margin-top:256.05pt;width:36.4pt;height:83.7pt;z-index:25203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" filled="f" strokecolor="red" strokeweight="1.25pt">
                  <v:shadow color="#868686"/>
                </v:rect>
              </w:pict>
            </mc:Fallback>
          </mc:AlternateContent>
        </w:r>
      </w:del>
      <w:r w:rsidRPr="00FB3017">
        <w:rPr>
          <w:rFonts w:ascii="Arial" w:hAnsi="Arial" w:cs="Arial"/>
          <w:b/>
          <w:noProof/>
          <w:sz w:val="22"/>
          <w:szCs w:val="22"/>
          <w:lang w:val="en-US"/>
        </w:rPr>
        <mc:AlternateContent>
          <mc:Choice Requires="wps">
            <w:drawing>
              <wp:anchor distT="0" distB="0" distL="114300" distR="114300" simplePos="0" relativeHeight="251897344" behindDoc="0" locked="0" layoutInCell="1" allowOverlap="1" wp14:anchorId="32B07C0E" wp14:editId="28D30722">
                <wp:simplePos x="0" y="0"/>
                <wp:positionH relativeFrom="page">
                  <wp:align>center</wp:align>
                </wp:positionH>
                <wp:positionV relativeFrom="paragraph">
                  <wp:posOffset>2354255</wp:posOffset>
                </wp:positionV>
                <wp:extent cx="1967865" cy="815340"/>
                <wp:effectExtent l="0" t="0" r="13335" b="22860"/>
                <wp:wrapNone/>
                <wp:docPr id="1436" name="Text Box 1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7865" cy="815340"/>
                        </a:xfrm>
                        <a:prstGeom prst="rect">
                          <a:avLst/>
                        </a:prstGeom>
                        <a:solidFill>
                          <a:srgbClr val="FFFFFF"/>
                        </a:solidFill>
                        <a:ln w="19050">
                          <a:solidFill>
                            <a:srgbClr val="000000"/>
                          </a:solidFill>
                          <a:miter lim="800000"/>
                          <a:headEnd/>
                          <a:tailEnd/>
                        </a:ln>
                      </wps:spPr>
                      <wps:txbx>
                        <w:txbxContent>
                          <w:p w14:paraId="2D65B0C6" w14:textId="77777777" w:rsidR="00257BB1" w:rsidRPr="005E4AD7" w:rsidRDefault="00257BB1" w:rsidP="00651FC0">
                            <w:pPr>
                              <w:rPr>
                                <w:rFonts w:ascii="Arial" w:hAnsi="Arial" w:cs="Arial"/>
                                <w:sz w:val="16"/>
                                <w:szCs w:val="16"/>
                              </w:rPr>
                            </w:pPr>
                            <w:r>
                              <w:rPr>
                                <w:rFonts w:ascii="Arial" w:hAnsi="Arial" w:cs="Arial"/>
                                <w:sz w:val="16"/>
                                <w:szCs w:val="16"/>
                                <w:u w:val="single"/>
                              </w:rPr>
                              <w:t>Week Ending Date (W/E) -</w:t>
                            </w:r>
                            <w:r w:rsidRPr="005E4AD7">
                              <w:rPr>
                                <w:rFonts w:ascii="Arial" w:hAnsi="Arial" w:cs="Arial"/>
                                <w:sz w:val="16"/>
                                <w:szCs w:val="16"/>
                              </w:rPr>
                              <w:t xml:space="preserve"> </w:t>
                            </w:r>
                            <w:r>
                              <w:rPr>
                                <w:rFonts w:ascii="Arial" w:hAnsi="Arial" w:cs="Arial"/>
                                <w:sz w:val="16"/>
                                <w:szCs w:val="16"/>
                              </w:rPr>
                              <w:t>This is the date the transaction took place and should fall within the customer contract performance dates.  Harris Teeter will also deduct one week after the promotion has ended.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B07C0E" id="Text Box 1573" o:spid="_x0000_s1049" type="#_x0000_t202" style="position:absolute;margin-left:0;margin-top:185.35pt;width:154.95pt;height:64.2pt;z-index:25189734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" strokeweight="1.5pt">
                <v:textbox>
                  <w:txbxContent>
                    <w:p w14:paraId="2D65B0C6" w14:textId="77777777" w:rsidR="00257BB1" w:rsidRPr="005E4AD7" w:rsidRDefault="00257BB1" w:rsidP="00651FC0">
                      <w:pPr>
                        <w:rPr>
                          <w:rFonts w:ascii="Arial" w:hAnsi="Arial" w:cs="Arial"/>
                          <w:sz w:val="16"/>
                          <w:szCs w:val="16"/>
                        </w:rPr>
                      </w:pPr>
                      <w:r>
                        <w:rPr>
                          <w:rFonts w:ascii="Arial" w:hAnsi="Arial" w:cs="Arial"/>
                          <w:sz w:val="16"/>
                          <w:szCs w:val="16"/>
                          <w:u w:val="single"/>
                        </w:rPr>
                        <w:t>Week Ending Date (W/E) -</w:t>
                      </w:r>
                      <w:r w:rsidRPr="005E4AD7">
                        <w:rPr>
                          <w:rFonts w:ascii="Arial" w:hAnsi="Arial" w:cs="Arial"/>
                          <w:sz w:val="16"/>
                          <w:szCs w:val="16"/>
                        </w:rPr>
                        <w:t xml:space="preserve"> </w:t>
                      </w:r>
                      <w:r>
                        <w:rPr>
                          <w:rFonts w:ascii="Arial" w:hAnsi="Arial" w:cs="Arial"/>
                          <w:sz w:val="16"/>
                          <w:szCs w:val="16"/>
                        </w:rPr>
                        <w:t>This is the date the transaction took place and should fall within the customer contract performance dates.  Harris Teeter will also deduct one week after the promotion has ended.</w:t>
                      </w:r>
                    </w:p>
                  </w:txbxContent>
                </v:textbox>
                <w10:wrap anchorx="page"/>
              </v:shape>
            </w:pict>
          </mc:Fallback>
        </mc:AlternateContent>
      </w:r>
      <w:ins w:id="81" w:author="Whitney Eiss" w:date="2017-10-16T11:36:00Z">
        <w:r w:rsidRPr="00FB3017">
          <w:rPr>
            <w:rFonts w:ascii="Arial" w:hAnsi="Arial" w:cs="Arial"/>
            <w:b/>
            <w:noProof/>
            <w:sz w:val="22"/>
            <w:szCs w:val="22"/>
            <w:lang w:val="en-US"/>
          </w:rPr>
          <mc:AlternateContent>
            <mc:Choice Requires="wps">
              <w:drawing>
                <wp:anchor distT="0" distB="0" distL="114300" distR="114300" simplePos="0" relativeHeight="251902464" behindDoc="0" locked="0" layoutInCell="1" allowOverlap="1" wp14:anchorId="0758DEB5" wp14:editId="09897D1C">
                  <wp:simplePos x="0" y="0"/>
                  <wp:positionH relativeFrom="column">
                    <wp:posOffset>3170304</wp:posOffset>
                  </wp:positionH>
                  <wp:positionV relativeFrom="paragraph">
                    <wp:posOffset>239439</wp:posOffset>
                  </wp:positionV>
                  <wp:extent cx="1714500" cy="540689"/>
                  <wp:effectExtent l="0" t="0" r="19050" b="12065"/>
                  <wp:wrapNone/>
                  <wp:docPr id="1443" name="Text Box 1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540689"/>
                          </a:xfrm>
                          <a:prstGeom prst="rect">
                            <a:avLst/>
                          </a:prstGeom>
                          <a:solidFill>
                            <a:schemeClr val="tx2">
                              <a:lumMod val="40000"/>
                              <a:lumOff val="60000"/>
                            </a:schemeClr>
                          </a:solidFill>
                          <a:ln w="19050">
                            <a:solidFill>
                              <a:srgbClr val="000000"/>
                            </a:solidFill>
                            <a:miter lim="800000"/>
                            <a:headEnd/>
                            <a:tailEnd/>
                          </a:ln>
                        </wps:spPr>
                        <wps:txbx>
                          <w:txbxContent>
                            <w:p w14:paraId="4A4DC119" w14:textId="77777777" w:rsidR="00257BB1" w:rsidRPr="00CD0231" w:rsidRDefault="00257BB1" w:rsidP="00651FC0">
                              <w:pPr>
                                <w:rPr>
                                  <w:ins w:id="82" w:author="Whitney Eiss" w:date="2017-10-16T11:36:00Z"/>
                                  <w:rFonts w:ascii="Arial" w:hAnsi="Arial" w:cs="Arial"/>
                                  <w:sz w:val="16"/>
                                  <w:szCs w:val="16"/>
                                  <w14:textOutline w14:w="0" w14:cap="rnd" w14:cmpd="sng" w14:algn="ctr">
                                    <w14:solidFill>
                                      <w14:schemeClr w14:val="tx1"/>
                                    </w14:solidFill>
                                    <w14:prstDash w14:val="solid"/>
                                    <w14:bevel/>
                                  </w14:textOutline>
                                </w:rPr>
                              </w:pPr>
                              <w:ins w:id="83" w:author="Whitney Eiss" w:date="2017-10-16T11:36:00Z">
                                <w:r w:rsidRPr="00CD0231">
                                  <w:rPr>
                                    <w:rFonts w:ascii="Arial" w:hAnsi="Arial" w:cs="Arial"/>
                                    <w:sz w:val="16"/>
                                    <w:szCs w:val="16"/>
                                    <w:u w:val="single"/>
                                    <w14:textOutline w14:w="0" w14:cap="rnd" w14:cmpd="sng" w14:algn="ctr">
                                      <w14:solidFill>
                                        <w14:schemeClr w14:val="tx1"/>
                                      </w14:solidFill>
                                      <w14:prstDash w14:val="solid"/>
                                      <w14:bevel/>
                                    </w14:textOutline>
                                  </w:rPr>
                                  <w:t>Invoice #</w:t>
                                </w:r>
                                <w:r w:rsidRPr="00CD0231">
                                  <w:rPr>
                                    <w:rFonts w:ascii="Arial" w:hAnsi="Arial" w:cs="Arial"/>
                                    <w:sz w:val="16"/>
                                    <w:szCs w:val="16"/>
                                    <w14:textOutline w14:w="0" w14:cap="rnd" w14:cmpd="sng" w14:algn="ctr">
                                      <w14:solidFill>
                                        <w14:schemeClr w14:val="tx1"/>
                                      </w14:solidFill>
                                      <w14:prstDash w14:val="solid"/>
                                      <w14:bevel/>
                                    </w14:textOutline>
                                  </w:rPr>
                                  <w:t xml:space="preserve">: Used to search for the customer invoice in </w:t>
                                </w:r>
                                <w:r w:rsidRPr="00CD0231">
                                  <w:rPr>
                                    <w:rFonts w:ascii="Verdana" w:hAnsi="Verdana"/>
                                    <w:color w:val="000000"/>
                                    <w:sz w:val="17"/>
                                    <w:szCs w:val="17"/>
                                    <w14:textOutline w14:w="0" w14:cap="rnd" w14:cmpd="sng" w14:algn="ctr">
                                      <w14:solidFill>
                                        <w14:schemeClr w14:val="tx1"/>
                                      </w14:solidFill>
                                      <w14:prstDash w14:val="solid"/>
                                      <w14:bevel/>
                                    </w14:textOutline>
                                  </w:rPr>
                                  <w:t>ACOSTA Relay</w:t>
                                </w:r>
                                <w:r w:rsidRPr="00CD0231">
                                  <w:rPr>
                                    <w:rFonts w:ascii="Arial" w:hAnsi="Arial" w:cs="Arial"/>
                                    <w:sz w:val="16"/>
                                    <w:szCs w:val="16"/>
                                    <w14:textOutline w14:w="0" w14:cap="rnd" w14:cmpd="sng" w14:algn="ctr">
                                      <w14:solidFill>
                                        <w14:schemeClr w14:val="tx1"/>
                                      </w14:solidFill>
                                      <w14:prstDash w14:val="solid"/>
                                      <w14:bevel/>
                                    </w14:textOutline>
                                  </w:rPr>
                                  <w:t>.</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58DEB5" id="Text Box 1579" o:spid="_x0000_s1050" type="#_x0000_t202" style="position:absolute;margin-left:249.65pt;margin-top:18.85pt;width:135pt;height:42.55pt;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" fillcolor="#8db3e2 [1311]" strokeweight="1.5pt">
                  <v:textbox>
                    <w:txbxContent>
                      <w:p w14:paraId="4A4DC119" w14:textId="77777777" w:rsidR="00257BB1" w:rsidRPr="00CD0231" w:rsidRDefault="00257BB1" w:rsidP="00651FC0">
                        <w:pPr>
                          <w:rPr>
                            <w:ins w:id="84" w:author="Whitney Eiss" w:date="2017-10-16T11:36:00Z"/>
                            <w:rFonts w:ascii="Arial" w:hAnsi="Arial" w:cs="Arial"/>
                            <w:sz w:val="16"/>
                            <w:szCs w:val="16"/>
                            <w14:textOutline w14:w="0" w14:cap="rnd" w14:cmpd="sng" w14:algn="ctr">
                              <w14:solidFill>
                                <w14:schemeClr w14:val="tx1"/>
                              </w14:solidFill>
                              <w14:prstDash w14:val="solid"/>
                              <w14:bevel/>
                            </w14:textOutline>
                          </w:rPr>
                        </w:pPr>
                        <w:ins w:id="85" w:author="Whitney Eiss" w:date="2017-10-16T11:36:00Z">
                          <w:r w:rsidRPr="00CD0231">
                            <w:rPr>
                              <w:rFonts w:ascii="Arial" w:hAnsi="Arial" w:cs="Arial"/>
                              <w:sz w:val="16"/>
                              <w:szCs w:val="16"/>
                              <w:u w:val="single"/>
                              <w14:textOutline w14:w="0" w14:cap="rnd" w14:cmpd="sng" w14:algn="ctr">
                                <w14:solidFill>
                                  <w14:schemeClr w14:val="tx1"/>
                                </w14:solidFill>
                                <w14:prstDash w14:val="solid"/>
                                <w14:bevel/>
                              </w14:textOutline>
                            </w:rPr>
                            <w:t>Invoice #</w:t>
                          </w:r>
                          <w:r w:rsidRPr="00CD0231">
                            <w:rPr>
                              <w:rFonts w:ascii="Arial" w:hAnsi="Arial" w:cs="Arial"/>
                              <w:sz w:val="16"/>
                              <w:szCs w:val="16"/>
                              <w14:textOutline w14:w="0" w14:cap="rnd" w14:cmpd="sng" w14:algn="ctr">
                                <w14:solidFill>
                                  <w14:schemeClr w14:val="tx1"/>
                                </w14:solidFill>
                                <w14:prstDash w14:val="solid"/>
                                <w14:bevel/>
                              </w14:textOutline>
                            </w:rPr>
                            <w:t xml:space="preserve">: Used to search for the customer invoice in </w:t>
                          </w:r>
                          <w:r w:rsidRPr="00CD0231">
                            <w:rPr>
                              <w:rFonts w:ascii="Verdana" w:hAnsi="Verdana"/>
                              <w:color w:val="000000"/>
                              <w:sz w:val="17"/>
                              <w:szCs w:val="17"/>
                              <w14:textOutline w14:w="0" w14:cap="rnd" w14:cmpd="sng" w14:algn="ctr">
                                <w14:solidFill>
                                  <w14:schemeClr w14:val="tx1"/>
                                </w14:solidFill>
                                <w14:prstDash w14:val="solid"/>
                                <w14:bevel/>
                              </w14:textOutline>
                            </w:rPr>
                            <w:t>ACOSTA Relay</w:t>
                          </w:r>
                          <w:r w:rsidRPr="00CD0231">
                            <w:rPr>
                              <w:rFonts w:ascii="Arial" w:hAnsi="Arial" w:cs="Arial"/>
                              <w:sz w:val="16"/>
                              <w:szCs w:val="16"/>
                              <w14:textOutline w14:w="0" w14:cap="rnd" w14:cmpd="sng" w14:algn="ctr">
                                <w14:solidFill>
                                  <w14:schemeClr w14:val="tx1"/>
                                </w14:solidFill>
                                <w14:prstDash w14:val="solid"/>
                                <w14:bevel/>
                              </w14:textOutline>
                            </w:rPr>
                            <w:t>.</w:t>
                          </w:r>
                        </w:ins>
                      </w:p>
                    </w:txbxContent>
                  </v:textbox>
                </v:shape>
              </w:pict>
            </mc:Fallback>
          </mc:AlternateContent>
        </w:r>
      </w:ins>
      <w:r w:rsidRPr="00FB3017">
        <w:rPr>
          <w:rFonts w:ascii="Arial" w:hAnsi="Arial" w:cs="Arial"/>
          <w:b/>
          <w:noProof/>
          <w:sz w:val="22"/>
          <w:szCs w:val="22"/>
          <w:lang w:val="en-US"/>
        </w:rPr>
        <mc:AlternateContent>
          <mc:Choice Requires="wps">
            <w:drawing>
              <wp:anchor distT="0" distB="0" distL="114300" distR="114300" simplePos="0" relativeHeight="251890176" behindDoc="0" locked="0" layoutInCell="1" allowOverlap="1" wp14:anchorId="7AA09C54" wp14:editId="2B26D9B2">
                <wp:simplePos x="0" y="0"/>
                <wp:positionH relativeFrom="column">
                  <wp:posOffset>5659164</wp:posOffset>
                </wp:positionH>
                <wp:positionV relativeFrom="paragraph">
                  <wp:posOffset>2600088</wp:posOffset>
                </wp:positionV>
                <wp:extent cx="1518920" cy="588645"/>
                <wp:effectExtent l="14605" t="17145" r="9525" b="13335"/>
                <wp:wrapNone/>
                <wp:docPr id="1438" name="Text Box 1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588645"/>
                        </a:xfrm>
                        <a:prstGeom prst="rect">
                          <a:avLst/>
                        </a:prstGeom>
                        <a:solidFill>
                          <a:srgbClr val="8DB3E2"/>
                        </a:solidFill>
                        <a:ln w="19050">
                          <a:solidFill>
                            <a:srgbClr val="000000"/>
                          </a:solidFill>
                          <a:miter lim="800000"/>
                          <a:headEnd/>
                          <a:tailEnd/>
                        </a:ln>
                      </wps:spPr>
                      <wps:txbx>
                        <w:txbxContent>
                          <w:p w14:paraId="7AA121E5" w14:textId="5021B296" w:rsidR="00257BB1" w:rsidRPr="00C51C23" w:rsidRDefault="00257BB1" w:rsidP="00651FC0">
                            <w:pPr>
                              <w:rPr>
                                <w:rFonts w:ascii="Arial" w:hAnsi="Arial" w:cs="Arial"/>
                                <w:sz w:val="16"/>
                              </w:rPr>
                            </w:pPr>
                            <w:r>
                              <w:rPr>
                                <w:rFonts w:ascii="Arial" w:hAnsi="Arial" w:cs="Arial"/>
                                <w:sz w:val="16"/>
                              </w:rPr>
                              <w:t>Summer Display indicates a scan available these items, week ending  7/6/2021.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A09C54" id="Text Box 1540" o:spid="_x0000_s1051" type="#_x0000_t202" style="position:absolute;margin-left:445.6pt;margin-top:204.75pt;width:119.6pt;height:46.35pt;z-index:25189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" fillcolor="#8db3e2" strokeweight="1.5pt">
                <v:textbox>
                  <w:txbxContent>
                    <w:p w14:paraId="7AA121E5" w14:textId="5021B296" w:rsidR="00257BB1" w:rsidRPr="00C51C23" w:rsidRDefault="00257BB1" w:rsidP="00651FC0">
                      <w:pPr>
                        <w:rPr>
                          <w:rFonts w:ascii="Arial" w:hAnsi="Arial" w:cs="Arial"/>
                          <w:sz w:val="16"/>
                        </w:rPr>
                      </w:pPr>
                      <w:r>
                        <w:rPr>
                          <w:rFonts w:ascii="Arial" w:hAnsi="Arial" w:cs="Arial"/>
                          <w:sz w:val="16"/>
                        </w:rPr>
                        <w:t>Summer Display indicates a scan available these items, week ending  7/6/2021.</w:t>
                      </w:r>
                    </w:p>
                  </w:txbxContent>
                </v:textbox>
              </v:shape>
            </w:pict>
          </mc:Fallback>
        </mc:AlternateContent>
      </w:r>
      <w:r>
        <w:rPr>
          <w:noProof/>
        </w:rPr>
        <w:drawing>
          <wp:inline distT="0" distB="0" distL="0" distR="0" wp14:anchorId="18E4547D" wp14:editId="19BE99AF">
            <wp:extent cx="6831965" cy="5102860"/>
            <wp:effectExtent l="19050" t="19050" r="26035" b="215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831965" cy="5102860"/>
                    </a:xfrm>
                    <a:prstGeom prst="rect">
                      <a:avLst/>
                    </a:prstGeom>
                    <a:ln w="12700">
                      <a:solidFill>
                        <a:schemeClr val="tx1"/>
                      </a:solidFill>
                    </a:ln>
                  </pic:spPr>
                </pic:pic>
              </a:graphicData>
            </a:graphic>
          </wp:inline>
        </w:drawing>
      </w:r>
    </w:p>
    <w:p w14:paraId="250DBF02" w14:textId="61E8E158" w:rsidR="00651FC0" w:rsidRPr="00FB3017" w:rsidRDefault="00651FC0" w:rsidP="00651FC0">
      <w:pPr>
        <w:overflowPunct/>
        <w:autoSpaceDE/>
        <w:autoSpaceDN/>
        <w:adjustRightInd/>
        <w:textAlignment w:val="auto"/>
        <w:rPr>
          <w:rFonts w:ascii="Arial" w:hAnsi="Arial" w:cs="Arial"/>
          <w:b/>
          <w:noProof/>
          <w:sz w:val="22"/>
          <w:szCs w:val="22"/>
          <w:lang w:val="en-US"/>
        </w:rPr>
      </w:pPr>
    </w:p>
    <w:p w14:paraId="1B6574D0" w14:textId="6ECEE470" w:rsidR="00651FC0" w:rsidRPr="00FB3017" w:rsidRDefault="00651FC0" w:rsidP="00651FC0">
      <w:pPr>
        <w:overflowPunct/>
        <w:autoSpaceDE/>
        <w:autoSpaceDN/>
        <w:adjustRightInd/>
        <w:textAlignment w:val="auto"/>
        <w:rPr>
          <w:rFonts w:ascii="Arial" w:hAnsi="Arial" w:cs="Arial"/>
          <w:b/>
          <w:noProof/>
          <w:sz w:val="22"/>
          <w:szCs w:val="22"/>
          <w:lang w:val="en-US"/>
        </w:rPr>
      </w:pPr>
      <w:del w:id="86" w:author="Whitney Eiss" w:date="2017-10-16T11:36:00Z">
        <w:r w:rsidRPr="00FB3017">
          <w:rPr>
            <w:rFonts w:ascii="Arial" w:hAnsi="Arial" w:cs="Arial"/>
            <w:b/>
            <w:noProof/>
            <w:sz w:val="22"/>
            <w:szCs w:val="22"/>
            <w:lang w:val="en-US"/>
          </w:rPr>
          <mc:AlternateContent>
            <mc:Choice Requires="wps">
              <w:drawing>
                <wp:anchor distT="0" distB="0" distL="114300" distR="114300" simplePos="0" relativeHeight="252039680" behindDoc="0" locked="0" layoutInCell="1" allowOverlap="1" wp14:anchorId="186BD8C3" wp14:editId="750BEA72">
                  <wp:simplePos x="0" y="0"/>
                  <wp:positionH relativeFrom="column">
                    <wp:posOffset>4057650</wp:posOffset>
                  </wp:positionH>
                  <wp:positionV relativeFrom="paragraph">
                    <wp:posOffset>3955415</wp:posOffset>
                  </wp:positionV>
                  <wp:extent cx="180975" cy="1053465"/>
                  <wp:effectExtent l="9525" t="12065" r="66675" b="29845"/>
                  <wp:wrapNone/>
                  <wp:docPr id="1506" name="AutoShape 15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105346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3E1A185" id="AutoShape 1583" o:spid="_x0000_s1026" type="#_x0000_t32" style="position:absolute;margin-left:319.5pt;margin-top:311.45pt;width:14.25pt;height:82.95pt;z-index:25203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" strokeweight="1.5pt">
                  <v:stroke endarrow="block"/>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2046848" behindDoc="0" locked="0" layoutInCell="1" allowOverlap="1" wp14:anchorId="2501CECA" wp14:editId="652DFF6A">
                  <wp:simplePos x="0" y="0"/>
                  <wp:positionH relativeFrom="column">
                    <wp:posOffset>2848610</wp:posOffset>
                  </wp:positionH>
                  <wp:positionV relativeFrom="paragraph">
                    <wp:posOffset>3955415</wp:posOffset>
                  </wp:positionV>
                  <wp:extent cx="437515" cy="1868805"/>
                  <wp:effectExtent l="67310" t="12065" r="9525" b="33655"/>
                  <wp:wrapNone/>
                  <wp:docPr id="1507" name="AutoShape 1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7515" cy="186880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706DA02" id="AutoShape 1593" o:spid="_x0000_s1026" type="#_x0000_t32" style="position:absolute;margin-left:224.3pt;margin-top:311.45pt;width:34.45pt;height:147.15pt;flip:x;z-index:2520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" strokeweight="1.5pt">
                  <v:stroke endarrow="block"/>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2045824" behindDoc="0" locked="0" layoutInCell="1" allowOverlap="1" wp14:anchorId="743C7000" wp14:editId="30AC63D8">
                  <wp:simplePos x="0" y="0"/>
                  <wp:positionH relativeFrom="column">
                    <wp:posOffset>3162300</wp:posOffset>
                  </wp:positionH>
                  <wp:positionV relativeFrom="paragraph">
                    <wp:posOffset>3707765</wp:posOffset>
                  </wp:positionV>
                  <wp:extent cx="767080" cy="247650"/>
                  <wp:effectExtent l="9525" t="12065" r="13970" b="16510"/>
                  <wp:wrapNone/>
                  <wp:docPr id="1508" name="Rectangle 15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67080" cy="24765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B251831" id="Rectangle 1591" o:spid="_x0000_s1026" style="position:absolute;margin-left:249pt;margin-top:291.95pt;width:60.4pt;height:19.5pt;flip:y;z-index:25204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" filled="f" strokecolor="red" strokeweight="1.5p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2044800" behindDoc="0" locked="0" layoutInCell="1" allowOverlap="1" wp14:anchorId="30419E23" wp14:editId="3108DB9B">
                  <wp:simplePos x="0" y="0"/>
                  <wp:positionH relativeFrom="column">
                    <wp:posOffset>6572885</wp:posOffset>
                  </wp:positionH>
                  <wp:positionV relativeFrom="paragraph">
                    <wp:posOffset>2783840</wp:posOffset>
                  </wp:positionV>
                  <wp:extent cx="0" cy="118745"/>
                  <wp:effectExtent l="57785" t="21590" r="56515" b="12065"/>
                  <wp:wrapNone/>
                  <wp:docPr id="1510" name="AutoShape 1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8745"/>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30127E3" id="AutoShape 1590" o:spid="_x0000_s1026" type="#_x0000_t32" style="position:absolute;margin-left:517.55pt;margin-top:219.2pt;width:0;height:9.35pt;flip:y;z-index:2520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" strokeweight="1pt">
                  <v:stroke endarrow="block"/>
                  <v:shadow color="#868686"/>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2043776" behindDoc="0" locked="0" layoutInCell="1" allowOverlap="1" wp14:anchorId="0B9917B4" wp14:editId="6A8FBECD">
                  <wp:simplePos x="0" y="0"/>
                  <wp:positionH relativeFrom="column">
                    <wp:posOffset>7259955</wp:posOffset>
                  </wp:positionH>
                  <wp:positionV relativeFrom="paragraph">
                    <wp:posOffset>1823085</wp:posOffset>
                  </wp:positionV>
                  <wp:extent cx="306070" cy="311150"/>
                  <wp:effectExtent l="11430" t="13335" r="15875" b="18415"/>
                  <wp:wrapNone/>
                  <wp:docPr id="1551" name="Oval 15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FE2B185" w14:textId="77777777" w:rsidR="00257BB1" w:rsidRPr="00C225AB" w:rsidRDefault="00257BB1" w:rsidP="00651FC0">
                              <w:pPr>
                                <w:rPr>
                                  <w:del w:id="87" w:author="Whitney Eiss" w:date="2017-10-16T11:36:00Z"/>
                                  <w:rFonts w:ascii="Arial" w:hAnsi="Arial" w:cs="Arial"/>
                                  <w:b/>
                                  <w:sz w:val="28"/>
                                  <w:szCs w:val="28"/>
                                </w:rPr>
                              </w:pPr>
                              <w:del w:id="88" w:author="Whitney Eiss" w:date="2017-10-16T11:36:00Z">
                                <w:r w:rsidRPr="00C225AB">
                                  <w:rPr>
                                    <w:rFonts w:ascii="Arial" w:hAnsi="Arial" w:cs="Arial"/>
                                    <w:b/>
                                    <w:sz w:val="28"/>
                                    <w:szCs w:val="28"/>
                                  </w:rPr>
                                  <w:delText>i</w:delText>
                                </w:r>
                              </w:del>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9917B4" id="Oval 1589" o:spid="_x0000_s1052" style="position:absolute;margin-left:571.65pt;margin-top:143.55pt;width:24.1pt;height:24.5pt;z-index:2520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" fillcolor="#8db3e2" strokecolor="yellow" strokeweight="1.5pt">
                  <v:shadow color="#868686"/>
                  <v:textbox>
                    <w:txbxContent>
                      <w:p w14:paraId="4FE2B185" w14:textId="77777777" w:rsidR="00257BB1" w:rsidRPr="00C225AB" w:rsidRDefault="00257BB1" w:rsidP="00651FC0">
                        <w:pPr>
                          <w:rPr>
                            <w:del w:id="89" w:author="Whitney Eiss" w:date="2017-10-16T11:36:00Z"/>
                            <w:rFonts w:ascii="Arial" w:hAnsi="Arial" w:cs="Arial"/>
                            <w:b/>
                            <w:sz w:val="28"/>
                            <w:szCs w:val="28"/>
                          </w:rPr>
                        </w:pPr>
                        <w:del w:id="90" w:author="Whitney Eiss" w:date="2017-10-16T11:36:00Z">
                          <w:r w:rsidRPr="00C225AB">
                            <w:rPr>
                              <w:rFonts w:ascii="Arial" w:hAnsi="Arial" w:cs="Arial"/>
                              <w:b/>
                              <w:sz w:val="28"/>
                              <w:szCs w:val="28"/>
                            </w:rPr>
                            <w:delText>i</w:delText>
                          </w:r>
                        </w:del>
                      </w:p>
                    </w:txbxContent>
                  </v:textbox>
                </v:oval>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2030464" behindDoc="0" locked="0" layoutInCell="1" allowOverlap="1" wp14:anchorId="27A971AC" wp14:editId="483D9113">
                  <wp:simplePos x="0" y="0"/>
                  <wp:positionH relativeFrom="column">
                    <wp:posOffset>5733415</wp:posOffset>
                  </wp:positionH>
                  <wp:positionV relativeFrom="paragraph">
                    <wp:posOffset>3955415</wp:posOffset>
                  </wp:positionV>
                  <wp:extent cx="635" cy="640080"/>
                  <wp:effectExtent l="56515" t="12065" r="57150" b="24130"/>
                  <wp:wrapNone/>
                  <wp:docPr id="1552" name="AutoShape 1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4008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028741" id="AutoShape 1568" o:spid="_x0000_s1026" type="#_x0000_t32" style="position:absolute;margin-left:451.45pt;margin-top:311.45pt;width:.05pt;height:50.4pt;z-index:25203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" strokeweight="1pt">
                  <v:stroke endarrow="block"/>
                  <v:shadow color="#868686"/>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2040704" behindDoc="0" locked="0" layoutInCell="1" allowOverlap="1" wp14:anchorId="3F49BB79" wp14:editId="7CF367FB">
                  <wp:simplePos x="0" y="0"/>
                  <wp:positionH relativeFrom="column">
                    <wp:posOffset>5487035</wp:posOffset>
                  </wp:positionH>
                  <wp:positionV relativeFrom="paragraph">
                    <wp:posOffset>2902585</wp:posOffset>
                  </wp:positionV>
                  <wp:extent cx="440055" cy="1052830"/>
                  <wp:effectExtent l="10160" t="16510" r="16510" b="16510"/>
                  <wp:wrapNone/>
                  <wp:docPr id="1553" name="Rectangle 15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105283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D2025C" id="Rectangle 1584" o:spid="_x0000_s1026" style="position:absolute;margin-left:432.05pt;margin-top:228.55pt;width:34.65pt;height:82.9pt;z-index:2520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" filled="f" strokecolor="red" strokeweight="1.25pt">
                  <v:shadow color="#868686"/>
                </v:rec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2041728" behindDoc="0" locked="0" layoutInCell="1" allowOverlap="1" wp14:anchorId="30E6E535" wp14:editId="20E8FF79">
                  <wp:simplePos x="0" y="0"/>
                  <wp:positionH relativeFrom="column">
                    <wp:posOffset>6334760</wp:posOffset>
                  </wp:positionH>
                  <wp:positionV relativeFrom="paragraph">
                    <wp:posOffset>2902585</wp:posOffset>
                  </wp:positionV>
                  <wp:extent cx="440055" cy="1052830"/>
                  <wp:effectExtent l="10160" t="16510" r="16510" b="16510"/>
                  <wp:wrapNone/>
                  <wp:docPr id="1554" name="Rectangle 1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105283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3AC66F" id="Rectangle 1585" o:spid="_x0000_s1026" style="position:absolute;margin-left:498.8pt;margin-top:228.55pt;width:34.65pt;height:82.9pt;z-index:25204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" filled="f" strokecolor="red" strokeweight="1.25pt">
                  <v:shadow color="#868686"/>
                </v:rec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2033536" behindDoc="0" locked="0" layoutInCell="1" allowOverlap="1" wp14:anchorId="3FA21050" wp14:editId="259D7F07">
                  <wp:simplePos x="0" y="0"/>
                  <wp:positionH relativeFrom="column">
                    <wp:posOffset>3929380</wp:posOffset>
                  </wp:positionH>
                  <wp:positionV relativeFrom="paragraph">
                    <wp:posOffset>2902585</wp:posOffset>
                  </wp:positionV>
                  <wp:extent cx="405130" cy="1052830"/>
                  <wp:effectExtent l="14605" t="16510" r="8890" b="16510"/>
                  <wp:wrapNone/>
                  <wp:docPr id="1555" name="Rectangle 1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105283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25D7B2" id="Rectangle 1572" o:spid="_x0000_s1026" style="position:absolute;margin-left:309.4pt;margin-top:228.55pt;width:31.9pt;height:82.9pt;z-index:25203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" filled="f" strokecolor="red" strokeweight="1.25pt">
                  <v:shadow color="#868686"/>
                </v:rec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2034560" behindDoc="0" locked="0" layoutInCell="1" allowOverlap="1" wp14:anchorId="2EAEA19A" wp14:editId="261F009E">
                  <wp:simplePos x="0" y="0"/>
                  <wp:positionH relativeFrom="column">
                    <wp:posOffset>4674870</wp:posOffset>
                  </wp:positionH>
                  <wp:positionV relativeFrom="paragraph">
                    <wp:posOffset>2902585</wp:posOffset>
                  </wp:positionV>
                  <wp:extent cx="440055" cy="1052830"/>
                  <wp:effectExtent l="17145" t="16510" r="9525" b="16510"/>
                  <wp:wrapNone/>
                  <wp:docPr id="1556" name="Rectangle 1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105283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F88B00" id="Rectangle 1574" o:spid="_x0000_s1026" style="position:absolute;margin-left:368.1pt;margin-top:228.55pt;width:34.65pt;height:82.9pt;z-index:25203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" filled="f" strokecolor="red" strokeweight="1.25pt">
                  <v:shadow color="#868686"/>
                </v:rec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2031488" behindDoc="0" locked="0" layoutInCell="1" allowOverlap="1" wp14:anchorId="7B743FD3" wp14:editId="0E677568">
                  <wp:simplePos x="0" y="0"/>
                  <wp:positionH relativeFrom="column">
                    <wp:posOffset>4334510</wp:posOffset>
                  </wp:positionH>
                  <wp:positionV relativeFrom="paragraph">
                    <wp:posOffset>2902585</wp:posOffset>
                  </wp:positionV>
                  <wp:extent cx="340360" cy="1052830"/>
                  <wp:effectExtent l="10160" t="16510" r="11430" b="16510"/>
                  <wp:wrapNone/>
                  <wp:docPr id="1557" name="Rectangle 15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05283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762D63" id="Rectangle 1569" o:spid="_x0000_s1026" style="position:absolute;margin-left:341.3pt;margin-top:228.55pt;width:26.8pt;height:82.9pt;z-index:25203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" filled="f" strokecolor="red" strokeweight="1.25pt">
                  <v:shadow color="#868686"/>
                </v:rect>
              </w:pict>
            </mc:Fallback>
          </mc:AlternateContent>
        </w:r>
      </w:del>
      <w:ins w:id="91" w:author="Whitney Eiss" w:date="2017-10-16T11:36:00Z">
        <w:r w:rsidRPr="00FB3017">
          <w:rPr>
            <w:rFonts w:ascii="Arial" w:hAnsi="Arial" w:cs="Arial"/>
            <w:b/>
            <w:noProof/>
            <w:sz w:val="22"/>
            <w:szCs w:val="22"/>
            <w:lang w:val="en-US"/>
          </w:rPr>
          <mc:AlternateContent>
            <mc:Choice Requires="wps">
              <w:drawing>
                <wp:anchor distT="0" distB="0" distL="114300" distR="114300" simplePos="0" relativeHeight="251906560" behindDoc="0" locked="0" layoutInCell="1" allowOverlap="1" wp14:anchorId="00CC2FCA" wp14:editId="3CD73A3D">
                  <wp:simplePos x="0" y="0"/>
                  <wp:positionH relativeFrom="column">
                    <wp:posOffset>4057650</wp:posOffset>
                  </wp:positionH>
                  <wp:positionV relativeFrom="paragraph">
                    <wp:posOffset>3955415</wp:posOffset>
                  </wp:positionV>
                  <wp:extent cx="180975" cy="1053465"/>
                  <wp:effectExtent l="9525" t="12065" r="66675" b="29845"/>
                  <wp:wrapNone/>
                  <wp:docPr id="1459" name="AutoShape 15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105346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E1D5920" id="AutoShape 1583" o:spid="_x0000_s1026" type="#_x0000_t32" style="position:absolute;margin-left:319.5pt;margin-top:311.45pt;width:14.25pt;height:82.95pt;z-index:25190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" strokeweight="1.5pt">
                  <v:stroke endarrow="block"/>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914752" behindDoc="0" locked="0" layoutInCell="1" allowOverlap="1" wp14:anchorId="4B897DFD" wp14:editId="23372872">
                  <wp:simplePos x="0" y="0"/>
                  <wp:positionH relativeFrom="column">
                    <wp:posOffset>2848610</wp:posOffset>
                  </wp:positionH>
                  <wp:positionV relativeFrom="paragraph">
                    <wp:posOffset>3955415</wp:posOffset>
                  </wp:positionV>
                  <wp:extent cx="437515" cy="1868805"/>
                  <wp:effectExtent l="67310" t="12065" r="9525" b="33655"/>
                  <wp:wrapNone/>
                  <wp:docPr id="1458" name="AutoShape 1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7515" cy="186880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B085AF8" id="AutoShape 1593" o:spid="_x0000_s1026" type="#_x0000_t32" style="position:absolute;margin-left:224.3pt;margin-top:311.45pt;width:34.45pt;height:147.15pt;flip:x;z-index:2519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" strokeweight="1.5pt">
                  <v:stroke endarrow="block"/>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912704" behindDoc="0" locked="0" layoutInCell="1" allowOverlap="1" wp14:anchorId="1B8A43B6" wp14:editId="161754B7">
                  <wp:simplePos x="0" y="0"/>
                  <wp:positionH relativeFrom="column">
                    <wp:posOffset>3162300</wp:posOffset>
                  </wp:positionH>
                  <wp:positionV relativeFrom="paragraph">
                    <wp:posOffset>3707765</wp:posOffset>
                  </wp:positionV>
                  <wp:extent cx="767080" cy="247650"/>
                  <wp:effectExtent l="9525" t="12065" r="13970" b="16510"/>
                  <wp:wrapNone/>
                  <wp:docPr id="1457" name="Rectangle 15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67080" cy="24765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6B43510" id="Rectangle 1591" o:spid="_x0000_s1026" style="position:absolute;margin-left:249pt;margin-top:291.95pt;width:60.4pt;height:19.5pt;flip:y;z-index:2519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" filled="f" strokecolor="red" strokeweight="1.5p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911680" behindDoc="0" locked="0" layoutInCell="1" allowOverlap="1" wp14:anchorId="1E939861" wp14:editId="7AB75109">
                  <wp:simplePos x="0" y="0"/>
                  <wp:positionH relativeFrom="column">
                    <wp:posOffset>6572885</wp:posOffset>
                  </wp:positionH>
                  <wp:positionV relativeFrom="paragraph">
                    <wp:posOffset>2783840</wp:posOffset>
                  </wp:positionV>
                  <wp:extent cx="0" cy="118745"/>
                  <wp:effectExtent l="57785" t="21590" r="56515" b="12065"/>
                  <wp:wrapNone/>
                  <wp:docPr id="1455" name="AutoShape 1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8745"/>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9DA299" id="AutoShape 1590" o:spid="_x0000_s1026" type="#_x0000_t32" style="position:absolute;margin-left:517.55pt;margin-top:219.2pt;width:0;height:9.35pt;flip:y;z-index:2519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" strokeweight="1pt">
                  <v:stroke endarrow="block"/>
                  <v:shadow color="#868686"/>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910656" behindDoc="0" locked="0" layoutInCell="1" allowOverlap="1" wp14:anchorId="3E32ABF2" wp14:editId="4A41065E">
                  <wp:simplePos x="0" y="0"/>
                  <wp:positionH relativeFrom="column">
                    <wp:posOffset>7259955</wp:posOffset>
                  </wp:positionH>
                  <wp:positionV relativeFrom="paragraph">
                    <wp:posOffset>1823085</wp:posOffset>
                  </wp:positionV>
                  <wp:extent cx="306070" cy="311150"/>
                  <wp:effectExtent l="11430" t="13335" r="15875" b="18415"/>
                  <wp:wrapNone/>
                  <wp:docPr id="1452" name="Oval 15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91B4661" w14:textId="77777777" w:rsidR="00257BB1" w:rsidRPr="00C225AB" w:rsidRDefault="00257BB1" w:rsidP="00651FC0">
                              <w:pPr>
                                <w:rPr>
                                  <w:ins w:id="92" w:author="Whitney Eiss" w:date="2017-10-16T11:36:00Z"/>
                                  <w:rFonts w:ascii="Arial" w:hAnsi="Arial" w:cs="Arial"/>
                                  <w:b/>
                                  <w:sz w:val="28"/>
                                  <w:szCs w:val="28"/>
                                </w:rPr>
                              </w:pPr>
                              <w:ins w:id="93" w:author="Whitney Eiss" w:date="2017-10-16T11:36:00Z">
                                <w:r w:rsidRPr="00C225AB">
                                  <w:rPr>
                                    <w:rFonts w:ascii="Arial" w:hAnsi="Arial" w:cs="Arial"/>
                                    <w:b/>
                                    <w:sz w:val="28"/>
                                    <w:szCs w:val="28"/>
                                  </w:rPr>
                                  <w:t>i</w:t>
                                </w:r>
                              </w:ins>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32ABF2" id="_x0000_s1053" style="position:absolute;margin-left:571.65pt;margin-top:143.55pt;width:24.1pt;height:24.5pt;z-index:25191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PfHGQ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" fillcolor="#8db3e2" strokecolor="yellow" strokeweight="1.5pt">
                  <v:shadow color="#868686"/>
                  <v:textbox>
                    <w:txbxContent>
                      <w:p w14:paraId="491B4661" w14:textId="77777777" w:rsidR="00257BB1" w:rsidRPr="00C225AB" w:rsidRDefault="00257BB1" w:rsidP="00651FC0">
                        <w:pPr>
                          <w:rPr>
                            <w:ins w:id="94" w:author="Whitney Eiss" w:date="2017-10-16T11:36:00Z"/>
                            <w:rFonts w:ascii="Arial" w:hAnsi="Arial" w:cs="Arial"/>
                            <w:b/>
                            <w:sz w:val="28"/>
                            <w:szCs w:val="28"/>
                          </w:rPr>
                        </w:pPr>
                        <w:ins w:id="95" w:author="Whitney Eiss" w:date="2017-10-16T11:36:00Z">
                          <w:r w:rsidRPr="00C225AB">
                            <w:rPr>
                              <w:rFonts w:ascii="Arial" w:hAnsi="Arial" w:cs="Arial"/>
                              <w:b/>
                              <w:sz w:val="28"/>
                              <w:szCs w:val="28"/>
                            </w:rPr>
                            <w:t>i</w:t>
                          </w:r>
                        </w:ins>
                      </w:p>
                    </w:txbxContent>
                  </v:textbox>
                </v:oval>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893248" behindDoc="0" locked="0" layoutInCell="1" allowOverlap="1" wp14:anchorId="1756E0CF" wp14:editId="016F3622">
                  <wp:simplePos x="0" y="0"/>
                  <wp:positionH relativeFrom="column">
                    <wp:posOffset>5733415</wp:posOffset>
                  </wp:positionH>
                  <wp:positionV relativeFrom="paragraph">
                    <wp:posOffset>3955415</wp:posOffset>
                  </wp:positionV>
                  <wp:extent cx="635" cy="640080"/>
                  <wp:effectExtent l="56515" t="12065" r="57150" b="24130"/>
                  <wp:wrapNone/>
                  <wp:docPr id="1451" name="AutoShape 1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4008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BB5C4EE" id="AutoShape 1568" o:spid="_x0000_s1026" type="#_x0000_t32" style="position:absolute;margin-left:451.45pt;margin-top:311.45pt;width:.05pt;height:50.4pt;z-index:25189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" strokeweight="1pt">
                  <v:stroke endarrow="block"/>
                  <v:shadow color="#868686"/>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907584" behindDoc="0" locked="0" layoutInCell="1" allowOverlap="1" wp14:anchorId="0E8F6F48" wp14:editId="227C72F8">
                  <wp:simplePos x="0" y="0"/>
                  <wp:positionH relativeFrom="column">
                    <wp:posOffset>5487035</wp:posOffset>
                  </wp:positionH>
                  <wp:positionV relativeFrom="paragraph">
                    <wp:posOffset>2902585</wp:posOffset>
                  </wp:positionV>
                  <wp:extent cx="440055" cy="1052830"/>
                  <wp:effectExtent l="10160" t="16510" r="16510" b="16510"/>
                  <wp:wrapNone/>
                  <wp:docPr id="1450" name="Rectangle 15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105283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C963DC" id="Rectangle 1584" o:spid="_x0000_s1026" style="position:absolute;margin-left:432.05pt;margin-top:228.55pt;width:34.65pt;height:82.9pt;z-index:25190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" filled="f" strokecolor="red" strokeweight="1.25pt">
                  <v:shadow color="#868686"/>
                </v:rec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908608" behindDoc="0" locked="0" layoutInCell="1" allowOverlap="1" wp14:anchorId="13AA2A14" wp14:editId="1B536BEA">
                  <wp:simplePos x="0" y="0"/>
                  <wp:positionH relativeFrom="column">
                    <wp:posOffset>6334760</wp:posOffset>
                  </wp:positionH>
                  <wp:positionV relativeFrom="paragraph">
                    <wp:posOffset>2902585</wp:posOffset>
                  </wp:positionV>
                  <wp:extent cx="440055" cy="1052830"/>
                  <wp:effectExtent l="10160" t="16510" r="16510" b="16510"/>
                  <wp:wrapNone/>
                  <wp:docPr id="1449" name="Rectangle 1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105283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B2B30D" id="Rectangle 1585" o:spid="_x0000_s1026" style="position:absolute;margin-left:498.8pt;margin-top:228.55pt;width:34.65pt;height:82.9pt;z-index:25190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" filled="f" strokecolor="red" strokeweight="1.25pt">
                  <v:shadow color="#868686"/>
                </v:rec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896320" behindDoc="0" locked="0" layoutInCell="1" allowOverlap="1" wp14:anchorId="2D7E1C55" wp14:editId="6A5FAA7D">
                  <wp:simplePos x="0" y="0"/>
                  <wp:positionH relativeFrom="column">
                    <wp:posOffset>3929380</wp:posOffset>
                  </wp:positionH>
                  <wp:positionV relativeFrom="paragraph">
                    <wp:posOffset>2902585</wp:posOffset>
                  </wp:positionV>
                  <wp:extent cx="405130" cy="1052830"/>
                  <wp:effectExtent l="14605" t="16510" r="8890" b="16510"/>
                  <wp:wrapNone/>
                  <wp:docPr id="1448" name="Rectangle 1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105283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7D2B5A" id="Rectangle 1572" o:spid="_x0000_s1026" style="position:absolute;margin-left:309.4pt;margin-top:228.55pt;width:31.9pt;height:82.9pt;z-index:2518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" filled="f" strokecolor="red" strokeweight="1.25pt">
                  <v:shadow color="#868686"/>
                </v:rec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898368" behindDoc="0" locked="0" layoutInCell="1" allowOverlap="1" wp14:anchorId="74E1071B" wp14:editId="731C61A0">
                  <wp:simplePos x="0" y="0"/>
                  <wp:positionH relativeFrom="column">
                    <wp:posOffset>4674870</wp:posOffset>
                  </wp:positionH>
                  <wp:positionV relativeFrom="paragraph">
                    <wp:posOffset>2902585</wp:posOffset>
                  </wp:positionV>
                  <wp:extent cx="440055" cy="1052830"/>
                  <wp:effectExtent l="17145" t="16510" r="9525" b="16510"/>
                  <wp:wrapNone/>
                  <wp:docPr id="1447" name="Rectangle 1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105283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DC549C" id="Rectangle 1574" o:spid="_x0000_s1026" style="position:absolute;margin-left:368.1pt;margin-top:228.55pt;width:34.65pt;height:82.9pt;z-index:2518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" filled="f" strokecolor="red" strokeweight="1.25pt">
                  <v:shadow color="#868686"/>
                </v:rec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894272" behindDoc="0" locked="0" layoutInCell="1" allowOverlap="1" wp14:anchorId="14342A0E" wp14:editId="22DA21FA">
                  <wp:simplePos x="0" y="0"/>
                  <wp:positionH relativeFrom="column">
                    <wp:posOffset>4334510</wp:posOffset>
                  </wp:positionH>
                  <wp:positionV relativeFrom="paragraph">
                    <wp:posOffset>2902585</wp:posOffset>
                  </wp:positionV>
                  <wp:extent cx="340360" cy="1052830"/>
                  <wp:effectExtent l="10160" t="16510" r="11430" b="16510"/>
                  <wp:wrapNone/>
                  <wp:docPr id="1446" name="Rectangle 15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05283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8AE67E" id="Rectangle 1569" o:spid="_x0000_s1026" style="position:absolute;margin-left:341.3pt;margin-top:228.55pt;width:26.8pt;height:82.9pt;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" filled="f" strokecolor="red" strokeweight="1.25pt">
                  <v:shadow color="#868686"/>
                </v:rect>
              </w:pict>
            </mc:Fallback>
          </mc:AlternateContent>
        </w:r>
      </w:ins>
      <w:r w:rsidRPr="00FB3017">
        <w:rPr>
          <w:rFonts w:ascii="Arial" w:hAnsi="Arial" w:cs="Arial"/>
          <w:b/>
          <w:noProof/>
          <w:sz w:val="22"/>
          <w:szCs w:val="22"/>
          <w:lang w:val="en-US"/>
        </w:rPr>
        <mc:AlternateContent>
          <mc:Choice Requires="wps">
            <w:drawing>
              <wp:anchor distT="0" distB="0" distL="114300" distR="114300" simplePos="0" relativeHeight="251891200" behindDoc="0" locked="0" layoutInCell="1" allowOverlap="1" wp14:anchorId="0CFE01EE" wp14:editId="60C69980">
                <wp:simplePos x="0" y="0"/>
                <wp:positionH relativeFrom="column">
                  <wp:posOffset>1915160</wp:posOffset>
                </wp:positionH>
                <wp:positionV relativeFrom="paragraph">
                  <wp:posOffset>3955415</wp:posOffset>
                </wp:positionV>
                <wp:extent cx="635" cy="640080"/>
                <wp:effectExtent l="57785" t="12065" r="65405" b="24130"/>
                <wp:wrapNone/>
                <wp:docPr id="1441" name="AutoShape 1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400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B76A7E2" id="AutoShape 1541" o:spid="_x0000_s1026" type="#_x0000_t32" style="position:absolute;margin-left:150.8pt;margin-top:311.45pt;width:.05pt;height:50.4pt;z-index:25189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" strokeweight="1.5pt">
                <v:stroke endarrow="block"/>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889152" behindDoc="0" locked="0" layoutInCell="1" allowOverlap="1" wp14:anchorId="25545CFD" wp14:editId="7AC72297">
                <wp:simplePos x="0" y="0"/>
                <wp:positionH relativeFrom="column">
                  <wp:posOffset>1333500</wp:posOffset>
                </wp:positionH>
                <wp:positionV relativeFrom="paragraph">
                  <wp:posOffset>3707765</wp:posOffset>
                </wp:positionV>
                <wp:extent cx="1266825" cy="247650"/>
                <wp:effectExtent l="9525" t="12065" r="9525" b="16510"/>
                <wp:wrapNone/>
                <wp:docPr id="1440" name="Rectangle 15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266825" cy="24765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0E2832D" id="Rectangle 1539" o:spid="_x0000_s1026" style="position:absolute;margin-left:105pt;margin-top:291.95pt;width:99.75pt;height:19.5pt;flip:y;z-index:25188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" filled="f" strokecolor="red" strokeweight="1.5pt"/>
            </w:pict>
          </mc:Fallback>
        </mc:AlternateContent>
      </w:r>
    </w:p>
    <w:p w14:paraId="1E3F152C" w14:textId="59885745" w:rsidR="00651FC0" w:rsidRPr="00FB3017" w:rsidRDefault="00651FC0" w:rsidP="00651FC0">
      <w:pPr>
        <w:overflowPunct/>
        <w:autoSpaceDE/>
        <w:autoSpaceDN/>
        <w:adjustRightInd/>
        <w:textAlignment w:val="auto"/>
        <w:rPr>
          <w:rFonts w:ascii="Arial" w:hAnsi="Arial" w:cs="Arial"/>
          <w:b/>
          <w:noProof/>
          <w:sz w:val="22"/>
          <w:szCs w:val="22"/>
          <w:lang w:val="en-US"/>
        </w:rPr>
      </w:pPr>
    </w:p>
    <w:p w14:paraId="751C0901" w14:textId="77E6F1B1" w:rsidR="00651FC0" w:rsidRPr="00FB3017" w:rsidRDefault="00651FC0" w:rsidP="00651FC0">
      <w:pPr>
        <w:overflowPunct/>
        <w:autoSpaceDE/>
        <w:autoSpaceDN/>
        <w:adjustRightInd/>
        <w:textAlignment w:val="auto"/>
        <w:rPr>
          <w:rFonts w:ascii="Arial" w:hAnsi="Arial" w:cs="Arial"/>
          <w:b/>
          <w:noProof/>
          <w:sz w:val="22"/>
          <w:szCs w:val="22"/>
          <w:lang w:val="en-US"/>
        </w:rPr>
      </w:pPr>
    </w:p>
    <w:p w14:paraId="4F926B44" w14:textId="7342016D" w:rsidR="00651FC0" w:rsidRPr="00FB3017" w:rsidRDefault="00651FC0" w:rsidP="00651FC0">
      <w:pPr>
        <w:overflowPunct/>
        <w:autoSpaceDE/>
        <w:autoSpaceDN/>
        <w:adjustRightInd/>
        <w:textAlignment w:val="auto"/>
        <w:rPr>
          <w:rFonts w:ascii="Arial" w:hAnsi="Arial" w:cs="Arial"/>
          <w:b/>
          <w:noProof/>
          <w:sz w:val="22"/>
          <w:szCs w:val="22"/>
          <w:lang w:val="en-US"/>
        </w:rPr>
      </w:pPr>
    </w:p>
    <w:p w14:paraId="3F29EBF1" w14:textId="59FF7134" w:rsidR="00651FC0" w:rsidRPr="00FB3017" w:rsidRDefault="00651FC0" w:rsidP="00651FC0">
      <w:pPr>
        <w:overflowPunct/>
        <w:autoSpaceDE/>
        <w:autoSpaceDN/>
        <w:adjustRightInd/>
        <w:textAlignment w:val="auto"/>
        <w:rPr>
          <w:rFonts w:ascii="Arial" w:hAnsi="Arial" w:cs="Arial"/>
          <w:b/>
          <w:noProof/>
          <w:sz w:val="22"/>
          <w:szCs w:val="22"/>
          <w:lang w:val="en-US"/>
        </w:rPr>
      </w:pPr>
    </w:p>
    <w:p w14:paraId="464D4708" w14:textId="1AF0C027" w:rsidR="00651FC0" w:rsidRPr="00FB3017" w:rsidRDefault="00651FC0" w:rsidP="00651FC0">
      <w:pPr>
        <w:overflowPunct/>
        <w:autoSpaceDE/>
        <w:autoSpaceDN/>
        <w:adjustRightInd/>
        <w:textAlignment w:val="auto"/>
        <w:rPr>
          <w:rFonts w:ascii="Arial" w:hAnsi="Arial" w:cs="Arial"/>
          <w:b/>
          <w:noProof/>
          <w:sz w:val="22"/>
          <w:szCs w:val="22"/>
          <w:lang w:val="en-US"/>
        </w:rPr>
      </w:pPr>
    </w:p>
    <w:p w14:paraId="1DAAC684" w14:textId="6055A1AE" w:rsidR="00651FC0" w:rsidRPr="00FB3017" w:rsidRDefault="00651FC0" w:rsidP="00651FC0">
      <w:pPr>
        <w:overflowPunct/>
        <w:autoSpaceDE/>
        <w:autoSpaceDN/>
        <w:adjustRightInd/>
        <w:textAlignment w:val="auto"/>
        <w:rPr>
          <w:rFonts w:ascii="Arial" w:hAnsi="Arial" w:cs="Arial"/>
          <w:b/>
          <w:noProof/>
          <w:sz w:val="22"/>
          <w:szCs w:val="22"/>
          <w:lang w:val="en-US"/>
        </w:rPr>
      </w:pPr>
    </w:p>
    <w:p w14:paraId="07F274C4" w14:textId="78631626" w:rsidR="00651FC0" w:rsidRDefault="00651FC0" w:rsidP="00651FC0">
      <w:pPr>
        <w:overflowPunct/>
        <w:autoSpaceDE/>
        <w:autoSpaceDN/>
        <w:adjustRightInd/>
        <w:textAlignment w:val="auto"/>
        <w:rPr>
          <w:rFonts w:ascii="Arial" w:hAnsi="Arial" w:cs="Arial"/>
          <w:b/>
          <w:noProof/>
          <w:sz w:val="22"/>
          <w:szCs w:val="22"/>
          <w:lang w:val="en-US"/>
        </w:rPr>
      </w:pPr>
    </w:p>
    <w:p w14:paraId="0C55B57B" w14:textId="77777777" w:rsidR="00EB2E29" w:rsidRDefault="00EB2E29" w:rsidP="00651FC0">
      <w:pPr>
        <w:overflowPunct/>
        <w:autoSpaceDE/>
        <w:autoSpaceDN/>
        <w:adjustRightInd/>
        <w:textAlignment w:val="auto"/>
        <w:rPr>
          <w:rFonts w:ascii="Arial" w:hAnsi="Arial" w:cs="Arial"/>
          <w:b/>
          <w:noProof/>
          <w:sz w:val="22"/>
          <w:szCs w:val="22"/>
          <w:lang w:val="en-US"/>
        </w:rPr>
      </w:pPr>
    </w:p>
    <w:p w14:paraId="7B76260B" w14:textId="3E0395B3" w:rsidR="00651FC0" w:rsidRDefault="00651FC0" w:rsidP="00651FC0">
      <w:pPr>
        <w:overflowPunct/>
        <w:autoSpaceDE/>
        <w:autoSpaceDN/>
        <w:adjustRightInd/>
        <w:textAlignment w:val="auto"/>
        <w:rPr>
          <w:rFonts w:ascii="Arial" w:hAnsi="Arial" w:cs="Arial"/>
          <w:b/>
          <w:noProof/>
          <w:sz w:val="22"/>
          <w:szCs w:val="22"/>
          <w:lang w:val="en-US"/>
        </w:rPr>
      </w:pPr>
    </w:p>
    <w:p w14:paraId="7E9E5F97" w14:textId="0BA73AC0" w:rsidR="00651FC0" w:rsidRPr="00330B36" w:rsidRDefault="00651FC0" w:rsidP="00651FC0">
      <w:pPr>
        <w:overflowPunct/>
        <w:autoSpaceDE/>
        <w:autoSpaceDN/>
        <w:adjustRightInd/>
        <w:textAlignment w:val="auto"/>
        <w:rPr>
          <w:rFonts w:ascii="Arial" w:hAnsi="Arial" w:cs="Arial"/>
          <w:b/>
          <w:noProof/>
          <w:szCs w:val="22"/>
          <w:lang w:val="en-US"/>
        </w:rPr>
      </w:pPr>
      <w:r w:rsidRPr="00330B36">
        <w:rPr>
          <w:rFonts w:ascii="Arial" w:hAnsi="Arial" w:cs="Arial"/>
          <w:b/>
          <w:noProof/>
          <w:szCs w:val="22"/>
          <w:lang w:val="en-US"/>
        </w:rPr>
        <w:t>3.1</w:t>
      </w:r>
      <w:r w:rsidRPr="00330B36">
        <w:rPr>
          <w:rFonts w:ascii="Arial" w:hAnsi="Arial" w:cs="Arial"/>
          <w:b/>
          <w:noProof/>
          <w:szCs w:val="22"/>
          <w:lang w:val="en-US"/>
        </w:rPr>
        <w:tab/>
        <w:t xml:space="preserve">Customer Invoice for Scan, Example </w:t>
      </w:r>
      <w:r w:rsidR="00402472">
        <w:rPr>
          <w:rFonts w:ascii="Arial" w:hAnsi="Arial" w:cs="Arial"/>
          <w:b/>
          <w:noProof/>
          <w:szCs w:val="22"/>
          <w:lang w:val="en-US"/>
        </w:rPr>
        <w:t>2</w:t>
      </w:r>
      <w:r w:rsidRPr="00330B36">
        <w:rPr>
          <w:rFonts w:ascii="Arial" w:hAnsi="Arial" w:cs="Arial"/>
          <w:b/>
          <w:noProof/>
          <w:szCs w:val="22"/>
          <w:lang w:val="en-US"/>
        </w:rPr>
        <w:t>:</w:t>
      </w:r>
    </w:p>
    <w:p w14:paraId="1CC61DC4" w14:textId="77777777" w:rsidR="00651FC0" w:rsidRPr="00FB3017" w:rsidRDefault="00651FC0" w:rsidP="00651FC0">
      <w:pPr>
        <w:overflowPunct/>
        <w:autoSpaceDE/>
        <w:autoSpaceDN/>
        <w:adjustRightInd/>
        <w:textAlignment w:val="auto"/>
        <w:rPr>
          <w:rFonts w:ascii="Arial" w:hAnsi="Arial" w:cs="Arial"/>
          <w:b/>
          <w:noProof/>
          <w:sz w:val="22"/>
          <w:szCs w:val="22"/>
          <w:lang w:val="en-US"/>
        </w:rPr>
      </w:pPr>
    </w:p>
    <w:p w14:paraId="7770B00E" w14:textId="2554597B" w:rsidR="00651FC0" w:rsidRPr="00FB3017" w:rsidRDefault="00CD0231" w:rsidP="00651FC0">
      <w:pPr>
        <w:overflowPunct/>
        <w:autoSpaceDE/>
        <w:autoSpaceDN/>
        <w:adjustRightInd/>
        <w:textAlignment w:val="auto"/>
        <w:rPr>
          <w:rFonts w:ascii="Arial" w:hAnsi="Arial" w:cs="Arial"/>
          <w:b/>
          <w:noProof/>
          <w:sz w:val="22"/>
          <w:szCs w:val="22"/>
          <w:lang w:val="en-US"/>
        </w:rPr>
      </w:pPr>
      <w:ins w:id="96" w:author="Whitney Eiss" w:date="2017-10-16T11:36:00Z">
        <w:r w:rsidRPr="00FB3017">
          <w:rPr>
            <w:rFonts w:ascii="Arial" w:hAnsi="Arial" w:cs="Arial"/>
            <w:b/>
            <w:noProof/>
            <w:sz w:val="22"/>
            <w:szCs w:val="22"/>
            <w:lang w:val="en-US"/>
          </w:rPr>
          <w:lastRenderedPageBreak/>
          <mc:AlternateContent>
            <mc:Choice Requires="wps">
              <w:drawing>
                <wp:anchor distT="0" distB="0" distL="114300" distR="114300" simplePos="0" relativeHeight="251887104" behindDoc="0" locked="0" layoutInCell="1" allowOverlap="1" wp14:anchorId="1DEEAA64" wp14:editId="21302AB5">
                  <wp:simplePos x="0" y="0"/>
                  <wp:positionH relativeFrom="column">
                    <wp:posOffset>5370047</wp:posOffset>
                  </wp:positionH>
                  <wp:positionV relativeFrom="paragraph">
                    <wp:posOffset>1214548</wp:posOffset>
                  </wp:positionV>
                  <wp:extent cx="1465580" cy="1630045"/>
                  <wp:effectExtent l="0" t="0" r="20320" b="27305"/>
                  <wp:wrapNone/>
                  <wp:docPr id="1408" name="Text Box 20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5580" cy="1630045"/>
                          </a:xfrm>
                          <a:prstGeom prst="rect">
                            <a:avLst/>
                          </a:prstGeom>
                          <a:solidFill>
                            <a:schemeClr val="tx2">
                              <a:lumMod val="40000"/>
                              <a:lumOff val="60000"/>
                            </a:schemeClr>
                          </a:solidFill>
                          <a:ln w="19050">
                            <a:solidFill>
                              <a:schemeClr val="tx1"/>
                            </a:solidFill>
                            <a:miter lim="800000"/>
                            <a:headEnd/>
                            <a:tailEnd/>
                          </a:ln>
                        </wps:spPr>
                        <wps:txbx>
                          <w:txbxContent>
                            <w:p w14:paraId="49284164" w14:textId="77777777" w:rsidR="00257BB1" w:rsidRPr="001711B7" w:rsidRDefault="00257BB1" w:rsidP="00651FC0">
                              <w:pPr>
                                <w:rPr>
                                  <w:ins w:id="97" w:author="Whitney Eiss" w:date="2017-10-16T11:36:00Z"/>
                                  <w:rFonts w:ascii="Arial" w:hAnsi="Arial" w:cs="Arial"/>
                                  <w:sz w:val="16"/>
                                  <w:szCs w:val="16"/>
                                  <w14:textOutline w14:w="0" w14:cap="rnd" w14:cmpd="sng" w14:algn="ctr">
                                    <w14:solidFill>
                                      <w14:schemeClr w14:val="tx1"/>
                                    </w14:solidFill>
                                    <w14:prstDash w14:val="solid"/>
                                    <w14:bevel/>
                                  </w14:textOutline>
                                </w:rPr>
                              </w:pPr>
                              <w:ins w:id="98" w:author="Whitney Eiss" w:date="2017-10-16T11:36:00Z">
                                <w:r w:rsidRPr="001711B7">
                                  <w:rPr>
                                    <w:rFonts w:ascii="Arial" w:hAnsi="Arial" w:cs="Arial"/>
                                    <w:sz w:val="16"/>
                                    <w:szCs w:val="16"/>
                                    <w14:textOutline w14:w="0" w14:cap="rnd" w14:cmpd="sng" w14:algn="ctr">
                                      <w14:solidFill>
                                        <w14:schemeClr w14:val="tx1"/>
                                      </w14:solidFill>
                                      <w14:prstDash w14:val="solid"/>
                                      <w14:bevel/>
                                    </w14:textOutline>
                                  </w:rPr>
                                  <w:t>The term “clearance” in the fee reason column can mean it is for markdowns. However, if a contract can be located for the scan amount this should be coded as Trade- Scan. If GCC can not locate contract this needs to be escalated as a contract issue so the CRA can determine if this is a scan or markdown..</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EEAA64" id="Text Box 2010" o:spid="_x0000_s1054" type="#_x0000_t202" style="position:absolute;margin-left:422.85pt;margin-top:95.65pt;width:115.4pt;height:128.35pt;z-index:25188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" fillcolor="#8db3e2 [1311]" strokecolor="black [3213]" strokeweight="1.5pt">
                  <v:textbox>
                    <w:txbxContent>
                      <w:p w14:paraId="49284164" w14:textId="77777777" w:rsidR="00257BB1" w:rsidRPr="001711B7" w:rsidRDefault="00257BB1" w:rsidP="00651FC0">
                        <w:pPr>
                          <w:rPr>
                            <w:ins w:id="99" w:author="Whitney Eiss" w:date="2017-10-16T11:36:00Z"/>
                            <w:rFonts w:ascii="Arial" w:hAnsi="Arial" w:cs="Arial"/>
                            <w:sz w:val="16"/>
                            <w:szCs w:val="16"/>
                            <w14:textOutline w14:w="0" w14:cap="rnd" w14:cmpd="sng" w14:algn="ctr">
                              <w14:solidFill>
                                <w14:schemeClr w14:val="tx1"/>
                              </w14:solidFill>
                              <w14:prstDash w14:val="solid"/>
                              <w14:bevel/>
                            </w14:textOutline>
                          </w:rPr>
                        </w:pPr>
                        <w:ins w:id="100" w:author="Whitney Eiss" w:date="2017-10-16T11:36:00Z">
                          <w:r w:rsidRPr="001711B7">
                            <w:rPr>
                              <w:rFonts w:ascii="Arial" w:hAnsi="Arial" w:cs="Arial"/>
                              <w:sz w:val="16"/>
                              <w:szCs w:val="16"/>
                              <w14:textOutline w14:w="0" w14:cap="rnd" w14:cmpd="sng" w14:algn="ctr">
                                <w14:solidFill>
                                  <w14:schemeClr w14:val="tx1"/>
                                </w14:solidFill>
                                <w14:prstDash w14:val="solid"/>
                                <w14:bevel/>
                              </w14:textOutline>
                            </w:rPr>
                            <w:t>The term “clearance” in the fee reason column can mean it is for markdowns. However, if a contract can be located for the scan amount this should be coded as Trade- Scan. If GCC can not locate contract this needs to be escalated as a contract issue so the CRA can determine if this is a scan or markdown..</w:t>
                          </w:r>
                        </w:ins>
                      </w:p>
                    </w:txbxContent>
                  </v:textbox>
                </v:shape>
              </w:pict>
            </mc:Fallback>
          </mc:AlternateContent>
        </w:r>
      </w:ins>
      <w:del w:id="101" w:author="Whitney Eiss" w:date="2017-10-16T11:36:00Z">
        <w:r w:rsidR="00651FC0" w:rsidRPr="00FB3017">
          <w:rPr>
            <w:rFonts w:ascii="Arial" w:hAnsi="Arial" w:cs="Arial"/>
            <w:b/>
            <w:noProof/>
            <w:sz w:val="22"/>
            <w:szCs w:val="22"/>
            <w:lang w:val="en-US"/>
          </w:rPr>
          <mc:AlternateContent>
            <mc:Choice Requires="wps">
              <w:drawing>
                <wp:anchor distT="0" distB="0" distL="114300" distR="114300" simplePos="0" relativeHeight="252051968" behindDoc="0" locked="0" layoutInCell="1" allowOverlap="1" wp14:anchorId="3159FAAF" wp14:editId="6BA50B80">
                  <wp:simplePos x="0" y="0"/>
                  <wp:positionH relativeFrom="column">
                    <wp:posOffset>4836795</wp:posOffset>
                  </wp:positionH>
                  <wp:positionV relativeFrom="paragraph">
                    <wp:posOffset>2560320</wp:posOffset>
                  </wp:positionV>
                  <wp:extent cx="440055" cy="1312545"/>
                  <wp:effectExtent l="17145" t="17145" r="9525" b="13335"/>
                  <wp:wrapNone/>
                  <wp:docPr id="1561" name="Rectangle 20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131254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BFD689" id="Rectangle 2001" o:spid="_x0000_s1026" style="position:absolute;margin-left:380.85pt;margin-top:201.6pt;width:34.65pt;height:103.35pt;z-index:25205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" filled="f" strokecolor="red" strokeweight="1.25pt">
                  <v:shadow color="#868686"/>
                </v:rect>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2047872" behindDoc="0" locked="0" layoutInCell="1" allowOverlap="1" wp14:anchorId="790FDCE6" wp14:editId="3EDE6601">
                  <wp:simplePos x="0" y="0"/>
                  <wp:positionH relativeFrom="column">
                    <wp:posOffset>4496435</wp:posOffset>
                  </wp:positionH>
                  <wp:positionV relativeFrom="paragraph">
                    <wp:posOffset>2560320</wp:posOffset>
                  </wp:positionV>
                  <wp:extent cx="340360" cy="1312545"/>
                  <wp:effectExtent l="10160" t="17145" r="11430" b="13335"/>
                  <wp:wrapNone/>
                  <wp:docPr id="1562" name="Rectangle 19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31254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4A02E4" id="Rectangle 1997" o:spid="_x0000_s1026" style="position:absolute;margin-left:354.05pt;margin-top:201.6pt;width:26.8pt;height:103.35pt;z-index:25204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" filled="f" strokecolor="red" strokeweight="1.25pt">
                  <v:shadow color="#868686"/>
                </v:rect>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2049920" behindDoc="0" locked="0" layoutInCell="1" allowOverlap="1" wp14:anchorId="6E9893B8" wp14:editId="74FC1AF0">
                  <wp:simplePos x="0" y="0"/>
                  <wp:positionH relativeFrom="column">
                    <wp:posOffset>4091305</wp:posOffset>
                  </wp:positionH>
                  <wp:positionV relativeFrom="paragraph">
                    <wp:posOffset>2560320</wp:posOffset>
                  </wp:positionV>
                  <wp:extent cx="405130" cy="1312545"/>
                  <wp:effectExtent l="14605" t="17145" r="8890" b="13335"/>
                  <wp:wrapNone/>
                  <wp:docPr id="1563" name="Rectangle 19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131254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8E7B8" id="Rectangle 1999" o:spid="_x0000_s1026" style="position:absolute;margin-left:322.15pt;margin-top:201.6pt;width:31.9pt;height:103.35pt;z-index:2520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" filled="f" strokecolor="red" strokeweight="1.25pt">
                  <v:shadow color="#868686"/>
                </v:rect>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2059136" behindDoc="0" locked="0" layoutInCell="1" allowOverlap="1" wp14:anchorId="259A33FD" wp14:editId="06A25C95">
                  <wp:simplePos x="0" y="0"/>
                  <wp:positionH relativeFrom="column">
                    <wp:posOffset>4219575</wp:posOffset>
                  </wp:positionH>
                  <wp:positionV relativeFrom="paragraph">
                    <wp:posOffset>3927475</wp:posOffset>
                  </wp:positionV>
                  <wp:extent cx="180975" cy="739140"/>
                  <wp:effectExtent l="9525" t="12700" r="66675" b="38735"/>
                  <wp:wrapNone/>
                  <wp:docPr id="1564" name="AutoShape 20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73914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229585A" id="AutoShape 2008" o:spid="_x0000_s1026" type="#_x0000_t32" style="position:absolute;margin-left:332.25pt;margin-top:309.25pt;width:14.25pt;height:58.2pt;z-index:2520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" strokeweight="1.5pt">
                  <v:stroke endarrow="block"/>
                </v:shape>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2052992" behindDoc="0" locked="0" layoutInCell="1" allowOverlap="1" wp14:anchorId="7D589290" wp14:editId="2FF99847">
                  <wp:simplePos x="0" y="0"/>
                  <wp:positionH relativeFrom="column">
                    <wp:posOffset>4721225</wp:posOffset>
                  </wp:positionH>
                  <wp:positionV relativeFrom="paragraph">
                    <wp:posOffset>2133600</wp:posOffset>
                  </wp:positionV>
                  <wp:extent cx="267970" cy="584835"/>
                  <wp:effectExtent l="9525" t="15875" r="15240" b="11430"/>
                  <wp:wrapNone/>
                  <wp:docPr id="1566" name="AutoShape 20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67970" cy="584835"/>
                          </a:xfrm>
                          <a:prstGeom prst="rightBrace">
                            <a:avLst>
                              <a:gd name="adj1" fmla="val 18187"/>
                              <a:gd name="adj2" fmla="val 49306"/>
                            </a:avLst>
                          </a:prstGeom>
                          <a:noFill/>
                          <a:ln w="12700">
                            <a:solidFill>
                              <a:schemeClr val="tx1">
                                <a:lumMod val="100000"/>
                                <a:lumOff val="0"/>
                              </a:schemeClr>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9B2D6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002" o:spid="_x0000_s1026" type="#_x0000_t88" style="position:absolute;margin-left:371.75pt;margin-top:168pt;width:21.1pt;height:46.05pt;rotation:-90;z-index:25205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" adj=",10650" fillcolor="white [3201]" strokecolor="black [3213]" strokeweight="1pt">
                  <v:shadow color="#868686"/>
                </v:shape>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2048896" behindDoc="0" locked="0" layoutInCell="1" allowOverlap="1" wp14:anchorId="59B6D425" wp14:editId="3650A9FA">
                  <wp:simplePos x="0" y="0"/>
                  <wp:positionH relativeFrom="column">
                    <wp:posOffset>3716020</wp:posOffset>
                  </wp:positionH>
                  <wp:positionV relativeFrom="paragraph">
                    <wp:posOffset>1470025</wp:posOffset>
                  </wp:positionV>
                  <wp:extent cx="1431290" cy="810260"/>
                  <wp:effectExtent l="10795" t="12700" r="15240" b="15240"/>
                  <wp:wrapNone/>
                  <wp:docPr id="1568" name="Text Box 19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1290" cy="810260"/>
                          </a:xfrm>
                          <a:prstGeom prst="rect">
                            <a:avLst/>
                          </a:prstGeom>
                          <a:solidFill>
                            <a:schemeClr val="bg1">
                              <a:lumMod val="100000"/>
                              <a:lumOff val="0"/>
                            </a:schemeClr>
                          </a:solidFill>
                          <a:ln w="19050">
                            <a:solidFill>
                              <a:srgbClr val="000000"/>
                            </a:solidFill>
                            <a:miter lim="800000"/>
                            <a:headEnd/>
                            <a:tailEnd/>
                          </a:ln>
                        </wps:spPr>
                        <wps:txbx>
                          <w:txbxContent>
                            <w:p w14:paraId="57948B5D" w14:textId="77777777" w:rsidR="00257BB1" w:rsidRPr="0096236D" w:rsidRDefault="00257BB1" w:rsidP="00651FC0">
                              <w:pPr>
                                <w:rPr>
                                  <w:del w:id="102" w:author="Whitney Eiss" w:date="2017-10-16T11:36:00Z"/>
                                  <w:rFonts w:ascii="Arial" w:hAnsi="Arial" w:cs="Arial"/>
                                  <w:sz w:val="16"/>
                                  <w:szCs w:val="16"/>
                                </w:rPr>
                              </w:pPr>
                              <w:del w:id="103" w:author="Whitney Eiss" w:date="2017-10-16T11:36:00Z">
                                <w:r w:rsidRPr="0096236D">
                                  <w:rPr>
                                    <w:rFonts w:ascii="Arial" w:hAnsi="Arial" w:cs="Arial"/>
                                    <w:strike/>
                                    <w:sz w:val="16"/>
                                    <w:szCs w:val="16"/>
                                    <w:u w:val="single"/>
                                  </w:rPr>
                                  <w:delText>Scan Rate:</w:delText>
                                </w:r>
                                <w:r w:rsidRPr="0096236D">
                                  <w:rPr>
                                    <w:rFonts w:ascii="Arial" w:hAnsi="Arial" w:cs="Arial"/>
                                    <w:strike/>
                                    <w:sz w:val="16"/>
                                    <w:szCs w:val="16"/>
                                  </w:rPr>
                                  <w:delText xml:space="preserve"> The amount in the Scan $ column needs to be divided by the QTY to arrive at the scan rate, found on the contract</w:delText>
                                </w:r>
                                <w:r w:rsidRPr="0096236D">
                                  <w:rPr>
                                    <w:rFonts w:ascii="Arial" w:hAnsi="Arial" w:cs="Arial"/>
                                    <w:sz w:val="16"/>
                                    <w:szCs w:val="16"/>
                                  </w:rPr>
                                  <w:delText xml:space="preserve">. </w:delText>
                                </w:r>
                              </w:del>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B6D425" id="Text Box 1998" o:spid="_x0000_s1055" type="#_x0000_t202" style="position:absolute;margin-left:292.6pt;margin-top:115.75pt;width:112.7pt;height:63.8pt;z-index:25204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" fillcolor="white [3212]" strokeweight="1.5pt">
                  <v:textbox>
                    <w:txbxContent>
                      <w:p w14:paraId="57948B5D" w14:textId="77777777" w:rsidR="00257BB1" w:rsidRPr="0096236D" w:rsidRDefault="00257BB1" w:rsidP="00651FC0">
                        <w:pPr>
                          <w:rPr>
                            <w:del w:id="104" w:author="Whitney Eiss" w:date="2017-10-16T11:36:00Z"/>
                            <w:rFonts w:ascii="Arial" w:hAnsi="Arial" w:cs="Arial"/>
                            <w:sz w:val="16"/>
                            <w:szCs w:val="16"/>
                          </w:rPr>
                        </w:pPr>
                        <w:del w:id="105" w:author="Whitney Eiss" w:date="2017-10-16T11:36:00Z">
                          <w:r w:rsidRPr="0096236D">
                            <w:rPr>
                              <w:rFonts w:ascii="Arial" w:hAnsi="Arial" w:cs="Arial"/>
                              <w:strike/>
                              <w:sz w:val="16"/>
                              <w:szCs w:val="16"/>
                              <w:u w:val="single"/>
                            </w:rPr>
                            <w:delText>Scan Rate:</w:delText>
                          </w:r>
                          <w:r w:rsidRPr="0096236D">
                            <w:rPr>
                              <w:rFonts w:ascii="Arial" w:hAnsi="Arial" w:cs="Arial"/>
                              <w:strike/>
                              <w:sz w:val="16"/>
                              <w:szCs w:val="16"/>
                            </w:rPr>
                            <w:delText xml:space="preserve"> The amount in the Scan $ column needs to be divided by the QTY to arrive at the scan rate, found on the contract</w:delText>
                          </w:r>
                          <w:r w:rsidRPr="0096236D">
                            <w:rPr>
                              <w:rFonts w:ascii="Arial" w:hAnsi="Arial" w:cs="Arial"/>
                              <w:sz w:val="16"/>
                              <w:szCs w:val="16"/>
                            </w:rPr>
                            <w:delText xml:space="preserve">. </w:delText>
                          </w:r>
                        </w:del>
                      </w:p>
                    </w:txbxContent>
                  </v:textbox>
                </v:shape>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2062208" behindDoc="0" locked="0" layoutInCell="1" allowOverlap="1" wp14:anchorId="4236A7F1" wp14:editId="600150A9">
                  <wp:simplePos x="0" y="0"/>
                  <wp:positionH relativeFrom="column">
                    <wp:posOffset>6458585</wp:posOffset>
                  </wp:positionH>
                  <wp:positionV relativeFrom="paragraph">
                    <wp:posOffset>3206115</wp:posOffset>
                  </wp:positionV>
                  <wp:extent cx="635" cy="476250"/>
                  <wp:effectExtent l="57785" t="24765" r="55880" b="13335"/>
                  <wp:wrapNone/>
                  <wp:docPr id="1569" name="AutoShape 20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7625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4381DB" id="AutoShape 2011" o:spid="_x0000_s1026" type="#_x0000_t32" style="position:absolute;margin-left:508.55pt;margin-top:252.45pt;width:.05pt;height:37.5pt;flip:y;z-index:2520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" strokeweight="1pt">
                  <v:stroke endarrow="block"/>
                  <v:shadow color="#868686"/>
                </v:shape>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2060160" behindDoc="0" locked="0" layoutInCell="1" allowOverlap="1" wp14:anchorId="73D6ECCE" wp14:editId="16502CE9">
                  <wp:simplePos x="0" y="0"/>
                  <wp:positionH relativeFrom="column">
                    <wp:posOffset>6125210</wp:posOffset>
                  </wp:positionH>
                  <wp:positionV relativeFrom="paragraph">
                    <wp:posOffset>3682365</wp:posOffset>
                  </wp:positionV>
                  <wp:extent cx="440055" cy="245110"/>
                  <wp:effectExtent l="10160" t="15240" r="16510" b="15875"/>
                  <wp:wrapNone/>
                  <wp:docPr id="1571" name="Rectangle 20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24511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4BE91F" id="Rectangle 2009" o:spid="_x0000_s1026" style="position:absolute;margin-left:482.3pt;margin-top:289.95pt;width:34.65pt;height:19.3pt;z-index:25206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" filled="f" strokecolor="red" strokeweight="1.25pt">
                  <v:shadow color="#868686"/>
                </v:rect>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2057088" behindDoc="0" locked="0" layoutInCell="1" allowOverlap="1" wp14:anchorId="09E16278" wp14:editId="1FF6439B">
                  <wp:simplePos x="0" y="0"/>
                  <wp:positionH relativeFrom="column">
                    <wp:posOffset>5887720</wp:posOffset>
                  </wp:positionH>
                  <wp:positionV relativeFrom="paragraph">
                    <wp:posOffset>433705</wp:posOffset>
                  </wp:positionV>
                  <wp:extent cx="772795" cy="238760"/>
                  <wp:effectExtent l="10795" t="14605" r="16510" b="13335"/>
                  <wp:wrapNone/>
                  <wp:docPr id="1605" name="Rectangle 20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795" cy="23876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4FB61F" id="Rectangle 2006" o:spid="_x0000_s1026" style="position:absolute;margin-left:463.6pt;margin-top:34.15pt;width:60.85pt;height:18.8pt;z-index:25205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" filled="f" strokecolor="red" strokeweight="1.25pt">
                  <v:shadow color="#868686"/>
                </v:rect>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2056064" behindDoc="0" locked="0" layoutInCell="1" allowOverlap="1" wp14:anchorId="49E6590B" wp14:editId="5FF8AEAF">
                  <wp:simplePos x="0" y="0"/>
                  <wp:positionH relativeFrom="column">
                    <wp:posOffset>4946015</wp:posOffset>
                  </wp:positionH>
                  <wp:positionV relativeFrom="paragraph">
                    <wp:posOffset>433705</wp:posOffset>
                  </wp:positionV>
                  <wp:extent cx="941705" cy="0"/>
                  <wp:effectExtent l="21590" t="62230" r="8255" b="61595"/>
                  <wp:wrapNone/>
                  <wp:docPr id="1606" name="AutoShape 20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41705" cy="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6ED7D3" id="AutoShape 2005" o:spid="_x0000_s1026" type="#_x0000_t32" style="position:absolute;margin-left:389.45pt;margin-top:34.15pt;width:74.15pt;height:0;flip:x;z-index:2520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" strokeweight="1pt">
                  <v:stroke endarrow="block"/>
                  <v:shadow color="#868686"/>
                </v:shape>
              </w:pict>
            </mc:Fallback>
          </mc:AlternateContent>
        </w:r>
      </w:del>
      <w:ins w:id="106" w:author="Whitney Eiss" w:date="2017-10-16T11:36:00Z">
        <w:r w:rsidR="001B5EC0" w:rsidRPr="00FB3017">
          <w:rPr>
            <w:rFonts w:ascii="Arial" w:hAnsi="Arial" w:cs="Arial"/>
            <w:b/>
            <w:noProof/>
            <w:sz w:val="22"/>
            <w:szCs w:val="22"/>
            <w:lang w:val="en-US"/>
          </w:rPr>
          <mc:AlternateContent>
            <mc:Choice Requires="wps">
              <w:drawing>
                <wp:anchor distT="0" distB="0" distL="114300" distR="114300" simplePos="0" relativeHeight="251880960" behindDoc="0" locked="0" layoutInCell="1" allowOverlap="1" wp14:anchorId="72227864" wp14:editId="462D7E46">
                  <wp:simplePos x="0" y="0"/>
                  <wp:positionH relativeFrom="column">
                    <wp:posOffset>3233254</wp:posOffset>
                  </wp:positionH>
                  <wp:positionV relativeFrom="paragraph">
                    <wp:posOffset>301708</wp:posOffset>
                  </wp:positionV>
                  <wp:extent cx="1714500" cy="508883"/>
                  <wp:effectExtent l="0" t="0" r="19050" b="24765"/>
                  <wp:wrapNone/>
                  <wp:docPr id="1403" name="Text Box 20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508883"/>
                          </a:xfrm>
                          <a:prstGeom prst="rect">
                            <a:avLst/>
                          </a:prstGeom>
                          <a:solidFill>
                            <a:schemeClr val="tx2">
                              <a:lumMod val="40000"/>
                              <a:lumOff val="60000"/>
                            </a:schemeClr>
                          </a:solidFill>
                          <a:ln w="19050">
                            <a:solidFill>
                              <a:srgbClr val="000000"/>
                            </a:solidFill>
                            <a:miter lim="800000"/>
                            <a:headEnd/>
                            <a:tailEnd/>
                          </a:ln>
                        </wps:spPr>
                        <wps:txbx>
                          <w:txbxContent>
                            <w:p w14:paraId="67E44E97" w14:textId="77777777" w:rsidR="00257BB1" w:rsidRPr="00417BD8" w:rsidRDefault="00257BB1" w:rsidP="00651FC0">
                              <w:pPr>
                                <w:rPr>
                                  <w:ins w:id="107" w:author="Whitney Eiss" w:date="2017-10-16T11:36:00Z"/>
                                  <w:rFonts w:ascii="Arial" w:hAnsi="Arial" w:cs="Arial"/>
                                  <w:sz w:val="16"/>
                                  <w:szCs w:val="16"/>
                                </w:rPr>
                              </w:pPr>
                              <w:ins w:id="108" w:author="Whitney Eiss" w:date="2017-10-16T11:36:00Z">
                                <w:r>
                                  <w:rPr>
                                    <w:rFonts w:ascii="Arial" w:hAnsi="Arial" w:cs="Arial"/>
                                    <w:sz w:val="16"/>
                                    <w:szCs w:val="16"/>
                                    <w:u w:val="single"/>
                                  </w:rPr>
                                  <w:t>Invoice #</w:t>
                                </w:r>
                                <w:r w:rsidRPr="000862F3">
                                  <w:rPr>
                                    <w:rFonts w:ascii="Arial" w:hAnsi="Arial" w:cs="Arial"/>
                                    <w:sz w:val="16"/>
                                    <w:szCs w:val="16"/>
                                  </w:rPr>
                                  <w:t xml:space="preserve">: Used to search for the customer invoice in </w:t>
                                </w:r>
                                <w:r>
                                  <w:rPr>
                                    <w:rFonts w:ascii="Verdana" w:hAnsi="Verdana"/>
                                    <w:color w:val="000000"/>
                                    <w:sz w:val="17"/>
                                    <w:szCs w:val="17"/>
                                  </w:rPr>
                                  <w:t>ACOSTA Relay</w:t>
                                </w:r>
                                <w:r w:rsidRPr="000862F3">
                                  <w:rPr>
                                    <w:rFonts w:ascii="Arial" w:hAnsi="Arial" w:cs="Arial"/>
                                    <w:sz w:val="16"/>
                                    <w:szCs w:val="16"/>
                                  </w:rPr>
                                  <w:t>.</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227864" id="Text Box 2004" o:spid="_x0000_s1056" type="#_x0000_t202" style="position:absolute;margin-left:254.6pt;margin-top:23.75pt;width:135pt;height:40.05pt;z-index:25188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" fillcolor="#8db3e2 [1311]" strokeweight="1.5pt">
                  <v:textbox>
                    <w:txbxContent>
                      <w:p w14:paraId="67E44E97" w14:textId="77777777" w:rsidR="00257BB1" w:rsidRPr="00417BD8" w:rsidRDefault="00257BB1" w:rsidP="00651FC0">
                        <w:pPr>
                          <w:rPr>
                            <w:ins w:id="109" w:author="Whitney Eiss" w:date="2017-10-16T11:36:00Z"/>
                            <w:rFonts w:ascii="Arial" w:hAnsi="Arial" w:cs="Arial"/>
                            <w:sz w:val="16"/>
                            <w:szCs w:val="16"/>
                          </w:rPr>
                        </w:pPr>
                        <w:ins w:id="110" w:author="Whitney Eiss" w:date="2017-10-16T11:36:00Z">
                          <w:r>
                            <w:rPr>
                              <w:rFonts w:ascii="Arial" w:hAnsi="Arial" w:cs="Arial"/>
                              <w:sz w:val="16"/>
                              <w:szCs w:val="16"/>
                              <w:u w:val="single"/>
                            </w:rPr>
                            <w:t>Invoice #</w:t>
                          </w:r>
                          <w:r w:rsidRPr="000862F3">
                            <w:rPr>
                              <w:rFonts w:ascii="Arial" w:hAnsi="Arial" w:cs="Arial"/>
                              <w:sz w:val="16"/>
                              <w:szCs w:val="16"/>
                            </w:rPr>
                            <w:t xml:space="preserve">: Used to search for the customer invoice in </w:t>
                          </w:r>
                          <w:r>
                            <w:rPr>
                              <w:rFonts w:ascii="Verdana" w:hAnsi="Verdana"/>
                              <w:color w:val="000000"/>
                              <w:sz w:val="17"/>
                              <w:szCs w:val="17"/>
                            </w:rPr>
                            <w:t>ACOSTA Relay</w:t>
                          </w:r>
                          <w:r w:rsidRPr="000862F3">
                            <w:rPr>
                              <w:rFonts w:ascii="Arial" w:hAnsi="Arial" w:cs="Arial"/>
                              <w:sz w:val="16"/>
                              <w:szCs w:val="16"/>
                            </w:rPr>
                            <w:t>.</w:t>
                          </w:r>
                        </w:ins>
                      </w:p>
                    </w:txbxContent>
                  </v:textbox>
                </v:shape>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1877888" behindDoc="0" locked="0" layoutInCell="1" allowOverlap="1" wp14:anchorId="5A8C29C0" wp14:editId="5A5218BC">
                  <wp:simplePos x="0" y="0"/>
                  <wp:positionH relativeFrom="column">
                    <wp:posOffset>4836795</wp:posOffset>
                  </wp:positionH>
                  <wp:positionV relativeFrom="paragraph">
                    <wp:posOffset>2560320</wp:posOffset>
                  </wp:positionV>
                  <wp:extent cx="440055" cy="1312545"/>
                  <wp:effectExtent l="17145" t="17145" r="9525" b="13335"/>
                  <wp:wrapNone/>
                  <wp:docPr id="1417" name="Rectangle 20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131254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04376" id="Rectangle 2001" o:spid="_x0000_s1026" style="position:absolute;margin-left:380.85pt;margin-top:201.6pt;width:34.65pt;height:103.35pt;z-index:25187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" filled="f" strokecolor="red" strokeweight="1.25pt">
                  <v:shadow color="#868686"/>
                </v:rect>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1873792" behindDoc="0" locked="0" layoutInCell="1" allowOverlap="1" wp14:anchorId="500AE814" wp14:editId="1A8BC99A">
                  <wp:simplePos x="0" y="0"/>
                  <wp:positionH relativeFrom="column">
                    <wp:posOffset>4496435</wp:posOffset>
                  </wp:positionH>
                  <wp:positionV relativeFrom="paragraph">
                    <wp:posOffset>2560320</wp:posOffset>
                  </wp:positionV>
                  <wp:extent cx="340360" cy="1312545"/>
                  <wp:effectExtent l="10160" t="17145" r="11430" b="13335"/>
                  <wp:wrapNone/>
                  <wp:docPr id="1416" name="Rectangle 19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131254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39C85B" id="Rectangle 1997" o:spid="_x0000_s1026" style="position:absolute;margin-left:354.05pt;margin-top:201.6pt;width:26.8pt;height:103.35pt;z-index:2518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" filled="f" strokecolor="red" strokeweight="1.25pt">
                  <v:shadow color="#868686"/>
                </v:rect>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1875840" behindDoc="0" locked="0" layoutInCell="1" allowOverlap="1" wp14:anchorId="4979081E" wp14:editId="7FC1E299">
                  <wp:simplePos x="0" y="0"/>
                  <wp:positionH relativeFrom="column">
                    <wp:posOffset>4091305</wp:posOffset>
                  </wp:positionH>
                  <wp:positionV relativeFrom="paragraph">
                    <wp:posOffset>2560320</wp:posOffset>
                  </wp:positionV>
                  <wp:extent cx="405130" cy="1312545"/>
                  <wp:effectExtent l="14605" t="17145" r="8890" b="13335"/>
                  <wp:wrapNone/>
                  <wp:docPr id="1415" name="Rectangle 19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131254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411225" id="Rectangle 1999" o:spid="_x0000_s1026" style="position:absolute;margin-left:322.15pt;margin-top:201.6pt;width:31.9pt;height:103.35pt;z-index:25187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" filled="f" strokecolor="red" strokeweight="1.25pt">
                  <v:shadow color="#868686"/>
                </v:rect>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1885056" behindDoc="0" locked="0" layoutInCell="1" allowOverlap="1" wp14:anchorId="04EE75ED" wp14:editId="4C1EF6A0">
                  <wp:simplePos x="0" y="0"/>
                  <wp:positionH relativeFrom="column">
                    <wp:posOffset>4219575</wp:posOffset>
                  </wp:positionH>
                  <wp:positionV relativeFrom="paragraph">
                    <wp:posOffset>3927475</wp:posOffset>
                  </wp:positionV>
                  <wp:extent cx="180975" cy="739140"/>
                  <wp:effectExtent l="9525" t="12700" r="66675" b="38735"/>
                  <wp:wrapNone/>
                  <wp:docPr id="1414" name="AutoShape 20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73914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B118979" id="AutoShape 2008" o:spid="_x0000_s1026" type="#_x0000_t32" style="position:absolute;margin-left:332.25pt;margin-top:309.25pt;width:14.25pt;height:58.2pt;z-index:25188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" strokeweight="1.5pt">
                  <v:stroke endarrow="block"/>
                </v:shape>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1878912" behindDoc="0" locked="0" layoutInCell="1" allowOverlap="1" wp14:anchorId="2C0A24B4" wp14:editId="5AE83975">
                  <wp:simplePos x="0" y="0"/>
                  <wp:positionH relativeFrom="column">
                    <wp:posOffset>4721225</wp:posOffset>
                  </wp:positionH>
                  <wp:positionV relativeFrom="paragraph">
                    <wp:posOffset>2133600</wp:posOffset>
                  </wp:positionV>
                  <wp:extent cx="267970" cy="584835"/>
                  <wp:effectExtent l="9525" t="15875" r="15240" b="11430"/>
                  <wp:wrapNone/>
                  <wp:docPr id="1412" name="AutoShape 20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67970" cy="584835"/>
                          </a:xfrm>
                          <a:prstGeom prst="rightBrace">
                            <a:avLst>
                              <a:gd name="adj1" fmla="val 18187"/>
                              <a:gd name="adj2" fmla="val 49306"/>
                            </a:avLst>
                          </a:prstGeom>
                          <a:noFill/>
                          <a:ln w="12700">
                            <a:solidFill>
                              <a:schemeClr val="tx1">
                                <a:lumMod val="100000"/>
                                <a:lumOff val="0"/>
                              </a:schemeClr>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671F3C" id="AutoShape 2002" o:spid="_x0000_s1026" type="#_x0000_t88" style="position:absolute;margin-left:371.75pt;margin-top:168pt;width:21.1pt;height:46.05pt;rotation:-90;z-index:25187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" adj=",10650" fillcolor="white [3201]" strokecolor="black [3213]" strokeweight="1pt">
                  <v:shadow color="#868686"/>
                </v:shape>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1876864" behindDoc="0" locked="0" layoutInCell="1" allowOverlap="1" wp14:anchorId="4BC8F25E" wp14:editId="19F11579">
                  <wp:simplePos x="0" y="0"/>
                  <wp:positionH relativeFrom="column">
                    <wp:posOffset>3379470</wp:posOffset>
                  </wp:positionH>
                  <wp:positionV relativeFrom="paragraph">
                    <wp:posOffset>4666615</wp:posOffset>
                  </wp:positionV>
                  <wp:extent cx="1967865" cy="815340"/>
                  <wp:effectExtent l="17145" t="18415" r="15240" b="13970"/>
                  <wp:wrapNone/>
                  <wp:docPr id="1411" name="Text Box 20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7865" cy="815340"/>
                          </a:xfrm>
                          <a:prstGeom prst="rect">
                            <a:avLst/>
                          </a:prstGeom>
                          <a:solidFill>
                            <a:srgbClr val="FFFFFF"/>
                          </a:solidFill>
                          <a:ln w="19050">
                            <a:solidFill>
                              <a:srgbClr val="000000"/>
                            </a:solidFill>
                            <a:miter lim="800000"/>
                            <a:headEnd/>
                            <a:tailEnd/>
                          </a:ln>
                        </wps:spPr>
                        <wps:txbx>
                          <w:txbxContent>
                            <w:p w14:paraId="23F9E20E" w14:textId="77777777" w:rsidR="00257BB1" w:rsidRPr="005E4AD7" w:rsidRDefault="00257BB1" w:rsidP="00651FC0">
                              <w:pPr>
                                <w:rPr>
                                  <w:ins w:id="111" w:author="Whitney Eiss" w:date="2017-10-16T11:36:00Z"/>
                                  <w:rFonts w:ascii="Arial" w:hAnsi="Arial" w:cs="Arial"/>
                                  <w:sz w:val="16"/>
                                  <w:szCs w:val="16"/>
                                </w:rPr>
                              </w:pPr>
                              <w:ins w:id="112" w:author="Whitney Eiss" w:date="2017-10-16T11:36:00Z">
                                <w:r>
                                  <w:rPr>
                                    <w:rFonts w:ascii="Arial" w:hAnsi="Arial" w:cs="Arial"/>
                                    <w:sz w:val="16"/>
                                    <w:szCs w:val="16"/>
                                    <w:u w:val="single"/>
                                  </w:rPr>
                                  <w:t>Week Ending Date (W/E) -</w:t>
                                </w:r>
                                <w:r w:rsidRPr="005E4AD7">
                                  <w:rPr>
                                    <w:rFonts w:ascii="Arial" w:hAnsi="Arial" w:cs="Arial"/>
                                    <w:sz w:val="16"/>
                                    <w:szCs w:val="16"/>
                                  </w:rPr>
                                  <w:t xml:space="preserve"> </w:t>
                                </w:r>
                                <w:r>
                                  <w:rPr>
                                    <w:rFonts w:ascii="Arial" w:hAnsi="Arial" w:cs="Arial"/>
                                    <w:sz w:val="16"/>
                                    <w:szCs w:val="16"/>
                                  </w:rPr>
                                  <w:t>This is the date the transaction took place and should fall within the customer contract performance dates.  Harris Teeter will also deduct one week after the promotion has ended.</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C8F25E" id="Text Box 2000" o:spid="_x0000_s1057" type="#_x0000_t202" style="position:absolute;margin-left:266.1pt;margin-top:367.45pt;width:154.95pt;height:64.2pt;z-index:25187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" strokeweight="1.5pt">
                  <v:textbox>
                    <w:txbxContent>
                      <w:p w14:paraId="23F9E20E" w14:textId="77777777" w:rsidR="00257BB1" w:rsidRPr="005E4AD7" w:rsidRDefault="00257BB1" w:rsidP="00651FC0">
                        <w:pPr>
                          <w:rPr>
                            <w:ins w:id="113" w:author="Whitney Eiss" w:date="2017-10-16T11:36:00Z"/>
                            <w:rFonts w:ascii="Arial" w:hAnsi="Arial" w:cs="Arial"/>
                            <w:sz w:val="16"/>
                            <w:szCs w:val="16"/>
                          </w:rPr>
                        </w:pPr>
                        <w:ins w:id="114" w:author="Whitney Eiss" w:date="2017-10-16T11:36:00Z">
                          <w:r>
                            <w:rPr>
                              <w:rFonts w:ascii="Arial" w:hAnsi="Arial" w:cs="Arial"/>
                              <w:sz w:val="16"/>
                              <w:szCs w:val="16"/>
                              <w:u w:val="single"/>
                            </w:rPr>
                            <w:t>Week Ending Date (W/E) -</w:t>
                          </w:r>
                          <w:r w:rsidRPr="005E4AD7">
                            <w:rPr>
                              <w:rFonts w:ascii="Arial" w:hAnsi="Arial" w:cs="Arial"/>
                              <w:sz w:val="16"/>
                              <w:szCs w:val="16"/>
                            </w:rPr>
                            <w:t xml:space="preserve"> </w:t>
                          </w:r>
                          <w:r>
                            <w:rPr>
                              <w:rFonts w:ascii="Arial" w:hAnsi="Arial" w:cs="Arial"/>
                              <w:sz w:val="16"/>
                              <w:szCs w:val="16"/>
                            </w:rPr>
                            <w:t>This is the date the transaction took place and should fall within the customer contract performance dates.  Harris Teeter will also deduct one week after the promotion has ended.</w:t>
                          </w:r>
                        </w:ins>
                      </w:p>
                    </w:txbxContent>
                  </v:textbox>
                </v:shape>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1874816" behindDoc="0" locked="0" layoutInCell="1" allowOverlap="1" wp14:anchorId="5D9D884E" wp14:editId="50D17FDF">
                  <wp:simplePos x="0" y="0"/>
                  <wp:positionH relativeFrom="column">
                    <wp:posOffset>3716020</wp:posOffset>
                  </wp:positionH>
                  <wp:positionV relativeFrom="paragraph">
                    <wp:posOffset>1470025</wp:posOffset>
                  </wp:positionV>
                  <wp:extent cx="1431290" cy="810260"/>
                  <wp:effectExtent l="10795" t="12700" r="15240" b="15240"/>
                  <wp:wrapNone/>
                  <wp:docPr id="1410" name="Text Box 19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1290" cy="810260"/>
                          </a:xfrm>
                          <a:prstGeom prst="rect">
                            <a:avLst/>
                          </a:prstGeom>
                          <a:solidFill>
                            <a:schemeClr val="bg1">
                              <a:lumMod val="100000"/>
                              <a:lumOff val="0"/>
                            </a:schemeClr>
                          </a:solidFill>
                          <a:ln w="19050">
                            <a:solidFill>
                              <a:srgbClr val="000000"/>
                            </a:solidFill>
                            <a:miter lim="800000"/>
                            <a:headEnd/>
                            <a:tailEnd/>
                          </a:ln>
                        </wps:spPr>
                        <wps:txbx>
                          <w:txbxContent>
                            <w:p w14:paraId="7CE21C72" w14:textId="77777777" w:rsidR="00257BB1" w:rsidRPr="00F90D34" w:rsidRDefault="00257BB1" w:rsidP="00651FC0">
                              <w:pPr>
                                <w:rPr>
                                  <w:ins w:id="115" w:author="Whitney Eiss" w:date="2017-10-16T11:36:00Z"/>
                                  <w:rFonts w:ascii="Arial" w:hAnsi="Arial" w:cs="Arial"/>
                                  <w:sz w:val="16"/>
                                  <w:szCs w:val="16"/>
                                </w:rPr>
                              </w:pPr>
                              <w:ins w:id="116" w:author="Whitney Eiss" w:date="2017-10-16T11:36:00Z">
                                <w:r w:rsidRPr="000862F3">
                                  <w:rPr>
                                    <w:rFonts w:ascii="Arial" w:hAnsi="Arial" w:cs="Arial"/>
                                    <w:sz w:val="16"/>
                                    <w:szCs w:val="16"/>
                                    <w:u w:val="single"/>
                                  </w:rPr>
                                  <w:t>Scan Rate:</w:t>
                                </w:r>
                                <w:r>
                                  <w:rPr>
                                    <w:rFonts w:ascii="Arial" w:hAnsi="Arial" w:cs="Arial"/>
                                    <w:sz w:val="16"/>
                                    <w:szCs w:val="16"/>
                                  </w:rPr>
                                  <w:t xml:space="preserve"> The amount in the Scan $ column needs to be divided by the QTY to arrive at the scan rate, found on the contract. </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9D884E" id="_x0000_s1058" type="#_x0000_t202" style="position:absolute;margin-left:292.6pt;margin-top:115.75pt;width:112.7pt;height:63.8pt;z-index:25187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" fillcolor="white [3212]" strokeweight="1.5pt">
                  <v:textbox>
                    <w:txbxContent>
                      <w:p w14:paraId="7CE21C72" w14:textId="77777777" w:rsidR="00257BB1" w:rsidRPr="00F90D34" w:rsidRDefault="00257BB1" w:rsidP="00651FC0">
                        <w:pPr>
                          <w:rPr>
                            <w:ins w:id="117" w:author="Whitney Eiss" w:date="2017-10-16T11:36:00Z"/>
                            <w:rFonts w:ascii="Arial" w:hAnsi="Arial" w:cs="Arial"/>
                            <w:sz w:val="16"/>
                            <w:szCs w:val="16"/>
                          </w:rPr>
                        </w:pPr>
                        <w:ins w:id="118" w:author="Whitney Eiss" w:date="2017-10-16T11:36:00Z">
                          <w:r w:rsidRPr="000862F3">
                            <w:rPr>
                              <w:rFonts w:ascii="Arial" w:hAnsi="Arial" w:cs="Arial"/>
                              <w:sz w:val="16"/>
                              <w:szCs w:val="16"/>
                              <w:u w:val="single"/>
                            </w:rPr>
                            <w:t>Scan Rate:</w:t>
                          </w:r>
                          <w:r>
                            <w:rPr>
                              <w:rFonts w:ascii="Arial" w:hAnsi="Arial" w:cs="Arial"/>
                              <w:sz w:val="16"/>
                              <w:szCs w:val="16"/>
                            </w:rPr>
                            <w:t xml:space="preserve"> The amount in the Scan $ column needs to be divided by the QTY to arrive at the scan rate, found on the contract. </w:t>
                          </w:r>
                        </w:ins>
                      </w:p>
                    </w:txbxContent>
                  </v:textbox>
                </v:shape>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1888128" behindDoc="0" locked="0" layoutInCell="1" allowOverlap="1" wp14:anchorId="5E3DF242" wp14:editId="24F5D5A4">
                  <wp:simplePos x="0" y="0"/>
                  <wp:positionH relativeFrom="column">
                    <wp:posOffset>6458585</wp:posOffset>
                  </wp:positionH>
                  <wp:positionV relativeFrom="paragraph">
                    <wp:posOffset>3206115</wp:posOffset>
                  </wp:positionV>
                  <wp:extent cx="635" cy="476250"/>
                  <wp:effectExtent l="57785" t="24765" r="55880" b="13335"/>
                  <wp:wrapNone/>
                  <wp:docPr id="1409" name="AutoShape 20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7625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A807AA" id="AutoShape 2011" o:spid="_x0000_s1026" type="#_x0000_t32" style="position:absolute;margin-left:508.55pt;margin-top:252.45pt;width:.05pt;height:37.5pt;flip:y;z-index:25188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" strokeweight="1pt">
                  <v:stroke endarrow="block"/>
                  <v:shadow color="#868686"/>
                </v:shape>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1886080" behindDoc="0" locked="0" layoutInCell="1" allowOverlap="1" wp14:anchorId="19958376" wp14:editId="7FD7BD50">
                  <wp:simplePos x="0" y="0"/>
                  <wp:positionH relativeFrom="column">
                    <wp:posOffset>6125210</wp:posOffset>
                  </wp:positionH>
                  <wp:positionV relativeFrom="paragraph">
                    <wp:posOffset>3682365</wp:posOffset>
                  </wp:positionV>
                  <wp:extent cx="440055" cy="245110"/>
                  <wp:effectExtent l="10160" t="15240" r="16510" b="15875"/>
                  <wp:wrapNone/>
                  <wp:docPr id="1407" name="Rectangle 20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24511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342E2A" id="Rectangle 2009" o:spid="_x0000_s1026" style="position:absolute;margin-left:482.3pt;margin-top:289.95pt;width:34.65pt;height:19.3pt;z-index:25188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" filled="f" strokecolor="red" strokeweight="1.25pt">
                  <v:shadow color="#868686"/>
                </v:rect>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1883008" behindDoc="0" locked="0" layoutInCell="1" allowOverlap="1" wp14:anchorId="3D2B9305" wp14:editId="1286A8D1">
                  <wp:simplePos x="0" y="0"/>
                  <wp:positionH relativeFrom="column">
                    <wp:posOffset>5887720</wp:posOffset>
                  </wp:positionH>
                  <wp:positionV relativeFrom="paragraph">
                    <wp:posOffset>433705</wp:posOffset>
                  </wp:positionV>
                  <wp:extent cx="772795" cy="238760"/>
                  <wp:effectExtent l="10795" t="14605" r="16510" b="13335"/>
                  <wp:wrapNone/>
                  <wp:docPr id="1405" name="Rectangle 20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795" cy="23876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E4CA41" id="Rectangle 2006" o:spid="_x0000_s1026" style="position:absolute;margin-left:463.6pt;margin-top:34.15pt;width:60.85pt;height:18.8pt;z-index:25188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" filled="f" strokecolor="red" strokeweight="1.25pt">
                  <v:shadow color="#868686"/>
                </v:rect>
              </w:pict>
            </mc:Fallback>
          </mc:AlternateContent>
        </w:r>
        <w:r w:rsidR="00651FC0" w:rsidRPr="00FB3017">
          <w:rPr>
            <w:rFonts w:ascii="Arial" w:hAnsi="Arial" w:cs="Arial"/>
            <w:b/>
            <w:noProof/>
            <w:sz w:val="22"/>
            <w:szCs w:val="22"/>
            <w:lang w:val="en-US"/>
          </w:rPr>
          <mc:AlternateContent>
            <mc:Choice Requires="wps">
              <w:drawing>
                <wp:anchor distT="0" distB="0" distL="114300" distR="114300" simplePos="0" relativeHeight="251881984" behindDoc="0" locked="0" layoutInCell="1" allowOverlap="1" wp14:anchorId="532E02D7" wp14:editId="53070C0D">
                  <wp:simplePos x="0" y="0"/>
                  <wp:positionH relativeFrom="column">
                    <wp:posOffset>4946015</wp:posOffset>
                  </wp:positionH>
                  <wp:positionV relativeFrom="paragraph">
                    <wp:posOffset>433705</wp:posOffset>
                  </wp:positionV>
                  <wp:extent cx="941705" cy="0"/>
                  <wp:effectExtent l="21590" t="62230" r="8255" b="61595"/>
                  <wp:wrapNone/>
                  <wp:docPr id="1404" name="AutoShape 20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41705" cy="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018DDB" id="AutoShape 2005" o:spid="_x0000_s1026" type="#_x0000_t32" style="position:absolute;margin-left:389.45pt;margin-top:34.15pt;width:74.15pt;height:0;flip:x;z-index:25188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" strokeweight="1pt">
                  <v:stroke endarrow="block"/>
                  <v:shadow color="#868686"/>
                </v:shape>
              </w:pict>
            </mc:Fallback>
          </mc:AlternateContent>
        </w:r>
      </w:ins>
      <w:r w:rsidR="00651FC0" w:rsidRPr="00FB3017">
        <w:rPr>
          <w:rFonts w:ascii="Arial" w:hAnsi="Arial" w:cs="Arial"/>
          <w:b/>
          <w:noProof/>
          <w:sz w:val="22"/>
          <w:szCs w:val="22"/>
          <w:lang w:val="en-US"/>
        </w:rPr>
        <w:drawing>
          <wp:inline distT="0" distB="0" distL="0" distR="0" wp14:anchorId="78D33B8D" wp14:editId="50663C6B">
            <wp:extent cx="6831965" cy="4391978"/>
            <wp:effectExtent l="19050" t="19050" r="26035" b="27940"/>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cstate="print"/>
                    <a:srcRect/>
                    <a:stretch>
                      <a:fillRect/>
                    </a:stretch>
                  </pic:blipFill>
                  <pic:spPr bwMode="auto">
                    <a:xfrm>
                      <a:off x="0" y="0"/>
                      <a:ext cx="6831965" cy="4391978"/>
                    </a:xfrm>
                    <a:prstGeom prst="rect">
                      <a:avLst/>
                    </a:prstGeom>
                    <a:noFill/>
                    <a:ln w="9525">
                      <a:solidFill>
                        <a:schemeClr val="tx1"/>
                      </a:solidFill>
                      <a:miter lim="800000"/>
                      <a:headEnd/>
                      <a:tailEnd/>
                    </a:ln>
                  </pic:spPr>
                </pic:pic>
              </a:graphicData>
            </a:graphic>
          </wp:inline>
        </w:drawing>
      </w:r>
    </w:p>
    <w:p w14:paraId="391F10B5" w14:textId="5A8B5DD1" w:rsidR="00651FC0" w:rsidRPr="00FB3017" w:rsidRDefault="00651FC0" w:rsidP="00651FC0">
      <w:pPr>
        <w:overflowPunct/>
        <w:autoSpaceDE/>
        <w:autoSpaceDN/>
        <w:adjustRightInd/>
        <w:textAlignment w:val="auto"/>
        <w:rPr>
          <w:rFonts w:ascii="Arial" w:hAnsi="Arial" w:cs="Arial"/>
          <w:b/>
          <w:noProof/>
          <w:sz w:val="22"/>
          <w:szCs w:val="22"/>
          <w:lang w:val="en-US"/>
        </w:rPr>
      </w:pPr>
    </w:p>
    <w:p w14:paraId="77D0C0E6" w14:textId="7F5E9315" w:rsidR="00651FC0" w:rsidRPr="00FB3017" w:rsidRDefault="00651FC0" w:rsidP="00651FC0">
      <w:pPr>
        <w:overflowPunct/>
        <w:autoSpaceDE/>
        <w:autoSpaceDN/>
        <w:adjustRightInd/>
        <w:textAlignment w:val="auto"/>
        <w:rPr>
          <w:rFonts w:ascii="Arial" w:hAnsi="Arial" w:cs="Arial"/>
          <w:b/>
          <w:noProof/>
          <w:sz w:val="22"/>
          <w:szCs w:val="22"/>
          <w:lang w:val="en-US"/>
        </w:rPr>
      </w:pPr>
    </w:p>
    <w:p w14:paraId="1E852CE5" w14:textId="0AB55890" w:rsidR="00651FC0" w:rsidRPr="00FB3017" w:rsidRDefault="00651FC0" w:rsidP="00651FC0">
      <w:pPr>
        <w:overflowPunct/>
        <w:autoSpaceDE/>
        <w:autoSpaceDN/>
        <w:adjustRightInd/>
        <w:textAlignment w:val="auto"/>
        <w:rPr>
          <w:rFonts w:ascii="Arial" w:hAnsi="Arial" w:cs="Arial"/>
          <w:b/>
          <w:noProof/>
          <w:sz w:val="22"/>
          <w:szCs w:val="22"/>
          <w:lang w:val="en-US"/>
        </w:rPr>
      </w:pPr>
    </w:p>
    <w:p w14:paraId="7618120C" w14:textId="4800B556" w:rsidR="00651FC0" w:rsidRPr="00FB3017" w:rsidRDefault="00651FC0" w:rsidP="00651FC0">
      <w:pPr>
        <w:overflowPunct/>
        <w:autoSpaceDE/>
        <w:autoSpaceDN/>
        <w:adjustRightInd/>
        <w:textAlignment w:val="auto"/>
        <w:rPr>
          <w:rFonts w:ascii="Arial" w:hAnsi="Arial" w:cs="Arial"/>
          <w:b/>
          <w:noProof/>
          <w:sz w:val="22"/>
          <w:szCs w:val="22"/>
          <w:lang w:val="en-US"/>
        </w:rPr>
      </w:pPr>
    </w:p>
    <w:p w14:paraId="147953CB" w14:textId="376F2384" w:rsidR="00651FC0" w:rsidRPr="00FB3017" w:rsidRDefault="00651FC0" w:rsidP="00651FC0">
      <w:pPr>
        <w:overflowPunct/>
        <w:autoSpaceDE/>
        <w:autoSpaceDN/>
        <w:adjustRightInd/>
        <w:textAlignment w:val="auto"/>
        <w:rPr>
          <w:rFonts w:ascii="Arial" w:hAnsi="Arial" w:cs="Arial"/>
          <w:b/>
          <w:noProof/>
          <w:sz w:val="22"/>
          <w:szCs w:val="22"/>
          <w:lang w:val="en-US"/>
        </w:rPr>
      </w:pPr>
      <w:r w:rsidRPr="00FB3017">
        <w:rPr>
          <w:rFonts w:ascii="Arial" w:hAnsi="Arial" w:cs="Arial"/>
          <w:b/>
          <w:noProof/>
          <w:sz w:val="22"/>
          <w:szCs w:val="22"/>
          <w:lang w:val="en-US"/>
        </w:rPr>
        <w:br w:type="page"/>
      </w:r>
    </w:p>
    <w:p w14:paraId="0D9048EC" w14:textId="013E38A3" w:rsidR="00651FC0" w:rsidRPr="00330B36" w:rsidRDefault="00651FC0" w:rsidP="00651FC0">
      <w:pPr>
        <w:overflowPunct/>
        <w:autoSpaceDE/>
        <w:autoSpaceDN/>
        <w:adjustRightInd/>
        <w:textAlignment w:val="auto"/>
        <w:rPr>
          <w:rFonts w:ascii="Arial" w:hAnsi="Arial" w:cs="Arial"/>
          <w:b/>
          <w:noProof/>
          <w:szCs w:val="22"/>
          <w:lang w:val="en-US"/>
        </w:rPr>
      </w:pPr>
      <w:r w:rsidRPr="00330B36">
        <w:rPr>
          <w:rFonts w:ascii="Arial" w:hAnsi="Arial" w:cs="Arial"/>
          <w:b/>
          <w:noProof/>
          <w:szCs w:val="22"/>
          <w:lang w:val="en-US"/>
        </w:rPr>
        <w:lastRenderedPageBreak/>
        <w:t xml:space="preserve">3.1 Customer Invoice for Scan, Example </w:t>
      </w:r>
      <w:r w:rsidR="00402472">
        <w:rPr>
          <w:rFonts w:ascii="Arial" w:hAnsi="Arial" w:cs="Arial"/>
          <w:b/>
          <w:noProof/>
          <w:szCs w:val="22"/>
          <w:lang w:val="en-US"/>
        </w:rPr>
        <w:t>3</w:t>
      </w:r>
      <w:r w:rsidRPr="00330B36">
        <w:rPr>
          <w:rFonts w:ascii="Arial" w:hAnsi="Arial" w:cs="Arial"/>
          <w:b/>
          <w:noProof/>
          <w:szCs w:val="22"/>
          <w:lang w:val="en-US"/>
        </w:rPr>
        <w:t>:</w:t>
      </w:r>
      <w:r w:rsidR="00330B36" w:rsidRPr="00330B36">
        <w:rPr>
          <w:rFonts w:ascii="Arial" w:hAnsi="Arial" w:cs="Arial"/>
          <w:b/>
          <w:noProof/>
          <w:szCs w:val="22"/>
          <w:lang w:val="en-US"/>
        </w:rPr>
        <w:t xml:space="preserve"> True-up for Store TLOG Issue</w:t>
      </w:r>
    </w:p>
    <w:p w14:paraId="734A45B8" w14:textId="77777777" w:rsidR="00330B36" w:rsidRPr="00FB3017" w:rsidRDefault="00330B36" w:rsidP="00651FC0">
      <w:pPr>
        <w:overflowPunct/>
        <w:autoSpaceDE/>
        <w:autoSpaceDN/>
        <w:adjustRightInd/>
        <w:textAlignment w:val="auto"/>
        <w:rPr>
          <w:rFonts w:ascii="Arial" w:hAnsi="Arial" w:cs="Arial"/>
          <w:b/>
          <w:noProof/>
          <w:sz w:val="22"/>
          <w:szCs w:val="22"/>
          <w:lang w:val="en-US"/>
        </w:rPr>
      </w:pPr>
    </w:p>
    <w:p w14:paraId="0361A8B2" w14:textId="77777777" w:rsidR="00651FC0" w:rsidRPr="00FB3017" w:rsidRDefault="00651FC0" w:rsidP="00651FC0">
      <w:pPr>
        <w:overflowPunct/>
        <w:autoSpaceDE/>
        <w:autoSpaceDN/>
        <w:adjustRightInd/>
        <w:textAlignment w:val="auto"/>
        <w:rPr>
          <w:rFonts w:ascii="Arial" w:hAnsi="Arial" w:cs="Arial"/>
          <w:b/>
          <w:noProof/>
          <w:sz w:val="22"/>
          <w:szCs w:val="22"/>
          <w:lang w:val="en-US"/>
        </w:rPr>
      </w:pPr>
      <w:r w:rsidRPr="00FB3017">
        <w:rPr>
          <w:rFonts w:ascii="Arial" w:hAnsi="Arial" w:cs="Arial"/>
          <w:b/>
          <w:noProof/>
          <w:sz w:val="22"/>
          <w:szCs w:val="22"/>
          <w:lang w:val="en-US"/>
        </w:rPr>
        <mc:AlternateContent>
          <mc:Choice Requires="wps">
            <w:drawing>
              <wp:anchor distT="0" distB="0" distL="114300" distR="114300" simplePos="0" relativeHeight="251872768" behindDoc="0" locked="0" layoutInCell="1" allowOverlap="1" wp14:anchorId="58E6448E" wp14:editId="7D28ABB6">
                <wp:simplePos x="0" y="0"/>
                <wp:positionH relativeFrom="column">
                  <wp:posOffset>5460365</wp:posOffset>
                </wp:positionH>
                <wp:positionV relativeFrom="paragraph">
                  <wp:posOffset>4084320</wp:posOffset>
                </wp:positionV>
                <wp:extent cx="1362075" cy="561975"/>
                <wp:effectExtent l="0" t="0" r="28575" b="28575"/>
                <wp:wrapNone/>
                <wp:docPr id="1711" name="Text Box 20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561975"/>
                        </a:xfrm>
                        <a:prstGeom prst="rect">
                          <a:avLst/>
                        </a:prstGeom>
                        <a:solidFill>
                          <a:srgbClr val="8DB3E2"/>
                        </a:solidFill>
                        <a:ln w="19050">
                          <a:solidFill>
                            <a:srgbClr val="000000"/>
                          </a:solidFill>
                          <a:miter lim="800000"/>
                          <a:headEnd/>
                          <a:tailEnd/>
                        </a:ln>
                      </wps:spPr>
                      <wps:txbx>
                        <w:txbxContent>
                          <w:p w14:paraId="105C678B" w14:textId="77777777" w:rsidR="00257BB1" w:rsidRPr="00C51C23" w:rsidRDefault="00257BB1" w:rsidP="00651FC0">
                            <w:pPr>
                              <w:rPr>
                                <w:rFonts w:ascii="Arial" w:hAnsi="Arial" w:cs="Arial"/>
                                <w:sz w:val="16"/>
                              </w:rPr>
                            </w:pPr>
                            <w:r>
                              <w:rPr>
                                <w:rFonts w:ascii="Arial" w:hAnsi="Arial" w:cs="Arial"/>
                                <w:sz w:val="16"/>
                              </w:rPr>
                              <w:t xml:space="preserve">True-up for Sotre TLOG Issue will be validated as scans.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E6448E" id="Text Box 2016" o:spid="_x0000_s1059" type="#_x0000_t202" style="position:absolute;margin-left:429.95pt;margin-top:321.6pt;width:107.25pt;height:44.25pt;z-index:25187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" fillcolor="#8db3e2" strokeweight="1.5pt">
                <v:textbox>
                  <w:txbxContent>
                    <w:p w14:paraId="105C678B" w14:textId="77777777" w:rsidR="00257BB1" w:rsidRPr="00C51C23" w:rsidRDefault="00257BB1" w:rsidP="00651FC0">
                      <w:pPr>
                        <w:rPr>
                          <w:rFonts w:ascii="Arial" w:hAnsi="Arial" w:cs="Arial"/>
                          <w:sz w:val="16"/>
                        </w:rPr>
                      </w:pPr>
                      <w:r>
                        <w:rPr>
                          <w:rFonts w:ascii="Arial" w:hAnsi="Arial" w:cs="Arial"/>
                          <w:sz w:val="16"/>
                        </w:rPr>
                        <w:t xml:space="preserve">True-up for Sotre TLOG Issue will be validated as scans.   </w:t>
                      </w:r>
                    </w:p>
                  </w:txbxContent>
                </v:textbox>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871744" behindDoc="0" locked="0" layoutInCell="1" allowOverlap="1" wp14:anchorId="0F7FB2C0" wp14:editId="1C5052F7">
                <wp:simplePos x="0" y="0"/>
                <wp:positionH relativeFrom="column">
                  <wp:posOffset>5031740</wp:posOffset>
                </wp:positionH>
                <wp:positionV relativeFrom="paragraph">
                  <wp:posOffset>3579494</wp:posOffset>
                </wp:positionV>
                <wp:extent cx="1504950" cy="276225"/>
                <wp:effectExtent l="0" t="0" r="19050" b="28575"/>
                <wp:wrapNone/>
                <wp:docPr id="1710" name="Rectangle 20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504950" cy="27622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2A311C1" id="Rectangle 2015" o:spid="_x0000_s1026" style="position:absolute;margin-left:396.2pt;margin-top:281.85pt;width:118.5pt;height:21.75pt;flip:y;z-index:25187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" filled="f" strokecolor="red" strokeweight="1.5pt"/>
            </w:pict>
          </mc:Fallback>
        </mc:AlternateContent>
      </w:r>
      <w:r w:rsidRPr="00FB3017">
        <w:rPr>
          <w:rFonts w:ascii="Arial" w:hAnsi="Arial" w:cs="Arial"/>
          <w:noProof/>
          <w:lang w:val="en-US"/>
        </w:rPr>
        <w:drawing>
          <wp:inline distT="0" distB="0" distL="0" distR="0" wp14:anchorId="5F002E4E" wp14:editId="508B8C4B">
            <wp:extent cx="7029450" cy="4457700"/>
            <wp:effectExtent l="19050" t="19050" r="19050" b="19050"/>
            <wp:docPr id="1709" name="Picture 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7029802" cy="4457923"/>
                    </a:xfrm>
                    <a:prstGeom prst="rect">
                      <a:avLst/>
                    </a:prstGeom>
                    <a:ln>
                      <a:solidFill>
                        <a:schemeClr val="tx1"/>
                      </a:solidFill>
                    </a:ln>
                  </pic:spPr>
                </pic:pic>
              </a:graphicData>
            </a:graphic>
          </wp:inline>
        </w:drawing>
      </w:r>
    </w:p>
    <w:p w14:paraId="54916A16" w14:textId="77777777" w:rsidR="00651FC0" w:rsidRPr="00FB3017" w:rsidRDefault="00651FC0" w:rsidP="00651FC0">
      <w:pPr>
        <w:overflowPunct/>
        <w:autoSpaceDE/>
        <w:autoSpaceDN/>
        <w:adjustRightInd/>
        <w:textAlignment w:val="auto"/>
        <w:rPr>
          <w:rFonts w:ascii="Arial" w:hAnsi="Arial" w:cs="Arial"/>
          <w:b/>
          <w:noProof/>
          <w:sz w:val="22"/>
          <w:szCs w:val="22"/>
          <w:lang w:val="en-US"/>
        </w:rPr>
      </w:pPr>
    </w:p>
    <w:p w14:paraId="699FBB63" w14:textId="77777777" w:rsidR="00651FC0" w:rsidRPr="00FB3017" w:rsidRDefault="00651FC0" w:rsidP="00651FC0">
      <w:pPr>
        <w:overflowPunct/>
        <w:autoSpaceDE/>
        <w:autoSpaceDN/>
        <w:adjustRightInd/>
        <w:textAlignment w:val="auto"/>
        <w:rPr>
          <w:rFonts w:ascii="Arial" w:hAnsi="Arial" w:cs="Arial"/>
          <w:b/>
          <w:noProof/>
          <w:sz w:val="22"/>
          <w:szCs w:val="22"/>
          <w:lang w:val="en-US"/>
        </w:rPr>
      </w:pPr>
    </w:p>
    <w:p w14:paraId="2FE4A64C" w14:textId="77777777" w:rsidR="00651FC0" w:rsidRPr="00330B36" w:rsidRDefault="00651FC0" w:rsidP="00651FC0">
      <w:pPr>
        <w:overflowPunct/>
        <w:autoSpaceDE/>
        <w:autoSpaceDN/>
        <w:adjustRightInd/>
        <w:textAlignment w:val="auto"/>
        <w:rPr>
          <w:rFonts w:ascii="Arial" w:hAnsi="Arial" w:cs="Arial"/>
          <w:b/>
          <w:noProof/>
          <w:szCs w:val="22"/>
          <w:lang w:val="en-US"/>
        </w:rPr>
      </w:pPr>
      <w:r w:rsidRPr="00330B36">
        <w:rPr>
          <w:rFonts w:ascii="Arial" w:hAnsi="Arial" w:cs="Arial"/>
          <w:b/>
          <w:noProof/>
          <w:szCs w:val="22"/>
          <w:lang w:val="en-US"/>
        </w:rPr>
        <w:t>“True-up Store TLOG Issue” invoices will come in a packet with a cover letter and a breakdown (see below)</w:t>
      </w:r>
    </w:p>
    <w:p w14:paraId="71CC8993" w14:textId="77777777" w:rsidR="00651FC0" w:rsidRPr="00FB3017" w:rsidRDefault="00651FC0" w:rsidP="00651FC0">
      <w:pPr>
        <w:overflowPunct/>
        <w:autoSpaceDE/>
        <w:autoSpaceDN/>
        <w:adjustRightInd/>
        <w:textAlignment w:val="auto"/>
        <w:rPr>
          <w:rFonts w:ascii="Arial" w:hAnsi="Arial" w:cs="Arial"/>
          <w:b/>
          <w:noProof/>
          <w:sz w:val="22"/>
          <w:szCs w:val="22"/>
          <w:lang w:val="en-US"/>
        </w:rPr>
      </w:pPr>
    </w:p>
    <w:p w14:paraId="4EC6AFAF" w14:textId="77777777" w:rsidR="00651FC0" w:rsidRPr="00FB3017" w:rsidRDefault="00651FC0" w:rsidP="00651FC0">
      <w:pPr>
        <w:overflowPunct/>
        <w:autoSpaceDE/>
        <w:autoSpaceDN/>
        <w:adjustRightInd/>
        <w:textAlignment w:val="auto"/>
        <w:rPr>
          <w:rFonts w:ascii="Arial" w:hAnsi="Arial" w:cs="Arial"/>
          <w:b/>
          <w:noProof/>
          <w:sz w:val="22"/>
          <w:szCs w:val="22"/>
          <w:lang w:val="en-US"/>
        </w:rPr>
      </w:pPr>
      <w:r w:rsidRPr="00FB3017">
        <w:rPr>
          <w:rFonts w:ascii="Arial" w:hAnsi="Arial" w:cs="Arial"/>
          <w:b/>
          <w:noProof/>
          <w:sz w:val="22"/>
          <w:szCs w:val="22"/>
          <w:lang w:val="en-US"/>
        </w:rPr>
        <w:br w:type="page"/>
      </w:r>
    </w:p>
    <w:p w14:paraId="374E99FA" w14:textId="77777777" w:rsidR="00651FC0" w:rsidRPr="00FB3017" w:rsidRDefault="00651FC0" w:rsidP="00651FC0">
      <w:pPr>
        <w:overflowPunct/>
        <w:autoSpaceDE/>
        <w:autoSpaceDN/>
        <w:adjustRightInd/>
        <w:textAlignment w:val="auto"/>
        <w:rPr>
          <w:rFonts w:ascii="Arial" w:hAnsi="Arial" w:cs="Arial"/>
          <w:b/>
          <w:noProof/>
          <w:sz w:val="22"/>
          <w:szCs w:val="22"/>
          <w:lang w:val="en-US"/>
        </w:rPr>
      </w:pPr>
      <w:r w:rsidRPr="00FB3017">
        <w:rPr>
          <w:rFonts w:ascii="Arial" w:hAnsi="Arial" w:cs="Arial"/>
          <w:b/>
          <w:noProof/>
          <w:sz w:val="22"/>
          <w:szCs w:val="22"/>
          <w:lang w:val="en-US"/>
        </w:rPr>
        <w:lastRenderedPageBreak/>
        <w:t>Cover Letter:</w:t>
      </w:r>
    </w:p>
    <w:p w14:paraId="5D75D7A5" w14:textId="77777777" w:rsidR="00651FC0" w:rsidRPr="00FB3017" w:rsidRDefault="00651FC0" w:rsidP="00651FC0">
      <w:pPr>
        <w:overflowPunct/>
        <w:autoSpaceDE/>
        <w:autoSpaceDN/>
        <w:adjustRightInd/>
        <w:textAlignment w:val="auto"/>
        <w:rPr>
          <w:rFonts w:ascii="Arial" w:hAnsi="Arial" w:cs="Arial"/>
          <w:b/>
          <w:noProof/>
          <w:sz w:val="22"/>
          <w:szCs w:val="22"/>
          <w:lang w:val="en-US"/>
        </w:rPr>
      </w:pPr>
      <w:r w:rsidRPr="00FB3017">
        <w:rPr>
          <w:rFonts w:ascii="Arial" w:hAnsi="Arial" w:cs="Arial"/>
          <w:noProof/>
          <w:lang w:val="en-US"/>
        </w:rPr>
        <w:drawing>
          <wp:inline distT="0" distB="0" distL="0" distR="0" wp14:anchorId="22F86B7F" wp14:editId="14920CCA">
            <wp:extent cx="5943600" cy="2838450"/>
            <wp:effectExtent l="19050" t="19050" r="19050" b="19050"/>
            <wp:docPr id="1712" name="Picture 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3600" cy="2838450"/>
                    </a:xfrm>
                    <a:prstGeom prst="rect">
                      <a:avLst/>
                    </a:prstGeom>
                    <a:ln>
                      <a:solidFill>
                        <a:schemeClr val="tx1"/>
                      </a:solidFill>
                    </a:ln>
                  </pic:spPr>
                </pic:pic>
              </a:graphicData>
            </a:graphic>
          </wp:inline>
        </w:drawing>
      </w:r>
    </w:p>
    <w:p w14:paraId="0CDECE41" w14:textId="77777777" w:rsidR="00651FC0" w:rsidRPr="00FB3017" w:rsidRDefault="00651FC0" w:rsidP="00651FC0">
      <w:pPr>
        <w:overflowPunct/>
        <w:autoSpaceDE/>
        <w:autoSpaceDN/>
        <w:adjustRightInd/>
        <w:textAlignment w:val="auto"/>
        <w:rPr>
          <w:rFonts w:ascii="Arial" w:hAnsi="Arial" w:cs="Arial"/>
          <w:b/>
          <w:noProof/>
          <w:sz w:val="22"/>
          <w:szCs w:val="22"/>
          <w:lang w:val="en-US"/>
        </w:rPr>
      </w:pPr>
      <w:r w:rsidRPr="00FB3017">
        <w:rPr>
          <w:rFonts w:ascii="Arial" w:hAnsi="Arial" w:cs="Arial"/>
          <w:b/>
          <w:noProof/>
          <w:sz w:val="22"/>
          <w:szCs w:val="22"/>
          <w:lang w:val="en-US"/>
        </w:rPr>
        <w:t>Breakdown:</w:t>
      </w:r>
    </w:p>
    <w:p w14:paraId="5A9B4A03" w14:textId="77777777" w:rsidR="00FB34FD" w:rsidRDefault="00651FC0" w:rsidP="00651FC0">
      <w:pPr>
        <w:overflowPunct/>
        <w:autoSpaceDE/>
        <w:autoSpaceDN/>
        <w:adjustRightInd/>
        <w:textAlignment w:val="auto"/>
        <w:rPr>
          <w:rFonts w:ascii="Arial" w:hAnsi="Arial" w:cs="Arial"/>
          <w:b/>
          <w:noProof/>
          <w:sz w:val="22"/>
          <w:szCs w:val="22"/>
          <w:lang w:val="en-US"/>
        </w:rPr>
      </w:pPr>
      <w:r w:rsidRPr="00FB3017">
        <w:rPr>
          <w:rFonts w:ascii="Arial" w:hAnsi="Arial" w:cs="Arial"/>
          <w:noProof/>
          <w:lang w:val="en-US"/>
        </w:rPr>
        <w:drawing>
          <wp:inline distT="0" distB="0" distL="0" distR="0" wp14:anchorId="5DC89B93" wp14:editId="4201584E">
            <wp:extent cx="6953250" cy="1676400"/>
            <wp:effectExtent l="19050" t="19050" r="19050" b="19050"/>
            <wp:docPr id="1713" name="Picture 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6956885" cy="1677276"/>
                    </a:xfrm>
                    <a:prstGeom prst="rect">
                      <a:avLst/>
                    </a:prstGeom>
                    <a:ln>
                      <a:solidFill>
                        <a:schemeClr val="tx1"/>
                      </a:solidFill>
                    </a:ln>
                  </pic:spPr>
                </pic:pic>
              </a:graphicData>
            </a:graphic>
          </wp:inline>
        </w:drawing>
      </w:r>
    </w:p>
    <w:p w14:paraId="127329FD" w14:textId="77777777" w:rsidR="00FB34FD" w:rsidRDefault="00FB34FD" w:rsidP="00651FC0">
      <w:pPr>
        <w:overflowPunct/>
        <w:autoSpaceDE/>
        <w:autoSpaceDN/>
        <w:adjustRightInd/>
        <w:textAlignment w:val="auto"/>
        <w:rPr>
          <w:rFonts w:ascii="Arial" w:hAnsi="Arial" w:cs="Arial"/>
          <w:b/>
          <w:noProof/>
          <w:sz w:val="22"/>
          <w:szCs w:val="22"/>
          <w:lang w:val="en-US"/>
        </w:rPr>
      </w:pPr>
    </w:p>
    <w:p w14:paraId="671E7AAB" w14:textId="77777777" w:rsidR="00FB34FD" w:rsidRDefault="00FB34FD" w:rsidP="00651FC0">
      <w:pPr>
        <w:overflowPunct/>
        <w:autoSpaceDE/>
        <w:autoSpaceDN/>
        <w:adjustRightInd/>
        <w:textAlignment w:val="auto"/>
        <w:rPr>
          <w:rFonts w:ascii="Arial" w:hAnsi="Arial" w:cs="Arial"/>
          <w:b/>
          <w:noProof/>
          <w:sz w:val="22"/>
          <w:szCs w:val="22"/>
          <w:lang w:val="en-US"/>
        </w:rPr>
      </w:pPr>
    </w:p>
    <w:p w14:paraId="1754CEF6" w14:textId="77777777" w:rsidR="00FB34FD" w:rsidRDefault="00FB34FD" w:rsidP="00651FC0">
      <w:pPr>
        <w:overflowPunct/>
        <w:autoSpaceDE/>
        <w:autoSpaceDN/>
        <w:adjustRightInd/>
        <w:textAlignment w:val="auto"/>
        <w:rPr>
          <w:rFonts w:ascii="Arial" w:hAnsi="Arial" w:cs="Arial"/>
          <w:b/>
          <w:noProof/>
          <w:sz w:val="22"/>
          <w:szCs w:val="22"/>
          <w:lang w:val="en-US"/>
        </w:rPr>
      </w:pPr>
    </w:p>
    <w:p w14:paraId="2B9468DE" w14:textId="77777777" w:rsidR="00FB34FD" w:rsidRDefault="00FB34FD" w:rsidP="00651FC0">
      <w:pPr>
        <w:overflowPunct/>
        <w:autoSpaceDE/>
        <w:autoSpaceDN/>
        <w:adjustRightInd/>
        <w:textAlignment w:val="auto"/>
        <w:rPr>
          <w:rFonts w:ascii="Arial" w:hAnsi="Arial" w:cs="Arial"/>
          <w:b/>
          <w:noProof/>
          <w:sz w:val="22"/>
          <w:szCs w:val="22"/>
          <w:lang w:val="en-US"/>
        </w:rPr>
      </w:pPr>
    </w:p>
    <w:p w14:paraId="7787DAA5" w14:textId="77777777" w:rsidR="00FB34FD" w:rsidRDefault="00FB34FD" w:rsidP="00651FC0">
      <w:pPr>
        <w:overflowPunct/>
        <w:autoSpaceDE/>
        <w:autoSpaceDN/>
        <w:adjustRightInd/>
        <w:textAlignment w:val="auto"/>
        <w:rPr>
          <w:rFonts w:ascii="Arial" w:hAnsi="Arial" w:cs="Arial"/>
          <w:b/>
          <w:noProof/>
          <w:sz w:val="22"/>
          <w:szCs w:val="22"/>
          <w:lang w:val="en-US"/>
        </w:rPr>
      </w:pPr>
    </w:p>
    <w:p w14:paraId="31DBEF84" w14:textId="77777777" w:rsidR="00FB34FD" w:rsidRDefault="00FB34FD" w:rsidP="00651FC0">
      <w:pPr>
        <w:overflowPunct/>
        <w:autoSpaceDE/>
        <w:autoSpaceDN/>
        <w:adjustRightInd/>
        <w:textAlignment w:val="auto"/>
        <w:rPr>
          <w:rFonts w:ascii="Arial" w:hAnsi="Arial" w:cs="Arial"/>
          <w:b/>
          <w:noProof/>
          <w:sz w:val="22"/>
          <w:szCs w:val="22"/>
          <w:lang w:val="en-US"/>
        </w:rPr>
      </w:pPr>
    </w:p>
    <w:p w14:paraId="5D80734B" w14:textId="77777777" w:rsidR="00FB34FD" w:rsidRDefault="00FB34FD" w:rsidP="00651FC0">
      <w:pPr>
        <w:overflowPunct/>
        <w:autoSpaceDE/>
        <w:autoSpaceDN/>
        <w:adjustRightInd/>
        <w:textAlignment w:val="auto"/>
        <w:rPr>
          <w:rFonts w:ascii="Arial" w:hAnsi="Arial" w:cs="Arial"/>
          <w:b/>
          <w:noProof/>
          <w:sz w:val="22"/>
          <w:szCs w:val="22"/>
          <w:lang w:val="en-US"/>
        </w:rPr>
      </w:pPr>
    </w:p>
    <w:p w14:paraId="23D3E402" w14:textId="77777777" w:rsidR="00FB34FD" w:rsidRDefault="00FB34FD" w:rsidP="00651FC0">
      <w:pPr>
        <w:overflowPunct/>
        <w:autoSpaceDE/>
        <w:autoSpaceDN/>
        <w:adjustRightInd/>
        <w:textAlignment w:val="auto"/>
        <w:rPr>
          <w:rFonts w:ascii="Arial" w:hAnsi="Arial" w:cs="Arial"/>
          <w:b/>
          <w:noProof/>
          <w:sz w:val="22"/>
          <w:szCs w:val="22"/>
          <w:lang w:val="en-US"/>
        </w:rPr>
      </w:pPr>
    </w:p>
    <w:p w14:paraId="12DED973" w14:textId="77777777" w:rsidR="00FB34FD" w:rsidRDefault="00FB34FD" w:rsidP="00651FC0">
      <w:pPr>
        <w:overflowPunct/>
        <w:autoSpaceDE/>
        <w:autoSpaceDN/>
        <w:adjustRightInd/>
        <w:textAlignment w:val="auto"/>
        <w:rPr>
          <w:rFonts w:ascii="Arial" w:hAnsi="Arial" w:cs="Arial"/>
          <w:b/>
          <w:noProof/>
          <w:sz w:val="22"/>
          <w:szCs w:val="22"/>
          <w:lang w:val="en-US"/>
        </w:rPr>
      </w:pPr>
    </w:p>
    <w:p w14:paraId="0A48D783" w14:textId="77777777" w:rsidR="00FB34FD" w:rsidRDefault="00FB34FD" w:rsidP="00651FC0">
      <w:pPr>
        <w:overflowPunct/>
        <w:autoSpaceDE/>
        <w:autoSpaceDN/>
        <w:adjustRightInd/>
        <w:textAlignment w:val="auto"/>
        <w:rPr>
          <w:rFonts w:ascii="Arial" w:hAnsi="Arial" w:cs="Arial"/>
          <w:b/>
          <w:noProof/>
          <w:sz w:val="22"/>
          <w:szCs w:val="22"/>
          <w:lang w:val="en-US"/>
        </w:rPr>
      </w:pPr>
    </w:p>
    <w:p w14:paraId="2780820D" w14:textId="77777777" w:rsidR="00FB34FD" w:rsidRDefault="00FB34FD" w:rsidP="00651FC0">
      <w:pPr>
        <w:overflowPunct/>
        <w:autoSpaceDE/>
        <w:autoSpaceDN/>
        <w:adjustRightInd/>
        <w:textAlignment w:val="auto"/>
        <w:rPr>
          <w:rFonts w:ascii="Arial" w:hAnsi="Arial" w:cs="Arial"/>
          <w:b/>
          <w:noProof/>
          <w:sz w:val="22"/>
          <w:szCs w:val="22"/>
          <w:lang w:val="en-US"/>
        </w:rPr>
      </w:pPr>
    </w:p>
    <w:p w14:paraId="0809EED0" w14:textId="77777777" w:rsidR="00FB34FD" w:rsidRDefault="00FB34FD" w:rsidP="00651FC0">
      <w:pPr>
        <w:overflowPunct/>
        <w:autoSpaceDE/>
        <w:autoSpaceDN/>
        <w:adjustRightInd/>
        <w:textAlignment w:val="auto"/>
        <w:rPr>
          <w:rFonts w:ascii="Arial" w:hAnsi="Arial" w:cs="Arial"/>
          <w:b/>
          <w:noProof/>
          <w:sz w:val="22"/>
          <w:szCs w:val="22"/>
          <w:lang w:val="en-US"/>
        </w:rPr>
      </w:pPr>
    </w:p>
    <w:p w14:paraId="001B5CFC" w14:textId="77777777" w:rsidR="00FB34FD" w:rsidRDefault="00FB34FD" w:rsidP="00651FC0">
      <w:pPr>
        <w:overflowPunct/>
        <w:autoSpaceDE/>
        <w:autoSpaceDN/>
        <w:adjustRightInd/>
        <w:textAlignment w:val="auto"/>
        <w:rPr>
          <w:rFonts w:ascii="Arial" w:hAnsi="Arial" w:cs="Arial"/>
          <w:b/>
          <w:noProof/>
          <w:sz w:val="22"/>
          <w:szCs w:val="22"/>
          <w:lang w:val="en-US"/>
        </w:rPr>
      </w:pPr>
    </w:p>
    <w:p w14:paraId="34CAE499" w14:textId="77777777" w:rsidR="00FB34FD" w:rsidRDefault="00FB34FD" w:rsidP="00651FC0">
      <w:pPr>
        <w:overflowPunct/>
        <w:autoSpaceDE/>
        <w:autoSpaceDN/>
        <w:adjustRightInd/>
        <w:textAlignment w:val="auto"/>
        <w:rPr>
          <w:rFonts w:ascii="Arial" w:hAnsi="Arial" w:cs="Arial"/>
          <w:b/>
          <w:noProof/>
          <w:sz w:val="22"/>
          <w:szCs w:val="22"/>
          <w:lang w:val="en-US"/>
        </w:rPr>
      </w:pPr>
    </w:p>
    <w:p w14:paraId="66B08C23" w14:textId="77777777" w:rsidR="00FB34FD" w:rsidRDefault="00FB34FD" w:rsidP="00651FC0">
      <w:pPr>
        <w:overflowPunct/>
        <w:autoSpaceDE/>
        <w:autoSpaceDN/>
        <w:adjustRightInd/>
        <w:textAlignment w:val="auto"/>
        <w:rPr>
          <w:rFonts w:ascii="Arial" w:hAnsi="Arial" w:cs="Arial"/>
          <w:b/>
          <w:noProof/>
          <w:sz w:val="22"/>
          <w:szCs w:val="22"/>
          <w:lang w:val="en-US"/>
        </w:rPr>
      </w:pPr>
    </w:p>
    <w:p w14:paraId="1DFCF8AD" w14:textId="77777777" w:rsidR="00FB34FD" w:rsidRDefault="00FB34FD" w:rsidP="00651FC0">
      <w:pPr>
        <w:overflowPunct/>
        <w:autoSpaceDE/>
        <w:autoSpaceDN/>
        <w:adjustRightInd/>
        <w:textAlignment w:val="auto"/>
        <w:rPr>
          <w:rFonts w:ascii="Arial" w:hAnsi="Arial" w:cs="Arial"/>
          <w:b/>
          <w:noProof/>
          <w:sz w:val="22"/>
          <w:szCs w:val="22"/>
          <w:lang w:val="en-US"/>
        </w:rPr>
      </w:pPr>
    </w:p>
    <w:p w14:paraId="0CDCD626" w14:textId="77777777" w:rsidR="00FB34FD" w:rsidRDefault="00FB34FD" w:rsidP="00651FC0">
      <w:pPr>
        <w:overflowPunct/>
        <w:autoSpaceDE/>
        <w:autoSpaceDN/>
        <w:adjustRightInd/>
        <w:textAlignment w:val="auto"/>
        <w:rPr>
          <w:rFonts w:ascii="Arial" w:hAnsi="Arial" w:cs="Arial"/>
          <w:b/>
          <w:noProof/>
          <w:sz w:val="22"/>
          <w:szCs w:val="22"/>
          <w:lang w:val="en-US"/>
        </w:rPr>
      </w:pPr>
    </w:p>
    <w:p w14:paraId="0F10265B" w14:textId="2B98CFD9" w:rsidR="00FB34FD" w:rsidRDefault="00FB34FD" w:rsidP="00651FC0">
      <w:pPr>
        <w:overflowPunct/>
        <w:autoSpaceDE/>
        <w:autoSpaceDN/>
        <w:adjustRightInd/>
        <w:textAlignment w:val="auto"/>
        <w:rPr>
          <w:rFonts w:ascii="Arial" w:hAnsi="Arial" w:cs="Arial"/>
          <w:b/>
          <w:noProof/>
          <w:sz w:val="22"/>
          <w:szCs w:val="22"/>
          <w:lang w:val="en-US"/>
        </w:rPr>
      </w:pPr>
      <w:r>
        <w:rPr>
          <w:rFonts w:ascii="Arial" w:hAnsi="Arial" w:cs="Arial"/>
          <w:b/>
          <w:noProof/>
          <w:sz w:val="22"/>
          <w:szCs w:val="22"/>
          <w:lang w:val="en-US"/>
        </w:rPr>
        <w:lastRenderedPageBreak/>
        <w:t xml:space="preserve">3.1 Customer Invoice for Scan, Example </w:t>
      </w:r>
      <w:r w:rsidR="00402472">
        <w:rPr>
          <w:rFonts w:ascii="Arial" w:hAnsi="Arial" w:cs="Arial"/>
          <w:b/>
          <w:noProof/>
          <w:sz w:val="22"/>
          <w:szCs w:val="22"/>
          <w:lang w:val="en-US"/>
        </w:rPr>
        <w:t>4</w:t>
      </w:r>
      <w:r>
        <w:rPr>
          <w:rFonts w:ascii="Arial" w:hAnsi="Arial" w:cs="Arial"/>
          <w:b/>
          <w:noProof/>
          <w:sz w:val="22"/>
          <w:szCs w:val="22"/>
          <w:lang w:val="en-US"/>
        </w:rPr>
        <w:t>:</w:t>
      </w:r>
      <w:r w:rsidRPr="00FB3017">
        <w:rPr>
          <w:rFonts w:ascii="Arial" w:hAnsi="Arial" w:cs="Arial"/>
          <w:b/>
          <w:noProof/>
          <w:sz w:val="22"/>
          <w:szCs w:val="22"/>
          <w:lang w:val="en-US"/>
        </w:rPr>
        <w:t xml:space="preserve"> </w:t>
      </w:r>
      <w:r w:rsidR="00EC0994">
        <w:rPr>
          <w:rFonts w:ascii="Arial" w:hAnsi="Arial" w:cs="Arial"/>
          <w:b/>
          <w:noProof/>
          <w:sz w:val="22"/>
          <w:szCs w:val="22"/>
          <w:lang w:val="en-US"/>
        </w:rPr>
        <w:t>Scan Higher T</w:t>
      </w:r>
      <w:r>
        <w:rPr>
          <w:rFonts w:ascii="Arial" w:hAnsi="Arial" w:cs="Arial"/>
          <w:b/>
          <w:noProof/>
          <w:sz w:val="22"/>
          <w:szCs w:val="22"/>
          <w:lang w:val="en-US"/>
        </w:rPr>
        <w:t>han Savings</w:t>
      </w:r>
    </w:p>
    <w:p w14:paraId="799C2D86" w14:textId="77777777" w:rsidR="00FB34FD" w:rsidRDefault="00FB34FD" w:rsidP="00651FC0">
      <w:pPr>
        <w:overflowPunct/>
        <w:autoSpaceDE/>
        <w:autoSpaceDN/>
        <w:adjustRightInd/>
        <w:textAlignment w:val="auto"/>
        <w:rPr>
          <w:rFonts w:ascii="Arial" w:hAnsi="Arial" w:cs="Arial"/>
          <w:b/>
          <w:noProof/>
          <w:sz w:val="22"/>
          <w:szCs w:val="22"/>
          <w:lang w:val="en-US"/>
        </w:rPr>
      </w:pPr>
    </w:p>
    <w:p w14:paraId="778B5DEB" w14:textId="77777777" w:rsidR="00651FC0" w:rsidRPr="00FB3017" w:rsidRDefault="003254B8" w:rsidP="00651FC0">
      <w:pPr>
        <w:overflowPunct/>
        <w:autoSpaceDE/>
        <w:autoSpaceDN/>
        <w:adjustRightInd/>
        <w:textAlignment w:val="auto"/>
        <w:rPr>
          <w:rFonts w:ascii="Arial" w:hAnsi="Arial" w:cs="Arial"/>
          <w:b/>
          <w:noProof/>
          <w:sz w:val="22"/>
          <w:szCs w:val="22"/>
          <w:lang w:val="en-US"/>
        </w:rPr>
      </w:pPr>
      <w:r w:rsidRPr="00EC0994">
        <w:rPr>
          <w:rFonts w:ascii="Arial" w:hAnsi="Arial" w:cs="Arial"/>
          <w:b/>
          <w:noProof/>
          <w:sz w:val="22"/>
          <w:szCs w:val="22"/>
          <w:lang w:val="en-US"/>
        </w:rPr>
        <mc:AlternateContent>
          <mc:Choice Requires="wps">
            <w:drawing>
              <wp:anchor distT="0" distB="0" distL="114300" distR="114300" simplePos="0" relativeHeight="252020224" behindDoc="0" locked="0" layoutInCell="1" allowOverlap="1" wp14:anchorId="08829065" wp14:editId="48A587A5">
                <wp:simplePos x="0" y="0"/>
                <wp:positionH relativeFrom="margin">
                  <wp:align>right</wp:align>
                </wp:positionH>
                <wp:positionV relativeFrom="paragraph">
                  <wp:posOffset>3735782</wp:posOffset>
                </wp:positionV>
                <wp:extent cx="1953158" cy="209042"/>
                <wp:effectExtent l="0" t="0" r="28575" b="19685"/>
                <wp:wrapNone/>
                <wp:docPr id="42" name="Rectangle 20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3158" cy="209042"/>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F81E26" id="Rectangle 2006" o:spid="_x0000_s1026" style="position:absolute;margin-left:102.6pt;margin-top:294.15pt;width:153.8pt;height:16.45pt;z-index:25202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" filled="f" strokecolor="red" strokeweight="1.25pt">
                <v:shadow color="#868686"/>
                <w10:wrap anchorx="margin"/>
              </v:rect>
            </w:pict>
          </mc:Fallback>
        </mc:AlternateContent>
      </w:r>
      <w:r w:rsidRPr="00EC0994">
        <w:rPr>
          <w:rFonts w:ascii="Arial" w:hAnsi="Arial" w:cs="Arial"/>
          <w:b/>
          <w:noProof/>
          <w:sz w:val="22"/>
          <w:szCs w:val="22"/>
          <w:lang w:val="en-US"/>
        </w:rPr>
        <mc:AlternateContent>
          <mc:Choice Requires="wps">
            <w:drawing>
              <wp:anchor distT="0" distB="0" distL="114300" distR="114300" simplePos="0" relativeHeight="252022272" behindDoc="0" locked="0" layoutInCell="1" allowOverlap="1" wp14:anchorId="182BD847" wp14:editId="1151A095">
                <wp:simplePos x="0" y="0"/>
                <wp:positionH relativeFrom="column">
                  <wp:posOffset>190449</wp:posOffset>
                </wp:positionH>
                <wp:positionV relativeFrom="paragraph">
                  <wp:posOffset>3626053</wp:posOffset>
                </wp:positionV>
                <wp:extent cx="4659351" cy="318770"/>
                <wp:effectExtent l="0" t="0" r="27305" b="24130"/>
                <wp:wrapNone/>
                <wp:docPr id="52" name="Rectangle 20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9351" cy="31877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9EB1E" id="Rectangle 2006" o:spid="_x0000_s1026" style="position:absolute;margin-left:15pt;margin-top:285.5pt;width:366.9pt;height:25.1pt;z-index:25202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" filled="f" strokecolor="red" strokeweight="1.25pt">
                <v:shadow color="#868686"/>
              </v:rect>
            </w:pict>
          </mc:Fallback>
        </mc:AlternateContent>
      </w:r>
      <w:r w:rsidRPr="00EC0994">
        <w:rPr>
          <w:rFonts w:ascii="Arial" w:hAnsi="Arial" w:cs="Arial"/>
          <w:b/>
          <w:noProof/>
          <w:sz w:val="22"/>
          <w:szCs w:val="22"/>
          <w:lang w:val="en-US"/>
        </w:rPr>
        <mc:AlternateContent>
          <mc:Choice Requires="wps">
            <w:drawing>
              <wp:anchor distT="0" distB="0" distL="114300" distR="114300" simplePos="0" relativeHeight="252018176" behindDoc="0" locked="0" layoutInCell="1" allowOverlap="1" wp14:anchorId="6EE9A77D" wp14:editId="038A2D3A">
                <wp:simplePos x="0" y="0"/>
                <wp:positionH relativeFrom="column">
                  <wp:posOffset>2871165</wp:posOffset>
                </wp:positionH>
                <wp:positionV relativeFrom="paragraph">
                  <wp:posOffset>4832985</wp:posOffset>
                </wp:positionV>
                <wp:extent cx="2509012" cy="1053389"/>
                <wp:effectExtent l="0" t="0" r="24765" b="13970"/>
                <wp:wrapNone/>
                <wp:docPr id="1402" name="Text Box 20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012" cy="1053389"/>
                        </a:xfrm>
                        <a:prstGeom prst="rect">
                          <a:avLst/>
                        </a:prstGeom>
                        <a:solidFill>
                          <a:schemeClr val="tx2">
                            <a:lumMod val="40000"/>
                            <a:lumOff val="60000"/>
                          </a:schemeClr>
                        </a:solidFill>
                        <a:ln w="19050">
                          <a:solidFill>
                            <a:srgbClr val="000000"/>
                          </a:solidFill>
                          <a:miter lim="800000"/>
                          <a:headEnd/>
                          <a:tailEnd/>
                        </a:ln>
                      </wps:spPr>
                      <wps:txbx>
                        <w:txbxContent>
                          <w:p w14:paraId="58A35BE8" w14:textId="63EC4ADF" w:rsidR="00257BB1" w:rsidRDefault="00257BB1" w:rsidP="00EC0994">
                            <w:pPr>
                              <w:rPr>
                                <w:rFonts w:ascii="Arial" w:hAnsi="Arial" w:cs="Arial"/>
                                <w:sz w:val="16"/>
                                <w:szCs w:val="16"/>
                              </w:rPr>
                            </w:pPr>
                            <w:r w:rsidRPr="00EC0994">
                              <w:rPr>
                                <w:rFonts w:ascii="Arial" w:hAnsi="Arial" w:cs="Arial"/>
                                <w:sz w:val="16"/>
                                <w:szCs w:val="16"/>
                              </w:rPr>
                              <w:t xml:space="preserve">For invoices with “scan higher than savings” </w:t>
                            </w:r>
                            <w:r>
                              <w:rPr>
                                <w:rFonts w:ascii="Arial" w:hAnsi="Arial" w:cs="Arial"/>
                                <w:sz w:val="16"/>
                                <w:szCs w:val="16"/>
                              </w:rPr>
                              <w:t>add the scan $ amount to the scan higher total amount, matching the Promolink ID (ex. Promolink ID 4510970 / $238.92 + 6934.82 = 7173.74).</w:t>
                            </w:r>
                          </w:p>
                          <w:p w14:paraId="0E09B0B8" w14:textId="77777777" w:rsidR="00257BB1" w:rsidRDefault="00257BB1" w:rsidP="00EC0994">
                            <w:pPr>
                              <w:rPr>
                                <w:rFonts w:ascii="Arial" w:hAnsi="Arial" w:cs="Arial"/>
                                <w:sz w:val="16"/>
                                <w:szCs w:val="16"/>
                              </w:rPr>
                            </w:pPr>
                          </w:p>
                          <w:p w14:paraId="24CD49BA" w14:textId="77777777" w:rsidR="00257BB1" w:rsidRPr="00EC0994" w:rsidRDefault="00257BB1" w:rsidP="00EC0994">
                            <w:pPr>
                              <w:rPr>
                                <w:rFonts w:ascii="Arial" w:hAnsi="Arial" w:cs="Arial"/>
                                <w:sz w:val="16"/>
                                <w:szCs w:val="16"/>
                              </w:rPr>
                            </w:pPr>
                            <w:r>
                              <w:rPr>
                                <w:rFonts w:ascii="Arial" w:hAnsi="Arial" w:cs="Arial"/>
                                <w:sz w:val="16"/>
                                <w:szCs w:val="16"/>
                              </w:rPr>
                              <w:t>Take this amount and divide it by the qty to determine the rate that must be matched to the contract (ex. 7173.74/7240 = .99)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E9A77D" id="_x0000_s1060" type="#_x0000_t202" style="position:absolute;margin-left:226.1pt;margin-top:380.55pt;width:197.55pt;height:82.95pt;z-index:25201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" fillcolor="#8db3e2 [1311]" strokeweight="1.5pt">
                <v:textbox>
                  <w:txbxContent>
                    <w:p w14:paraId="58A35BE8" w14:textId="63EC4ADF" w:rsidR="00257BB1" w:rsidRDefault="00257BB1" w:rsidP="00EC0994">
                      <w:pPr>
                        <w:rPr>
                          <w:rFonts w:ascii="Arial" w:hAnsi="Arial" w:cs="Arial"/>
                          <w:sz w:val="16"/>
                          <w:szCs w:val="16"/>
                        </w:rPr>
                      </w:pPr>
                      <w:r w:rsidRPr="00EC0994">
                        <w:rPr>
                          <w:rFonts w:ascii="Arial" w:hAnsi="Arial" w:cs="Arial"/>
                          <w:sz w:val="16"/>
                          <w:szCs w:val="16"/>
                        </w:rPr>
                        <w:t xml:space="preserve">For invoices with “scan higher than savings” </w:t>
                      </w:r>
                      <w:r>
                        <w:rPr>
                          <w:rFonts w:ascii="Arial" w:hAnsi="Arial" w:cs="Arial"/>
                          <w:sz w:val="16"/>
                          <w:szCs w:val="16"/>
                        </w:rPr>
                        <w:t>add the scan $ amount to the scan higher total amount, matching the Promolink ID (ex. Promolink ID 4510970 / $238.92 + 6934.82 = 7173.74).</w:t>
                      </w:r>
                    </w:p>
                    <w:p w14:paraId="0E09B0B8" w14:textId="77777777" w:rsidR="00257BB1" w:rsidRDefault="00257BB1" w:rsidP="00EC0994">
                      <w:pPr>
                        <w:rPr>
                          <w:rFonts w:ascii="Arial" w:hAnsi="Arial" w:cs="Arial"/>
                          <w:sz w:val="16"/>
                          <w:szCs w:val="16"/>
                        </w:rPr>
                      </w:pPr>
                    </w:p>
                    <w:p w14:paraId="24CD49BA" w14:textId="77777777" w:rsidR="00257BB1" w:rsidRPr="00EC0994" w:rsidRDefault="00257BB1" w:rsidP="00EC0994">
                      <w:pPr>
                        <w:rPr>
                          <w:rFonts w:ascii="Arial" w:hAnsi="Arial" w:cs="Arial"/>
                          <w:sz w:val="16"/>
                          <w:szCs w:val="16"/>
                        </w:rPr>
                      </w:pPr>
                      <w:r>
                        <w:rPr>
                          <w:rFonts w:ascii="Arial" w:hAnsi="Arial" w:cs="Arial"/>
                          <w:sz w:val="16"/>
                          <w:szCs w:val="16"/>
                        </w:rPr>
                        <w:t>Take this amount and divide it by the qty to determine the rate that must be matched to the contract (ex. 7173.74/7240 = .99)</w:t>
                      </w:r>
                    </w:p>
                  </w:txbxContent>
                </v:textbox>
              </v:shape>
            </w:pict>
          </mc:Fallback>
        </mc:AlternateContent>
      </w:r>
      <w:r w:rsidRPr="00EC0994">
        <w:rPr>
          <w:rFonts w:ascii="Arial" w:hAnsi="Arial" w:cs="Arial"/>
          <w:b/>
          <w:noProof/>
          <w:sz w:val="22"/>
          <w:szCs w:val="22"/>
          <w:lang w:val="en-US"/>
        </w:rPr>
        <mc:AlternateContent>
          <mc:Choice Requires="wps">
            <w:drawing>
              <wp:anchor distT="0" distB="0" distL="114300" distR="114300" simplePos="0" relativeHeight="252021248" behindDoc="0" locked="0" layoutInCell="1" allowOverlap="1" wp14:anchorId="57D0C1F0" wp14:editId="66F5CD47">
                <wp:simplePos x="0" y="0"/>
                <wp:positionH relativeFrom="column">
                  <wp:posOffset>4579568</wp:posOffset>
                </wp:positionH>
                <wp:positionV relativeFrom="paragraph">
                  <wp:posOffset>3955236</wp:posOffset>
                </wp:positionV>
                <wp:extent cx="45719" cy="885089"/>
                <wp:effectExtent l="76200" t="0" r="50165" b="48895"/>
                <wp:wrapNone/>
                <wp:docPr id="43" name="AutoShape 20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885089"/>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ADB12E4" id="AutoShape 2005" o:spid="_x0000_s1026" type="#_x0000_t32" style="position:absolute;margin-left:360.6pt;margin-top:311.45pt;width:3.6pt;height:69.7pt;flip:x;z-index:25202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" strokeweight="1pt">
                <v:stroke endarrow="block"/>
                <v:shadow color="#868686"/>
              </v:shape>
            </w:pict>
          </mc:Fallback>
        </mc:AlternateContent>
      </w:r>
      <w:r w:rsidRPr="00EC0994">
        <w:rPr>
          <w:rFonts w:ascii="Arial" w:hAnsi="Arial" w:cs="Arial"/>
          <w:b/>
          <w:noProof/>
          <w:sz w:val="22"/>
          <w:szCs w:val="22"/>
          <w:lang w:val="en-US"/>
        </w:rPr>
        <mc:AlternateContent>
          <mc:Choice Requires="wps">
            <w:drawing>
              <wp:anchor distT="0" distB="0" distL="114300" distR="114300" simplePos="0" relativeHeight="252019200" behindDoc="0" locked="0" layoutInCell="1" allowOverlap="1" wp14:anchorId="4F6483FA" wp14:editId="7ED11A5F">
                <wp:simplePos x="0" y="0"/>
                <wp:positionH relativeFrom="column">
                  <wp:posOffset>4866056</wp:posOffset>
                </wp:positionH>
                <wp:positionV relativeFrom="paragraph">
                  <wp:posOffset>3984498</wp:posOffset>
                </wp:positionV>
                <wp:extent cx="45719" cy="848335"/>
                <wp:effectExtent l="76200" t="0" r="50165" b="47625"/>
                <wp:wrapNone/>
                <wp:docPr id="41" name="AutoShape 20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848335"/>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C695925" id="AutoShape 2005" o:spid="_x0000_s1026" type="#_x0000_t32" style="position:absolute;margin-left:383.15pt;margin-top:313.75pt;width:3.6pt;height:66.8pt;flip:x;z-index:25201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" strokeweight="1pt">
                <v:stroke endarrow="block"/>
                <v:shadow color="#868686"/>
              </v:shape>
            </w:pict>
          </mc:Fallback>
        </mc:AlternateContent>
      </w:r>
      <w:r w:rsidR="00FB34FD">
        <w:rPr>
          <w:noProof/>
        </w:rPr>
        <w:drawing>
          <wp:inline distT="0" distB="0" distL="0" distR="0" wp14:anchorId="3B7C153D" wp14:editId="36ED98D6">
            <wp:extent cx="6831965" cy="4640580"/>
            <wp:effectExtent l="19050" t="19050" r="26035" b="26670"/>
            <wp:docPr id="1376" name="Picture 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831965" cy="4640580"/>
                    </a:xfrm>
                    <a:prstGeom prst="rect">
                      <a:avLst/>
                    </a:prstGeom>
                    <a:ln w="12700">
                      <a:solidFill>
                        <a:schemeClr val="tx1"/>
                      </a:solidFill>
                    </a:ln>
                  </pic:spPr>
                </pic:pic>
              </a:graphicData>
            </a:graphic>
          </wp:inline>
        </w:drawing>
      </w:r>
      <w:r w:rsidR="00FB34FD" w:rsidRPr="00FB3017">
        <w:rPr>
          <w:rFonts w:ascii="Arial" w:hAnsi="Arial" w:cs="Arial"/>
          <w:b/>
          <w:noProof/>
          <w:sz w:val="22"/>
          <w:szCs w:val="22"/>
          <w:lang w:val="en-US"/>
        </w:rPr>
        <w:t xml:space="preserve"> </w:t>
      </w:r>
      <w:r w:rsidR="00651FC0" w:rsidRPr="00FB3017">
        <w:rPr>
          <w:rFonts w:ascii="Arial" w:hAnsi="Arial" w:cs="Arial"/>
          <w:b/>
          <w:noProof/>
          <w:sz w:val="22"/>
          <w:szCs w:val="22"/>
          <w:lang w:val="en-US"/>
        </w:rPr>
        <w:br w:type="page"/>
      </w:r>
    </w:p>
    <w:p w14:paraId="389F0478" w14:textId="77777777" w:rsidR="00876C34" w:rsidRPr="00FB3017" w:rsidRDefault="00876C34" w:rsidP="00876C34">
      <w:pPr>
        <w:ind w:left="720" w:hanging="720"/>
        <w:rPr>
          <w:rFonts w:ascii="Arial" w:hAnsi="Arial" w:cs="Arial"/>
          <w:noProof/>
          <w:lang w:val="en-US"/>
        </w:rPr>
      </w:pPr>
      <w:r w:rsidRPr="00FB3017">
        <w:rPr>
          <w:rFonts w:ascii="Arial" w:hAnsi="Arial" w:cs="Arial"/>
          <w:b/>
          <w:noProof/>
          <w:lang w:val="en-US"/>
        </w:rPr>
        <w:lastRenderedPageBreak/>
        <w:t>3.2</w:t>
      </w:r>
      <w:r w:rsidRPr="00FB3017">
        <w:rPr>
          <w:rFonts w:ascii="Arial" w:hAnsi="Arial" w:cs="Arial"/>
          <w:b/>
          <w:noProof/>
          <w:lang w:val="en-US"/>
        </w:rPr>
        <w:tab/>
        <w:t xml:space="preserve">Customer Contract for Scan, Example 1: </w:t>
      </w:r>
      <w:r w:rsidRPr="00FB3017">
        <w:rPr>
          <w:rFonts w:ascii="Arial" w:hAnsi="Arial" w:cs="Arial"/>
          <w:noProof/>
          <w:lang w:val="en-US"/>
        </w:rPr>
        <w:t>The UPC Code, Scan Fee, and Unites on the contract should match with what is listed on the customer invoice</w:t>
      </w:r>
    </w:p>
    <w:p w14:paraId="477B526D" w14:textId="77777777" w:rsidR="00F41BCE" w:rsidRPr="00FB3017" w:rsidRDefault="00F41BCE" w:rsidP="00876C34">
      <w:pPr>
        <w:jc w:val="both"/>
        <w:rPr>
          <w:rFonts w:ascii="Arial" w:hAnsi="Arial" w:cs="Arial"/>
          <w:noProof/>
          <w:lang w:val="en-US"/>
        </w:rPr>
      </w:pPr>
    </w:p>
    <w:p w14:paraId="6115E97A" w14:textId="77777777" w:rsidR="00EF4C1A" w:rsidRPr="00FB3017" w:rsidRDefault="00EF4C1A" w:rsidP="006C5FDF">
      <w:pPr>
        <w:ind w:left="720"/>
        <w:rPr>
          <w:rFonts w:ascii="Arial" w:hAnsi="Arial" w:cs="Arial"/>
          <w:color w:val="000000"/>
          <w:lang w:val="en-US"/>
        </w:rPr>
      </w:pPr>
      <w:r w:rsidRPr="00FB3017">
        <w:rPr>
          <w:rFonts w:ascii="Arial" w:hAnsi="Arial" w:cs="Arial"/>
          <w:color w:val="000000"/>
          <w:lang w:val="en-US"/>
        </w:rPr>
        <w:t>Contract can be found via "Search For" Promotions or Backup Documentation (Doc Type 17).</w:t>
      </w:r>
      <w:r w:rsidR="00FB3017" w:rsidRPr="00FB3017">
        <w:rPr>
          <w:rFonts w:ascii="Arial" w:hAnsi="Arial" w:cs="Arial"/>
          <w:color w:val="000000"/>
          <w:lang w:val="en-US"/>
        </w:rPr>
        <w:t xml:space="preserve"> </w:t>
      </w:r>
      <w:r w:rsidRPr="00FB3017">
        <w:rPr>
          <w:rFonts w:ascii="Arial" w:hAnsi="Arial" w:cs="Arial"/>
          <w:color w:val="000000"/>
          <w:lang w:val="en-US"/>
        </w:rPr>
        <w:t>Signon is HARRCN.</w:t>
      </w:r>
    </w:p>
    <w:p w14:paraId="20AACAE8" w14:textId="77777777" w:rsidR="009558F8" w:rsidRPr="00FB3017" w:rsidRDefault="009558F8" w:rsidP="009558F8">
      <w:pPr>
        <w:ind w:left="900"/>
        <w:jc w:val="both"/>
        <w:rPr>
          <w:rFonts w:ascii="Arial" w:hAnsi="Arial" w:cs="Arial"/>
          <w:noProof/>
          <w:sz w:val="22"/>
          <w:szCs w:val="22"/>
          <w:lang w:val="en-US"/>
        </w:rPr>
      </w:pPr>
    </w:p>
    <w:p w14:paraId="5336FB19" w14:textId="07189A76" w:rsidR="00334286" w:rsidRPr="00FB3017" w:rsidRDefault="00650065" w:rsidP="00F41BCE">
      <w:pPr>
        <w:jc w:val="both"/>
        <w:rPr>
          <w:rFonts w:ascii="Arial" w:hAnsi="Arial" w:cs="Arial"/>
          <w:noProof/>
          <w:sz w:val="22"/>
          <w:szCs w:val="22"/>
          <w:lang w:val="en-US"/>
        </w:rPr>
      </w:pPr>
      <w:r w:rsidRPr="00FB3017">
        <w:rPr>
          <w:rFonts w:ascii="Arial" w:hAnsi="Arial" w:cs="Arial"/>
          <w:noProof/>
          <w:sz w:val="22"/>
          <w:szCs w:val="22"/>
          <w:lang w:val="en-US"/>
        </w:rPr>
        <mc:AlternateContent>
          <mc:Choice Requires="wps">
            <w:drawing>
              <wp:anchor distT="0" distB="0" distL="114300" distR="114300" simplePos="0" relativeHeight="251220480" behindDoc="0" locked="0" layoutInCell="1" allowOverlap="1" wp14:anchorId="324F41CB" wp14:editId="540D19FD">
                <wp:simplePos x="0" y="0"/>
                <wp:positionH relativeFrom="column">
                  <wp:posOffset>2143125</wp:posOffset>
                </wp:positionH>
                <wp:positionV relativeFrom="paragraph">
                  <wp:posOffset>1798955</wp:posOffset>
                </wp:positionV>
                <wp:extent cx="1254125" cy="417830"/>
                <wp:effectExtent l="38100" t="55880" r="12700" b="12065"/>
                <wp:wrapNone/>
                <wp:docPr id="1527" name="AutoShap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54125" cy="41783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29EB78" id="AutoShape 476" o:spid="_x0000_s1026" type="#_x0000_t32" style="position:absolute;margin-left:168.75pt;margin-top:141.65pt;width:98.75pt;height:32.9pt;flip:x y;z-index:2512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" strokeweight="1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17408" behindDoc="0" locked="0" layoutInCell="1" allowOverlap="1" wp14:anchorId="0EC05059" wp14:editId="15AAED5B">
                <wp:simplePos x="0" y="0"/>
                <wp:positionH relativeFrom="column">
                  <wp:posOffset>419100</wp:posOffset>
                </wp:positionH>
                <wp:positionV relativeFrom="paragraph">
                  <wp:posOffset>130175</wp:posOffset>
                </wp:positionV>
                <wp:extent cx="1724025" cy="1757045"/>
                <wp:effectExtent l="9525" t="15875" r="9525" b="17780"/>
                <wp:wrapNone/>
                <wp:docPr id="1525" name="Text 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1757045"/>
                        </a:xfrm>
                        <a:prstGeom prst="rect">
                          <a:avLst/>
                        </a:prstGeom>
                        <a:solidFill>
                          <a:srgbClr val="FFFFFF"/>
                        </a:solidFill>
                        <a:ln w="19050">
                          <a:solidFill>
                            <a:srgbClr val="000000"/>
                          </a:solidFill>
                          <a:miter lim="800000"/>
                          <a:headEnd/>
                          <a:tailEnd/>
                        </a:ln>
                      </wps:spPr>
                      <wps:txbx>
                        <w:txbxContent>
                          <w:p w14:paraId="14B28A4A" w14:textId="77777777" w:rsidR="00257BB1" w:rsidRPr="005E4AD7" w:rsidRDefault="00257BB1" w:rsidP="009558F8">
                            <w:pPr>
                              <w:rPr>
                                <w:rFonts w:ascii="Arial" w:hAnsi="Arial" w:cs="Arial"/>
                                <w:sz w:val="16"/>
                                <w:szCs w:val="16"/>
                              </w:rPr>
                            </w:pPr>
                            <w:r>
                              <w:rPr>
                                <w:rFonts w:ascii="Arial" w:hAnsi="Arial" w:cs="Arial"/>
                                <w:sz w:val="16"/>
                                <w:szCs w:val="16"/>
                                <w:u w:val="single"/>
                              </w:rPr>
                              <w:t xml:space="preserve">Performance </w:t>
                            </w:r>
                            <w:r w:rsidRPr="000531CB">
                              <w:rPr>
                                <w:rFonts w:ascii="Arial" w:hAnsi="Arial" w:cs="Arial"/>
                                <w:sz w:val="16"/>
                                <w:szCs w:val="16"/>
                                <w:u w:val="single"/>
                              </w:rPr>
                              <w:t>dates</w:t>
                            </w:r>
                            <w:r w:rsidRPr="005E4AD7">
                              <w:rPr>
                                <w:rFonts w:ascii="Arial" w:hAnsi="Arial" w:cs="Arial"/>
                                <w:sz w:val="16"/>
                                <w:szCs w:val="16"/>
                              </w:rPr>
                              <w:t xml:space="preserve"> refer</w:t>
                            </w:r>
                            <w:r>
                              <w:rPr>
                                <w:rFonts w:ascii="Arial" w:hAnsi="Arial" w:cs="Arial"/>
                                <w:sz w:val="16"/>
                                <w:szCs w:val="16"/>
                              </w:rPr>
                              <w:t xml:space="preserve">s to start and end dates of the promotion. The customer invoice date should fall between these dates.  Harris Teeter will also deduct one week after the promotion has ended. For example: The end date for this promotion is 8/9/11, therefore Harris Teeter will deduct one week after this date which is Week Ending 8/16/11. This is an acceptable practice for Harris Teeter only.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C05059" id="Text Box 469" o:spid="_x0000_s1061" type="#_x0000_t202" style="position:absolute;left:0;text-align:left;margin-left:33pt;margin-top:10.25pt;width:135.75pt;height:138.35pt;z-index:2512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" strokeweight="1.5pt">
                <v:textbox>
                  <w:txbxContent>
                    <w:p w14:paraId="14B28A4A" w14:textId="77777777" w:rsidR="00257BB1" w:rsidRPr="005E4AD7" w:rsidRDefault="00257BB1" w:rsidP="009558F8">
                      <w:pPr>
                        <w:rPr>
                          <w:rFonts w:ascii="Arial" w:hAnsi="Arial" w:cs="Arial"/>
                          <w:sz w:val="16"/>
                          <w:szCs w:val="16"/>
                        </w:rPr>
                      </w:pPr>
                      <w:r>
                        <w:rPr>
                          <w:rFonts w:ascii="Arial" w:hAnsi="Arial" w:cs="Arial"/>
                          <w:sz w:val="16"/>
                          <w:szCs w:val="16"/>
                          <w:u w:val="single"/>
                        </w:rPr>
                        <w:t xml:space="preserve">Performance </w:t>
                      </w:r>
                      <w:r w:rsidRPr="000531CB">
                        <w:rPr>
                          <w:rFonts w:ascii="Arial" w:hAnsi="Arial" w:cs="Arial"/>
                          <w:sz w:val="16"/>
                          <w:szCs w:val="16"/>
                          <w:u w:val="single"/>
                        </w:rPr>
                        <w:t>dates</w:t>
                      </w:r>
                      <w:r w:rsidRPr="005E4AD7">
                        <w:rPr>
                          <w:rFonts w:ascii="Arial" w:hAnsi="Arial" w:cs="Arial"/>
                          <w:sz w:val="16"/>
                          <w:szCs w:val="16"/>
                        </w:rPr>
                        <w:t xml:space="preserve"> refer</w:t>
                      </w:r>
                      <w:r>
                        <w:rPr>
                          <w:rFonts w:ascii="Arial" w:hAnsi="Arial" w:cs="Arial"/>
                          <w:sz w:val="16"/>
                          <w:szCs w:val="16"/>
                        </w:rPr>
                        <w:t xml:space="preserve">s to start and end dates of the promotion. The customer invoice date should fall between these dates.  Harris Teeter will also deduct one week after the promotion has ended. For example: The end date for this promotion is 8/9/11, therefore Harris Teeter will deduct one week after this date which is Week Ending 8/16/11. This is an acceptable practice for Harris Teeter only.  </w:t>
                      </w:r>
                    </w:p>
                  </w:txbxContent>
                </v:textbox>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23552" behindDoc="0" locked="0" layoutInCell="1" allowOverlap="1" wp14:anchorId="12D1D72F" wp14:editId="59608BDB">
                <wp:simplePos x="0" y="0"/>
                <wp:positionH relativeFrom="column">
                  <wp:posOffset>5636260</wp:posOffset>
                </wp:positionH>
                <wp:positionV relativeFrom="paragraph">
                  <wp:posOffset>387350</wp:posOffset>
                </wp:positionV>
                <wp:extent cx="1459865" cy="1610995"/>
                <wp:effectExtent l="16510" t="15875" r="9525" b="11430"/>
                <wp:wrapNone/>
                <wp:docPr id="1524" name="Text 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865" cy="1610995"/>
                        </a:xfrm>
                        <a:prstGeom prst="rect">
                          <a:avLst/>
                        </a:prstGeom>
                        <a:solidFill>
                          <a:schemeClr val="tx2">
                            <a:lumMod val="40000"/>
                            <a:lumOff val="60000"/>
                          </a:schemeClr>
                        </a:solidFill>
                        <a:ln w="19050">
                          <a:solidFill>
                            <a:srgbClr val="000000"/>
                          </a:solidFill>
                          <a:miter lim="800000"/>
                          <a:headEnd/>
                          <a:tailEnd/>
                        </a:ln>
                      </wps:spPr>
                      <wps:txbx>
                        <w:txbxContent>
                          <w:p w14:paraId="04DEC827" w14:textId="77777777" w:rsidR="00257BB1" w:rsidRDefault="00257BB1" w:rsidP="005E4055">
                            <w:pPr>
                              <w:rPr>
                                <w:rFonts w:ascii="Arial" w:hAnsi="Arial" w:cs="Arial"/>
                                <w:sz w:val="16"/>
                                <w:szCs w:val="16"/>
                              </w:rPr>
                            </w:pPr>
                            <w:r>
                              <w:rPr>
                                <w:rFonts w:ascii="Arial" w:hAnsi="Arial" w:cs="Arial"/>
                                <w:sz w:val="16"/>
                                <w:szCs w:val="16"/>
                                <w:u w:val="single"/>
                              </w:rPr>
                              <w:t>Scan fee</w:t>
                            </w:r>
                            <w:r>
                              <w:rPr>
                                <w:rFonts w:ascii="Arial" w:hAnsi="Arial" w:cs="Arial"/>
                                <w:sz w:val="16"/>
                                <w:szCs w:val="16"/>
                              </w:rPr>
                              <w:t xml:space="preserve">: The “X” indicates how the customer will deduct for the service fee. </w:t>
                            </w:r>
                          </w:p>
                          <w:p w14:paraId="71B1336B" w14:textId="77777777" w:rsidR="00257BB1" w:rsidRDefault="00257BB1" w:rsidP="005E4055">
                            <w:pPr>
                              <w:rPr>
                                <w:rFonts w:ascii="Arial" w:hAnsi="Arial" w:cs="Arial"/>
                                <w:sz w:val="16"/>
                                <w:szCs w:val="16"/>
                              </w:rPr>
                            </w:pPr>
                            <w:r>
                              <w:rPr>
                                <w:rFonts w:ascii="Arial" w:hAnsi="Arial" w:cs="Arial"/>
                                <w:b/>
                                <w:sz w:val="16"/>
                                <w:szCs w:val="16"/>
                              </w:rPr>
                              <w:t>10% Scan Fee</w:t>
                            </w:r>
                            <w:r>
                              <w:rPr>
                                <w:rFonts w:ascii="Arial" w:hAnsi="Arial" w:cs="Arial"/>
                                <w:sz w:val="16"/>
                                <w:szCs w:val="16"/>
                              </w:rPr>
                              <w:t xml:space="preserve"> – Harris Teeter will deduct 10% of the total scan on each customer invoice.</w:t>
                            </w:r>
                          </w:p>
                          <w:p w14:paraId="360E7301" w14:textId="77777777" w:rsidR="00257BB1" w:rsidRDefault="00257BB1" w:rsidP="005E4055">
                            <w:pPr>
                              <w:rPr>
                                <w:rFonts w:ascii="Arial" w:hAnsi="Arial" w:cs="Arial"/>
                                <w:sz w:val="16"/>
                                <w:szCs w:val="16"/>
                              </w:rPr>
                            </w:pPr>
                            <w:r>
                              <w:rPr>
                                <w:rFonts w:ascii="Arial" w:hAnsi="Arial" w:cs="Arial"/>
                                <w:b/>
                                <w:sz w:val="16"/>
                                <w:szCs w:val="16"/>
                              </w:rPr>
                              <w:t>Flat Scan Fee</w:t>
                            </w:r>
                            <w:r>
                              <w:rPr>
                                <w:rFonts w:ascii="Arial" w:hAnsi="Arial" w:cs="Arial"/>
                                <w:sz w:val="16"/>
                                <w:szCs w:val="16"/>
                              </w:rPr>
                              <w:t xml:space="preserve"> – Harris Teeter will deduct a flat fee (i.e. $400, $1,000, etc.) the first time they bill against the contract (just one invoice).</w:t>
                            </w:r>
                          </w:p>
                          <w:p w14:paraId="635EACD3" w14:textId="77777777" w:rsidR="00257BB1" w:rsidRDefault="00257BB1" w:rsidP="00334286">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D1D72F" id="Text Box 479" o:spid="_x0000_s1062" type="#_x0000_t202" style="position:absolute;left:0;text-align:left;margin-left:443.8pt;margin-top:30.5pt;width:114.95pt;height:126.85pt;z-index:2512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" fillcolor="#8db3e2 [1311]" strokeweight="1.5pt">
                <v:textbox>
                  <w:txbxContent>
                    <w:p w14:paraId="04DEC827" w14:textId="77777777" w:rsidR="00257BB1" w:rsidRDefault="00257BB1" w:rsidP="005E4055">
                      <w:pPr>
                        <w:rPr>
                          <w:rFonts w:ascii="Arial" w:hAnsi="Arial" w:cs="Arial"/>
                          <w:sz w:val="16"/>
                          <w:szCs w:val="16"/>
                        </w:rPr>
                      </w:pPr>
                      <w:r>
                        <w:rPr>
                          <w:rFonts w:ascii="Arial" w:hAnsi="Arial" w:cs="Arial"/>
                          <w:sz w:val="16"/>
                          <w:szCs w:val="16"/>
                          <w:u w:val="single"/>
                        </w:rPr>
                        <w:t>Scan fee</w:t>
                      </w:r>
                      <w:r>
                        <w:rPr>
                          <w:rFonts w:ascii="Arial" w:hAnsi="Arial" w:cs="Arial"/>
                          <w:sz w:val="16"/>
                          <w:szCs w:val="16"/>
                        </w:rPr>
                        <w:t xml:space="preserve">: The “X” indicates how the customer will deduct for the service fee. </w:t>
                      </w:r>
                    </w:p>
                    <w:p w14:paraId="71B1336B" w14:textId="77777777" w:rsidR="00257BB1" w:rsidRDefault="00257BB1" w:rsidP="005E4055">
                      <w:pPr>
                        <w:rPr>
                          <w:rFonts w:ascii="Arial" w:hAnsi="Arial" w:cs="Arial"/>
                          <w:sz w:val="16"/>
                          <w:szCs w:val="16"/>
                        </w:rPr>
                      </w:pPr>
                      <w:r>
                        <w:rPr>
                          <w:rFonts w:ascii="Arial" w:hAnsi="Arial" w:cs="Arial"/>
                          <w:b/>
                          <w:sz w:val="16"/>
                          <w:szCs w:val="16"/>
                        </w:rPr>
                        <w:t>10% Scan Fee</w:t>
                      </w:r>
                      <w:r>
                        <w:rPr>
                          <w:rFonts w:ascii="Arial" w:hAnsi="Arial" w:cs="Arial"/>
                          <w:sz w:val="16"/>
                          <w:szCs w:val="16"/>
                        </w:rPr>
                        <w:t xml:space="preserve"> – Harris Teeter will deduct 10% of the total scan on each customer invoice.</w:t>
                      </w:r>
                    </w:p>
                    <w:p w14:paraId="360E7301" w14:textId="77777777" w:rsidR="00257BB1" w:rsidRDefault="00257BB1" w:rsidP="005E4055">
                      <w:pPr>
                        <w:rPr>
                          <w:rFonts w:ascii="Arial" w:hAnsi="Arial" w:cs="Arial"/>
                          <w:sz w:val="16"/>
                          <w:szCs w:val="16"/>
                        </w:rPr>
                      </w:pPr>
                      <w:r>
                        <w:rPr>
                          <w:rFonts w:ascii="Arial" w:hAnsi="Arial" w:cs="Arial"/>
                          <w:b/>
                          <w:sz w:val="16"/>
                          <w:szCs w:val="16"/>
                        </w:rPr>
                        <w:t>Flat Scan Fee</w:t>
                      </w:r>
                      <w:r>
                        <w:rPr>
                          <w:rFonts w:ascii="Arial" w:hAnsi="Arial" w:cs="Arial"/>
                          <w:sz w:val="16"/>
                          <w:szCs w:val="16"/>
                        </w:rPr>
                        <w:t xml:space="preserve"> – Harris Teeter will deduct a flat fee (i.e. $400, $1,000, etc.) the first time they bill against the contract (just one invoice).</w:t>
                      </w:r>
                    </w:p>
                    <w:p w14:paraId="635EACD3" w14:textId="77777777" w:rsidR="00257BB1" w:rsidRDefault="00257BB1" w:rsidP="00334286">
                      <w:pPr>
                        <w:rPr>
                          <w:rFonts w:ascii="Arial" w:hAnsi="Arial" w:cs="Arial"/>
                          <w:sz w:val="16"/>
                          <w:szCs w:val="16"/>
                        </w:rPr>
                      </w:pPr>
                    </w:p>
                  </w:txbxContent>
                </v:textbox>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16384" behindDoc="0" locked="0" layoutInCell="1" allowOverlap="1" wp14:anchorId="0D7FAB42" wp14:editId="67E23B8E">
                <wp:simplePos x="0" y="0"/>
                <wp:positionH relativeFrom="column">
                  <wp:posOffset>3397250</wp:posOffset>
                </wp:positionH>
                <wp:positionV relativeFrom="paragraph">
                  <wp:posOffset>1998345</wp:posOffset>
                </wp:positionV>
                <wp:extent cx="545465" cy="605155"/>
                <wp:effectExtent l="15875" t="17145" r="10160" b="15875"/>
                <wp:wrapNone/>
                <wp:docPr id="1522" name="Rectangle 4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5465" cy="60515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0FA9F" id="Rectangle 468" o:spid="_x0000_s1026" style="position:absolute;margin-left:267.5pt;margin-top:157.35pt;width:42.95pt;height:47.65pt;flip:y;z-index:25121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" filled="f" strokecolor="red" strokeweight="1.2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65536" behindDoc="0" locked="0" layoutInCell="1" allowOverlap="1" wp14:anchorId="6724A0D7" wp14:editId="6D139F1C">
                <wp:simplePos x="0" y="0"/>
                <wp:positionH relativeFrom="column">
                  <wp:posOffset>532765</wp:posOffset>
                </wp:positionH>
                <wp:positionV relativeFrom="paragraph">
                  <wp:posOffset>2667000</wp:posOffset>
                </wp:positionV>
                <wp:extent cx="1504950" cy="1276985"/>
                <wp:effectExtent l="18415" t="9525" r="10160" b="18415"/>
                <wp:wrapNone/>
                <wp:docPr id="1520" name="Text Box 5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1276985"/>
                        </a:xfrm>
                        <a:prstGeom prst="rect">
                          <a:avLst/>
                        </a:prstGeom>
                        <a:solidFill>
                          <a:srgbClr val="FFFFFF"/>
                        </a:solidFill>
                        <a:ln w="19050">
                          <a:solidFill>
                            <a:srgbClr val="000000"/>
                          </a:solidFill>
                          <a:miter lim="800000"/>
                          <a:headEnd/>
                          <a:tailEnd/>
                        </a:ln>
                      </wps:spPr>
                      <wps:txbx>
                        <w:txbxContent>
                          <w:p w14:paraId="136A85F5" w14:textId="77777777" w:rsidR="00257BB1" w:rsidRDefault="00257BB1" w:rsidP="00560871">
                            <w:pPr>
                              <w:rPr>
                                <w:rFonts w:ascii="Arial" w:hAnsi="Arial" w:cs="Arial"/>
                                <w:sz w:val="16"/>
                              </w:rPr>
                            </w:pPr>
                            <w:r>
                              <w:rPr>
                                <w:rFonts w:ascii="Arial" w:hAnsi="Arial" w:cs="Arial"/>
                                <w:sz w:val="16"/>
                                <w:u w:val="single"/>
                              </w:rPr>
                              <w:t>UPC Code</w:t>
                            </w:r>
                            <w:r>
                              <w:rPr>
                                <w:rFonts w:ascii="Arial" w:hAnsi="Arial" w:cs="Arial"/>
                                <w:sz w:val="16"/>
                              </w:rPr>
                              <w:t xml:space="preserve"> – The unique product code (UPC) is</w:t>
                            </w:r>
                            <w:r w:rsidRPr="000E1125">
                              <w:rPr>
                                <w:rFonts w:ascii="Arial" w:hAnsi="Arial" w:cs="Arial"/>
                                <w:sz w:val="16"/>
                              </w:rPr>
                              <w:t xml:space="preserve"> </w:t>
                            </w:r>
                            <w:r>
                              <w:rPr>
                                <w:rFonts w:ascii="Arial" w:hAnsi="Arial" w:cs="Arial"/>
                                <w:sz w:val="16"/>
                              </w:rPr>
                              <w:t xml:space="preserve">the last </w:t>
                            </w:r>
                            <w:r w:rsidRPr="000E1125">
                              <w:rPr>
                                <w:rFonts w:ascii="Arial" w:hAnsi="Arial" w:cs="Arial"/>
                                <w:sz w:val="16"/>
                              </w:rPr>
                              <w:t>5 digits</w:t>
                            </w:r>
                            <w:r>
                              <w:rPr>
                                <w:rFonts w:ascii="Arial" w:hAnsi="Arial" w:cs="Arial"/>
                                <w:sz w:val="16"/>
                              </w:rPr>
                              <w:t xml:space="preserve"> of the full product code.</w:t>
                            </w:r>
                            <w:r w:rsidRPr="000E1125">
                              <w:rPr>
                                <w:rFonts w:ascii="Arial" w:hAnsi="Arial" w:cs="Arial"/>
                                <w:sz w:val="16"/>
                              </w:rPr>
                              <w:t xml:space="preserve"> </w:t>
                            </w:r>
                          </w:p>
                          <w:p w14:paraId="78A1CBBD" w14:textId="77777777" w:rsidR="00257BB1" w:rsidRPr="00560871" w:rsidRDefault="00257BB1" w:rsidP="00560871">
                            <w:r w:rsidRPr="000E1125">
                              <w:rPr>
                                <w:rFonts w:ascii="Arial" w:hAnsi="Arial" w:cs="Arial"/>
                                <w:sz w:val="16"/>
                              </w:rPr>
                              <w:t>Th</w:t>
                            </w:r>
                            <w:r>
                              <w:rPr>
                                <w:rFonts w:ascii="Arial" w:hAnsi="Arial" w:cs="Arial"/>
                                <w:sz w:val="16"/>
                              </w:rPr>
                              <w:t>e first UPC listed in this group is known as the ‘Mother Item’ and should match</w:t>
                            </w:r>
                            <w:r>
                              <w:rPr>
                                <w:rFonts w:ascii="Arial" w:hAnsi="Arial" w:cs="Arial"/>
                                <w:sz w:val="16"/>
                                <w:szCs w:val="16"/>
                              </w:rPr>
                              <w:t xml:space="preserve"> </w:t>
                            </w:r>
                            <w:r w:rsidRPr="00626771">
                              <w:rPr>
                                <w:rFonts w:ascii="Arial" w:hAnsi="Arial" w:cs="Arial"/>
                                <w:sz w:val="16"/>
                                <w:szCs w:val="16"/>
                              </w:rPr>
                              <w:t>the UPC</w:t>
                            </w:r>
                            <w:r>
                              <w:rPr>
                                <w:rFonts w:ascii="Arial" w:hAnsi="Arial" w:cs="Arial"/>
                                <w:sz w:val="16"/>
                                <w:szCs w:val="16"/>
                              </w:rPr>
                              <w:t xml:space="preserve"> code referenced on the customer invoice. </w:t>
                            </w:r>
                            <w:r>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24A0D7" id="Text Box 557" o:spid="_x0000_s1063" type="#_x0000_t202" style="position:absolute;left:0;text-align:left;margin-left:41.95pt;margin-top:210pt;width:118.5pt;height:100.55pt;z-index:2512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" strokeweight="1.5pt">
                <v:textbox>
                  <w:txbxContent>
                    <w:p w14:paraId="136A85F5" w14:textId="77777777" w:rsidR="00257BB1" w:rsidRDefault="00257BB1" w:rsidP="00560871">
                      <w:pPr>
                        <w:rPr>
                          <w:rFonts w:ascii="Arial" w:hAnsi="Arial" w:cs="Arial"/>
                          <w:sz w:val="16"/>
                        </w:rPr>
                      </w:pPr>
                      <w:r>
                        <w:rPr>
                          <w:rFonts w:ascii="Arial" w:hAnsi="Arial" w:cs="Arial"/>
                          <w:sz w:val="16"/>
                          <w:u w:val="single"/>
                        </w:rPr>
                        <w:t>UPC Code</w:t>
                      </w:r>
                      <w:r>
                        <w:rPr>
                          <w:rFonts w:ascii="Arial" w:hAnsi="Arial" w:cs="Arial"/>
                          <w:sz w:val="16"/>
                        </w:rPr>
                        <w:t xml:space="preserve"> – The unique product code (UPC) is</w:t>
                      </w:r>
                      <w:r w:rsidRPr="000E1125">
                        <w:rPr>
                          <w:rFonts w:ascii="Arial" w:hAnsi="Arial" w:cs="Arial"/>
                          <w:sz w:val="16"/>
                        </w:rPr>
                        <w:t xml:space="preserve"> </w:t>
                      </w:r>
                      <w:r>
                        <w:rPr>
                          <w:rFonts w:ascii="Arial" w:hAnsi="Arial" w:cs="Arial"/>
                          <w:sz w:val="16"/>
                        </w:rPr>
                        <w:t xml:space="preserve">the last </w:t>
                      </w:r>
                      <w:r w:rsidRPr="000E1125">
                        <w:rPr>
                          <w:rFonts w:ascii="Arial" w:hAnsi="Arial" w:cs="Arial"/>
                          <w:sz w:val="16"/>
                        </w:rPr>
                        <w:t>5 digits</w:t>
                      </w:r>
                      <w:r>
                        <w:rPr>
                          <w:rFonts w:ascii="Arial" w:hAnsi="Arial" w:cs="Arial"/>
                          <w:sz w:val="16"/>
                        </w:rPr>
                        <w:t xml:space="preserve"> of the full product code.</w:t>
                      </w:r>
                      <w:r w:rsidRPr="000E1125">
                        <w:rPr>
                          <w:rFonts w:ascii="Arial" w:hAnsi="Arial" w:cs="Arial"/>
                          <w:sz w:val="16"/>
                        </w:rPr>
                        <w:t xml:space="preserve"> </w:t>
                      </w:r>
                    </w:p>
                    <w:p w14:paraId="78A1CBBD" w14:textId="77777777" w:rsidR="00257BB1" w:rsidRPr="00560871" w:rsidRDefault="00257BB1" w:rsidP="00560871">
                      <w:r w:rsidRPr="000E1125">
                        <w:rPr>
                          <w:rFonts w:ascii="Arial" w:hAnsi="Arial" w:cs="Arial"/>
                          <w:sz w:val="16"/>
                        </w:rPr>
                        <w:t>Th</w:t>
                      </w:r>
                      <w:r>
                        <w:rPr>
                          <w:rFonts w:ascii="Arial" w:hAnsi="Arial" w:cs="Arial"/>
                          <w:sz w:val="16"/>
                        </w:rPr>
                        <w:t>e first UPC listed in this group is known as the ‘Mother Item’ and should match</w:t>
                      </w:r>
                      <w:r>
                        <w:rPr>
                          <w:rFonts w:ascii="Arial" w:hAnsi="Arial" w:cs="Arial"/>
                          <w:sz w:val="16"/>
                          <w:szCs w:val="16"/>
                        </w:rPr>
                        <w:t xml:space="preserve"> </w:t>
                      </w:r>
                      <w:r w:rsidRPr="00626771">
                        <w:rPr>
                          <w:rFonts w:ascii="Arial" w:hAnsi="Arial" w:cs="Arial"/>
                          <w:sz w:val="16"/>
                          <w:szCs w:val="16"/>
                        </w:rPr>
                        <w:t>the UPC</w:t>
                      </w:r>
                      <w:r>
                        <w:rPr>
                          <w:rFonts w:ascii="Arial" w:hAnsi="Arial" w:cs="Arial"/>
                          <w:sz w:val="16"/>
                          <w:szCs w:val="16"/>
                        </w:rPr>
                        <w:t xml:space="preserve"> code referenced on the customer invoice. </w:t>
                      </w:r>
                      <w:r>
                        <w:rPr>
                          <w:rFonts w:ascii="Arial" w:hAnsi="Arial" w:cs="Arial"/>
                          <w:sz w:val="16"/>
                        </w:rPr>
                        <w:t xml:space="preserve">  </w:t>
                      </w:r>
                    </w:p>
                  </w:txbxContent>
                </v:textbox>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64512" behindDoc="0" locked="0" layoutInCell="1" allowOverlap="1" wp14:anchorId="1525327B" wp14:editId="24CBDDEC">
                <wp:simplePos x="0" y="0"/>
                <wp:positionH relativeFrom="column">
                  <wp:posOffset>1485900</wp:posOffset>
                </wp:positionH>
                <wp:positionV relativeFrom="paragraph">
                  <wp:posOffset>2508885</wp:posOffset>
                </wp:positionV>
                <wp:extent cx="168275" cy="158115"/>
                <wp:effectExtent l="57150" t="13335" r="12700" b="57150"/>
                <wp:wrapNone/>
                <wp:docPr id="1519" name="AutoShape 5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8275" cy="1581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ECC229" id="AutoShape 556" o:spid="_x0000_s1026" type="#_x0000_t32" style="position:absolute;margin-left:117pt;margin-top:197.55pt;width:13.25pt;height:12.45pt;flip:x;z-index:2512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" strokeweight="1.5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63488" behindDoc="0" locked="0" layoutInCell="1" allowOverlap="1" wp14:anchorId="2B5D1FD3" wp14:editId="3C0D7E2D">
                <wp:simplePos x="0" y="0"/>
                <wp:positionH relativeFrom="column">
                  <wp:posOffset>1654175</wp:posOffset>
                </wp:positionH>
                <wp:positionV relativeFrom="paragraph">
                  <wp:posOffset>2048510</wp:posOffset>
                </wp:positionV>
                <wp:extent cx="609600" cy="554990"/>
                <wp:effectExtent l="15875" t="10160" r="12700" b="15875"/>
                <wp:wrapNone/>
                <wp:docPr id="1517" name="Rectangle 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55499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F6F96A" id="Rectangle 555" o:spid="_x0000_s1026" style="position:absolute;margin-left:130.25pt;margin-top:161.3pt;width:48pt;height:43.7pt;z-index:2512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" filled="f" strokecolor="red" strokeweight="1.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25600" behindDoc="0" locked="0" layoutInCell="1" allowOverlap="1" wp14:anchorId="7F6B55B6" wp14:editId="6CAE5D36">
                <wp:simplePos x="0" y="0"/>
                <wp:positionH relativeFrom="column">
                  <wp:posOffset>4940935</wp:posOffset>
                </wp:positionH>
                <wp:positionV relativeFrom="paragraph">
                  <wp:posOffset>2940685</wp:posOffset>
                </wp:positionV>
                <wp:extent cx="1207135" cy="732155"/>
                <wp:effectExtent l="16510" t="16510" r="14605" b="13335"/>
                <wp:wrapNone/>
                <wp:docPr id="1516" name="Text Box 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7135" cy="732155"/>
                        </a:xfrm>
                        <a:prstGeom prst="rect">
                          <a:avLst/>
                        </a:prstGeom>
                        <a:solidFill>
                          <a:schemeClr val="bg1">
                            <a:lumMod val="100000"/>
                            <a:lumOff val="0"/>
                          </a:schemeClr>
                        </a:solidFill>
                        <a:ln w="19050">
                          <a:solidFill>
                            <a:srgbClr val="000000"/>
                          </a:solidFill>
                          <a:miter lim="800000"/>
                          <a:headEnd/>
                          <a:tailEnd/>
                        </a:ln>
                      </wps:spPr>
                      <wps:txbx>
                        <w:txbxContent>
                          <w:p w14:paraId="53174C17" w14:textId="77777777" w:rsidR="00257BB1" w:rsidRPr="005E4AD7" w:rsidRDefault="00257BB1" w:rsidP="006407E2">
                            <w:pPr>
                              <w:rPr>
                                <w:rFonts w:ascii="Arial" w:hAnsi="Arial" w:cs="Arial"/>
                                <w:sz w:val="16"/>
                                <w:szCs w:val="16"/>
                              </w:rPr>
                            </w:pPr>
                            <w:r w:rsidRPr="00276B0C">
                              <w:rPr>
                                <w:rFonts w:ascii="Arial" w:hAnsi="Arial" w:cs="Arial"/>
                                <w:sz w:val="16"/>
                                <w:szCs w:val="16"/>
                                <w:u w:val="single"/>
                              </w:rPr>
                              <w:t>Scan rate:</w:t>
                            </w:r>
                            <w:r>
                              <w:rPr>
                                <w:rFonts w:ascii="Arial" w:hAnsi="Arial" w:cs="Arial"/>
                                <w:sz w:val="16"/>
                                <w:szCs w:val="16"/>
                              </w:rPr>
                              <w:t xml:space="preserve"> </w:t>
                            </w:r>
                            <w:r w:rsidRPr="005E4AD7">
                              <w:rPr>
                                <w:rFonts w:ascii="Arial" w:hAnsi="Arial" w:cs="Arial"/>
                                <w:sz w:val="16"/>
                                <w:szCs w:val="16"/>
                              </w:rPr>
                              <w:t xml:space="preserve">Need to </w:t>
                            </w:r>
                            <w:r>
                              <w:rPr>
                                <w:rFonts w:ascii="Arial" w:hAnsi="Arial" w:cs="Arial"/>
                                <w:sz w:val="16"/>
                                <w:szCs w:val="16"/>
                              </w:rPr>
                              <w:t>validate</w:t>
                            </w:r>
                            <w:r w:rsidRPr="005E4AD7">
                              <w:rPr>
                                <w:rFonts w:ascii="Arial" w:hAnsi="Arial" w:cs="Arial"/>
                                <w:sz w:val="16"/>
                                <w:szCs w:val="16"/>
                              </w:rPr>
                              <w:t xml:space="preserve"> the unit </w:t>
                            </w:r>
                            <w:r w:rsidRPr="00276B0C">
                              <w:rPr>
                                <w:rFonts w:ascii="Arial" w:hAnsi="Arial" w:cs="Arial"/>
                                <w:sz w:val="16"/>
                                <w:szCs w:val="16"/>
                              </w:rPr>
                              <w:t xml:space="preserve">scan rate </w:t>
                            </w:r>
                            <w:r>
                              <w:rPr>
                                <w:rFonts w:ascii="Arial" w:hAnsi="Arial" w:cs="Arial"/>
                                <w:sz w:val="16"/>
                                <w:szCs w:val="16"/>
                              </w:rPr>
                              <w:t>o</w:t>
                            </w:r>
                            <w:r w:rsidRPr="00276B0C">
                              <w:rPr>
                                <w:rFonts w:ascii="Arial" w:hAnsi="Arial" w:cs="Arial"/>
                                <w:sz w:val="16"/>
                                <w:szCs w:val="16"/>
                              </w:rPr>
                              <w:t>n the contract</w:t>
                            </w:r>
                            <w:r w:rsidRPr="005E4AD7">
                              <w:rPr>
                                <w:rFonts w:ascii="Arial" w:hAnsi="Arial" w:cs="Arial"/>
                                <w:sz w:val="16"/>
                                <w:szCs w:val="16"/>
                              </w:rPr>
                              <w:t xml:space="preserve"> with the unit rate </w:t>
                            </w:r>
                            <w:r>
                              <w:rPr>
                                <w:rFonts w:ascii="Arial" w:hAnsi="Arial" w:cs="Arial"/>
                                <w:sz w:val="16"/>
                                <w:szCs w:val="16"/>
                              </w:rPr>
                              <w:t>on the customer</w:t>
                            </w:r>
                            <w:r w:rsidRPr="005E4AD7">
                              <w:rPr>
                                <w:rFonts w:ascii="Arial" w:hAnsi="Arial" w:cs="Arial"/>
                                <w:sz w:val="16"/>
                                <w:szCs w:val="16"/>
                              </w:rPr>
                              <w:t xml:space="preserve"> invoice.</w:t>
                            </w:r>
                          </w:p>
                          <w:p w14:paraId="3FCEE127" w14:textId="77777777" w:rsidR="00257BB1" w:rsidRDefault="00257BB1" w:rsidP="006407E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6B55B6" id="Text Box 483" o:spid="_x0000_s1064" type="#_x0000_t202" style="position:absolute;left:0;text-align:left;margin-left:389.05pt;margin-top:231.55pt;width:95.05pt;height:57.65pt;z-index:2512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" fillcolor="white [3212]" strokeweight="1.5pt">
                <v:textbox>
                  <w:txbxContent>
                    <w:p w14:paraId="53174C17" w14:textId="77777777" w:rsidR="00257BB1" w:rsidRPr="005E4AD7" w:rsidRDefault="00257BB1" w:rsidP="006407E2">
                      <w:pPr>
                        <w:rPr>
                          <w:rFonts w:ascii="Arial" w:hAnsi="Arial" w:cs="Arial"/>
                          <w:sz w:val="16"/>
                          <w:szCs w:val="16"/>
                        </w:rPr>
                      </w:pPr>
                      <w:r w:rsidRPr="00276B0C">
                        <w:rPr>
                          <w:rFonts w:ascii="Arial" w:hAnsi="Arial" w:cs="Arial"/>
                          <w:sz w:val="16"/>
                          <w:szCs w:val="16"/>
                          <w:u w:val="single"/>
                        </w:rPr>
                        <w:t>Scan rate:</w:t>
                      </w:r>
                      <w:r>
                        <w:rPr>
                          <w:rFonts w:ascii="Arial" w:hAnsi="Arial" w:cs="Arial"/>
                          <w:sz w:val="16"/>
                          <w:szCs w:val="16"/>
                        </w:rPr>
                        <w:t xml:space="preserve"> </w:t>
                      </w:r>
                      <w:r w:rsidRPr="005E4AD7">
                        <w:rPr>
                          <w:rFonts w:ascii="Arial" w:hAnsi="Arial" w:cs="Arial"/>
                          <w:sz w:val="16"/>
                          <w:szCs w:val="16"/>
                        </w:rPr>
                        <w:t xml:space="preserve">Need to </w:t>
                      </w:r>
                      <w:r>
                        <w:rPr>
                          <w:rFonts w:ascii="Arial" w:hAnsi="Arial" w:cs="Arial"/>
                          <w:sz w:val="16"/>
                          <w:szCs w:val="16"/>
                        </w:rPr>
                        <w:t>validate</w:t>
                      </w:r>
                      <w:r w:rsidRPr="005E4AD7">
                        <w:rPr>
                          <w:rFonts w:ascii="Arial" w:hAnsi="Arial" w:cs="Arial"/>
                          <w:sz w:val="16"/>
                          <w:szCs w:val="16"/>
                        </w:rPr>
                        <w:t xml:space="preserve"> the unit </w:t>
                      </w:r>
                      <w:r w:rsidRPr="00276B0C">
                        <w:rPr>
                          <w:rFonts w:ascii="Arial" w:hAnsi="Arial" w:cs="Arial"/>
                          <w:sz w:val="16"/>
                          <w:szCs w:val="16"/>
                        </w:rPr>
                        <w:t xml:space="preserve">scan rate </w:t>
                      </w:r>
                      <w:r>
                        <w:rPr>
                          <w:rFonts w:ascii="Arial" w:hAnsi="Arial" w:cs="Arial"/>
                          <w:sz w:val="16"/>
                          <w:szCs w:val="16"/>
                        </w:rPr>
                        <w:t>o</w:t>
                      </w:r>
                      <w:r w:rsidRPr="00276B0C">
                        <w:rPr>
                          <w:rFonts w:ascii="Arial" w:hAnsi="Arial" w:cs="Arial"/>
                          <w:sz w:val="16"/>
                          <w:szCs w:val="16"/>
                        </w:rPr>
                        <w:t>n the contract</w:t>
                      </w:r>
                      <w:r w:rsidRPr="005E4AD7">
                        <w:rPr>
                          <w:rFonts w:ascii="Arial" w:hAnsi="Arial" w:cs="Arial"/>
                          <w:sz w:val="16"/>
                          <w:szCs w:val="16"/>
                        </w:rPr>
                        <w:t xml:space="preserve"> with the unit rate </w:t>
                      </w:r>
                      <w:r>
                        <w:rPr>
                          <w:rFonts w:ascii="Arial" w:hAnsi="Arial" w:cs="Arial"/>
                          <w:sz w:val="16"/>
                          <w:szCs w:val="16"/>
                        </w:rPr>
                        <w:t>on the customer</w:t>
                      </w:r>
                      <w:r w:rsidRPr="005E4AD7">
                        <w:rPr>
                          <w:rFonts w:ascii="Arial" w:hAnsi="Arial" w:cs="Arial"/>
                          <w:sz w:val="16"/>
                          <w:szCs w:val="16"/>
                        </w:rPr>
                        <w:t xml:space="preserve"> invoice.</w:t>
                      </w:r>
                    </w:p>
                    <w:p w14:paraId="3FCEE127" w14:textId="77777777" w:rsidR="00257BB1" w:rsidRDefault="00257BB1" w:rsidP="006407E2"/>
                  </w:txbxContent>
                </v:textbox>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58368" behindDoc="0" locked="0" layoutInCell="1" allowOverlap="1" wp14:anchorId="271CA6DA" wp14:editId="783ACACA">
                <wp:simplePos x="0" y="0"/>
                <wp:positionH relativeFrom="column">
                  <wp:posOffset>5106670</wp:posOffset>
                </wp:positionH>
                <wp:positionV relativeFrom="paragraph">
                  <wp:posOffset>2603500</wp:posOffset>
                </wp:positionV>
                <wp:extent cx="214630" cy="305435"/>
                <wp:effectExtent l="10795" t="12700" r="60325" b="53340"/>
                <wp:wrapNone/>
                <wp:docPr id="1515" name="AutoShape 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 cy="3054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9651733" id="AutoShape 545" o:spid="_x0000_s1026" type="#_x0000_t32" style="position:absolute;margin-left:402.1pt;margin-top:205pt;width:16.9pt;height:24.05pt;z-index:2512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" strokeweight="1.5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24576" behindDoc="0" locked="0" layoutInCell="1" allowOverlap="1" wp14:anchorId="6E6B1F97" wp14:editId="02829010">
                <wp:simplePos x="0" y="0"/>
                <wp:positionH relativeFrom="column">
                  <wp:posOffset>4801870</wp:posOffset>
                </wp:positionH>
                <wp:positionV relativeFrom="paragraph">
                  <wp:posOffset>1962785</wp:posOffset>
                </wp:positionV>
                <wp:extent cx="304800" cy="723900"/>
                <wp:effectExtent l="10795" t="10160" r="8255" b="8890"/>
                <wp:wrapNone/>
                <wp:docPr id="1514" name="Rectangle 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72390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BEF6B5" id="Rectangle 481" o:spid="_x0000_s1026" style="position:absolute;margin-left:378.1pt;margin-top:154.55pt;width:24pt;height:57pt;z-index:25122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" filled="f" strokecolor="red" strokeweight="1.2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22528" behindDoc="0" locked="0" layoutInCell="1" allowOverlap="1" wp14:anchorId="295DCB33" wp14:editId="65DD5FD8">
                <wp:simplePos x="0" y="0"/>
                <wp:positionH relativeFrom="column">
                  <wp:posOffset>5438775</wp:posOffset>
                </wp:positionH>
                <wp:positionV relativeFrom="paragraph">
                  <wp:posOffset>932815</wp:posOffset>
                </wp:positionV>
                <wp:extent cx="157480" cy="240030"/>
                <wp:effectExtent l="9525" t="8890" r="52070" b="46355"/>
                <wp:wrapNone/>
                <wp:docPr id="1513" name="AutoShap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480" cy="24003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4DF064" id="AutoShape 478" o:spid="_x0000_s1026" type="#_x0000_t32" style="position:absolute;margin-left:428.25pt;margin-top:73.45pt;width:12.4pt;height:18.9pt;z-index:2512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" strokeweight="1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21504" behindDoc="0" locked="0" layoutInCell="1" allowOverlap="1" wp14:anchorId="2AFAAE5D" wp14:editId="78B2DDD9">
                <wp:simplePos x="0" y="0"/>
                <wp:positionH relativeFrom="column">
                  <wp:posOffset>4524375</wp:posOffset>
                </wp:positionH>
                <wp:positionV relativeFrom="paragraph">
                  <wp:posOffset>768985</wp:posOffset>
                </wp:positionV>
                <wp:extent cx="914400" cy="163830"/>
                <wp:effectExtent l="9525" t="16510" r="9525" b="10160"/>
                <wp:wrapNone/>
                <wp:docPr id="1512" name="Rectangle 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6383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D2B47" id="Rectangle 477" o:spid="_x0000_s1026" style="position:absolute;margin-left:356.25pt;margin-top:60.55pt;width:1in;height:12.9pt;z-index:2512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" filled="f" strokecolor="red" strokeweight="1.25pt">
                <v:shadow color="#868686"/>
              </v:rect>
            </w:pict>
          </mc:Fallback>
        </mc:AlternateContent>
      </w:r>
      <w:r w:rsidR="00297169" w:rsidRPr="00FB3017">
        <w:rPr>
          <w:rFonts w:ascii="Arial" w:hAnsi="Arial" w:cs="Arial"/>
          <w:noProof/>
          <w:sz w:val="22"/>
          <w:szCs w:val="22"/>
          <w:lang w:val="en-US"/>
        </w:rPr>
        <w:drawing>
          <wp:inline distT="0" distB="0" distL="0" distR="0" wp14:anchorId="10B0D24B" wp14:editId="00F5D2C2">
            <wp:extent cx="6473825" cy="4476750"/>
            <wp:effectExtent l="19050" t="19050" r="22225" b="1905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srcRect l="5766" t="17874" r="9026" b="5676"/>
                    <a:stretch>
                      <a:fillRect/>
                    </a:stretch>
                  </pic:blipFill>
                  <pic:spPr bwMode="auto">
                    <a:xfrm>
                      <a:off x="0" y="0"/>
                      <a:ext cx="6473825" cy="4476750"/>
                    </a:xfrm>
                    <a:prstGeom prst="rect">
                      <a:avLst/>
                    </a:prstGeom>
                    <a:noFill/>
                    <a:ln w="9525">
                      <a:solidFill>
                        <a:schemeClr val="tx1"/>
                      </a:solidFill>
                      <a:miter lim="800000"/>
                      <a:headEnd/>
                      <a:tailEnd/>
                    </a:ln>
                  </pic:spPr>
                </pic:pic>
              </a:graphicData>
            </a:graphic>
          </wp:inline>
        </w:drawing>
      </w:r>
    </w:p>
    <w:p w14:paraId="7F4BDF98" w14:textId="77777777" w:rsidR="00334286" w:rsidRPr="00FB3017" w:rsidRDefault="00334286" w:rsidP="00F41BCE">
      <w:pPr>
        <w:jc w:val="both"/>
        <w:rPr>
          <w:rFonts w:ascii="Arial" w:hAnsi="Arial" w:cs="Arial"/>
          <w:noProof/>
          <w:sz w:val="22"/>
          <w:szCs w:val="22"/>
          <w:lang w:val="en-US"/>
        </w:rPr>
      </w:pPr>
    </w:p>
    <w:p w14:paraId="1CCDD18B" w14:textId="77777777" w:rsidR="009B5371" w:rsidRPr="00FB3017" w:rsidRDefault="009B5371" w:rsidP="006407E2">
      <w:pPr>
        <w:ind w:firstLine="450"/>
        <w:rPr>
          <w:rFonts w:ascii="Arial" w:hAnsi="Arial" w:cs="Arial"/>
          <w:noProof/>
          <w:sz w:val="22"/>
          <w:szCs w:val="22"/>
          <w:lang w:val="en-US"/>
        </w:rPr>
      </w:pPr>
    </w:p>
    <w:p w14:paraId="1EEC76C6" w14:textId="77777777" w:rsidR="00C10297" w:rsidRPr="00FB3017" w:rsidRDefault="00C10297" w:rsidP="006407E2">
      <w:pPr>
        <w:ind w:firstLine="450"/>
        <w:rPr>
          <w:rFonts w:ascii="Arial" w:hAnsi="Arial" w:cs="Arial"/>
          <w:noProof/>
          <w:sz w:val="22"/>
          <w:szCs w:val="22"/>
          <w:lang w:val="en-US"/>
        </w:rPr>
      </w:pPr>
    </w:p>
    <w:p w14:paraId="70954306" w14:textId="77777777" w:rsidR="00C10297" w:rsidRPr="00FB3017" w:rsidRDefault="00C10297" w:rsidP="006407E2">
      <w:pPr>
        <w:ind w:firstLine="450"/>
        <w:rPr>
          <w:rFonts w:ascii="Arial" w:hAnsi="Arial" w:cs="Arial"/>
          <w:noProof/>
          <w:sz w:val="22"/>
          <w:szCs w:val="22"/>
          <w:lang w:val="en-US"/>
        </w:rPr>
      </w:pPr>
    </w:p>
    <w:p w14:paraId="293926C1" w14:textId="77777777" w:rsidR="00C10297" w:rsidRPr="00FB3017" w:rsidRDefault="00C10297" w:rsidP="006407E2">
      <w:pPr>
        <w:ind w:firstLine="450"/>
        <w:rPr>
          <w:rFonts w:ascii="Arial" w:hAnsi="Arial" w:cs="Arial"/>
          <w:noProof/>
          <w:sz w:val="22"/>
          <w:szCs w:val="22"/>
          <w:lang w:val="en-US"/>
        </w:rPr>
      </w:pPr>
    </w:p>
    <w:p w14:paraId="10909168" w14:textId="77777777" w:rsidR="00DD7654" w:rsidRPr="00FB3017" w:rsidRDefault="00DD7654" w:rsidP="006407E2">
      <w:pPr>
        <w:ind w:firstLine="450"/>
        <w:rPr>
          <w:rFonts w:ascii="Arial" w:hAnsi="Arial" w:cs="Arial"/>
          <w:noProof/>
          <w:sz w:val="22"/>
          <w:szCs w:val="22"/>
          <w:lang w:val="en-US"/>
        </w:rPr>
      </w:pPr>
    </w:p>
    <w:p w14:paraId="15270DB6" w14:textId="77777777" w:rsidR="00DD7654" w:rsidRPr="00FB3017" w:rsidRDefault="00DD7654" w:rsidP="006407E2">
      <w:pPr>
        <w:ind w:firstLine="450"/>
        <w:rPr>
          <w:rFonts w:ascii="Arial" w:hAnsi="Arial" w:cs="Arial"/>
          <w:noProof/>
          <w:sz w:val="22"/>
          <w:szCs w:val="22"/>
          <w:lang w:val="en-US"/>
        </w:rPr>
      </w:pPr>
    </w:p>
    <w:p w14:paraId="1645CB2C" w14:textId="77777777" w:rsidR="00DD7654" w:rsidRPr="00FB3017" w:rsidRDefault="00DD7654" w:rsidP="006407E2">
      <w:pPr>
        <w:ind w:firstLine="450"/>
        <w:rPr>
          <w:rFonts w:ascii="Arial" w:hAnsi="Arial" w:cs="Arial"/>
          <w:noProof/>
          <w:sz w:val="22"/>
          <w:szCs w:val="22"/>
          <w:lang w:val="en-US"/>
        </w:rPr>
      </w:pPr>
    </w:p>
    <w:p w14:paraId="0E90187A" w14:textId="77777777" w:rsidR="00DD7654" w:rsidRPr="00FB3017" w:rsidRDefault="00DD7654" w:rsidP="006407E2">
      <w:pPr>
        <w:ind w:firstLine="450"/>
        <w:rPr>
          <w:rFonts w:ascii="Arial" w:hAnsi="Arial" w:cs="Arial"/>
          <w:noProof/>
          <w:sz w:val="22"/>
          <w:szCs w:val="22"/>
          <w:lang w:val="en-US"/>
        </w:rPr>
      </w:pPr>
    </w:p>
    <w:p w14:paraId="4907AA5B" w14:textId="77777777" w:rsidR="00C10297" w:rsidRPr="00FB3017" w:rsidRDefault="00C10297" w:rsidP="006407E2">
      <w:pPr>
        <w:ind w:firstLine="450"/>
        <w:rPr>
          <w:rFonts w:ascii="Arial" w:hAnsi="Arial" w:cs="Arial"/>
          <w:noProof/>
          <w:sz w:val="22"/>
          <w:szCs w:val="22"/>
          <w:lang w:val="en-US"/>
        </w:rPr>
      </w:pPr>
    </w:p>
    <w:p w14:paraId="461F3B14" w14:textId="77777777" w:rsidR="00C10297" w:rsidRPr="00FB3017" w:rsidRDefault="00C10297" w:rsidP="006407E2">
      <w:pPr>
        <w:ind w:firstLine="450"/>
        <w:rPr>
          <w:rFonts w:ascii="Arial" w:hAnsi="Arial" w:cs="Arial"/>
          <w:noProof/>
          <w:sz w:val="22"/>
          <w:szCs w:val="22"/>
          <w:lang w:val="en-US"/>
        </w:rPr>
      </w:pPr>
    </w:p>
    <w:p w14:paraId="372A35D3" w14:textId="77777777" w:rsidR="00C10297" w:rsidRPr="00FB3017" w:rsidRDefault="00C10297" w:rsidP="006407E2">
      <w:pPr>
        <w:ind w:firstLine="450"/>
        <w:rPr>
          <w:rFonts w:ascii="Arial" w:hAnsi="Arial" w:cs="Arial"/>
          <w:noProof/>
          <w:sz w:val="22"/>
          <w:szCs w:val="22"/>
          <w:lang w:val="en-US"/>
        </w:rPr>
      </w:pPr>
    </w:p>
    <w:p w14:paraId="695FA509" w14:textId="77777777" w:rsidR="00330B36" w:rsidRDefault="00330B36">
      <w:pPr>
        <w:overflowPunct/>
        <w:autoSpaceDE/>
        <w:autoSpaceDN/>
        <w:adjustRightInd/>
        <w:textAlignment w:val="auto"/>
        <w:rPr>
          <w:rFonts w:ascii="Arial" w:hAnsi="Arial" w:cs="Arial"/>
          <w:b/>
          <w:noProof/>
          <w:lang w:val="en-US"/>
        </w:rPr>
      </w:pPr>
      <w:r>
        <w:rPr>
          <w:rFonts w:ascii="Arial" w:hAnsi="Arial" w:cs="Arial"/>
          <w:b/>
          <w:noProof/>
          <w:lang w:val="en-US"/>
        </w:rPr>
        <w:br w:type="page"/>
      </w:r>
    </w:p>
    <w:p w14:paraId="154B2BC1" w14:textId="77777777" w:rsidR="00B65093" w:rsidRPr="00FB3017" w:rsidRDefault="00876C34" w:rsidP="00651FC0">
      <w:pPr>
        <w:overflowPunct/>
        <w:autoSpaceDE/>
        <w:autoSpaceDN/>
        <w:adjustRightInd/>
        <w:ind w:left="90"/>
        <w:textAlignment w:val="auto"/>
        <w:rPr>
          <w:rFonts w:ascii="Arial" w:hAnsi="Arial" w:cs="Arial"/>
          <w:b/>
          <w:noProof/>
          <w:lang w:val="en-US"/>
        </w:rPr>
      </w:pPr>
      <w:r w:rsidRPr="00FB3017">
        <w:rPr>
          <w:rFonts w:ascii="Arial" w:hAnsi="Arial" w:cs="Arial"/>
          <w:b/>
          <w:noProof/>
          <w:lang w:val="en-US"/>
        </w:rPr>
        <w:lastRenderedPageBreak/>
        <w:t xml:space="preserve">3.1 </w:t>
      </w:r>
      <w:r w:rsidR="00651FC0" w:rsidRPr="00FB3017">
        <w:rPr>
          <w:rFonts w:ascii="Arial" w:hAnsi="Arial" w:cs="Arial"/>
          <w:b/>
          <w:noProof/>
          <w:lang w:val="en-US"/>
        </w:rPr>
        <w:t xml:space="preserve">Customer Contract for Scan, </w:t>
      </w:r>
      <w:r w:rsidRPr="00FB3017">
        <w:rPr>
          <w:rFonts w:ascii="Arial" w:hAnsi="Arial" w:cs="Arial"/>
          <w:b/>
          <w:noProof/>
          <w:lang w:val="en-US"/>
        </w:rPr>
        <w:t>Example 2</w:t>
      </w:r>
      <w:r w:rsidR="00D647F9" w:rsidRPr="00FB3017">
        <w:rPr>
          <w:rFonts w:ascii="Arial" w:hAnsi="Arial" w:cs="Arial"/>
          <w:b/>
          <w:noProof/>
          <w:lang w:val="en-US"/>
        </w:rPr>
        <w:t>:</w:t>
      </w:r>
      <w:r w:rsidR="00B65093" w:rsidRPr="00FB3017">
        <w:rPr>
          <w:rFonts w:ascii="Arial" w:hAnsi="Arial" w:cs="Arial"/>
          <w:b/>
          <w:noProof/>
          <w:lang w:val="en-US"/>
        </w:rPr>
        <w:t xml:space="preserve"> </w:t>
      </w:r>
      <w:r w:rsidR="00651FC0" w:rsidRPr="00FB3017">
        <w:rPr>
          <w:rFonts w:ascii="Arial" w:hAnsi="Arial" w:cs="Arial"/>
          <w:b/>
          <w:noProof/>
          <w:lang w:val="en-US"/>
        </w:rPr>
        <w:t>Fully Funded Scan</w:t>
      </w:r>
      <w:r w:rsidR="00651FC0">
        <w:rPr>
          <w:rFonts w:ascii="Arial" w:hAnsi="Arial" w:cs="Arial"/>
          <w:b/>
          <w:noProof/>
          <w:lang w:val="en-US"/>
        </w:rPr>
        <w:t>.</w:t>
      </w:r>
    </w:p>
    <w:p w14:paraId="7FDA4AA6" w14:textId="77777777" w:rsidR="00B65093" w:rsidRPr="00FB3017" w:rsidRDefault="00B65093" w:rsidP="00B65093">
      <w:pPr>
        <w:pStyle w:val="ListParagraph"/>
        <w:overflowPunct/>
        <w:autoSpaceDE/>
        <w:autoSpaceDN/>
        <w:adjustRightInd/>
        <w:ind w:left="450"/>
        <w:textAlignment w:val="auto"/>
        <w:rPr>
          <w:rFonts w:ascii="Arial" w:hAnsi="Arial" w:cs="Arial"/>
          <w:b/>
          <w:noProof/>
          <w:lang w:val="en-US"/>
        </w:rPr>
      </w:pPr>
    </w:p>
    <w:p w14:paraId="746EC3B4" w14:textId="6F1DDD39" w:rsidR="00B65093" w:rsidRPr="00FB3017" w:rsidRDefault="00650065" w:rsidP="00B65093">
      <w:pPr>
        <w:overflowPunct/>
        <w:autoSpaceDE/>
        <w:autoSpaceDN/>
        <w:adjustRightInd/>
        <w:ind w:left="90"/>
        <w:textAlignment w:val="auto"/>
        <w:rPr>
          <w:rFonts w:ascii="Arial" w:hAnsi="Arial" w:cs="Arial"/>
          <w:b/>
          <w:noProof/>
          <w:lang w:val="en-US"/>
        </w:rPr>
      </w:pPr>
      <w:r w:rsidRPr="00FB3017">
        <w:rPr>
          <w:rFonts w:ascii="Arial" w:hAnsi="Arial" w:cs="Arial"/>
          <w:b/>
          <w:noProof/>
          <w:lang w:val="en-US"/>
        </w:rPr>
        <mc:AlternateContent>
          <mc:Choice Requires="wps">
            <w:drawing>
              <wp:anchor distT="0" distB="0" distL="114300" distR="114300" simplePos="0" relativeHeight="251581952" behindDoc="0" locked="0" layoutInCell="1" allowOverlap="1" wp14:anchorId="72585DDB" wp14:editId="71A318F1">
                <wp:simplePos x="0" y="0"/>
                <wp:positionH relativeFrom="column">
                  <wp:posOffset>3324225</wp:posOffset>
                </wp:positionH>
                <wp:positionV relativeFrom="paragraph">
                  <wp:posOffset>2667000</wp:posOffset>
                </wp:positionV>
                <wp:extent cx="1943100" cy="1572260"/>
                <wp:effectExtent l="47625" t="9525" r="9525" b="56515"/>
                <wp:wrapNone/>
                <wp:docPr id="1502" name="AutoShape 1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157226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487069C" id="AutoShape 1306" o:spid="_x0000_s1026" type="#_x0000_t32" style="position:absolute;margin-left:261.75pt;margin-top:210pt;width:153pt;height:123.8pt;flip:x;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" strokeweight="1.5pt">
                <v:stroke endarrow="block"/>
              </v:shape>
            </w:pict>
          </mc:Fallback>
        </mc:AlternateContent>
      </w:r>
      <w:r w:rsidRPr="00FB3017">
        <w:rPr>
          <w:rFonts w:ascii="Arial" w:hAnsi="Arial" w:cs="Arial"/>
          <w:b/>
          <w:noProof/>
          <w:lang w:val="en-US"/>
        </w:rPr>
        <mc:AlternateContent>
          <mc:Choice Requires="wps">
            <w:drawing>
              <wp:anchor distT="0" distB="0" distL="114300" distR="114300" simplePos="0" relativeHeight="251580928" behindDoc="0" locked="0" layoutInCell="1" allowOverlap="1" wp14:anchorId="2D918B97" wp14:editId="1900C5CC">
                <wp:simplePos x="0" y="0"/>
                <wp:positionH relativeFrom="column">
                  <wp:posOffset>4552950</wp:posOffset>
                </wp:positionH>
                <wp:positionV relativeFrom="paragraph">
                  <wp:posOffset>657225</wp:posOffset>
                </wp:positionV>
                <wp:extent cx="428625" cy="486410"/>
                <wp:effectExtent l="57150" t="9525" r="9525" b="56515"/>
                <wp:wrapNone/>
                <wp:docPr id="1501" name="AutoShape 1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8625" cy="48641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9C81B85" id="AutoShape 1305" o:spid="_x0000_s1026" type="#_x0000_t32" style="position:absolute;margin-left:358.5pt;margin-top:51.75pt;width:33.75pt;height:38.3pt;flip:x;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" strokeweight="1.5pt">
                <v:stroke endarrow="block"/>
              </v:shape>
            </w:pict>
          </mc:Fallback>
        </mc:AlternateContent>
      </w:r>
      <w:r w:rsidRPr="00FB3017">
        <w:rPr>
          <w:rFonts w:ascii="Arial" w:hAnsi="Arial" w:cs="Arial"/>
          <w:b/>
          <w:noProof/>
          <w:lang w:val="en-US"/>
        </w:rPr>
        <mc:AlternateContent>
          <mc:Choice Requires="wps">
            <w:drawing>
              <wp:anchor distT="0" distB="0" distL="114300" distR="114300" simplePos="0" relativeHeight="251579904" behindDoc="0" locked="0" layoutInCell="1" allowOverlap="1" wp14:anchorId="28ECABC8" wp14:editId="4DB0E5DF">
                <wp:simplePos x="0" y="0"/>
                <wp:positionH relativeFrom="column">
                  <wp:posOffset>1931035</wp:posOffset>
                </wp:positionH>
                <wp:positionV relativeFrom="paragraph">
                  <wp:posOffset>4239260</wp:posOffset>
                </wp:positionV>
                <wp:extent cx="2393315" cy="704215"/>
                <wp:effectExtent l="16510" t="10160" r="9525" b="9525"/>
                <wp:wrapNone/>
                <wp:docPr id="1500" name="Text Box 1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704215"/>
                        </a:xfrm>
                        <a:prstGeom prst="rect">
                          <a:avLst/>
                        </a:prstGeom>
                        <a:solidFill>
                          <a:srgbClr val="8DB3E2"/>
                        </a:solidFill>
                        <a:ln w="19050">
                          <a:solidFill>
                            <a:srgbClr val="000000"/>
                          </a:solidFill>
                          <a:miter lim="800000"/>
                          <a:headEnd/>
                          <a:tailEnd/>
                        </a:ln>
                      </wps:spPr>
                      <wps:txbx>
                        <w:txbxContent>
                          <w:p w14:paraId="57DFC8B4" w14:textId="77777777" w:rsidR="00257BB1" w:rsidRPr="00B65093" w:rsidRDefault="00257BB1" w:rsidP="00B65093">
                            <w:pPr>
                              <w:rPr>
                                <w:rFonts w:ascii="Arial" w:hAnsi="Arial" w:cs="Arial"/>
                                <w:sz w:val="16"/>
                              </w:rPr>
                            </w:pPr>
                            <w:r>
                              <w:rPr>
                                <w:rFonts w:ascii="Arial" w:hAnsi="Arial" w:cs="Arial"/>
                                <w:sz w:val="16"/>
                                <w:u w:val="single"/>
                              </w:rPr>
                              <w:t>Ful</w:t>
                            </w:r>
                            <w:r w:rsidRPr="00B65093">
                              <w:rPr>
                                <w:rFonts w:ascii="Arial" w:hAnsi="Arial" w:cs="Arial"/>
                                <w:sz w:val="16"/>
                                <w:u w:val="single"/>
                              </w:rPr>
                              <w:t>ly Funded:</w:t>
                            </w:r>
                            <w:r>
                              <w:rPr>
                                <w:rFonts w:ascii="Arial" w:hAnsi="Arial" w:cs="Arial"/>
                                <w:sz w:val="16"/>
                                <w:u w:val="single"/>
                              </w:rPr>
                              <w:t xml:space="preserve"> </w:t>
                            </w:r>
                            <w:r>
                              <w:rPr>
                                <w:rFonts w:ascii="Arial" w:hAnsi="Arial" w:cs="Arial"/>
                                <w:sz w:val="16"/>
                              </w:rPr>
                              <w:t xml:space="preserve"> A scan rate will not appear in the “Unit Scan Rate” Column for a Fully Funded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ECABC8" id="Text Box 1304" o:spid="_x0000_s1065" type="#_x0000_t202" style="position:absolute;left:0;text-align:left;margin-left:152.05pt;margin-top:333.8pt;width:188.45pt;height:55.45pt;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" fillcolor="#8db3e2" strokeweight="1.5pt">
                <v:textbox>
                  <w:txbxContent>
                    <w:p w14:paraId="57DFC8B4" w14:textId="77777777" w:rsidR="00257BB1" w:rsidRPr="00B65093" w:rsidRDefault="00257BB1" w:rsidP="00B65093">
                      <w:pPr>
                        <w:rPr>
                          <w:rFonts w:ascii="Arial" w:hAnsi="Arial" w:cs="Arial"/>
                          <w:sz w:val="16"/>
                        </w:rPr>
                      </w:pPr>
                      <w:r>
                        <w:rPr>
                          <w:rFonts w:ascii="Arial" w:hAnsi="Arial" w:cs="Arial"/>
                          <w:sz w:val="16"/>
                          <w:u w:val="single"/>
                        </w:rPr>
                        <w:t>Ful</w:t>
                      </w:r>
                      <w:r w:rsidRPr="00B65093">
                        <w:rPr>
                          <w:rFonts w:ascii="Arial" w:hAnsi="Arial" w:cs="Arial"/>
                          <w:sz w:val="16"/>
                          <w:u w:val="single"/>
                        </w:rPr>
                        <w:t>ly Funded:</w:t>
                      </w:r>
                      <w:r>
                        <w:rPr>
                          <w:rFonts w:ascii="Arial" w:hAnsi="Arial" w:cs="Arial"/>
                          <w:sz w:val="16"/>
                          <w:u w:val="single"/>
                        </w:rPr>
                        <w:t xml:space="preserve"> </w:t>
                      </w:r>
                      <w:r>
                        <w:rPr>
                          <w:rFonts w:ascii="Arial" w:hAnsi="Arial" w:cs="Arial"/>
                          <w:sz w:val="16"/>
                        </w:rPr>
                        <w:t xml:space="preserve"> A scan rate will not appear in the “Unit Scan Rate” Column for a Fully Funded Contract. </w:t>
                      </w:r>
                    </w:p>
                  </w:txbxContent>
                </v:textbox>
              </v:shape>
            </w:pict>
          </mc:Fallback>
        </mc:AlternateContent>
      </w:r>
      <w:r w:rsidRPr="00FB3017">
        <w:rPr>
          <w:rFonts w:ascii="Arial" w:hAnsi="Arial" w:cs="Arial"/>
          <w:b/>
          <w:noProof/>
          <w:lang w:val="en-US"/>
        </w:rPr>
        <mc:AlternateContent>
          <mc:Choice Requires="wps">
            <w:drawing>
              <wp:anchor distT="0" distB="0" distL="114300" distR="114300" simplePos="0" relativeHeight="251578880" behindDoc="0" locked="0" layoutInCell="1" allowOverlap="1" wp14:anchorId="41D7F5C1" wp14:editId="166F6FC9">
                <wp:simplePos x="0" y="0"/>
                <wp:positionH relativeFrom="column">
                  <wp:posOffset>5267325</wp:posOffset>
                </wp:positionH>
                <wp:positionV relativeFrom="paragraph">
                  <wp:posOffset>2247900</wp:posOffset>
                </wp:positionV>
                <wp:extent cx="314325" cy="1809750"/>
                <wp:effectExtent l="9525" t="9525" r="9525" b="9525"/>
                <wp:wrapNone/>
                <wp:docPr id="1499" name="Rectangle 1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14325" cy="180975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894AC22" id="Rectangle 1303" o:spid="_x0000_s1026" style="position:absolute;margin-left:414.75pt;margin-top:177pt;width:24.75pt;height:142.5pt;flip:y;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" filled="f" strokecolor="red" strokeweight="1.5pt"/>
            </w:pict>
          </mc:Fallback>
        </mc:AlternateContent>
      </w:r>
      <w:r w:rsidRPr="00FB3017">
        <w:rPr>
          <w:rFonts w:ascii="Arial" w:hAnsi="Arial" w:cs="Arial"/>
          <w:b/>
          <w:noProof/>
          <w:lang w:val="en-US"/>
        </w:rPr>
        <mc:AlternateContent>
          <mc:Choice Requires="wps">
            <w:drawing>
              <wp:anchor distT="0" distB="0" distL="114300" distR="114300" simplePos="0" relativeHeight="251575808" behindDoc="0" locked="0" layoutInCell="1" allowOverlap="1" wp14:anchorId="19F2717B" wp14:editId="4C202858">
                <wp:simplePos x="0" y="0"/>
                <wp:positionH relativeFrom="column">
                  <wp:posOffset>3740785</wp:posOffset>
                </wp:positionH>
                <wp:positionV relativeFrom="paragraph">
                  <wp:posOffset>1143635</wp:posOffset>
                </wp:positionV>
                <wp:extent cx="2393315" cy="970915"/>
                <wp:effectExtent l="16510" t="10160" r="9525" b="9525"/>
                <wp:wrapNone/>
                <wp:docPr id="1498" name="Text Box 1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970915"/>
                        </a:xfrm>
                        <a:prstGeom prst="rect">
                          <a:avLst/>
                        </a:prstGeom>
                        <a:solidFill>
                          <a:srgbClr val="8DB3E2"/>
                        </a:solidFill>
                        <a:ln w="19050">
                          <a:solidFill>
                            <a:srgbClr val="000000"/>
                          </a:solidFill>
                          <a:miter lim="800000"/>
                          <a:headEnd/>
                          <a:tailEnd/>
                        </a:ln>
                      </wps:spPr>
                      <wps:txbx>
                        <w:txbxContent>
                          <w:p w14:paraId="4F5816D0" w14:textId="77777777" w:rsidR="00257BB1" w:rsidRPr="00B65093" w:rsidRDefault="00257BB1" w:rsidP="00B65093">
                            <w:pPr>
                              <w:rPr>
                                <w:rFonts w:ascii="Arial" w:hAnsi="Arial" w:cs="Arial"/>
                                <w:sz w:val="16"/>
                              </w:rPr>
                            </w:pPr>
                            <w:r>
                              <w:rPr>
                                <w:rFonts w:ascii="Arial" w:hAnsi="Arial" w:cs="Arial"/>
                                <w:sz w:val="16"/>
                                <w:u w:val="single"/>
                              </w:rPr>
                              <w:t>Ful</w:t>
                            </w:r>
                            <w:r w:rsidRPr="00B65093">
                              <w:rPr>
                                <w:rFonts w:ascii="Arial" w:hAnsi="Arial" w:cs="Arial"/>
                                <w:sz w:val="16"/>
                                <w:u w:val="single"/>
                              </w:rPr>
                              <w:t>ly Funded:</w:t>
                            </w:r>
                            <w:r>
                              <w:rPr>
                                <w:rFonts w:ascii="Arial" w:hAnsi="Arial" w:cs="Arial"/>
                                <w:sz w:val="16"/>
                                <w:u w:val="single"/>
                              </w:rPr>
                              <w:t xml:space="preserve"> </w:t>
                            </w:r>
                            <w:r>
                              <w:rPr>
                                <w:rFonts w:ascii="Arial" w:hAnsi="Arial" w:cs="Arial"/>
                                <w:sz w:val="16"/>
                              </w:rPr>
                              <w:t xml:space="preserve">Whenever this box contains information (ie: percentage rate, an “x”,  a “y”, or a dollar amount) The contract supports whatever the allowance rate is on the customer invoice. Math verification of the allowance rate on the Customer Invoice vs the Customer Contract is not required.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F2717B" id="Text Box 1301" o:spid="_x0000_s1066" type="#_x0000_t202" style="position:absolute;left:0;text-align:left;margin-left:294.55pt;margin-top:90.05pt;width:188.45pt;height:76.45pt;z-index:25157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" fillcolor="#8db3e2" strokeweight="1.5pt">
                <v:textbox>
                  <w:txbxContent>
                    <w:p w14:paraId="4F5816D0" w14:textId="77777777" w:rsidR="00257BB1" w:rsidRPr="00B65093" w:rsidRDefault="00257BB1" w:rsidP="00B65093">
                      <w:pPr>
                        <w:rPr>
                          <w:rFonts w:ascii="Arial" w:hAnsi="Arial" w:cs="Arial"/>
                          <w:sz w:val="16"/>
                        </w:rPr>
                      </w:pPr>
                      <w:r>
                        <w:rPr>
                          <w:rFonts w:ascii="Arial" w:hAnsi="Arial" w:cs="Arial"/>
                          <w:sz w:val="16"/>
                          <w:u w:val="single"/>
                        </w:rPr>
                        <w:t>Ful</w:t>
                      </w:r>
                      <w:r w:rsidRPr="00B65093">
                        <w:rPr>
                          <w:rFonts w:ascii="Arial" w:hAnsi="Arial" w:cs="Arial"/>
                          <w:sz w:val="16"/>
                          <w:u w:val="single"/>
                        </w:rPr>
                        <w:t>ly Funded:</w:t>
                      </w:r>
                      <w:r>
                        <w:rPr>
                          <w:rFonts w:ascii="Arial" w:hAnsi="Arial" w:cs="Arial"/>
                          <w:sz w:val="16"/>
                          <w:u w:val="single"/>
                        </w:rPr>
                        <w:t xml:space="preserve"> </w:t>
                      </w:r>
                      <w:r>
                        <w:rPr>
                          <w:rFonts w:ascii="Arial" w:hAnsi="Arial" w:cs="Arial"/>
                          <w:sz w:val="16"/>
                        </w:rPr>
                        <w:t xml:space="preserve">Whenever this box contains information (ie: percentage rate, an “x”,  a “y”, or a dollar amount) The contract supports whatever the allowance rate is on the customer invoice. Math verification of the allowance rate on the Customer Invoice vs the Customer Contract is not required. </w:t>
                      </w:r>
                    </w:p>
                  </w:txbxContent>
                </v:textbox>
              </v:shape>
            </w:pict>
          </mc:Fallback>
        </mc:AlternateContent>
      </w:r>
      <w:r w:rsidRPr="00FB3017">
        <w:rPr>
          <w:rFonts w:ascii="Arial" w:hAnsi="Arial" w:cs="Arial"/>
          <w:b/>
          <w:noProof/>
          <w:lang w:val="en-US"/>
        </w:rPr>
        <mc:AlternateContent>
          <mc:Choice Requires="wps">
            <w:drawing>
              <wp:anchor distT="0" distB="0" distL="114300" distR="114300" simplePos="0" relativeHeight="251574784" behindDoc="0" locked="0" layoutInCell="1" allowOverlap="1" wp14:anchorId="52CDFABD" wp14:editId="08B885E6">
                <wp:simplePos x="0" y="0"/>
                <wp:positionH relativeFrom="column">
                  <wp:posOffset>4981575</wp:posOffset>
                </wp:positionH>
                <wp:positionV relativeFrom="paragraph">
                  <wp:posOffset>571500</wp:posOffset>
                </wp:positionV>
                <wp:extent cx="1733550" cy="152400"/>
                <wp:effectExtent l="9525" t="9525" r="9525" b="9525"/>
                <wp:wrapNone/>
                <wp:docPr id="1496" name="Rectangle 1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3550" cy="15240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55CB775" id="Rectangle 1300" o:spid="_x0000_s1026" style="position:absolute;margin-left:392.25pt;margin-top:45pt;width:136.5pt;height:12pt;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" filled="f" strokecolor="red" strokeweight="1.5pt"/>
            </w:pict>
          </mc:Fallback>
        </mc:AlternateContent>
      </w:r>
      <w:r w:rsidR="00B65093" w:rsidRPr="00FB3017">
        <w:rPr>
          <w:rFonts w:ascii="Arial" w:hAnsi="Arial" w:cs="Arial"/>
          <w:b/>
          <w:noProof/>
          <w:lang w:val="en-US"/>
        </w:rPr>
        <w:drawing>
          <wp:inline distT="0" distB="0" distL="0" distR="0" wp14:anchorId="2F6FB71D" wp14:editId="29F5786F">
            <wp:extent cx="7067550" cy="5448300"/>
            <wp:effectExtent l="19050" t="19050" r="19050" b="19050"/>
            <wp:docPr id="8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3" cstate="print">
                      <a:extLst>
                        <a:ext uri="{BEBA8EAE-BF5A-486C-A8C5-ECC9F3942E4B}">
                          <a14:imgProps xmlns:a14="http://schemas.microsoft.com/office/drawing/2010/main">
                            <a14:imgLayer r:embed="rId64">
                              <a14:imgEffect>
                                <a14:saturation sat="0"/>
                              </a14:imgEffect>
                            </a14:imgLayer>
                          </a14:imgProps>
                        </a:ext>
                      </a:extLst>
                    </a:blip>
                    <a:srcRect l="2650" t="17544" r="13807" b="5439"/>
                    <a:stretch>
                      <a:fillRect/>
                    </a:stretch>
                  </pic:blipFill>
                  <pic:spPr bwMode="auto">
                    <a:xfrm>
                      <a:off x="0" y="0"/>
                      <a:ext cx="7069921" cy="5450128"/>
                    </a:xfrm>
                    <a:prstGeom prst="rect">
                      <a:avLst/>
                    </a:prstGeom>
                    <a:noFill/>
                    <a:ln w="9525">
                      <a:solidFill>
                        <a:schemeClr val="tx1"/>
                      </a:solidFill>
                      <a:miter lim="800000"/>
                      <a:headEnd/>
                      <a:tailEnd/>
                    </a:ln>
                  </pic:spPr>
                </pic:pic>
              </a:graphicData>
            </a:graphic>
          </wp:inline>
        </w:drawing>
      </w:r>
    </w:p>
    <w:p w14:paraId="5856C4E7" w14:textId="77777777" w:rsidR="007D738C" w:rsidRPr="00FB3017" w:rsidRDefault="007D738C" w:rsidP="00DC5BE3">
      <w:pPr>
        <w:overflowPunct/>
        <w:autoSpaceDE/>
        <w:autoSpaceDN/>
        <w:adjustRightInd/>
        <w:textAlignment w:val="auto"/>
        <w:rPr>
          <w:rFonts w:ascii="Arial" w:hAnsi="Arial" w:cs="Arial"/>
          <w:noProof/>
          <w:lang w:val="en-US"/>
        </w:rPr>
      </w:pPr>
    </w:p>
    <w:p w14:paraId="13CCBD25" w14:textId="77777777" w:rsidR="007D738C" w:rsidRPr="00FB3017" w:rsidRDefault="007D738C" w:rsidP="00DC5BE3">
      <w:pPr>
        <w:overflowPunct/>
        <w:autoSpaceDE/>
        <w:autoSpaceDN/>
        <w:adjustRightInd/>
        <w:textAlignment w:val="auto"/>
        <w:rPr>
          <w:rFonts w:ascii="Arial" w:hAnsi="Arial" w:cs="Arial"/>
          <w:noProof/>
          <w:lang w:val="en-US"/>
        </w:rPr>
      </w:pPr>
    </w:p>
    <w:p w14:paraId="3080E525" w14:textId="77777777" w:rsidR="007D738C" w:rsidRPr="00FB3017" w:rsidRDefault="007D738C" w:rsidP="00DC5BE3">
      <w:pPr>
        <w:overflowPunct/>
        <w:autoSpaceDE/>
        <w:autoSpaceDN/>
        <w:adjustRightInd/>
        <w:textAlignment w:val="auto"/>
        <w:rPr>
          <w:rFonts w:ascii="Arial" w:hAnsi="Arial" w:cs="Arial"/>
          <w:noProof/>
          <w:lang w:val="en-US"/>
        </w:rPr>
      </w:pPr>
    </w:p>
    <w:p w14:paraId="5BE398D4" w14:textId="77777777" w:rsidR="007D738C" w:rsidRPr="00FB3017" w:rsidRDefault="007D738C" w:rsidP="00DC5BE3">
      <w:pPr>
        <w:overflowPunct/>
        <w:autoSpaceDE/>
        <w:autoSpaceDN/>
        <w:adjustRightInd/>
        <w:textAlignment w:val="auto"/>
        <w:rPr>
          <w:rFonts w:ascii="Arial" w:hAnsi="Arial" w:cs="Arial"/>
          <w:noProof/>
          <w:lang w:val="en-US"/>
        </w:rPr>
      </w:pPr>
    </w:p>
    <w:p w14:paraId="456AD56E" w14:textId="77777777" w:rsidR="007D738C" w:rsidRPr="00FB3017" w:rsidRDefault="007D738C" w:rsidP="00DC5BE3">
      <w:pPr>
        <w:overflowPunct/>
        <w:autoSpaceDE/>
        <w:autoSpaceDN/>
        <w:adjustRightInd/>
        <w:textAlignment w:val="auto"/>
        <w:rPr>
          <w:rFonts w:ascii="Arial" w:hAnsi="Arial" w:cs="Arial"/>
          <w:noProof/>
          <w:lang w:val="en-US"/>
        </w:rPr>
      </w:pPr>
    </w:p>
    <w:p w14:paraId="2E8AC3B0" w14:textId="77777777" w:rsidR="007D738C" w:rsidRPr="00FB3017" w:rsidRDefault="007D738C" w:rsidP="00DC5BE3">
      <w:pPr>
        <w:overflowPunct/>
        <w:autoSpaceDE/>
        <w:autoSpaceDN/>
        <w:adjustRightInd/>
        <w:textAlignment w:val="auto"/>
        <w:rPr>
          <w:rFonts w:ascii="Arial" w:hAnsi="Arial" w:cs="Arial"/>
          <w:noProof/>
          <w:lang w:val="en-US"/>
        </w:rPr>
      </w:pPr>
    </w:p>
    <w:p w14:paraId="1C8211E7" w14:textId="77777777" w:rsidR="007D738C" w:rsidRPr="00FB3017" w:rsidRDefault="007D738C" w:rsidP="00DC5BE3">
      <w:pPr>
        <w:overflowPunct/>
        <w:autoSpaceDE/>
        <w:autoSpaceDN/>
        <w:adjustRightInd/>
        <w:textAlignment w:val="auto"/>
        <w:rPr>
          <w:rFonts w:ascii="Arial" w:hAnsi="Arial" w:cs="Arial"/>
          <w:noProof/>
          <w:lang w:val="en-US"/>
        </w:rPr>
      </w:pPr>
    </w:p>
    <w:p w14:paraId="44F59206" w14:textId="77777777" w:rsidR="007D738C" w:rsidRPr="00FB3017" w:rsidRDefault="007D738C" w:rsidP="00DC5BE3">
      <w:pPr>
        <w:overflowPunct/>
        <w:autoSpaceDE/>
        <w:autoSpaceDN/>
        <w:adjustRightInd/>
        <w:textAlignment w:val="auto"/>
        <w:rPr>
          <w:rFonts w:ascii="Arial" w:hAnsi="Arial" w:cs="Arial"/>
          <w:noProof/>
          <w:lang w:val="en-US"/>
        </w:rPr>
      </w:pPr>
    </w:p>
    <w:p w14:paraId="1BEFD87B" w14:textId="77777777" w:rsidR="007D738C" w:rsidRPr="00FB3017" w:rsidRDefault="007D738C" w:rsidP="00DC5BE3">
      <w:pPr>
        <w:overflowPunct/>
        <w:autoSpaceDE/>
        <w:autoSpaceDN/>
        <w:adjustRightInd/>
        <w:textAlignment w:val="auto"/>
        <w:rPr>
          <w:rFonts w:ascii="Arial" w:hAnsi="Arial" w:cs="Arial"/>
          <w:noProof/>
          <w:lang w:val="en-US"/>
        </w:rPr>
      </w:pPr>
    </w:p>
    <w:p w14:paraId="5B50BA87" w14:textId="77777777" w:rsidR="007D738C" w:rsidRPr="00FB3017" w:rsidRDefault="007D738C" w:rsidP="00DC5BE3">
      <w:pPr>
        <w:overflowPunct/>
        <w:autoSpaceDE/>
        <w:autoSpaceDN/>
        <w:adjustRightInd/>
        <w:textAlignment w:val="auto"/>
        <w:rPr>
          <w:rFonts w:ascii="Arial" w:hAnsi="Arial" w:cs="Arial"/>
          <w:noProof/>
          <w:lang w:val="en-US"/>
        </w:rPr>
      </w:pPr>
    </w:p>
    <w:p w14:paraId="4310B0B3" w14:textId="77777777" w:rsidR="007D738C" w:rsidRPr="00FB3017" w:rsidRDefault="007D738C" w:rsidP="00DC5BE3">
      <w:pPr>
        <w:overflowPunct/>
        <w:autoSpaceDE/>
        <w:autoSpaceDN/>
        <w:adjustRightInd/>
        <w:textAlignment w:val="auto"/>
        <w:rPr>
          <w:rFonts w:ascii="Arial" w:hAnsi="Arial" w:cs="Arial"/>
          <w:noProof/>
          <w:lang w:val="en-US"/>
        </w:rPr>
      </w:pPr>
    </w:p>
    <w:p w14:paraId="72578CD4" w14:textId="77777777" w:rsidR="00330B36" w:rsidRDefault="00330B36">
      <w:pPr>
        <w:overflowPunct/>
        <w:autoSpaceDE/>
        <w:autoSpaceDN/>
        <w:adjustRightInd/>
        <w:textAlignment w:val="auto"/>
        <w:rPr>
          <w:rFonts w:ascii="Arial" w:hAnsi="Arial" w:cs="Arial"/>
          <w:b/>
          <w:noProof/>
          <w:lang w:val="en-US"/>
        </w:rPr>
      </w:pPr>
      <w:r>
        <w:rPr>
          <w:rFonts w:ascii="Arial" w:hAnsi="Arial" w:cs="Arial"/>
          <w:b/>
          <w:noProof/>
          <w:lang w:val="en-US"/>
        </w:rPr>
        <w:br w:type="page"/>
      </w:r>
    </w:p>
    <w:p w14:paraId="23C29E00" w14:textId="77777777" w:rsidR="00E34530" w:rsidRPr="00FB3017" w:rsidRDefault="00876C34" w:rsidP="00E34530">
      <w:pPr>
        <w:overflowPunct/>
        <w:autoSpaceDE/>
        <w:autoSpaceDN/>
        <w:adjustRightInd/>
        <w:textAlignment w:val="auto"/>
        <w:rPr>
          <w:rFonts w:ascii="Arial" w:hAnsi="Arial" w:cs="Arial"/>
          <w:b/>
          <w:noProof/>
          <w:lang w:val="en-US"/>
        </w:rPr>
      </w:pPr>
      <w:r w:rsidRPr="00FB3017">
        <w:rPr>
          <w:rFonts w:ascii="Arial" w:hAnsi="Arial" w:cs="Arial"/>
          <w:b/>
          <w:noProof/>
          <w:lang w:val="en-US"/>
        </w:rPr>
        <w:lastRenderedPageBreak/>
        <w:t>3.2</w:t>
      </w:r>
      <w:r w:rsidR="00E34530" w:rsidRPr="00FB3017">
        <w:rPr>
          <w:rFonts w:ascii="Arial" w:hAnsi="Arial" w:cs="Arial"/>
          <w:b/>
          <w:noProof/>
          <w:lang w:val="en-US"/>
        </w:rPr>
        <w:tab/>
        <w:t>Customer Contract for Scan</w:t>
      </w:r>
      <w:r w:rsidRPr="00FB3017">
        <w:rPr>
          <w:rFonts w:ascii="Arial" w:hAnsi="Arial" w:cs="Arial"/>
          <w:b/>
          <w:noProof/>
          <w:lang w:val="en-US"/>
        </w:rPr>
        <w:t>, Example 3</w:t>
      </w:r>
      <w:r w:rsidR="00E34530" w:rsidRPr="00FB3017">
        <w:rPr>
          <w:rFonts w:ascii="Arial" w:hAnsi="Arial" w:cs="Arial"/>
          <w:b/>
          <w:noProof/>
          <w:lang w:val="en-US"/>
        </w:rPr>
        <w:t>:</w:t>
      </w:r>
    </w:p>
    <w:p w14:paraId="7C341893" w14:textId="77777777" w:rsidR="00E34530" w:rsidRPr="00FB3017" w:rsidRDefault="00E34530" w:rsidP="00DC5BE3">
      <w:pPr>
        <w:overflowPunct/>
        <w:autoSpaceDE/>
        <w:autoSpaceDN/>
        <w:adjustRightInd/>
        <w:textAlignment w:val="auto"/>
        <w:rPr>
          <w:rFonts w:ascii="Arial" w:hAnsi="Arial" w:cs="Arial"/>
          <w:b/>
          <w:noProof/>
          <w:sz w:val="22"/>
          <w:szCs w:val="22"/>
          <w:lang w:val="en-US"/>
        </w:rPr>
      </w:pPr>
    </w:p>
    <w:p w14:paraId="759FB08B" w14:textId="77777777" w:rsidR="00E34530" w:rsidRPr="00FB3017" w:rsidRDefault="00650065" w:rsidP="00DC5BE3">
      <w:pPr>
        <w:overflowPunct/>
        <w:autoSpaceDE/>
        <w:autoSpaceDN/>
        <w:adjustRightInd/>
        <w:textAlignment w:val="auto"/>
        <w:rPr>
          <w:rFonts w:ascii="Arial" w:hAnsi="Arial" w:cs="Arial"/>
          <w:b/>
          <w:noProof/>
          <w:sz w:val="22"/>
          <w:szCs w:val="22"/>
          <w:lang w:val="en-US"/>
        </w:rPr>
      </w:pPr>
      <w:r w:rsidRPr="00FB3017">
        <w:rPr>
          <w:rFonts w:ascii="Arial" w:hAnsi="Arial" w:cs="Arial"/>
          <w:b/>
          <w:noProof/>
          <w:sz w:val="22"/>
          <w:szCs w:val="22"/>
          <w:lang w:val="en-US"/>
        </w:rPr>
        <mc:AlternateContent>
          <mc:Choice Requires="wps">
            <w:drawing>
              <wp:anchor distT="0" distB="0" distL="114300" distR="114300" simplePos="0" relativeHeight="251619840" behindDoc="0" locked="0" layoutInCell="1" allowOverlap="1" wp14:anchorId="3FF1298A" wp14:editId="491A16C9">
                <wp:simplePos x="0" y="0"/>
                <wp:positionH relativeFrom="column">
                  <wp:posOffset>4676775</wp:posOffset>
                </wp:positionH>
                <wp:positionV relativeFrom="paragraph">
                  <wp:posOffset>2446020</wp:posOffset>
                </wp:positionV>
                <wp:extent cx="0" cy="1123950"/>
                <wp:effectExtent l="57150" t="17145" r="57150" b="20955"/>
                <wp:wrapNone/>
                <wp:docPr id="1468" name="AutoShape 1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239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6E7CCB00" id="AutoShape 1482" o:spid="_x0000_s1026" type="#_x0000_t32" style="position:absolute;margin-left:368.25pt;margin-top:192.6pt;width:0;height:88.5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" strokeweight="1.5pt">
                <v:stroke endarrow="block"/>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15744" behindDoc="0" locked="0" layoutInCell="1" allowOverlap="1" wp14:anchorId="451434A2" wp14:editId="08E8FC68">
                <wp:simplePos x="0" y="0"/>
                <wp:positionH relativeFrom="column">
                  <wp:posOffset>3914775</wp:posOffset>
                </wp:positionH>
                <wp:positionV relativeFrom="paragraph">
                  <wp:posOffset>3569970</wp:posOffset>
                </wp:positionV>
                <wp:extent cx="1447800" cy="600075"/>
                <wp:effectExtent l="9525" t="17145" r="9525" b="11430"/>
                <wp:wrapNone/>
                <wp:docPr id="1467" name="Text Box 1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600075"/>
                        </a:xfrm>
                        <a:prstGeom prst="rect">
                          <a:avLst/>
                        </a:prstGeom>
                        <a:solidFill>
                          <a:srgbClr val="8DB3E2"/>
                        </a:solidFill>
                        <a:ln w="19050">
                          <a:solidFill>
                            <a:srgbClr val="000000"/>
                          </a:solidFill>
                          <a:miter lim="800000"/>
                          <a:headEnd/>
                          <a:tailEnd/>
                        </a:ln>
                      </wps:spPr>
                      <wps:txbx>
                        <w:txbxContent>
                          <w:p w14:paraId="70CD0727" w14:textId="77777777" w:rsidR="00257BB1" w:rsidRPr="005D1886" w:rsidRDefault="00257BB1" w:rsidP="005D1886">
                            <w:pPr>
                              <w:rPr>
                                <w:rFonts w:ascii="Arial" w:hAnsi="Arial" w:cs="Arial"/>
                                <w:sz w:val="16"/>
                              </w:rPr>
                            </w:pPr>
                            <w:r>
                              <w:rPr>
                                <w:rFonts w:ascii="Arial" w:hAnsi="Arial" w:cs="Arial"/>
                                <w:sz w:val="16"/>
                              </w:rPr>
                              <w:t xml:space="preserve">Scan Rate- this should match the rate on the Customer Invoice.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1434A2" id="Text Box 1478" o:spid="_x0000_s1067" type="#_x0000_t202" style="position:absolute;margin-left:308.25pt;margin-top:281.1pt;width:114pt;height:47.2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" fillcolor="#8db3e2" strokeweight="1.5pt">
                <v:textbox>
                  <w:txbxContent>
                    <w:p w14:paraId="70CD0727" w14:textId="77777777" w:rsidR="00257BB1" w:rsidRPr="005D1886" w:rsidRDefault="00257BB1" w:rsidP="005D1886">
                      <w:pPr>
                        <w:rPr>
                          <w:rFonts w:ascii="Arial" w:hAnsi="Arial" w:cs="Arial"/>
                          <w:sz w:val="16"/>
                        </w:rPr>
                      </w:pPr>
                      <w:r>
                        <w:rPr>
                          <w:rFonts w:ascii="Arial" w:hAnsi="Arial" w:cs="Arial"/>
                          <w:sz w:val="16"/>
                        </w:rPr>
                        <w:t xml:space="preserve">Scan Rate- this should match the rate on the Customer Invoice.  </w:t>
                      </w:r>
                    </w:p>
                  </w:txbxContent>
                </v:textbox>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14720" behindDoc="0" locked="0" layoutInCell="1" allowOverlap="1" wp14:anchorId="6BCD612E" wp14:editId="6D27DE05">
                <wp:simplePos x="0" y="0"/>
                <wp:positionH relativeFrom="column">
                  <wp:posOffset>2343150</wp:posOffset>
                </wp:positionH>
                <wp:positionV relativeFrom="paragraph">
                  <wp:posOffset>2446020</wp:posOffset>
                </wp:positionV>
                <wp:extent cx="0" cy="1009650"/>
                <wp:effectExtent l="57150" t="17145" r="57150" b="20955"/>
                <wp:wrapNone/>
                <wp:docPr id="1466" name="AutoShape 1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6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34DFFF4" id="AutoShape 1477" o:spid="_x0000_s1026" type="#_x0000_t32" style="position:absolute;margin-left:184.5pt;margin-top:192.6pt;width:0;height:79.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" strokeweight="1.5pt">
                <v:stroke endarrow="block"/>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12672" behindDoc="0" locked="0" layoutInCell="1" allowOverlap="1" wp14:anchorId="06DB39E2" wp14:editId="2D7D6785">
                <wp:simplePos x="0" y="0"/>
                <wp:positionH relativeFrom="column">
                  <wp:posOffset>1643380</wp:posOffset>
                </wp:positionH>
                <wp:positionV relativeFrom="paragraph">
                  <wp:posOffset>3455670</wp:posOffset>
                </wp:positionV>
                <wp:extent cx="1518920" cy="590550"/>
                <wp:effectExtent l="14605" t="17145" r="9525" b="11430"/>
                <wp:wrapNone/>
                <wp:docPr id="1465" name="Text Box 1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590550"/>
                        </a:xfrm>
                        <a:prstGeom prst="rect">
                          <a:avLst/>
                        </a:prstGeom>
                        <a:solidFill>
                          <a:srgbClr val="8DB3E2"/>
                        </a:solidFill>
                        <a:ln w="19050">
                          <a:solidFill>
                            <a:srgbClr val="000000"/>
                          </a:solidFill>
                          <a:miter lim="800000"/>
                          <a:headEnd/>
                          <a:tailEnd/>
                        </a:ln>
                      </wps:spPr>
                      <wps:txbx>
                        <w:txbxContent>
                          <w:p w14:paraId="621288BF" w14:textId="77777777" w:rsidR="00257BB1" w:rsidRPr="005D1886" w:rsidRDefault="00257BB1" w:rsidP="005D1886">
                            <w:pPr>
                              <w:rPr>
                                <w:rFonts w:ascii="Arial" w:hAnsi="Arial" w:cs="Arial"/>
                                <w:sz w:val="16"/>
                              </w:rPr>
                            </w:pPr>
                            <w:r>
                              <w:rPr>
                                <w:rFonts w:ascii="Arial" w:hAnsi="Arial" w:cs="Arial"/>
                                <w:sz w:val="16"/>
                              </w:rPr>
                              <w:t xml:space="preserve">Product Description- this should match the product description on the Customer Invoice.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DB39E2" id="Text Box 1475" o:spid="_x0000_s1068" type="#_x0000_t202" style="position:absolute;margin-left:129.4pt;margin-top:272.1pt;width:119.6pt;height:46.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" fillcolor="#8db3e2" strokeweight="1.5pt">
                <v:textbox>
                  <w:txbxContent>
                    <w:p w14:paraId="621288BF" w14:textId="77777777" w:rsidR="00257BB1" w:rsidRPr="005D1886" w:rsidRDefault="00257BB1" w:rsidP="005D1886">
                      <w:pPr>
                        <w:rPr>
                          <w:rFonts w:ascii="Arial" w:hAnsi="Arial" w:cs="Arial"/>
                          <w:sz w:val="16"/>
                        </w:rPr>
                      </w:pPr>
                      <w:r>
                        <w:rPr>
                          <w:rFonts w:ascii="Arial" w:hAnsi="Arial" w:cs="Arial"/>
                          <w:sz w:val="16"/>
                        </w:rPr>
                        <w:t xml:space="preserve">Product Description- this should match the product description on the Customer Invoice. </w:t>
                      </w:r>
                    </w:p>
                  </w:txbxContent>
                </v:textbox>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18816" behindDoc="0" locked="0" layoutInCell="1" allowOverlap="1" wp14:anchorId="2607D61B" wp14:editId="3EF91CFA">
                <wp:simplePos x="0" y="0"/>
                <wp:positionH relativeFrom="column">
                  <wp:posOffset>5686425</wp:posOffset>
                </wp:positionH>
                <wp:positionV relativeFrom="paragraph">
                  <wp:posOffset>2179320</wp:posOffset>
                </wp:positionV>
                <wp:extent cx="1447800" cy="600075"/>
                <wp:effectExtent l="9525" t="17145" r="9525" b="11430"/>
                <wp:wrapNone/>
                <wp:docPr id="1464" name="Text Box 1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600075"/>
                        </a:xfrm>
                        <a:prstGeom prst="rect">
                          <a:avLst/>
                        </a:prstGeom>
                        <a:solidFill>
                          <a:srgbClr val="8DB3E2"/>
                        </a:solidFill>
                        <a:ln w="19050">
                          <a:solidFill>
                            <a:srgbClr val="000000"/>
                          </a:solidFill>
                          <a:miter lim="800000"/>
                          <a:headEnd/>
                          <a:tailEnd/>
                        </a:ln>
                      </wps:spPr>
                      <wps:txbx>
                        <w:txbxContent>
                          <w:p w14:paraId="4B1C3CB2" w14:textId="77777777" w:rsidR="00257BB1" w:rsidRPr="005D1886" w:rsidRDefault="00257BB1" w:rsidP="005D1886">
                            <w:pPr>
                              <w:rPr>
                                <w:rFonts w:ascii="Arial" w:hAnsi="Arial" w:cs="Arial"/>
                                <w:sz w:val="16"/>
                              </w:rPr>
                            </w:pPr>
                            <w:r>
                              <w:rPr>
                                <w:rFonts w:ascii="Arial" w:hAnsi="Arial" w:cs="Arial"/>
                                <w:sz w:val="16"/>
                              </w:rPr>
                              <w:t xml:space="preserve">Scan Fee 10% of Billing- this confirms that there should be the 10% Scan Fee on the Invoice.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07D61B" id="Text Box 1481" o:spid="_x0000_s1069" type="#_x0000_t202" style="position:absolute;margin-left:447.75pt;margin-top:171.6pt;width:114pt;height:47.2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" fillcolor="#8db3e2" strokeweight="1.5pt">
                <v:textbox>
                  <w:txbxContent>
                    <w:p w14:paraId="4B1C3CB2" w14:textId="77777777" w:rsidR="00257BB1" w:rsidRPr="005D1886" w:rsidRDefault="00257BB1" w:rsidP="005D1886">
                      <w:pPr>
                        <w:rPr>
                          <w:rFonts w:ascii="Arial" w:hAnsi="Arial" w:cs="Arial"/>
                          <w:sz w:val="16"/>
                        </w:rPr>
                      </w:pPr>
                      <w:r>
                        <w:rPr>
                          <w:rFonts w:ascii="Arial" w:hAnsi="Arial" w:cs="Arial"/>
                          <w:sz w:val="16"/>
                        </w:rPr>
                        <w:t xml:space="preserve">Scan Fee 10% of Billing- this confirms that there should be the 10% Scan Fee on the Invoice. </w:t>
                      </w:r>
                    </w:p>
                  </w:txbxContent>
                </v:textbox>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13696" behindDoc="0" locked="0" layoutInCell="1" allowOverlap="1" wp14:anchorId="3CBD3EE8" wp14:editId="75D97D7B">
                <wp:simplePos x="0" y="0"/>
                <wp:positionH relativeFrom="column">
                  <wp:posOffset>6181725</wp:posOffset>
                </wp:positionH>
                <wp:positionV relativeFrom="paragraph">
                  <wp:posOffset>1779270</wp:posOffset>
                </wp:positionV>
                <wp:extent cx="0" cy="400050"/>
                <wp:effectExtent l="57150" t="17145" r="57150" b="20955"/>
                <wp:wrapNone/>
                <wp:docPr id="1463" name="AutoShape 1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00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F5A81F0" id="AutoShape 1476" o:spid="_x0000_s1026" type="#_x0000_t32" style="position:absolute;margin-left:486.75pt;margin-top:140.1pt;width:0;height:31.5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" strokeweight="1.5pt">
                <v:stroke endarrow="block"/>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17792" behindDoc="0" locked="0" layoutInCell="1" allowOverlap="1" wp14:anchorId="34EE794A" wp14:editId="33AFCFA5">
                <wp:simplePos x="0" y="0"/>
                <wp:positionH relativeFrom="column">
                  <wp:posOffset>5476875</wp:posOffset>
                </wp:positionH>
                <wp:positionV relativeFrom="paragraph">
                  <wp:posOffset>1636395</wp:posOffset>
                </wp:positionV>
                <wp:extent cx="1352550" cy="142875"/>
                <wp:effectExtent l="9525" t="17145" r="9525" b="11430"/>
                <wp:wrapNone/>
                <wp:docPr id="1462" name="Rectangle 1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52550" cy="14287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FCC4059" id="Rectangle 1480" o:spid="_x0000_s1026" style="position:absolute;margin-left:431.25pt;margin-top:128.85pt;width:106.5pt;height:11.25pt;flip:y;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" filled="f" strokecolor="red" strokeweight="1.5p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16768" behindDoc="0" locked="0" layoutInCell="1" allowOverlap="1" wp14:anchorId="658B61B2" wp14:editId="7ABDBF6F">
                <wp:simplePos x="0" y="0"/>
                <wp:positionH relativeFrom="column">
                  <wp:posOffset>4543425</wp:posOffset>
                </wp:positionH>
                <wp:positionV relativeFrom="paragraph">
                  <wp:posOffset>2055495</wp:posOffset>
                </wp:positionV>
                <wp:extent cx="295275" cy="390525"/>
                <wp:effectExtent l="9525" t="17145" r="9525" b="11430"/>
                <wp:wrapNone/>
                <wp:docPr id="1461" name="Rectangle 14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95275" cy="39052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3388CD8" id="Rectangle 1479" o:spid="_x0000_s1026" style="position:absolute;margin-left:357.75pt;margin-top:161.85pt;width:23.25pt;height:30.75pt;flip:y;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" filled="f" strokecolor="red" strokeweight="1.5p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11648" behindDoc="0" locked="0" layoutInCell="1" allowOverlap="1" wp14:anchorId="5B262716" wp14:editId="5C660500">
                <wp:simplePos x="0" y="0"/>
                <wp:positionH relativeFrom="column">
                  <wp:posOffset>1762125</wp:posOffset>
                </wp:positionH>
                <wp:positionV relativeFrom="paragraph">
                  <wp:posOffset>2055495</wp:posOffset>
                </wp:positionV>
                <wp:extent cx="1266825" cy="390525"/>
                <wp:effectExtent l="9525" t="17145" r="9525" b="11430"/>
                <wp:wrapNone/>
                <wp:docPr id="1460" name="Rectangle 14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266825" cy="39052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5AE832A" id="Rectangle 1474" o:spid="_x0000_s1026" style="position:absolute;margin-left:138.75pt;margin-top:161.85pt;width:99.75pt;height:30.75pt;flip:y;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" filled="f" strokecolor="red" strokeweight="1.5pt"/>
            </w:pict>
          </mc:Fallback>
        </mc:AlternateContent>
      </w:r>
      <w:r w:rsidR="00E34530" w:rsidRPr="00FB3017">
        <w:rPr>
          <w:rFonts w:ascii="Arial" w:hAnsi="Arial" w:cs="Arial"/>
          <w:b/>
          <w:noProof/>
          <w:sz w:val="22"/>
          <w:szCs w:val="22"/>
          <w:lang w:val="en-US"/>
        </w:rPr>
        <w:drawing>
          <wp:inline distT="0" distB="0" distL="0" distR="0" wp14:anchorId="2EABBA7C" wp14:editId="50DABE9F">
            <wp:extent cx="6829425" cy="4586644"/>
            <wp:effectExtent l="19050" t="19050" r="9525" b="23495"/>
            <wp:docPr id="9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5" cstate="print">
                      <a:extLst>
                        <a:ext uri="{BEBA8EAE-BF5A-486C-A8C5-ECC9F3942E4B}">
                          <a14:imgProps xmlns:a14="http://schemas.microsoft.com/office/drawing/2010/main">
                            <a14:imgLayer r:embed="rId66">
                              <a14:imgEffect>
                                <a14:saturation sat="0"/>
                              </a14:imgEffect>
                            </a14:imgLayer>
                          </a14:imgProps>
                        </a:ext>
                      </a:extLst>
                    </a:blip>
                    <a:srcRect/>
                    <a:stretch>
                      <a:fillRect/>
                    </a:stretch>
                  </pic:blipFill>
                  <pic:spPr bwMode="auto">
                    <a:xfrm>
                      <a:off x="0" y="0"/>
                      <a:ext cx="6829425" cy="4586644"/>
                    </a:xfrm>
                    <a:prstGeom prst="rect">
                      <a:avLst/>
                    </a:prstGeom>
                    <a:noFill/>
                    <a:ln w="9525">
                      <a:solidFill>
                        <a:schemeClr val="tx1"/>
                      </a:solidFill>
                      <a:miter lim="800000"/>
                      <a:headEnd/>
                      <a:tailEnd/>
                    </a:ln>
                  </pic:spPr>
                </pic:pic>
              </a:graphicData>
            </a:graphic>
          </wp:inline>
        </w:drawing>
      </w:r>
    </w:p>
    <w:p w14:paraId="0A44A921" w14:textId="77777777" w:rsidR="00E34530" w:rsidRPr="00FB3017" w:rsidRDefault="00E34530" w:rsidP="00DC5BE3">
      <w:pPr>
        <w:overflowPunct/>
        <w:autoSpaceDE/>
        <w:autoSpaceDN/>
        <w:adjustRightInd/>
        <w:textAlignment w:val="auto"/>
        <w:rPr>
          <w:rFonts w:ascii="Arial" w:hAnsi="Arial" w:cs="Arial"/>
          <w:b/>
          <w:noProof/>
          <w:sz w:val="22"/>
          <w:szCs w:val="22"/>
          <w:lang w:val="en-US"/>
        </w:rPr>
      </w:pPr>
    </w:p>
    <w:p w14:paraId="0719085F" w14:textId="77777777" w:rsidR="00E34530" w:rsidRPr="00FB3017" w:rsidRDefault="00E34530" w:rsidP="00DC5BE3">
      <w:pPr>
        <w:overflowPunct/>
        <w:autoSpaceDE/>
        <w:autoSpaceDN/>
        <w:adjustRightInd/>
        <w:textAlignment w:val="auto"/>
        <w:rPr>
          <w:rFonts w:ascii="Arial" w:hAnsi="Arial" w:cs="Arial"/>
          <w:b/>
          <w:noProof/>
          <w:sz w:val="22"/>
          <w:szCs w:val="22"/>
          <w:lang w:val="en-US"/>
        </w:rPr>
      </w:pPr>
    </w:p>
    <w:p w14:paraId="6662CC85" w14:textId="77777777" w:rsidR="00E34530" w:rsidRPr="00FB3017" w:rsidRDefault="00E34530" w:rsidP="00DC5BE3">
      <w:pPr>
        <w:overflowPunct/>
        <w:autoSpaceDE/>
        <w:autoSpaceDN/>
        <w:adjustRightInd/>
        <w:textAlignment w:val="auto"/>
        <w:rPr>
          <w:rFonts w:ascii="Arial" w:hAnsi="Arial" w:cs="Arial"/>
          <w:b/>
          <w:noProof/>
          <w:sz w:val="22"/>
          <w:szCs w:val="22"/>
          <w:lang w:val="en-US"/>
        </w:rPr>
      </w:pPr>
    </w:p>
    <w:p w14:paraId="774D0A5E" w14:textId="77777777" w:rsidR="00E34530" w:rsidRPr="00FB3017" w:rsidRDefault="00E34530" w:rsidP="00DC5BE3">
      <w:pPr>
        <w:overflowPunct/>
        <w:autoSpaceDE/>
        <w:autoSpaceDN/>
        <w:adjustRightInd/>
        <w:textAlignment w:val="auto"/>
        <w:rPr>
          <w:rFonts w:ascii="Arial" w:hAnsi="Arial" w:cs="Arial"/>
          <w:b/>
          <w:noProof/>
          <w:sz w:val="22"/>
          <w:szCs w:val="22"/>
          <w:lang w:val="en-US"/>
        </w:rPr>
      </w:pPr>
    </w:p>
    <w:p w14:paraId="6193A23F" w14:textId="77777777" w:rsidR="00E34530" w:rsidRPr="00FB3017" w:rsidRDefault="00E34530" w:rsidP="00DC5BE3">
      <w:pPr>
        <w:overflowPunct/>
        <w:autoSpaceDE/>
        <w:autoSpaceDN/>
        <w:adjustRightInd/>
        <w:textAlignment w:val="auto"/>
        <w:rPr>
          <w:rFonts w:ascii="Arial" w:hAnsi="Arial" w:cs="Arial"/>
          <w:b/>
          <w:noProof/>
          <w:sz w:val="22"/>
          <w:szCs w:val="22"/>
          <w:lang w:val="en-US"/>
        </w:rPr>
      </w:pPr>
    </w:p>
    <w:p w14:paraId="77C42C84" w14:textId="77777777" w:rsidR="00E34530" w:rsidRPr="00FB3017" w:rsidRDefault="00E34530" w:rsidP="00DC5BE3">
      <w:pPr>
        <w:overflowPunct/>
        <w:autoSpaceDE/>
        <w:autoSpaceDN/>
        <w:adjustRightInd/>
        <w:textAlignment w:val="auto"/>
        <w:rPr>
          <w:rFonts w:ascii="Arial" w:hAnsi="Arial" w:cs="Arial"/>
          <w:b/>
          <w:noProof/>
          <w:sz w:val="22"/>
          <w:szCs w:val="22"/>
          <w:lang w:val="en-US"/>
        </w:rPr>
      </w:pPr>
    </w:p>
    <w:p w14:paraId="3BECB7CB" w14:textId="77777777" w:rsidR="00E34530" w:rsidRPr="00FB3017" w:rsidRDefault="00E34530" w:rsidP="00DC5BE3">
      <w:pPr>
        <w:overflowPunct/>
        <w:autoSpaceDE/>
        <w:autoSpaceDN/>
        <w:adjustRightInd/>
        <w:textAlignment w:val="auto"/>
        <w:rPr>
          <w:rFonts w:ascii="Arial" w:hAnsi="Arial" w:cs="Arial"/>
          <w:b/>
          <w:noProof/>
          <w:sz w:val="22"/>
          <w:szCs w:val="22"/>
          <w:lang w:val="en-US"/>
        </w:rPr>
      </w:pPr>
    </w:p>
    <w:p w14:paraId="0353B9B2" w14:textId="77777777" w:rsidR="00E34530" w:rsidRPr="00FB3017" w:rsidRDefault="00E34530" w:rsidP="00DC5BE3">
      <w:pPr>
        <w:overflowPunct/>
        <w:autoSpaceDE/>
        <w:autoSpaceDN/>
        <w:adjustRightInd/>
        <w:textAlignment w:val="auto"/>
        <w:rPr>
          <w:rFonts w:ascii="Arial" w:hAnsi="Arial" w:cs="Arial"/>
          <w:b/>
          <w:noProof/>
          <w:sz w:val="22"/>
          <w:szCs w:val="22"/>
          <w:lang w:val="en-US"/>
        </w:rPr>
      </w:pPr>
    </w:p>
    <w:p w14:paraId="3E079810" w14:textId="77777777" w:rsidR="00E34530" w:rsidRPr="00FB3017" w:rsidRDefault="00E34530" w:rsidP="00DC5BE3">
      <w:pPr>
        <w:overflowPunct/>
        <w:autoSpaceDE/>
        <w:autoSpaceDN/>
        <w:adjustRightInd/>
        <w:textAlignment w:val="auto"/>
        <w:rPr>
          <w:rFonts w:ascii="Arial" w:hAnsi="Arial" w:cs="Arial"/>
          <w:b/>
          <w:noProof/>
          <w:sz w:val="22"/>
          <w:szCs w:val="22"/>
          <w:lang w:val="en-US"/>
        </w:rPr>
      </w:pPr>
    </w:p>
    <w:p w14:paraId="446172B5" w14:textId="77777777" w:rsidR="00E34530" w:rsidRPr="00FB3017" w:rsidRDefault="00E34530" w:rsidP="00DC5BE3">
      <w:pPr>
        <w:overflowPunct/>
        <w:autoSpaceDE/>
        <w:autoSpaceDN/>
        <w:adjustRightInd/>
        <w:textAlignment w:val="auto"/>
        <w:rPr>
          <w:rFonts w:ascii="Arial" w:hAnsi="Arial" w:cs="Arial"/>
          <w:b/>
          <w:noProof/>
          <w:sz w:val="22"/>
          <w:szCs w:val="22"/>
          <w:lang w:val="en-US"/>
        </w:rPr>
      </w:pPr>
    </w:p>
    <w:p w14:paraId="697A72E0" w14:textId="77777777" w:rsidR="00E34530" w:rsidRPr="00FB3017" w:rsidRDefault="00E34530" w:rsidP="00DC5BE3">
      <w:pPr>
        <w:overflowPunct/>
        <w:autoSpaceDE/>
        <w:autoSpaceDN/>
        <w:adjustRightInd/>
        <w:textAlignment w:val="auto"/>
        <w:rPr>
          <w:rFonts w:ascii="Arial" w:hAnsi="Arial" w:cs="Arial"/>
          <w:b/>
          <w:noProof/>
          <w:sz w:val="22"/>
          <w:szCs w:val="22"/>
          <w:lang w:val="en-US"/>
        </w:rPr>
      </w:pPr>
    </w:p>
    <w:p w14:paraId="1995F583" w14:textId="77777777" w:rsidR="005E1A17" w:rsidRPr="00FB3017" w:rsidRDefault="005E1A17" w:rsidP="00DC5BE3">
      <w:pPr>
        <w:overflowPunct/>
        <w:autoSpaceDE/>
        <w:autoSpaceDN/>
        <w:adjustRightInd/>
        <w:textAlignment w:val="auto"/>
        <w:rPr>
          <w:rFonts w:ascii="Arial" w:hAnsi="Arial" w:cs="Arial"/>
          <w:b/>
          <w:noProof/>
          <w:sz w:val="22"/>
          <w:szCs w:val="22"/>
          <w:lang w:val="en-US"/>
        </w:rPr>
      </w:pPr>
    </w:p>
    <w:p w14:paraId="28F858EA" w14:textId="77777777" w:rsidR="005E1A17" w:rsidRPr="00FB3017" w:rsidRDefault="005E1A17" w:rsidP="00DC5BE3">
      <w:pPr>
        <w:overflowPunct/>
        <w:autoSpaceDE/>
        <w:autoSpaceDN/>
        <w:adjustRightInd/>
        <w:textAlignment w:val="auto"/>
        <w:rPr>
          <w:rFonts w:ascii="Arial" w:hAnsi="Arial" w:cs="Arial"/>
          <w:b/>
          <w:noProof/>
          <w:sz w:val="22"/>
          <w:szCs w:val="22"/>
          <w:lang w:val="en-US"/>
        </w:rPr>
      </w:pPr>
    </w:p>
    <w:p w14:paraId="5A77D6EF" w14:textId="77777777" w:rsidR="005E1A17" w:rsidRPr="00FB3017" w:rsidRDefault="005E1A17" w:rsidP="00DC5BE3">
      <w:pPr>
        <w:overflowPunct/>
        <w:autoSpaceDE/>
        <w:autoSpaceDN/>
        <w:adjustRightInd/>
        <w:textAlignment w:val="auto"/>
        <w:rPr>
          <w:rFonts w:ascii="Arial" w:hAnsi="Arial" w:cs="Arial"/>
          <w:b/>
          <w:noProof/>
          <w:sz w:val="22"/>
          <w:szCs w:val="22"/>
          <w:lang w:val="en-US"/>
        </w:rPr>
      </w:pPr>
    </w:p>
    <w:p w14:paraId="427D6511" w14:textId="77777777" w:rsidR="00E34530" w:rsidRPr="00FB3017" w:rsidRDefault="00E34530" w:rsidP="00DC5BE3">
      <w:pPr>
        <w:overflowPunct/>
        <w:autoSpaceDE/>
        <w:autoSpaceDN/>
        <w:adjustRightInd/>
        <w:textAlignment w:val="auto"/>
        <w:rPr>
          <w:rFonts w:ascii="Arial" w:hAnsi="Arial" w:cs="Arial"/>
          <w:b/>
          <w:noProof/>
          <w:sz w:val="22"/>
          <w:szCs w:val="22"/>
          <w:lang w:val="en-US"/>
        </w:rPr>
      </w:pPr>
    </w:p>
    <w:p w14:paraId="5F9B19A3" w14:textId="77777777" w:rsidR="00E34530" w:rsidRPr="00FB3017" w:rsidRDefault="00E34530" w:rsidP="00DC5BE3">
      <w:pPr>
        <w:overflowPunct/>
        <w:autoSpaceDE/>
        <w:autoSpaceDN/>
        <w:adjustRightInd/>
        <w:textAlignment w:val="auto"/>
        <w:rPr>
          <w:rFonts w:ascii="Arial" w:hAnsi="Arial" w:cs="Arial"/>
          <w:b/>
          <w:noProof/>
          <w:sz w:val="22"/>
          <w:szCs w:val="22"/>
          <w:lang w:val="en-US"/>
        </w:rPr>
      </w:pPr>
    </w:p>
    <w:p w14:paraId="5C336199" w14:textId="77777777" w:rsidR="00330B36" w:rsidRDefault="00330B36">
      <w:pPr>
        <w:overflowPunct/>
        <w:autoSpaceDE/>
        <w:autoSpaceDN/>
        <w:adjustRightInd/>
        <w:textAlignment w:val="auto"/>
        <w:rPr>
          <w:rFonts w:ascii="Arial" w:hAnsi="Arial" w:cs="Arial"/>
          <w:b/>
          <w:noProof/>
          <w:sz w:val="22"/>
          <w:szCs w:val="22"/>
          <w:lang w:val="en-US"/>
        </w:rPr>
      </w:pPr>
      <w:r>
        <w:rPr>
          <w:rFonts w:ascii="Arial" w:hAnsi="Arial" w:cs="Arial"/>
          <w:b/>
          <w:noProof/>
          <w:sz w:val="22"/>
          <w:szCs w:val="22"/>
          <w:lang w:val="en-US"/>
        </w:rPr>
        <w:br w:type="page"/>
      </w:r>
    </w:p>
    <w:p w14:paraId="3A340D30" w14:textId="77777777" w:rsidR="005E1A17" w:rsidRPr="00330B36" w:rsidRDefault="000E4813" w:rsidP="00DC5BE3">
      <w:pPr>
        <w:overflowPunct/>
        <w:autoSpaceDE/>
        <w:autoSpaceDN/>
        <w:adjustRightInd/>
        <w:textAlignment w:val="auto"/>
        <w:rPr>
          <w:rFonts w:ascii="Arial" w:hAnsi="Arial" w:cs="Arial"/>
          <w:b/>
          <w:noProof/>
          <w:szCs w:val="22"/>
          <w:lang w:val="en-US"/>
        </w:rPr>
      </w:pPr>
      <w:r w:rsidRPr="00330B36">
        <w:rPr>
          <w:rFonts w:ascii="Arial" w:hAnsi="Arial" w:cs="Arial"/>
          <w:b/>
          <w:noProof/>
          <w:szCs w:val="22"/>
          <w:lang w:val="en-US"/>
        </w:rPr>
        <w:lastRenderedPageBreak/>
        <w:t>3.2</w:t>
      </w:r>
      <w:r w:rsidR="005E1A17" w:rsidRPr="00330B36">
        <w:rPr>
          <w:rFonts w:ascii="Arial" w:hAnsi="Arial" w:cs="Arial"/>
          <w:b/>
          <w:noProof/>
          <w:szCs w:val="22"/>
          <w:lang w:val="en-US"/>
        </w:rPr>
        <w:tab/>
        <w:t>Customer Contract for Scan</w:t>
      </w:r>
      <w:r w:rsidRPr="00330B36">
        <w:rPr>
          <w:rFonts w:ascii="Arial" w:hAnsi="Arial" w:cs="Arial"/>
          <w:b/>
          <w:noProof/>
          <w:szCs w:val="22"/>
          <w:lang w:val="en-US"/>
        </w:rPr>
        <w:t>, Example 4</w:t>
      </w:r>
      <w:r w:rsidR="005E1A17" w:rsidRPr="00330B36">
        <w:rPr>
          <w:rFonts w:ascii="Arial" w:hAnsi="Arial" w:cs="Arial"/>
          <w:b/>
          <w:noProof/>
          <w:szCs w:val="22"/>
          <w:lang w:val="en-US"/>
        </w:rPr>
        <w:t>:</w:t>
      </w:r>
    </w:p>
    <w:p w14:paraId="79EAC5C6" w14:textId="77777777" w:rsidR="00C5631D" w:rsidRPr="00FB3017" w:rsidRDefault="00C5631D" w:rsidP="00DC5BE3">
      <w:pPr>
        <w:overflowPunct/>
        <w:autoSpaceDE/>
        <w:autoSpaceDN/>
        <w:adjustRightInd/>
        <w:textAlignment w:val="auto"/>
        <w:rPr>
          <w:rFonts w:ascii="Arial" w:hAnsi="Arial" w:cs="Arial"/>
          <w:b/>
          <w:noProof/>
          <w:sz w:val="22"/>
          <w:szCs w:val="22"/>
          <w:lang w:val="en-US"/>
        </w:rPr>
      </w:pPr>
    </w:p>
    <w:p w14:paraId="3EB226E1" w14:textId="77777777" w:rsidR="005E1A17" w:rsidRPr="00FB3017" w:rsidRDefault="00650065" w:rsidP="00DC5BE3">
      <w:pPr>
        <w:overflowPunct/>
        <w:autoSpaceDE/>
        <w:autoSpaceDN/>
        <w:adjustRightInd/>
        <w:textAlignment w:val="auto"/>
        <w:rPr>
          <w:rFonts w:ascii="Arial" w:hAnsi="Arial" w:cs="Arial"/>
          <w:b/>
          <w:noProof/>
          <w:sz w:val="22"/>
          <w:szCs w:val="22"/>
          <w:lang w:val="en-US"/>
        </w:rPr>
      </w:pPr>
      <w:r w:rsidRPr="00FB3017">
        <w:rPr>
          <w:rFonts w:ascii="Arial" w:hAnsi="Arial" w:cs="Arial"/>
          <w:b/>
          <w:noProof/>
          <w:sz w:val="22"/>
          <w:szCs w:val="22"/>
          <w:lang w:val="en-US"/>
        </w:rPr>
        <mc:AlternateContent>
          <mc:Choice Requires="wps">
            <w:drawing>
              <wp:anchor distT="0" distB="0" distL="114300" distR="114300" simplePos="0" relativeHeight="251644416" behindDoc="0" locked="0" layoutInCell="1" allowOverlap="1" wp14:anchorId="5300B70B" wp14:editId="72CFA9A2">
                <wp:simplePos x="0" y="0"/>
                <wp:positionH relativeFrom="column">
                  <wp:posOffset>3390900</wp:posOffset>
                </wp:positionH>
                <wp:positionV relativeFrom="paragraph">
                  <wp:posOffset>2974975</wp:posOffset>
                </wp:positionV>
                <wp:extent cx="628650" cy="1028700"/>
                <wp:effectExtent l="9525" t="12700" r="57150" b="44450"/>
                <wp:wrapNone/>
                <wp:docPr id="1433" name="AutoShape 15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10287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69C5008" id="AutoShape 1596" o:spid="_x0000_s1026" type="#_x0000_t32" style="position:absolute;margin-left:267pt;margin-top:234.25pt;width:49.5pt;height:81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" strokeweight="1.5pt">
                <v:stroke endarrow="block"/>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43392" behindDoc="0" locked="0" layoutInCell="1" allowOverlap="1" wp14:anchorId="5077669D" wp14:editId="23AB9DD2">
                <wp:simplePos x="0" y="0"/>
                <wp:positionH relativeFrom="column">
                  <wp:posOffset>3673475</wp:posOffset>
                </wp:positionH>
                <wp:positionV relativeFrom="paragraph">
                  <wp:posOffset>4003675</wp:posOffset>
                </wp:positionV>
                <wp:extent cx="1080135" cy="312420"/>
                <wp:effectExtent l="15875" t="12700" r="18415" b="17780"/>
                <wp:wrapNone/>
                <wp:docPr id="1432" name="Text Box 1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135" cy="312420"/>
                        </a:xfrm>
                        <a:prstGeom prst="rect">
                          <a:avLst/>
                        </a:prstGeom>
                        <a:solidFill>
                          <a:srgbClr val="8DB3E2"/>
                        </a:solidFill>
                        <a:ln w="19050">
                          <a:solidFill>
                            <a:srgbClr val="000000"/>
                          </a:solidFill>
                          <a:miter lim="800000"/>
                          <a:headEnd/>
                          <a:tailEnd/>
                        </a:ln>
                      </wps:spPr>
                      <wps:txbx>
                        <w:txbxContent>
                          <w:p w14:paraId="6B24B88D" w14:textId="77777777" w:rsidR="00257BB1" w:rsidRPr="00C51C23" w:rsidRDefault="00257BB1" w:rsidP="00050716">
                            <w:pPr>
                              <w:rPr>
                                <w:rFonts w:ascii="Arial" w:hAnsi="Arial" w:cs="Arial"/>
                                <w:sz w:val="16"/>
                              </w:rPr>
                            </w:pPr>
                            <w:r>
                              <w:rPr>
                                <w:rFonts w:ascii="Arial" w:hAnsi="Arial" w:cs="Arial"/>
                                <w:sz w:val="16"/>
                              </w:rPr>
                              <w:t xml:space="preserve">Contract start and end dates.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77669D" id="Text Box 1595" o:spid="_x0000_s1070" type="#_x0000_t202" style="position:absolute;margin-left:289.25pt;margin-top:315.25pt;width:85.05pt;height:24.6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" fillcolor="#8db3e2" strokeweight="1.5pt">
                <v:textbox>
                  <w:txbxContent>
                    <w:p w14:paraId="6B24B88D" w14:textId="77777777" w:rsidR="00257BB1" w:rsidRPr="00C51C23" w:rsidRDefault="00257BB1" w:rsidP="00050716">
                      <w:pPr>
                        <w:rPr>
                          <w:rFonts w:ascii="Arial" w:hAnsi="Arial" w:cs="Arial"/>
                          <w:sz w:val="16"/>
                        </w:rPr>
                      </w:pPr>
                      <w:r>
                        <w:rPr>
                          <w:rFonts w:ascii="Arial" w:hAnsi="Arial" w:cs="Arial"/>
                          <w:sz w:val="16"/>
                        </w:rPr>
                        <w:t xml:space="preserve">Contract start and end dates.  </w:t>
                      </w:r>
                    </w:p>
                  </w:txbxContent>
                </v:textbox>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42368" behindDoc="0" locked="0" layoutInCell="1" allowOverlap="1" wp14:anchorId="4D47A6D0" wp14:editId="09D23F69">
                <wp:simplePos x="0" y="0"/>
                <wp:positionH relativeFrom="column">
                  <wp:posOffset>3075940</wp:posOffset>
                </wp:positionH>
                <wp:positionV relativeFrom="paragraph">
                  <wp:posOffset>1887220</wp:posOffset>
                </wp:positionV>
                <wp:extent cx="591185" cy="1087755"/>
                <wp:effectExtent l="18415" t="10795" r="9525" b="15875"/>
                <wp:wrapNone/>
                <wp:docPr id="1431" name="Rectangle 15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1185" cy="108775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FD2CB8A" id="Rectangle 1594" o:spid="_x0000_s1026" style="position:absolute;margin-left:242.2pt;margin-top:148.6pt;width:46.55pt;height:85.65pt;flip:y;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" filled="f" strokecolor="red" strokeweight="1.5p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33152" behindDoc="0" locked="0" layoutInCell="1" allowOverlap="1" wp14:anchorId="6EBE9290" wp14:editId="61D74282">
                <wp:simplePos x="0" y="0"/>
                <wp:positionH relativeFrom="column">
                  <wp:posOffset>1809115</wp:posOffset>
                </wp:positionH>
                <wp:positionV relativeFrom="paragraph">
                  <wp:posOffset>1887220</wp:posOffset>
                </wp:positionV>
                <wp:extent cx="1266825" cy="1087755"/>
                <wp:effectExtent l="18415" t="10795" r="10160" b="15875"/>
                <wp:wrapNone/>
                <wp:docPr id="1430" name="Rectangle 1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266825" cy="108775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7C6C31B" id="Rectangle 1542" o:spid="_x0000_s1026" style="position:absolute;margin-left:142.45pt;margin-top:148.6pt;width:99.75pt;height:85.65pt;flip:y;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" filled="f" strokecolor="red" strokeweight="1.5p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35200" behindDoc="0" locked="0" layoutInCell="1" allowOverlap="1" wp14:anchorId="2A49F430" wp14:editId="1A1F6B3E">
                <wp:simplePos x="0" y="0"/>
                <wp:positionH relativeFrom="column">
                  <wp:posOffset>2390140</wp:posOffset>
                </wp:positionH>
                <wp:positionV relativeFrom="paragraph">
                  <wp:posOffset>2923540</wp:posOffset>
                </wp:positionV>
                <wp:extent cx="635" cy="640080"/>
                <wp:effectExtent l="56515" t="18415" r="66675" b="27305"/>
                <wp:wrapNone/>
                <wp:docPr id="1429" name="AutoShape 1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400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3F2F234" id="AutoShape 1544" o:spid="_x0000_s1026" type="#_x0000_t32" style="position:absolute;margin-left:188.2pt;margin-top:230.2pt;width:.05pt;height:50.4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" strokeweight="1.5pt">
                <v:stroke endarrow="block"/>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34176" behindDoc="0" locked="0" layoutInCell="1" allowOverlap="1" wp14:anchorId="449AA3F0" wp14:editId="4261E039">
                <wp:simplePos x="0" y="0"/>
                <wp:positionH relativeFrom="column">
                  <wp:posOffset>1737995</wp:posOffset>
                </wp:positionH>
                <wp:positionV relativeFrom="paragraph">
                  <wp:posOffset>3563620</wp:posOffset>
                </wp:positionV>
                <wp:extent cx="1518920" cy="960120"/>
                <wp:effectExtent l="13970" t="10795" r="10160" b="10160"/>
                <wp:wrapNone/>
                <wp:docPr id="1428" name="Text Box 1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960120"/>
                        </a:xfrm>
                        <a:prstGeom prst="rect">
                          <a:avLst/>
                        </a:prstGeom>
                        <a:solidFill>
                          <a:srgbClr val="8DB3E2"/>
                        </a:solidFill>
                        <a:ln w="19050">
                          <a:solidFill>
                            <a:srgbClr val="000000"/>
                          </a:solidFill>
                          <a:miter lim="800000"/>
                          <a:headEnd/>
                          <a:tailEnd/>
                        </a:ln>
                      </wps:spPr>
                      <wps:txbx>
                        <w:txbxContent>
                          <w:p w14:paraId="091033A0" w14:textId="77777777" w:rsidR="00257BB1" w:rsidRPr="00C51C23" w:rsidRDefault="00257BB1" w:rsidP="00050716">
                            <w:pPr>
                              <w:rPr>
                                <w:rFonts w:ascii="Arial" w:hAnsi="Arial" w:cs="Arial"/>
                                <w:sz w:val="16"/>
                              </w:rPr>
                            </w:pPr>
                            <w:r>
                              <w:rPr>
                                <w:rFonts w:ascii="Arial" w:hAnsi="Arial" w:cs="Arial"/>
                                <w:sz w:val="16"/>
                              </w:rPr>
                              <w:t xml:space="preserve">The description on the contract should be relevant to the description on the Customer Invoice.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9AA3F0" id="Text Box 1543" o:spid="_x0000_s1071" type="#_x0000_t202" style="position:absolute;margin-left:136.85pt;margin-top:280.6pt;width:119.6pt;height:75.6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" fillcolor="#8db3e2" strokeweight="1.5pt">
                <v:textbox>
                  <w:txbxContent>
                    <w:p w14:paraId="091033A0" w14:textId="77777777" w:rsidR="00257BB1" w:rsidRPr="00C51C23" w:rsidRDefault="00257BB1" w:rsidP="00050716">
                      <w:pPr>
                        <w:rPr>
                          <w:rFonts w:ascii="Arial" w:hAnsi="Arial" w:cs="Arial"/>
                          <w:sz w:val="16"/>
                        </w:rPr>
                      </w:pPr>
                      <w:r>
                        <w:rPr>
                          <w:rFonts w:ascii="Arial" w:hAnsi="Arial" w:cs="Arial"/>
                          <w:sz w:val="16"/>
                        </w:rPr>
                        <w:t xml:space="preserve">The description on the contract should be relevant to the description on the Customer Invoice.  </w:t>
                      </w:r>
                    </w:p>
                  </w:txbxContent>
                </v:textbox>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40320" behindDoc="0" locked="0" layoutInCell="1" allowOverlap="1" wp14:anchorId="60E3F6F4" wp14:editId="3FE3B51C">
                <wp:simplePos x="0" y="0"/>
                <wp:positionH relativeFrom="column">
                  <wp:posOffset>4130040</wp:posOffset>
                </wp:positionH>
                <wp:positionV relativeFrom="paragraph">
                  <wp:posOffset>2898775</wp:posOffset>
                </wp:positionV>
                <wp:extent cx="1080135" cy="312420"/>
                <wp:effectExtent l="15240" t="12700" r="9525" b="17780"/>
                <wp:wrapNone/>
                <wp:docPr id="1427" name="Text Box 1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135" cy="312420"/>
                        </a:xfrm>
                        <a:prstGeom prst="rect">
                          <a:avLst/>
                        </a:prstGeom>
                        <a:solidFill>
                          <a:srgbClr val="8DB3E2"/>
                        </a:solidFill>
                        <a:ln w="19050">
                          <a:solidFill>
                            <a:srgbClr val="000000"/>
                          </a:solidFill>
                          <a:miter lim="800000"/>
                          <a:headEnd/>
                          <a:tailEnd/>
                        </a:ln>
                      </wps:spPr>
                      <wps:txbx>
                        <w:txbxContent>
                          <w:p w14:paraId="0C6F27FF" w14:textId="77777777" w:rsidR="00257BB1" w:rsidRPr="00C51C23" w:rsidRDefault="00257BB1" w:rsidP="00050716">
                            <w:pPr>
                              <w:rPr>
                                <w:rFonts w:ascii="Arial" w:hAnsi="Arial" w:cs="Arial"/>
                                <w:sz w:val="16"/>
                              </w:rPr>
                            </w:pPr>
                            <w:r>
                              <w:rPr>
                                <w:rFonts w:ascii="Arial" w:hAnsi="Arial" w:cs="Arial"/>
                                <w:sz w:val="16"/>
                              </w:rPr>
                              <w:t xml:space="preserve">Scan rate per Unit.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E3F6F4" id="Text Box 1549" o:spid="_x0000_s1072" type="#_x0000_t202" style="position:absolute;margin-left:325.2pt;margin-top:228.25pt;width:85.05pt;height:24.6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" fillcolor="#8db3e2" strokeweight="1.5pt">
                <v:textbox>
                  <w:txbxContent>
                    <w:p w14:paraId="0C6F27FF" w14:textId="77777777" w:rsidR="00257BB1" w:rsidRPr="00C51C23" w:rsidRDefault="00257BB1" w:rsidP="00050716">
                      <w:pPr>
                        <w:rPr>
                          <w:rFonts w:ascii="Arial" w:hAnsi="Arial" w:cs="Arial"/>
                          <w:sz w:val="16"/>
                        </w:rPr>
                      </w:pPr>
                      <w:r>
                        <w:rPr>
                          <w:rFonts w:ascii="Arial" w:hAnsi="Arial" w:cs="Arial"/>
                          <w:sz w:val="16"/>
                        </w:rPr>
                        <w:t xml:space="preserve">Scan rate per Unit.  </w:t>
                      </w:r>
                    </w:p>
                  </w:txbxContent>
                </v:textbox>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41344" behindDoc="0" locked="0" layoutInCell="1" allowOverlap="1" wp14:anchorId="3D34D3AA" wp14:editId="1DA7DB2D">
                <wp:simplePos x="0" y="0"/>
                <wp:positionH relativeFrom="column">
                  <wp:posOffset>4876800</wp:posOffset>
                </wp:positionH>
                <wp:positionV relativeFrom="paragraph">
                  <wp:posOffset>2258695</wp:posOffset>
                </wp:positionV>
                <wp:extent cx="635" cy="640080"/>
                <wp:effectExtent l="57150" t="10795" r="66040" b="25400"/>
                <wp:wrapNone/>
                <wp:docPr id="1426" name="AutoShape 1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400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C51109F" id="AutoShape 1550" o:spid="_x0000_s1026" type="#_x0000_t32" style="position:absolute;margin-left:384pt;margin-top:177.85pt;width:.05pt;height:50.4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" strokeweight="1.5pt">
                <v:stroke endarrow="block"/>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39296" behindDoc="0" locked="0" layoutInCell="1" allowOverlap="1" wp14:anchorId="227D5E72" wp14:editId="4B900552">
                <wp:simplePos x="0" y="0"/>
                <wp:positionH relativeFrom="column">
                  <wp:posOffset>4571365</wp:posOffset>
                </wp:positionH>
                <wp:positionV relativeFrom="paragraph">
                  <wp:posOffset>1887220</wp:posOffset>
                </wp:positionV>
                <wp:extent cx="324485" cy="371475"/>
                <wp:effectExtent l="18415" t="10795" r="9525" b="17780"/>
                <wp:wrapNone/>
                <wp:docPr id="1425" name="Rectangle 15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24485" cy="37147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952B323" id="Rectangle 1548" o:spid="_x0000_s1026" style="position:absolute;margin-left:359.95pt;margin-top:148.6pt;width:25.55pt;height:29.25pt;flip:y;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" filled="f" strokecolor="red" strokeweight="1.5p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36224" behindDoc="0" locked="0" layoutInCell="1" allowOverlap="1" wp14:anchorId="2AF4B3E8" wp14:editId="6F28E890">
                <wp:simplePos x="0" y="0"/>
                <wp:positionH relativeFrom="column">
                  <wp:posOffset>342265</wp:posOffset>
                </wp:positionH>
                <wp:positionV relativeFrom="paragraph">
                  <wp:posOffset>4714240</wp:posOffset>
                </wp:positionV>
                <wp:extent cx="1553210" cy="247650"/>
                <wp:effectExtent l="18415" t="18415" r="9525" b="10160"/>
                <wp:wrapNone/>
                <wp:docPr id="1424" name="Rectangle 15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553210" cy="24765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098C171" id="Rectangle 1545" o:spid="_x0000_s1026" style="position:absolute;margin-left:26.95pt;margin-top:371.2pt;width:122.3pt;height:19.5pt;flip:y;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" filled="f" strokecolor="red" strokeweight="1.5pt"/>
            </w:pict>
          </mc:Fallback>
        </mc:AlternateContent>
      </w:r>
      <w:r w:rsidR="005E1A17" w:rsidRPr="00FB3017">
        <w:rPr>
          <w:rFonts w:ascii="Arial" w:hAnsi="Arial" w:cs="Arial"/>
          <w:b/>
          <w:noProof/>
          <w:sz w:val="22"/>
          <w:szCs w:val="22"/>
          <w:lang w:val="en-US"/>
        </w:rPr>
        <w:drawing>
          <wp:inline distT="0" distB="0" distL="0" distR="0" wp14:anchorId="7C13A830" wp14:editId="0F6ECAFC">
            <wp:extent cx="6829425" cy="4901117"/>
            <wp:effectExtent l="19050" t="19050" r="9525" b="13970"/>
            <wp:docPr id="9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7" cstate="print">
                      <a:extLst>
                        <a:ext uri="{BEBA8EAE-BF5A-486C-A8C5-ECC9F3942E4B}">
                          <a14:imgProps xmlns:a14="http://schemas.microsoft.com/office/drawing/2010/main">
                            <a14:imgLayer r:embed="rId68">
                              <a14:imgEffect>
                                <a14:saturation sat="0"/>
                              </a14:imgEffect>
                            </a14:imgLayer>
                          </a14:imgProps>
                        </a:ext>
                      </a:extLst>
                    </a:blip>
                    <a:srcRect/>
                    <a:stretch>
                      <a:fillRect/>
                    </a:stretch>
                  </pic:blipFill>
                  <pic:spPr bwMode="auto">
                    <a:xfrm>
                      <a:off x="0" y="0"/>
                      <a:ext cx="6829425" cy="4901117"/>
                    </a:xfrm>
                    <a:prstGeom prst="rect">
                      <a:avLst/>
                    </a:prstGeom>
                    <a:noFill/>
                    <a:ln w="9525">
                      <a:solidFill>
                        <a:schemeClr val="tx1"/>
                      </a:solidFill>
                      <a:miter lim="800000"/>
                      <a:headEnd/>
                      <a:tailEnd/>
                    </a:ln>
                  </pic:spPr>
                </pic:pic>
              </a:graphicData>
            </a:graphic>
          </wp:inline>
        </w:drawing>
      </w:r>
    </w:p>
    <w:p w14:paraId="538A5995" w14:textId="77777777" w:rsidR="005E1A17" w:rsidRPr="00FB3017" w:rsidRDefault="00650065" w:rsidP="00DC5BE3">
      <w:pPr>
        <w:overflowPunct/>
        <w:autoSpaceDE/>
        <w:autoSpaceDN/>
        <w:adjustRightInd/>
        <w:textAlignment w:val="auto"/>
        <w:rPr>
          <w:rFonts w:ascii="Arial" w:hAnsi="Arial" w:cs="Arial"/>
          <w:b/>
          <w:noProof/>
          <w:sz w:val="22"/>
          <w:szCs w:val="22"/>
          <w:lang w:val="en-US"/>
        </w:rPr>
      </w:pPr>
      <w:r w:rsidRPr="00FB3017">
        <w:rPr>
          <w:rFonts w:ascii="Arial" w:hAnsi="Arial" w:cs="Arial"/>
          <w:b/>
          <w:noProof/>
          <w:sz w:val="22"/>
          <w:szCs w:val="22"/>
          <w:lang w:val="en-US"/>
        </w:rPr>
        <mc:AlternateContent>
          <mc:Choice Requires="wps">
            <w:drawing>
              <wp:anchor distT="0" distB="0" distL="114300" distR="114300" simplePos="0" relativeHeight="251638272" behindDoc="0" locked="0" layoutInCell="1" allowOverlap="1" wp14:anchorId="38630CE0" wp14:editId="286DE3F7">
                <wp:simplePos x="0" y="0"/>
                <wp:positionH relativeFrom="column">
                  <wp:posOffset>923925</wp:posOffset>
                </wp:positionH>
                <wp:positionV relativeFrom="paragraph">
                  <wp:posOffset>60960</wp:posOffset>
                </wp:positionV>
                <wp:extent cx="45085" cy="640080"/>
                <wp:effectExtent l="19050" t="13335" r="59690" b="22860"/>
                <wp:wrapNone/>
                <wp:docPr id="1423" name="AutoShape 1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 cy="6400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E85E665" id="AutoShape 1547" o:spid="_x0000_s1026" type="#_x0000_t32" style="position:absolute;margin-left:72.75pt;margin-top:4.8pt;width:3.55pt;height:50.4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G+pPQIAAGc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" strokeweight="1.5pt">
                <v:stroke endarrow="block"/>
              </v:shape>
            </w:pict>
          </mc:Fallback>
        </mc:AlternateContent>
      </w:r>
    </w:p>
    <w:p w14:paraId="7D9B8CC8" w14:textId="77777777" w:rsidR="005E1A17" w:rsidRPr="00FB3017" w:rsidRDefault="005E1A17" w:rsidP="00DC5BE3">
      <w:pPr>
        <w:overflowPunct/>
        <w:autoSpaceDE/>
        <w:autoSpaceDN/>
        <w:adjustRightInd/>
        <w:textAlignment w:val="auto"/>
        <w:rPr>
          <w:rFonts w:ascii="Arial" w:hAnsi="Arial" w:cs="Arial"/>
          <w:b/>
          <w:noProof/>
          <w:sz w:val="22"/>
          <w:szCs w:val="22"/>
          <w:lang w:val="en-US"/>
        </w:rPr>
      </w:pPr>
    </w:p>
    <w:p w14:paraId="5374C4D3" w14:textId="77777777" w:rsidR="005E1A17" w:rsidRPr="00FB3017" w:rsidRDefault="005E1A17" w:rsidP="00DC5BE3">
      <w:pPr>
        <w:overflowPunct/>
        <w:autoSpaceDE/>
        <w:autoSpaceDN/>
        <w:adjustRightInd/>
        <w:textAlignment w:val="auto"/>
        <w:rPr>
          <w:rFonts w:ascii="Arial" w:hAnsi="Arial" w:cs="Arial"/>
          <w:b/>
          <w:noProof/>
          <w:sz w:val="22"/>
          <w:szCs w:val="22"/>
          <w:lang w:val="en-US"/>
        </w:rPr>
      </w:pPr>
    </w:p>
    <w:p w14:paraId="41AFA958" w14:textId="77777777" w:rsidR="005E1A17" w:rsidRPr="00FB3017" w:rsidRDefault="005E1A17" w:rsidP="00DC5BE3">
      <w:pPr>
        <w:overflowPunct/>
        <w:autoSpaceDE/>
        <w:autoSpaceDN/>
        <w:adjustRightInd/>
        <w:textAlignment w:val="auto"/>
        <w:rPr>
          <w:rFonts w:ascii="Arial" w:hAnsi="Arial" w:cs="Arial"/>
          <w:b/>
          <w:noProof/>
          <w:sz w:val="22"/>
          <w:szCs w:val="22"/>
          <w:lang w:val="en-US"/>
        </w:rPr>
      </w:pPr>
    </w:p>
    <w:p w14:paraId="0B0074E1" w14:textId="77777777" w:rsidR="005E1A17" w:rsidRPr="00FB3017" w:rsidRDefault="00650065" w:rsidP="00DC5BE3">
      <w:pPr>
        <w:overflowPunct/>
        <w:autoSpaceDE/>
        <w:autoSpaceDN/>
        <w:adjustRightInd/>
        <w:textAlignment w:val="auto"/>
        <w:rPr>
          <w:rFonts w:ascii="Arial" w:hAnsi="Arial" w:cs="Arial"/>
          <w:b/>
          <w:noProof/>
          <w:sz w:val="22"/>
          <w:szCs w:val="22"/>
          <w:lang w:val="en-US"/>
        </w:rPr>
      </w:pPr>
      <w:r w:rsidRPr="00FB3017">
        <w:rPr>
          <w:rFonts w:ascii="Arial" w:hAnsi="Arial" w:cs="Arial"/>
          <w:b/>
          <w:noProof/>
          <w:sz w:val="22"/>
          <w:szCs w:val="22"/>
          <w:lang w:val="en-US"/>
        </w:rPr>
        <mc:AlternateContent>
          <mc:Choice Requires="wps">
            <w:drawing>
              <wp:anchor distT="0" distB="0" distL="114300" distR="114300" simplePos="0" relativeHeight="251637248" behindDoc="0" locked="0" layoutInCell="1" allowOverlap="1" wp14:anchorId="38717AC8" wp14:editId="1ACF39F9">
                <wp:simplePos x="0" y="0"/>
                <wp:positionH relativeFrom="column">
                  <wp:posOffset>175895</wp:posOffset>
                </wp:positionH>
                <wp:positionV relativeFrom="paragraph">
                  <wp:posOffset>58420</wp:posOffset>
                </wp:positionV>
                <wp:extent cx="1862455" cy="495300"/>
                <wp:effectExtent l="13970" t="10795" r="9525" b="17780"/>
                <wp:wrapNone/>
                <wp:docPr id="1422" name="Text Box 1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2455" cy="495300"/>
                        </a:xfrm>
                        <a:prstGeom prst="rect">
                          <a:avLst/>
                        </a:prstGeom>
                        <a:solidFill>
                          <a:srgbClr val="8DB3E2"/>
                        </a:solidFill>
                        <a:ln w="19050">
                          <a:solidFill>
                            <a:srgbClr val="000000"/>
                          </a:solidFill>
                          <a:miter lim="800000"/>
                          <a:headEnd/>
                          <a:tailEnd/>
                        </a:ln>
                      </wps:spPr>
                      <wps:txbx>
                        <w:txbxContent>
                          <w:p w14:paraId="77B30753" w14:textId="77777777" w:rsidR="00257BB1" w:rsidRPr="00C51C23" w:rsidRDefault="00257BB1" w:rsidP="00050716">
                            <w:pPr>
                              <w:rPr>
                                <w:rFonts w:ascii="Arial" w:hAnsi="Arial" w:cs="Arial"/>
                                <w:sz w:val="16"/>
                              </w:rPr>
                            </w:pPr>
                            <w:r>
                              <w:rPr>
                                <w:rFonts w:ascii="Arial" w:hAnsi="Arial" w:cs="Arial"/>
                                <w:sz w:val="16"/>
                              </w:rPr>
                              <w:t xml:space="preserve">Indication on the contract that this is for a Friday eVIC Scan.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717AC8" id="Text Box 1546" o:spid="_x0000_s1073" type="#_x0000_t202" style="position:absolute;margin-left:13.85pt;margin-top:4.6pt;width:146.65pt;height:39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" fillcolor="#8db3e2" strokeweight="1.5pt">
                <v:textbox>
                  <w:txbxContent>
                    <w:p w14:paraId="77B30753" w14:textId="77777777" w:rsidR="00257BB1" w:rsidRPr="00C51C23" w:rsidRDefault="00257BB1" w:rsidP="00050716">
                      <w:pPr>
                        <w:rPr>
                          <w:rFonts w:ascii="Arial" w:hAnsi="Arial" w:cs="Arial"/>
                          <w:sz w:val="16"/>
                        </w:rPr>
                      </w:pPr>
                      <w:r>
                        <w:rPr>
                          <w:rFonts w:ascii="Arial" w:hAnsi="Arial" w:cs="Arial"/>
                          <w:sz w:val="16"/>
                        </w:rPr>
                        <w:t xml:space="preserve">Indication on the contract that this is for a Friday eVIC Scan.  </w:t>
                      </w:r>
                    </w:p>
                  </w:txbxContent>
                </v:textbox>
              </v:shape>
            </w:pict>
          </mc:Fallback>
        </mc:AlternateContent>
      </w:r>
    </w:p>
    <w:p w14:paraId="2B90A266" w14:textId="77777777" w:rsidR="005E1A17" w:rsidRPr="00FB3017" w:rsidRDefault="005E1A17" w:rsidP="00DC5BE3">
      <w:pPr>
        <w:overflowPunct/>
        <w:autoSpaceDE/>
        <w:autoSpaceDN/>
        <w:adjustRightInd/>
        <w:textAlignment w:val="auto"/>
        <w:rPr>
          <w:rFonts w:ascii="Arial" w:hAnsi="Arial" w:cs="Arial"/>
          <w:b/>
          <w:noProof/>
          <w:sz w:val="22"/>
          <w:szCs w:val="22"/>
          <w:lang w:val="en-US"/>
        </w:rPr>
      </w:pPr>
    </w:p>
    <w:p w14:paraId="66B2E18B" w14:textId="77777777" w:rsidR="005E1A17" w:rsidRPr="00FB3017" w:rsidRDefault="005E1A17" w:rsidP="00DC5BE3">
      <w:pPr>
        <w:overflowPunct/>
        <w:autoSpaceDE/>
        <w:autoSpaceDN/>
        <w:adjustRightInd/>
        <w:textAlignment w:val="auto"/>
        <w:rPr>
          <w:rFonts w:ascii="Arial" w:hAnsi="Arial" w:cs="Arial"/>
          <w:b/>
          <w:noProof/>
          <w:sz w:val="22"/>
          <w:szCs w:val="22"/>
          <w:lang w:val="en-US"/>
        </w:rPr>
      </w:pPr>
    </w:p>
    <w:p w14:paraId="77837E10" w14:textId="77777777" w:rsidR="005E1A17" w:rsidRPr="00FB3017" w:rsidRDefault="005E1A17" w:rsidP="00DC5BE3">
      <w:pPr>
        <w:overflowPunct/>
        <w:autoSpaceDE/>
        <w:autoSpaceDN/>
        <w:adjustRightInd/>
        <w:textAlignment w:val="auto"/>
        <w:rPr>
          <w:rFonts w:ascii="Arial" w:hAnsi="Arial" w:cs="Arial"/>
          <w:b/>
          <w:noProof/>
          <w:sz w:val="22"/>
          <w:szCs w:val="22"/>
          <w:lang w:val="en-US"/>
        </w:rPr>
      </w:pPr>
    </w:p>
    <w:p w14:paraId="0A883396" w14:textId="06C2A2E6" w:rsidR="005E1A17" w:rsidRPr="00FB3017" w:rsidRDefault="005E1A17" w:rsidP="00DC5BE3">
      <w:pPr>
        <w:overflowPunct/>
        <w:autoSpaceDE/>
        <w:autoSpaceDN/>
        <w:adjustRightInd/>
        <w:textAlignment w:val="auto"/>
        <w:rPr>
          <w:rFonts w:ascii="Arial" w:hAnsi="Arial" w:cs="Arial"/>
          <w:b/>
          <w:noProof/>
          <w:sz w:val="22"/>
          <w:szCs w:val="22"/>
          <w:lang w:val="en-US"/>
        </w:rPr>
      </w:pPr>
    </w:p>
    <w:p w14:paraId="262FBA11" w14:textId="77777777" w:rsidR="005E1A17" w:rsidRPr="00FB3017" w:rsidRDefault="005E1A17" w:rsidP="00DC5BE3">
      <w:pPr>
        <w:overflowPunct/>
        <w:autoSpaceDE/>
        <w:autoSpaceDN/>
        <w:adjustRightInd/>
        <w:textAlignment w:val="auto"/>
        <w:rPr>
          <w:rFonts w:ascii="Arial" w:hAnsi="Arial" w:cs="Arial"/>
          <w:b/>
          <w:noProof/>
          <w:sz w:val="22"/>
          <w:szCs w:val="22"/>
          <w:lang w:val="en-US"/>
        </w:rPr>
      </w:pPr>
    </w:p>
    <w:p w14:paraId="1001D6FA" w14:textId="77777777" w:rsidR="00050716" w:rsidRPr="00FB3017" w:rsidRDefault="00050716" w:rsidP="00DC5BE3">
      <w:pPr>
        <w:overflowPunct/>
        <w:autoSpaceDE/>
        <w:autoSpaceDN/>
        <w:adjustRightInd/>
        <w:textAlignment w:val="auto"/>
        <w:rPr>
          <w:rFonts w:ascii="Arial" w:hAnsi="Arial" w:cs="Arial"/>
          <w:b/>
          <w:noProof/>
          <w:sz w:val="22"/>
          <w:szCs w:val="22"/>
          <w:lang w:val="en-US"/>
        </w:rPr>
      </w:pPr>
    </w:p>
    <w:p w14:paraId="31A0DC29" w14:textId="77777777" w:rsidR="00050716" w:rsidRPr="00FB3017" w:rsidRDefault="00050716" w:rsidP="00DC5BE3">
      <w:pPr>
        <w:overflowPunct/>
        <w:autoSpaceDE/>
        <w:autoSpaceDN/>
        <w:adjustRightInd/>
        <w:textAlignment w:val="auto"/>
        <w:rPr>
          <w:rFonts w:ascii="Arial" w:hAnsi="Arial" w:cs="Arial"/>
          <w:b/>
          <w:noProof/>
          <w:sz w:val="22"/>
          <w:szCs w:val="22"/>
          <w:lang w:val="en-US"/>
        </w:rPr>
      </w:pPr>
    </w:p>
    <w:p w14:paraId="032AD23C" w14:textId="77777777" w:rsidR="00330B36" w:rsidRDefault="00330B36">
      <w:pPr>
        <w:overflowPunct/>
        <w:autoSpaceDE/>
        <w:autoSpaceDN/>
        <w:adjustRightInd/>
        <w:textAlignment w:val="auto"/>
        <w:rPr>
          <w:rFonts w:ascii="Arial" w:hAnsi="Arial" w:cs="Arial"/>
          <w:b/>
          <w:noProof/>
          <w:sz w:val="22"/>
          <w:szCs w:val="22"/>
          <w:lang w:val="en-US"/>
        </w:rPr>
      </w:pPr>
      <w:r>
        <w:rPr>
          <w:rFonts w:ascii="Arial" w:hAnsi="Arial" w:cs="Arial"/>
          <w:b/>
          <w:noProof/>
          <w:sz w:val="22"/>
          <w:szCs w:val="22"/>
          <w:lang w:val="en-US"/>
        </w:rPr>
        <w:br w:type="page"/>
      </w:r>
    </w:p>
    <w:p w14:paraId="1CD00A43" w14:textId="406FC154" w:rsidR="006F270F" w:rsidRPr="00330B36" w:rsidRDefault="000E4813" w:rsidP="00651FC0">
      <w:pPr>
        <w:overflowPunct/>
        <w:autoSpaceDE/>
        <w:autoSpaceDN/>
        <w:adjustRightInd/>
        <w:textAlignment w:val="auto"/>
        <w:rPr>
          <w:rFonts w:ascii="Arial" w:hAnsi="Arial" w:cs="Arial"/>
          <w:noProof/>
          <w:szCs w:val="22"/>
          <w:lang w:val="en-US"/>
        </w:rPr>
      </w:pPr>
      <w:r w:rsidRPr="00330B36">
        <w:rPr>
          <w:rFonts w:ascii="Arial" w:hAnsi="Arial" w:cs="Arial"/>
          <w:b/>
          <w:noProof/>
          <w:szCs w:val="22"/>
          <w:lang w:val="en-US"/>
        </w:rPr>
        <w:lastRenderedPageBreak/>
        <w:t>3.2</w:t>
      </w:r>
      <w:r w:rsidR="006F270F" w:rsidRPr="00330B36">
        <w:rPr>
          <w:rFonts w:ascii="Arial" w:hAnsi="Arial" w:cs="Arial"/>
          <w:b/>
          <w:noProof/>
          <w:szCs w:val="22"/>
          <w:lang w:val="en-US"/>
        </w:rPr>
        <w:tab/>
      </w:r>
      <w:r w:rsidRPr="00330B36">
        <w:rPr>
          <w:rFonts w:ascii="Arial" w:hAnsi="Arial" w:cs="Arial"/>
          <w:b/>
          <w:noProof/>
          <w:szCs w:val="22"/>
          <w:lang w:val="en-US"/>
        </w:rPr>
        <w:t>Customer Contract for Scan, Example 5:</w:t>
      </w:r>
      <w:r w:rsidR="00330B36">
        <w:rPr>
          <w:rFonts w:ascii="Arial" w:hAnsi="Arial" w:cs="Arial"/>
          <w:b/>
          <w:noProof/>
          <w:szCs w:val="22"/>
          <w:lang w:val="en-US"/>
        </w:rPr>
        <w:t xml:space="preserve"> </w:t>
      </w:r>
      <w:r w:rsidR="006F270F" w:rsidRPr="00330B36">
        <w:rPr>
          <w:rFonts w:ascii="Arial" w:hAnsi="Arial" w:cs="Arial"/>
          <w:b/>
          <w:noProof/>
          <w:szCs w:val="22"/>
          <w:lang w:val="en-US"/>
        </w:rPr>
        <w:t xml:space="preserve">Note: </w:t>
      </w:r>
      <w:r w:rsidR="006F270F" w:rsidRPr="00330B36">
        <w:rPr>
          <w:rFonts w:ascii="Arial" w:hAnsi="Arial" w:cs="Arial"/>
          <w:noProof/>
          <w:szCs w:val="22"/>
          <w:lang w:val="en-US"/>
        </w:rPr>
        <w:t>For cleara</w:t>
      </w:r>
      <w:r w:rsidR="00EB2E29">
        <w:rPr>
          <w:rFonts w:ascii="Arial" w:hAnsi="Arial" w:cs="Arial"/>
          <w:noProof/>
          <w:szCs w:val="22"/>
          <w:lang w:val="en-US"/>
        </w:rPr>
        <w:t>n</w:t>
      </w:r>
      <w:r w:rsidR="006F270F" w:rsidRPr="00330B36">
        <w:rPr>
          <w:rFonts w:ascii="Arial" w:hAnsi="Arial" w:cs="Arial"/>
          <w:noProof/>
          <w:szCs w:val="22"/>
          <w:lang w:val="en-US"/>
        </w:rPr>
        <w:t>ce line on invoice only</w:t>
      </w:r>
    </w:p>
    <w:p w14:paraId="7426643C" w14:textId="77777777" w:rsidR="006F270F" w:rsidRPr="00FB3017" w:rsidRDefault="006F270F" w:rsidP="006F270F">
      <w:pPr>
        <w:tabs>
          <w:tab w:val="left" w:pos="720"/>
          <w:tab w:val="left" w:pos="1440"/>
          <w:tab w:val="left" w:pos="2160"/>
          <w:tab w:val="left" w:pos="2880"/>
          <w:tab w:val="left" w:pos="3600"/>
          <w:tab w:val="left" w:pos="4320"/>
          <w:tab w:val="center" w:pos="5379"/>
        </w:tabs>
        <w:overflowPunct/>
        <w:autoSpaceDE/>
        <w:autoSpaceDN/>
        <w:adjustRightInd/>
        <w:textAlignment w:val="auto"/>
        <w:rPr>
          <w:rFonts w:ascii="Arial" w:hAnsi="Arial" w:cs="Arial"/>
          <w:noProof/>
          <w:sz w:val="22"/>
          <w:szCs w:val="22"/>
          <w:lang w:val="en-US"/>
        </w:rPr>
      </w:pPr>
    </w:p>
    <w:p w14:paraId="7FE055F8" w14:textId="77777777" w:rsidR="00330B36" w:rsidRDefault="00330B36">
      <w:pPr>
        <w:overflowPunct/>
        <w:autoSpaceDE/>
        <w:autoSpaceDN/>
        <w:adjustRightInd/>
        <w:textAlignment w:val="auto"/>
        <w:rPr>
          <w:rFonts w:ascii="Arial" w:hAnsi="Arial" w:cs="Arial"/>
          <w:noProof/>
          <w:sz w:val="22"/>
          <w:szCs w:val="22"/>
          <w:lang w:val="en-US"/>
        </w:rPr>
      </w:pPr>
      <w:r w:rsidRPr="00FB3017">
        <w:rPr>
          <w:rFonts w:ascii="Arial" w:hAnsi="Arial" w:cs="Arial"/>
          <w:noProof/>
          <w:sz w:val="22"/>
          <w:szCs w:val="22"/>
          <w:lang w:val="en-US"/>
        </w:rPr>
        <mc:AlternateContent>
          <mc:Choice Requires="wps">
            <w:drawing>
              <wp:anchor distT="0" distB="0" distL="114300" distR="114300" simplePos="0" relativeHeight="251771392" behindDoc="0" locked="0" layoutInCell="1" allowOverlap="1" wp14:anchorId="637C63F6" wp14:editId="7B56E651">
                <wp:simplePos x="0" y="0"/>
                <wp:positionH relativeFrom="column">
                  <wp:posOffset>3587750</wp:posOffset>
                </wp:positionH>
                <wp:positionV relativeFrom="paragraph">
                  <wp:posOffset>3836035</wp:posOffset>
                </wp:positionV>
                <wp:extent cx="1080135" cy="426720"/>
                <wp:effectExtent l="0" t="0" r="24765" b="11430"/>
                <wp:wrapNone/>
                <wp:docPr id="1393" name="Text Box 20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135" cy="426720"/>
                        </a:xfrm>
                        <a:prstGeom prst="rect">
                          <a:avLst/>
                        </a:prstGeom>
                        <a:solidFill>
                          <a:srgbClr val="8DB3E2"/>
                        </a:solidFill>
                        <a:ln w="19050">
                          <a:solidFill>
                            <a:srgbClr val="000000"/>
                          </a:solidFill>
                          <a:miter lim="800000"/>
                          <a:headEnd/>
                          <a:tailEnd/>
                        </a:ln>
                      </wps:spPr>
                      <wps:txbx>
                        <w:txbxContent>
                          <w:p w14:paraId="1FEF0DF0" w14:textId="77777777" w:rsidR="00257BB1" w:rsidRPr="00C51C23" w:rsidRDefault="00257BB1" w:rsidP="006F270F">
                            <w:pPr>
                              <w:rPr>
                                <w:rFonts w:ascii="Arial" w:hAnsi="Arial" w:cs="Arial"/>
                                <w:sz w:val="16"/>
                              </w:rPr>
                            </w:pPr>
                            <w:r>
                              <w:rPr>
                                <w:rFonts w:ascii="Arial" w:hAnsi="Arial" w:cs="Arial"/>
                                <w:sz w:val="16"/>
                              </w:rPr>
                              <w:t xml:space="preserve">Contract start and end dates.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7C63F6" id="Text Box 2019" o:spid="_x0000_s1074" type="#_x0000_t202" style="position:absolute;margin-left:282.5pt;margin-top:302.05pt;width:85.05pt;height:33.6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" fillcolor="#8db3e2" strokeweight="1.5pt">
                <v:textbox>
                  <w:txbxContent>
                    <w:p w14:paraId="1FEF0DF0" w14:textId="77777777" w:rsidR="00257BB1" w:rsidRPr="00C51C23" w:rsidRDefault="00257BB1" w:rsidP="006F270F">
                      <w:pPr>
                        <w:rPr>
                          <w:rFonts w:ascii="Arial" w:hAnsi="Arial" w:cs="Arial"/>
                          <w:sz w:val="16"/>
                        </w:rPr>
                      </w:pPr>
                      <w:r>
                        <w:rPr>
                          <w:rFonts w:ascii="Arial" w:hAnsi="Arial" w:cs="Arial"/>
                          <w:sz w:val="16"/>
                        </w:rPr>
                        <w:t xml:space="preserve">Contract start and end dates.  </w:t>
                      </w:r>
                    </w:p>
                  </w:txbxContent>
                </v:textbox>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765248" behindDoc="0" locked="0" layoutInCell="1" allowOverlap="1" wp14:anchorId="2D428B17" wp14:editId="4FCEBA78">
                <wp:simplePos x="0" y="0"/>
                <wp:positionH relativeFrom="column">
                  <wp:posOffset>1652270</wp:posOffset>
                </wp:positionH>
                <wp:positionV relativeFrom="paragraph">
                  <wp:posOffset>3386455</wp:posOffset>
                </wp:positionV>
                <wp:extent cx="1518920" cy="594360"/>
                <wp:effectExtent l="0" t="0" r="24130" b="15240"/>
                <wp:wrapNone/>
                <wp:docPr id="1394" name="Text Box 20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594360"/>
                        </a:xfrm>
                        <a:prstGeom prst="rect">
                          <a:avLst/>
                        </a:prstGeom>
                        <a:solidFill>
                          <a:srgbClr val="8DB3E2"/>
                        </a:solidFill>
                        <a:ln w="19050">
                          <a:solidFill>
                            <a:srgbClr val="000000"/>
                          </a:solidFill>
                          <a:miter lim="800000"/>
                          <a:headEnd/>
                          <a:tailEnd/>
                        </a:ln>
                      </wps:spPr>
                      <wps:txbx>
                        <w:txbxContent>
                          <w:p w14:paraId="7B22F6D8" w14:textId="77777777" w:rsidR="00257BB1" w:rsidRPr="00C51C23" w:rsidRDefault="00257BB1" w:rsidP="006F270F">
                            <w:pPr>
                              <w:rPr>
                                <w:rFonts w:ascii="Arial" w:hAnsi="Arial" w:cs="Arial"/>
                                <w:sz w:val="16"/>
                              </w:rPr>
                            </w:pPr>
                            <w:r>
                              <w:rPr>
                                <w:rFonts w:ascii="Arial" w:hAnsi="Arial" w:cs="Arial"/>
                                <w:sz w:val="16"/>
                              </w:rPr>
                              <w:t xml:space="preserve">The description on the contract should be relevant to the description on the Customer Invoice.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428B17" id="Text Box 2013" o:spid="_x0000_s1075" type="#_x0000_t202" style="position:absolute;margin-left:130.1pt;margin-top:266.65pt;width:119.6pt;height:46.8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" fillcolor="#8db3e2" strokeweight="1.5pt">
                <v:textbox>
                  <w:txbxContent>
                    <w:p w14:paraId="7B22F6D8" w14:textId="77777777" w:rsidR="00257BB1" w:rsidRPr="00C51C23" w:rsidRDefault="00257BB1" w:rsidP="006F270F">
                      <w:pPr>
                        <w:rPr>
                          <w:rFonts w:ascii="Arial" w:hAnsi="Arial" w:cs="Arial"/>
                          <w:sz w:val="16"/>
                        </w:rPr>
                      </w:pPr>
                      <w:r>
                        <w:rPr>
                          <w:rFonts w:ascii="Arial" w:hAnsi="Arial" w:cs="Arial"/>
                          <w:sz w:val="16"/>
                        </w:rPr>
                        <w:t xml:space="preserve">The description on the contract should be relevant to the description on the Customer Invoice.  </w:t>
                      </w:r>
                    </w:p>
                  </w:txbxContent>
                </v:textbox>
              </v:shape>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772416" behindDoc="0" locked="0" layoutInCell="1" allowOverlap="1" wp14:anchorId="373D9055" wp14:editId="48D46FF9">
                <wp:simplePos x="0" y="0"/>
                <wp:positionH relativeFrom="column">
                  <wp:posOffset>3355340</wp:posOffset>
                </wp:positionH>
                <wp:positionV relativeFrom="paragraph">
                  <wp:posOffset>2418080</wp:posOffset>
                </wp:positionV>
                <wp:extent cx="578485" cy="1413510"/>
                <wp:effectExtent l="12065" t="17780" r="66675" b="45085"/>
                <wp:wrapNone/>
                <wp:docPr id="1401" name="AutoShape 20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8485" cy="141351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FC4F846" id="AutoShape 2020" o:spid="_x0000_s1026" type="#_x0000_t32" style="position:absolute;margin-left:264.2pt;margin-top:190.4pt;width:45.55pt;height:111.3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" strokeweight="1.5pt">
                <v:stroke endarrow="block"/>
              </v:shape>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766272" behindDoc="0" locked="0" layoutInCell="1" allowOverlap="1" wp14:anchorId="0149FEEF" wp14:editId="18D89041">
                <wp:simplePos x="0" y="0"/>
                <wp:positionH relativeFrom="column">
                  <wp:posOffset>2305050</wp:posOffset>
                </wp:positionH>
                <wp:positionV relativeFrom="paragraph">
                  <wp:posOffset>2418080</wp:posOffset>
                </wp:positionV>
                <wp:extent cx="0" cy="973455"/>
                <wp:effectExtent l="57150" t="17780" r="57150" b="27940"/>
                <wp:wrapNone/>
                <wp:docPr id="1400" name="AutoShape 20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7345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4817CEC" id="AutoShape 2014" o:spid="_x0000_s1026" type="#_x0000_t32" style="position:absolute;margin-left:181.5pt;margin-top:190.4pt;width:0;height:76.65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" strokeweight="1.5pt">
                <v:stroke endarrow="block"/>
              </v:shape>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764224" behindDoc="0" locked="0" layoutInCell="1" allowOverlap="1" wp14:anchorId="56A969BA" wp14:editId="4722DD90">
                <wp:simplePos x="0" y="0"/>
                <wp:positionH relativeFrom="column">
                  <wp:posOffset>1723390</wp:posOffset>
                </wp:positionH>
                <wp:positionV relativeFrom="paragraph">
                  <wp:posOffset>2086610</wp:posOffset>
                </wp:positionV>
                <wp:extent cx="1266825" cy="331470"/>
                <wp:effectExtent l="18415" t="10160" r="10160" b="10795"/>
                <wp:wrapNone/>
                <wp:docPr id="1399" name="Rectangle 20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266825" cy="33147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55F337A" id="Rectangle 2012" o:spid="_x0000_s1026" style="position:absolute;margin-left:135.7pt;margin-top:164.3pt;width:99.75pt;height:26.1pt;flip:y;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" filled="f" strokecolor="red" strokeweight="1.5pt"/>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770368" behindDoc="0" locked="0" layoutInCell="1" allowOverlap="1" wp14:anchorId="7D2ED283" wp14:editId="1F9AAFE3">
                <wp:simplePos x="0" y="0"/>
                <wp:positionH relativeFrom="column">
                  <wp:posOffset>2990215</wp:posOffset>
                </wp:positionH>
                <wp:positionV relativeFrom="paragraph">
                  <wp:posOffset>2086610</wp:posOffset>
                </wp:positionV>
                <wp:extent cx="688975" cy="331470"/>
                <wp:effectExtent l="18415" t="10160" r="16510" b="10795"/>
                <wp:wrapNone/>
                <wp:docPr id="1398" name="Rectangle 20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88975" cy="33147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6DE847B" id="Rectangle 2018" o:spid="_x0000_s1026" style="position:absolute;margin-left:235.45pt;margin-top:164.3pt;width:54.25pt;height:26.1pt;flip:y;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" filled="f" strokecolor="red" strokeweight="1.5pt"/>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767296" behindDoc="0" locked="0" layoutInCell="1" allowOverlap="1" wp14:anchorId="57485607" wp14:editId="0C5A5163">
                <wp:simplePos x="0" y="0"/>
                <wp:positionH relativeFrom="column">
                  <wp:posOffset>4552315</wp:posOffset>
                </wp:positionH>
                <wp:positionV relativeFrom="paragraph">
                  <wp:posOffset>1715135</wp:posOffset>
                </wp:positionV>
                <wp:extent cx="324485" cy="371475"/>
                <wp:effectExtent l="18415" t="10160" r="9525" b="18415"/>
                <wp:wrapNone/>
                <wp:docPr id="1397" name="Rectangle 20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24485" cy="37147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DDDA6F2" id="Rectangle 2015" o:spid="_x0000_s1026" style="position:absolute;margin-left:358.45pt;margin-top:135.05pt;width:25.55pt;height:29.25pt;flip:y;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" filled="f" strokecolor="red" strokeweight="1.5pt"/>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769344" behindDoc="0" locked="0" layoutInCell="1" allowOverlap="1" wp14:anchorId="176D8299" wp14:editId="7FF10619">
                <wp:simplePos x="0" y="0"/>
                <wp:positionH relativeFrom="column">
                  <wp:posOffset>4791075</wp:posOffset>
                </wp:positionH>
                <wp:positionV relativeFrom="paragraph">
                  <wp:posOffset>2086610</wp:posOffset>
                </wp:positionV>
                <wp:extent cx="635" cy="640080"/>
                <wp:effectExtent l="57150" t="10160" r="66040" b="26035"/>
                <wp:wrapNone/>
                <wp:docPr id="1396" name="AutoShape 20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400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6F7D4E5" id="AutoShape 2017" o:spid="_x0000_s1026" type="#_x0000_t32" style="position:absolute;margin-left:377.25pt;margin-top:164.3pt;width:.05pt;height:50.4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" strokeweight="1.5pt">
                <v:stroke endarrow="block"/>
              </v:shape>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768320" behindDoc="0" locked="0" layoutInCell="1" allowOverlap="1" wp14:anchorId="7D293CA0" wp14:editId="5C83E3B1">
                <wp:simplePos x="0" y="0"/>
                <wp:positionH relativeFrom="column">
                  <wp:posOffset>4044315</wp:posOffset>
                </wp:positionH>
                <wp:positionV relativeFrom="paragraph">
                  <wp:posOffset>2726690</wp:posOffset>
                </wp:positionV>
                <wp:extent cx="1080135" cy="312420"/>
                <wp:effectExtent l="15240" t="12065" r="9525" b="18415"/>
                <wp:wrapNone/>
                <wp:docPr id="1395" name="Text Box 20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135" cy="312420"/>
                        </a:xfrm>
                        <a:prstGeom prst="rect">
                          <a:avLst/>
                        </a:prstGeom>
                        <a:solidFill>
                          <a:srgbClr val="8DB3E2"/>
                        </a:solidFill>
                        <a:ln w="19050">
                          <a:solidFill>
                            <a:srgbClr val="000000"/>
                          </a:solidFill>
                          <a:miter lim="800000"/>
                          <a:headEnd/>
                          <a:tailEnd/>
                        </a:ln>
                      </wps:spPr>
                      <wps:txbx>
                        <w:txbxContent>
                          <w:p w14:paraId="3D6D9267" w14:textId="77777777" w:rsidR="00257BB1" w:rsidRPr="00C51C23" w:rsidRDefault="00257BB1" w:rsidP="006F270F">
                            <w:pPr>
                              <w:rPr>
                                <w:rFonts w:ascii="Arial" w:hAnsi="Arial" w:cs="Arial"/>
                                <w:sz w:val="16"/>
                              </w:rPr>
                            </w:pPr>
                            <w:r>
                              <w:rPr>
                                <w:rFonts w:ascii="Arial" w:hAnsi="Arial" w:cs="Arial"/>
                                <w:sz w:val="16"/>
                              </w:rPr>
                              <w:t xml:space="preserve">Scan rate per Unit.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293CA0" id="_x0000_s1076" type="#_x0000_t202" style="position:absolute;margin-left:318.45pt;margin-top:214.7pt;width:85.05pt;height:24.6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" fillcolor="#8db3e2" strokeweight="1.5pt">
                <v:textbox>
                  <w:txbxContent>
                    <w:p w14:paraId="3D6D9267" w14:textId="77777777" w:rsidR="00257BB1" w:rsidRPr="00C51C23" w:rsidRDefault="00257BB1" w:rsidP="006F270F">
                      <w:pPr>
                        <w:rPr>
                          <w:rFonts w:ascii="Arial" w:hAnsi="Arial" w:cs="Arial"/>
                          <w:sz w:val="16"/>
                        </w:rPr>
                      </w:pPr>
                      <w:r>
                        <w:rPr>
                          <w:rFonts w:ascii="Arial" w:hAnsi="Arial" w:cs="Arial"/>
                          <w:sz w:val="16"/>
                        </w:rPr>
                        <w:t xml:space="preserve">Scan rate per Unit.  </w:t>
                      </w:r>
                    </w:p>
                  </w:txbxContent>
                </v:textbox>
              </v:shape>
            </w:pict>
          </mc:Fallback>
        </mc:AlternateContent>
      </w:r>
      <w:r w:rsidR="006F270F" w:rsidRPr="00FB3017">
        <w:rPr>
          <w:rFonts w:ascii="Arial" w:hAnsi="Arial" w:cs="Arial"/>
          <w:noProof/>
          <w:sz w:val="22"/>
          <w:szCs w:val="22"/>
          <w:lang w:val="en-US"/>
        </w:rPr>
        <w:drawing>
          <wp:inline distT="0" distB="0" distL="0" distR="0" wp14:anchorId="6FD1B05D" wp14:editId="4AC2EBD2">
            <wp:extent cx="6831965" cy="2457110"/>
            <wp:effectExtent l="19050" t="19050" r="26035" b="19685"/>
            <wp:docPr id="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9" cstate="print">
                      <a:extLst>
                        <a:ext uri="{BEBA8EAE-BF5A-486C-A8C5-ECC9F3942E4B}">
                          <a14:imgProps xmlns:a14="http://schemas.microsoft.com/office/drawing/2010/main">
                            <a14:imgLayer r:embed="rId70">
                              <a14:imgEffect>
                                <a14:saturation sat="0"/>
                              </a14:imgEffect>
                            </a14:imgLayer>
                          </a14:imgProps>
                        </a:ext>
                      </a:extLst>
                    </a:blip>
                    <a:srcRect/>
                    <a:stretch>
                      <a:fillRect/>
                    </a:stretch>
                  </pic:blipFill>
                  <pic:spPr bwMode="auto">
                    <a:xfrm>
                      <a:off x="0" y="0"/>
                      <a:ext cx="6831965" cy="2457110"/>
                    </a:xfrm>
                    <a:prstGeom prst="rect">
                      <a:avLst/>
                    </a:prstGeom>
                    <a:noFill/>
                    <a:ln w="9525">
                      <a:solidFill>
                        <a:schemeClr val="tx1"/>
                      </a:solidFill>
                      <a:miter lim="800000"/>
                      <a:headEnd/>
                      <a:tailEnd/>
                    </a:ln>
                  </pic:spPr>
                </pic:pic>
              </a:graphicData>
            </a:graphic>
          </wp:inline>
        </w:drawing>
      </w:r>
    </w:p>
    <w:p w14:paraId="5C4EF4D1" w14:textId="77777777" w:rsidR="00330B36" w:rsidRDefault="00330B36">
      <w:pPr>
        <w:overflowPunct/>
        <w:autoSpaceDE/>
        <w:autoSpaceDN/>
        <w:adjustRightInd/>
        <w:textAlignment w:val="auto"/>
        <w:rPr>
          <w:rFonts w:ascii="Arial" w:hAnsi="Arial" w:cs="Arial"/>
          <w:noProof/>
          <w:sz w:val="22"/>
          <w:szCs w:val="22"/>
          <w:lang w:val="en-US"/>
        </w:rPr>
      </w:pPr>
    </w:p>
    <w:p w14:paraId="5C12DB27" w14:textId="77777777" w:rsidR="00330B36" w:rsidRDefault="00330B36">
      <w:pPr>
        <w:overflowPunct/>
        <w:autoSpaceDE/>
        <w:autoSpaceDN/>
        <w:adjustRightInd/>
        <w:textAlignment w:val="auto"/>
        <w:rPr>
          <w:rFonts w:ascii="Arial" w:hAnsi="Arial" w:cs="Arial"/>
          <w:noProof/>
          <w:sz w:val="22"/>
          <w:szCs w:val="22"/>
          <w:lang w:val="en-US"/>
        </w:rPr>
      </w:pPr>
    </w:p>
    <w:p w14:paraId="5A6E5037" w14:textId="77777777" w:rsidR="00330B36" w:rsidRDefault="00330B36">
      <w:pPr>
        <w:overflowPunct/>
        <w:autoSpaceDE/>
        <w:autoSpaceDN/>
        <w:adjustRightInd/>
        <w:textAlignment w:val="auto"/>
        <w:rPr>
          <w:rFonts w:ascii="Arial" w:hAnsi="Arial" w:cs="Arial"/>
          <w:noProof/>
          <w:sz w:val="22"/>
          <w:szCs w:val="22"/>
          <w:lang w:val="en-US"/>
        </w:rPr>
      </w:pPr>
    </w:p>
    <w:p w14:paraId="55084125" w14:textId="77777777" w:rsidR="00330B36" w:rsidRDefault="00330B36">
      <w:pPr>
        <w:overflowPunct/>
        <w:autoSpaceDE/>
        <w:autoSpaceDN/>
        <w:adjustRightInd/>
        <w:textAlignment w:val="auto"/>
        <w:rPr>
          <w:rFonts w:ascii="Arial" w:hAnsi="Arial" w:cs="Arial"/>
          <w:noProof/>
          <w:sz w:val="22"/>
          <w:szCs w:val="22"/>
          <w:lang w:val="en-US"/>
        </w:rPr>
      </w:pPr>
    </w:p>
    <w:p w14:paraId="38B80940" w14:textId="77777777" w:rsidR="00330B36" w:rsidRDefault="00330B36">
      <w:pPr>
        <w:overflowPunct/>
        <w:autoSpaceDE/>
        <w:autoSpaceDN/>
        <w:adjustRightInd/>
        <w:textAlignment w:val="auto"/>
        <w:rPr>
          <w:rFonts w:ascii="Arial" w:hAnsi="Arial" w:cs="Arial"/>
          <w:noProof/>
          <w:sz w:val="22"/>
          <w:szCs w:val="22"/>
          <w:lang w:val="en-US"/>
        </w:rPr>
      </w:pPr>
    </w:p>
    <w:p w14:paraId="0747A9CE" w14:textId="77777777" w:rsidR="00330B36" w:rsidRDefault="00330B36">
      <w:pPr>
        <w:overflowPunct/>
        <w:autoSpaceDE/>
        <w:autoSpaceDN/>
        <w:adjustRightInd/>
        <w:textAlignment w:val="auto"/>
        <w:rPr>
          <w:rFonts w:ascii="Arial" w:hAnsi="Arial" w:cs="Arial"/>
          <w:noProof/>
          <w:sz w:val="22"/>
          <w:szCs w:val="22"/>
          <w:lang w:val="en-US"/>
        </w:rPr>
      </w:pPr>
    </w:p>
    <w:p w14:paraId="6349F73C" w14:textId="77777777" w:rsidR="00330B36" w:rsidRDefault="00330B36">
      <w:pPr>
        <w:overflowPunct/>
        <w:autoSpaceDE/>
        <w:autoSpaceDN/>
        <w:adjustRightInd/>
        <w:textAlignment w:val="auto"/>
        <w:rPr>
          <w:rFonts w:ascii="Arial" w:hAnsi="Arial" w:cs="Arial"/>
          <w:noProof/>
          <w:sz w:val="22"/>
          <w:szCs w:val="22"/>
          <w:lang w:val="en-US"/>
        </w:rPr>
      </w:pPr>
    </w:p>
    <w:p w14:paraId="279EA9DE" w14:textId="77777777" w:rsidR="00330B36" w:rsidRDefault="00330B36">
      <w:pPr>
        <w:overflowPunct/>
        <w:autoSpaceDE/>
        <w:autoSpaceDN/>
        <w:adjustRightInd/>
        <w:textAlignment w:val="auto"/>
        <w:rPr>
          <w:rFonts w:ascii="Arial" w:hAnsi="Arial" w:cs="Arial"/>
          <w:noProof/>
          <w:sz w:val="22"/>
          <w:szCs w:val="22"/>
          <w:lang w:val="en-US"/>
        </w:rPr>
      </w:pPr>
    </w:p>
    <w:p w14:paraId="0CE760CD" w14:textId="77777777" w:rsidR="00330B36" w:rsidRDefault="00330B36">
      <w:pPr>
        <w:overflowPunct/>
        <w:autoSpaceDE/>
        <w:autoSpaceDN/>
        <w:adjustRightInd/>
        <w:textAlignment w:val="auto"/>
        <w:rPr>
          <w:rFonts w:ascii="Arial" w:hAnsi="Arial" w:cs="Arial"/>
          <w:noProof/>
          <w:sz w:val="22"/>
          <w:szCs w:val="22"/>
          <w:lang w:val="en-US"/>
        </w:rPr>
      </w:pPr>
    </w:p>
    <w:p w14:paraId="23793FF6" w14:textId="77777777" w:rsidR="00330B36" w:rsidRDefault="00330B36">
      <w:pPr>
        <w:overflowPunct/>
        <w:autoSpaceDE/>
        <w:autoSpaceDN/>
        <w:adjustRightInd/>
        <w:textAlignment w:val="auto"/>
        <w:rPr>
          <w:rFonts w:ascii="Arial" w:hAnsi="Arial" w:cs="Arial"/>
          <w:noProof/>
          <w:sz w:val="22"/>
          <w:szCs w:val="22"/>
          <w:lang w:val="en-US"/>
        </w:rPr>
      </w:pPr>
    </w:p>
    <w:p w14:paraId="7D978FA3" w14:textId="77777777" w:rsidR="00330B36" w:rsidRDefault="00330B36">
      <w:pPr>
        <w:overflowPunct/>
        <w:autoSpaceDE/>
        <w:autoSpaceDN/>
        <w:adjustRightInd/>
        <w:textAlignment w:val="auto"/>
        <w:rPr>
          <w:rFonts w:ascii="Arial" w:hAnsi="Arial" w:cs="Arial"/>
          <w:noProof/>
          <w:sz w:val="22"/>
          <w:szCs w:val="22"/>
          <w:lang w:val="en-US"/>
        </w:rPr>
      </w:pPr>
    </w:p>
    <w:p w14:paraId="3A6E6729" w14:textId="77777777" w:rsidR="00330B36" w:rsidRDefault="00330B36">
      <w:pPr>
        <w:overflowPunct/>
        <w:autoSpaceDE/>
        <w:autoSpaceDN/>
        <w:adjustRightInd/>
        <w:textAlignment w:val="auto"/>
        <w:rPr>
          <w:rFonts w:ascii="Arial" w:hAnsi="Arial" w:cs="Arial"/>
          <w:noProof/>
          <w:sz w:val="22"/>
          <w:szCs w:val="22"/>
          <w:lang w:val="en-US"/>
        </w:rPr>
      </w:pPr>
    </w:p>
    <w:p w14:paraId="38786EFB" w14:textId="1FC41A72" w:rsidR="00EB2E29" w:rsidRDefault="00EB2E29">
      <w:pPr>
        <w:overflowPunct/>
        <w:autoSpaceDE/>
        <w:autoSpaceDN/>
        <w:adjustRightInd/>
        <w:textAlignment w:val="auto"/>
        <w:rPr>
          <w:rFonts w:ascii="Arial" w:hAnsi="Arial" w:cs="Arial"/>
          <w:noProof/>
          <w:sz w:val="22"/>
          <w:szCs w:val="22"/>
          <w:lang w:val="en-US"/>
        </w:rPr>
      </w:pPr>
      <w:r>
        <w:rPr>
          <w:rFonts w:ascii="Arial" w:hAnsi="Arial" w:cs="Arial"/>
          <w:noProof/>
          <w:sz w:val="22"/>
          <w:szCs w:val="22"/>
          <w:lang w:val="en-US"/>
        </w:rPr>
        <w:br w:type="page"/>
      </w:r>
    </w:p>
    <w:p w14:paraId="7E767306" w14:textId="6654F2B9" w:rsidR="00EB2E29" w:rsidRDefault="00EB2E29" w:rsidP="00EB2E29">
      <w:pPr>
        <w:overflowPunct/>
        <w:autoSpaceDE/>
        <w:autoSpaceDN/>
        <w:adjustRightInd/>
        <w:textAlignment w:val="auto"/>
        <w:rPr>
          <w:rFonts w:ascii="Arial" w:hAnsi="Arial" w:cs="Arial"/>
          <w:b/>
          <w:noProof/>
          <w:lang w:val="en-US"/>
        </w:rPr>
      </w:pPr>
      <w:r w:rsidRPr="00FB3017">
        <w:rPr>
          <w:rFonts w:ascii="Arial" w:hAnsi="Arial" w:cs="Arial"/>
          <w:b/>
          <w:noProof/>
          <w:lang w:val="en-US"/>
        </w:rPr>
        <w:lastRenderedPageBreak/>
        <w:t>3.1</w:t>
      </w:r>
      <w:r w:rsidRPr="00FB3017">
        <w:rPr>
          <w:rFonts w:ascii="Arial" w:hAnsi="Arial" w:cs="Arial"/>
          <w:b/>
          <w:noProof/>
          <w:lang w:val="en-US"/>
        </w:rPr>
        <w:tab/>
        <w:t xml:space="preserve">Customer </w:t>
      </w:r>
      <w:r>
        <w:rPr>
          <w:rFonts w:ascii="Arial" w:hAnsi="Arial" w:cs="Arial"/>
          <w:b/>
          <w:noProof/>
          <w:lang w:val="en-US"/>
        </w:rPr>
        <w:t>Contract</w:t>
      </w:r>
      <w:r w:rsidRPr="00FB3017">
        <w:rPr>
          <w:rFonts w:ascii="Arial" w:hAnsi="Arial" w:cs="Arial"/>
          <w:b/>
          <w:noProof/>
          <w:lang w:val="en-US"/>
        </w:rPr>
        <w:t xml:space="preserve"> for Scan</w:t>
      </w:r>
      <w:r>
        <w:rPr>
          <w:rFonts w:ascii="Arial" w:hAnsi="Arial" w:cs="Arial"/>
          <w:b/>
          <w:noProof/>
          <w:lang w:val="en-US"/>
        </w:rPr>
        <w:t>, Example 6</w:t>
      </w:r>
      <w:r w:rsidRPr="00FB3017">
        <w:rPr>
          <w:rFonts w:ascii="Arial" w:hAnsi="Arial" w:cs="Arial"/>
          <w:b/>
          <w:noProof/>
          <w:lang w:val="en-US"/>
        </w:rPr>
        <w:t>:</w:t>
      </w:r>
    </w:p>
    <w:p w14:paraId="2127A3B8" w14:textId="77777777" w:rsidR="00EB2E29" w:rsidRPr="00FB3017" w:rsidRDefault="00EB2E29" w:rsidP="00EB2E29">
      <w:pPr>
        <w:overflowPunct/>
        <w:autoSpaceDE/>
        <w:autoSpaceDN/>
        <w:adjustRightInd/>
        <w:textAlignment w:val="auto"/>
        <w:rPr>
          <w:rFonts w:ascii="Arial" w:hAnsi="Arial" w:cs="Arial"/>
          <w:b/>
          <w:noProof/>
          <w:lang w:val="en-US"/>
        </w:rPr>
      </w:pPr>
      <w:r w:rsidRPr="00FB3017">
        <w:rPr>
          <w:rFonts w:ascii="Arial" w:hAnsi="Arial" w:cs="Arial"/>
          <w:b/>
          <w:noProof/>
          <w:sz w:val="22"/>
          <w:szCs w:val="22"/>
          <w:lang w:val="en-US"/>
        </w:rPr>
        <mc:AlternateContent>
          <mc:Choice Requires="wps">
            <w:drawing>
              <wp:anchor distT="0" distB="0" distL="114300" distR="114300" simplePos="0" relativeHeight="252291584" behindDoc="0" locked="0" layoutInCell="1" allowOverlap="1" wp14:anchorId="5DA56CAA" wp14:editId="2E469824">
                <wp:simplePos x="0" y="0"/>
                <wp:positionH relativeFrom="column">
                  <wp:posOffset>1784823</wp:posOffset>
                </wp:positionH>
                <wp:positionV relativeFrom="paragraph">
                  <wp:posOffset>4707121</wp:posOffset>
                </wp:positionV>
                <wp:extent cx="2925061" cy="1754372"/>
                <wp:effectExtent l="0" t="0" r="27940" b="17780"/>
                <wp:wrapNone/>
                <wp:docPr id="1491" name="Rectangle 14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925061" cy="1754372"/>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96AC98F" id="Rectangle 1444" o:spid="_x0000_s1026" style="position:absolute;margin-left:140.55pt;margin-top:370.65pt;width:230.3pt;height:138.15pt;flip:y;z-index:25229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" filled="f" strokecolor="red" strokeweight="1.5pt"/>
            </w:pict>
          </mc:Fallback>
        </mc:AlternateContent>
      </w:r>
      <w:r>
        <w:rPr>
          <w:noProof/>
        </w:rPr>
        <w:drawing>
          <wp:inline distT="0" distB="0" distL="0" distR="0" wp14:anchorId="65476382" wp14:editId="7EC16889">
            <wp:extent cx="7102475" cy="6987806"/>
            <wp:effectExtent l="19050" t="19050" r="22225" b="22860"/>
            <wp:docPr id="1437" name="Picture 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7113622" cy="6998773"/>
                    </a:xfrm>
                    <a:prstGeom prst="rect">
                      <a:avLst/>
                    </a:prstGeom>
                    <a:ln w="12700">
                      <a:solidFill>
                        <a:schemeClr val="tx1"/>
                      </a:solidFill>
                    </a:ln>
                  </pic:spPr>
                </pic:pic>
              </a:graphicData>
            </a:graphic>
          </wp:inline>
        </w:drawing>
      </w:r>
    </w:p>
    <w:p w14:paraId="08C08B1C" w14:textId="77777777" w:rsidR="00EB2E29" w:rsidRPr="00FB3017" w:rsidRDefault="00EB2E29" w:rsidP="00EB2E29">
      <w:pPr>
        <w:ind w:left="1620"/>
        <w:jc w:val="both"/>
        <w:rPr>
          <w:rFonts w:ascii="Arial" w:hAnsi="Arial" w:cs="Arial"/>
          <w:noProof/>
          <w:sz w:val="22"/>
          <w:szCs w:val="22"/>
          <w:lang w:val="en-US"/>
        </w:rPr>
      </w:pPr>
    </w:p>
    <w:p w14:paraId="41373844" w14:textId="77777777" w:rsidR="00330B36" w:rsidRDefault="00330B36">
      <w:pPr>
        <w:overflowPunct/>
        <w:autoSpaceDE/>
        <w:autoSpaceDN/>
        <w:adjustRightInd/>
        <w:textAlignment w:val="auto"/>
        <w:rPr>
          <w:rFonts w:ascii="Arial" w:hAnsi="Arial" w:cs="Arial"/>
          <w:noProof/>
          <w:sz w:val="22"/>
          <w:szCs w:val="22"/>
          <w:lang w:val="en-US"/>
        </w:rPr>
      </w:pPr>
    </w:p>
    <w:p w14:paraId="7F4659EA" w14:textId="77777777" w:rsidR="00330B36" w:rsidRDefault="00330B36">
      <w:pPr>
        <w:overflowPunct/>
        <w:autoSpaceDE/>
        <w:autoSpaceDN/>
        <w:adjustRightInd/>
        <w:textAlignment w:val="auto"/>
        <w:rPr>
          <w:rFonts w:ascii="Arial" w:hAnsi="Arial" w:cs="Arial"/>
          <w:noProof/>
          <w:sz w:val="22"/>
          <w:szCs w:val="22"/>
          <w:lang w:val="en-US"/>
        </w:rPr>
      </w:pPr>
    </w:p>
    <w:p w14:paraId="48F451D4" w14:textId="77777777" w:rsidR="00330B36" w:rsidRDefault="00330B36">
      <w:pPr>
        <w:overflowPunct/>
        <w:autoSpaceDE/>
        <w:autoSpaceDN/>
        <w:adjustRightInd/>
        <w:textAlignment w:val="auto"/>
        <w:rPr>
          <w:rFonts w:ascii="Arial" w:hAnsi="Arial" w:cs="Arial"/>
          <w:noProof/>
          <w:sz w:val="22"/>
          <w:szCs w:val="22"/>
          <w:lang w:val="en-US"/>
        </w:rPr>
      </w:pPr>
    </w:p>
    <w:p w14:paraId="5FF41A8A" w14:textId="77777777" w:rsidR="00330B36" w:rsidRDefault="00330B36">
      <w:pPr>
        <w:overflowPunct/>
        <w:autoSpaceDE/>
        <w:autoSpaceDN/>
        <w:adjustRightInd/>
        <w:textAlignment w:val="auto"/>
        <w:rPr>
          <w:rFonts w:ascii="Arial" w:hAnsi="Arial" w:cs="Arial"/>
          <w:noProof/>
          <w:sz w:val="22"/>
          <w:szCs w:val="22"/>
          <w:lang w:val="en-US"/>
        </w:rPr>
      </w:pPr>
    </w:p>
    <w:p w14:paraId="32AB08E2" w14:textId="77777777" w:rsidR="00330B36" w:rsidRDefault="00330B36" w:rsidP="00330B36">
      <w:pPr>
        <w:rPr>
          <w:rFonts w:ascii="Arial" w:hAnsi="Arial" w:cs="Arial"/>
          <w:b/>
          <w:lang w:val="en-GB"/>
        </w:rPr>
      </w:pPr>
      <w:r>
        <w:rPr>
          <w:rFonts w:ascii="Arial" w:hAnsi="Arial" w:cs="Arial"/>
          <w:b/>
          <w:lang w:val="en-GB"/>
        </w:rPr>
        <w:t xml:space="preserve">3.3 </w:t>
      </w:r>
      <w:r w:rsidRPr="0098483D">
        <w:rPr>
          <w:rFonts w:ascii="Arial" w:hAnsi="Arial" w:cs="Arial"/>
          <w:b/>
          <w:lang w:val="en-GB"/>
        </w:rPr>
        <w:t>Refer to the SOPs/Generic Help File for POP requirements.</w:t>
      </w:r>
    </w:p>
    <w:p w14:paraId="66809D64" w14:textId="77777777" w:rsidR="006F270F" w:rsidRPr="00FB3017" w:rsidRDefault="006F270F">
      <w:pPr>
        <w:overflowPunct/>
        <w:autoSpaceDE/>
        <w:autoSpaceDN/>
        <w:adjustRightInd/>
        <w:textAlignment w:val="auto"/>
        <w:rPr>
          <w:rFonts w:ascii="Arial" w:hAnsi="Arial" w:cs="Arial"/>
          <w:noProof/>
          <w:sz w:val="24"/>
          <w:szCs w:val="22"/>
          <w:lang w:val="en-US"/>
        </w:rPr>
      </w:pPr>
      <w:r w:rsidRPr="00FB3017">
        <w:rPr>
          <w:rFonts w:ascii="Arial" w:hAnsi="Arial" w:cs="Arial"/>
          <w:noProof/>
          <w:sz w:val="22"/>
          <w:szCs w:val="22"/>
          <w:lang w:val="en-US"/>
        </w:rPr>
        <w:br w:type="page"/>
      </w:r>
    </w:p>
    <w:p w14:paraId="6F22F69E" w14:textId="77777777" w:rsidR="0094033D" w:rsidRPr="00FB3017" w:rsidRDefault="003043AB" w:rsidP="00DC5BE3">
      <w:pPr>
        <w:overflowPunct/>
        <w:autoSpaceDE/>
        <w:autoSpaceDN/>
        <w:adjustRightInd/>
        <w:textAlignment w:val="auto"/>
        <w:rPr>
          <w:rFonts w:ascii="Arial" w:hAnsi="Arial" w:cs="Arial"/>
          <w:noProof/>
          <w:lang w:val="en-US"/>
        </w:rPr>
      </w:pPr>
      <w:r w:rsidRPr="00FB3017">
        <w:rPr>
          <w:rFonts w:ascii="Arial" w:hAnsi="Arial" w:cs="Arial"/>
          <w:b/>
          <w:noProof/>
          <w:sz w:val="22"/>
          <w:szCs w:val="22"/>
          <w:lang w:val="en-US"/>
        </w:rPr>
        <w:lastRenderedPageBreak/>
        <w:t>4</w:t>
      </w:r>
      <w:r w:rsidR="00FB3017" w:rsidRPr="00FB3017">
        <w:rPr>
          <w:rFonts w:ascii="Arial" w:hAnsi="Arial" w:cs="Arial"/>
          <w:b/>
          <w:noProof/>
          <w:sz w:val="22"/>
          <w:szCs w:val="22"/>
          <w:lang w:val="en-US"/>
        </w:rPr>
        <w:t xml:space="preserve">        </w:t>
      </w:r>
      <w:bookmarkStart w:id="119" w:name="pricing"/>
      <w:r w:rsidR="0094033D" w:rsidRPr="00FB3017">
        <w:rPr>
          <w:rFonts w:ascii="Arial" w:hAnsi="Arial" w:cs="Arial"/>
          <w:b/>
          <w:sz w:val="22"/>
          <w:szCs w:val="22"/>
          <w:u w:val="single"/>
          <w:lang w:val="en-GB"/>
        </w:rPr>
        <w:t xml:space="preserve">Deduction Type: </w:t>
      </w:r>
      <w:r w:rsidR="00364142" w:rsidRPr="00FB3017">
        <w:rPr>
          <w:rFonts w:ascii="Arial" w:hAnsi="Arial" w:cs="Arial"/>
          <w:b/>
          <w:sz w:val="22"/>
          <w:szCs w:val="22"/>
          <w:u w:val="single"/>
          <w:lang w:val="en-GB"/>
        </w:rPr>
        <w:t>Pricing</w:t>
      </w:r>
      <w:bookmarkEnd w:id="119"/>
    </w:p>
    <w:p w14:paraId="2B5BFDD1" w14:textId="77777777" w:rsidR="0094033D" w:rsidRPr="00FB3017" w:rsidRDefault="00364142" w:rsidP="00364142">
      <w:pPr>
        <w:overflowPunct/>
        <w:ind w:left="1080"/>
        <w:textAlignment w:val="auto"/>
        <w:rPr>
          <w:rFonts w:ascii="Arial" w:hAnsi="Arial" w:cs="Arial"/>
          <w:noProof/>
          <w:lang w:val="en-US"/>
        </w:rPr>
      </w:pPr>
      <w:r w:rsidRPr="00FB3017">
        <w:rPr>
          <w:rFonts w:ascii="Arial" w:hAnsi="Arial" w:cs="Arial"/>
          <w:noProof/>
          <w:lang w:val="en-US"/>
        </w:rPr>
        <w:t>A pricing deduction occurs when the customer's requested price</w:t>
      </w:r>
      <w:r w:rsidRPr="00FB3017">
        <w:rPr>
          <w:rFonts w:ascii="Arial" w:hAnsi="Arial" w:cs="Arial"/>
          <w:lang w:val="en-US"/>
        </w:rPr>
        <w:t xml:space="preserve"> </w:t>
      </w:r>
      <w:r w:rsidRPr="00FB3017">
        <w:rPr>
          <w:rFonts w:ascii="Arial" w:hAnsi="Arial" w:cs="Arial"/>
          <w:noProof/>
          <w:lang w:val="en-US"/>
        </w:rPr>
        <w:t xml:space="preserve">on </w:t>
      </w:r>
      <w:r w:rsidR="001B7548" w:rsidRPr="00FB3017">
        <w:rPr>
          <w:rFonts w:ascii="Arial" w:hAnsi="Arial" w:cs="Arial"/>
          <w:noProof/>
          <w:lang w:val="en-US"/>
        </w:rPr>
        <w:t>the original purchase order</w:t>
      </w:r>
      <w:r w:rsidR="00FB3017" w:rsidRPr="00FB3017">
        <w:rPr>
          <w:rFonts w:ascii="Arial" w:hAnsi="Arial" w:cs="Arial"/>
          <w:noProof/>
          <w:lang w:val="en-US"/>
        </w:rPr>
        <w:t xml:space="preserve"> </w:t>
      </w:r>
      <w:r w:rsidRPr="00FB3017">
        <w:rPr>
          <w:rFonts w:ascii="Arial" w:hAnsi="Arial" w:cs="Arial"/>
          <w:noProof/>
          <w:lang w:val="en-US"/>
        </w:rPr>
        <w:t>differs from the client's invoice</w:t>
      </w:r>
      <w:r w:rsidR="004A35B2" w:rsidRPr="00FB3017">
        <w:rPr>
          <w:rFonts w:ascii="Arial" w:hAnsi="Arial" w:cs="Arial"/>
          <w:noProof/>
          <w:lang w:val="en-US"/>
        </w:rPr>
        <w:t xml:space="preserve">. </w:t>
      </w:r>
    </w:p>
    <w:p w14:paraId="0324FC7E" w14:textId="77777777" w:rsidR="00364142" w:rsidRPr="00FB3017" w:rsidRDefault="00364142" w:rsidP="00364142">
      <w:pPr>
        <w:ind w:left="720" w:firstLine="360"/>
        <w:rPr>
          <w:rFonts w:ascii="Arial" w:hAnsi="Arial" w:cs="Arial"/>
          <w:u w:val="single"/>
          <w:lang w:val="en-GB"/>
        </w:rPr>
      </w:pPr>
    </w:p>
    <w:p w14:paraId="3CF71EC7" w14:textId="77777777" w:rsidR="0094033D" w:rsidRPr="00FB3017" w:rsidRDefault="00D851FF" w:rsidP="00364142">
      <w:pPr>
        <w:ind w:left="720" w:firstLine="360"/>
        <w:rPr>
          <w:rFonts w:ascii="Arial" w:hAnsi="Arial" w:cs="Arial"/>
          <w:u w:val="single"/>
          <w:lang w:val="en-GB"/>
        </w:rPr>
      </w:pPr>
      <w:r w:rsidRPr="00FB3017">
        <w:rPr>
          <w:rFonts w:ascii="Arial" w:hAnsi="Arial" w:cs="Arial"/>
          <w:u w:val="single"/>
          <w:lang w:val="en-GB"/>
        </w:rPr>
        <w:t xml:space="preserve">Documents required </w:t>
      </w:r>
      <w:r w:rsidR="003B7263" w:rsidRPr="00FB3017">
        <w:rPr>
          <w:rFonts w:ascii="Arial" w:hAnsi="Arial" w:cs="Arial"/>
          <w:u w:val="single"/>
          <w:lang w:val="en-GB"/>
        </w:rPr>
        <w:t>for validating</w:t>
      </w:r>
      <w:r w:rsidRPr="00FB3017">
        <w:rPr>
          <w:rFonts w:ascii="Arial" w:hAnsi="Arial" w:cs="Arial"/>
          <w:u w:val="single"/>
          <w:lang w:val="en-GB"/>
        </w:rPr>
        <w:t xml:space="preserve"> </w:t>
      </w:r>
      <w:r w:rsidR="00AE743F" w:rsidRPr="00FB3017">
        <w:rPr>
          <w:rFonts w:ascii="Arial" w:hAnsi="Arial" w:cs="Arial"/>
          <w:u w:val="single"/>
          <w:lang w:val="en-GB"/>
        </w:rPr>
        <w:t>P</w:t>
      </w:r>
      <w:r w:rsidR="007831EC" w:rsidRPr="00FB3017">
        <w:rPr>
          <w:rFonts w:ascii="Arial" w:hAnsi="Arial" w:cs="Arial"/>
          <w:u w:val="single"/>
          <w:lang w:val="en-GB"/>
        </w:rPr>
        <w:t>ricing</w:t>
      </w:r>
      <w:r w:rsidR="00AE743F" w:rsidRPr="00FB3017">
        <w:rPr>
          <w:rFonts w:ascii="Arial" w:hAnsi="Arial" w:cs="Arial"/>
          <w:u w:val="single"/>
          <w:lang w:val="en-GB"/>
        </w:rPr>
        <w:t xml:space="preserve"> claim</w:t>
      </w:r>
      <w:r w:rsidR="000E19C8" w:rsidRPr="00FB3017">
        <w:rPr>
          <w:rFonts w:ascii="Arial" w:hAnsi="Arial" w:cs="Arial"/>
          <w:u w:val="single"/>
          <w:lang w:val="en-GB"/>
        </w:rPr>
        <w:t>:</w:t>
      </w:r>
    </w:p>
    <w:p w14:paraId="6F648A30" w14:textId="77777777" w:rsidR="0094033D" w:rsidRPr="00FB3017" w:rsidRDefault="0094033D" w:rsidP="0094033D">
      <w:pPr>
        <w:ind w:left="450"/>
        <w:rPr>
          <w:rFonts w:ascii="Arial" w:hAnsi="Arial" w:cs="Arial"/>
          <w:u w:val="single"/>
          <w:lang w:val="en-GB"/>
        </w:rPr>
      </w:pPr>
    </w:p>
    <w:tbl>
      <w:tblPr>
        <w:tblW w:w="9603" w:type="dxa"/>
        <w:tblInd w:w="1368" w:type="dxa"/>
        <w:tblLook w:val="04A0" w:firstRow="1" w:lastRow="0" w:firstColumn="1" w:lastColumn="0" w:noHBand="0" w:noVBand="1"/>
      </w:tblPr>
      <w:tblGrid>
        <w:gridCol w:w="2486"/>
        <w:gridCol w:w="4804"/>
        <w:gridCol w:w="2313"/>
      </w:tblGrid>
      <w:tr w:rsidR="00DC7001" w:rsidRPr="00FB3017" w14:paraId="31AF955B" w14:textId="77777777" w:rsidTr="00DC7001">
        <w:trPr>
          <w:trHeight w:val="300"/>
        </w:trPr>
        <w:tc>
          <w:tcPr>
            <w:tcW w:w="2486" w:type="dxa"/>
            <w:tcBorders>
              <w:top w:val="single" w:sz="4" w:space="0" w:color="auto"/>
              <w:left w:val="single" w:sz="4" w:space="0" w:color="auto"/>
              <w:bottom w:val="single" w:sz="4" w:space="0" w:color="auto"/>
              <w:right w:val="single" w:sz="4" w:space="0" w:color="auto"/>
            </w:tcBorders>
            <w:noWrap/>
            <w:vAlign w:val="center"/>
            <w:hideMark/>
          </w:tcPr>
          <w:p w14:paraId="7F1658BB" w14:textId="77777777" w:rsidR="00DC7001" w:rsidRPr="00FB3017" w:rsidRDefault="00DC7001" w:rsidP="00AE743F">
            <w:pPr>
              <w:overflowPunct/>
              <w:autoSpaceDE/>
              <w:autoSpaceDN/>
              <w:adjustRightInd/>
              <w:textAlignment w:val="auto"/>
              <w:rPr>
                <w:rFonts w:ascii="Arial" w:hAnsi="Arial" w:cs="Arial"/>
                <w:b/>
                <w:color w:val="000000"/>
                <w:lang w:val="en-US"/>
              </w:rPr>
            </w:pPr>
            <w:r w:rsidRPr="00FB3017">
              <w:rPr>
                <w:rFonts w:ascii="Arial" w:hAnsi="Arial" w:cs="Arial"/>
                <w:b/>
                <w:color w:val="000000"/>
                <w:lang w:val="en-US"/>
              </w:rPr>
              <w:t>Documents Name</w:t>
            </w:r>
          </w:p>
        </w:tc>
        <w:tc>
          <w:tcPr>
            <w:tcW w:w="4804" w:type="dxa"/>
            <w:tcBorders>
              <w:top w:val="single" w:sz="4" w:space="0" w:color="auto"/>
              <w:left w:val="nil"/>
              <w:bottom w:val="single" w:sz="4" w:space="0" w:color="auto"/>
              <w:right w:val="single" w:sz="4" w:space="0" w:color="auto"/>
            </w:tcBorders>
            <w:noWrap/>
            <w:vAlign w:val="center"/>
            <w:hideMark/>
          </w:tcPr>
          <w:p w14:paraId="17570389" w14:textId="77777777" w:rsidR="00DC7001" w:rsidRPr="00FB3017" w:rsidRDefault="00DC7001" w:rsidP="00AE743F">
            <w:pPr>
              <w:overflowPunct/>
              <w:autoSpaceDE/>
              <w:autoSpaceDN/>
              <w:adjustRightInd/>
              <w:textAlignment w:val="auto"/>
              <w:rPr>
                <w:rFonts w:ascii="Arial" w:hAnsi="Arial" w:cs="Arial"/>
                <w:b/>
                <w:color w:val="000000"/>
                <w:lang w:val="en-US"/>
              </w:rPr>
            </w:pPr>
            <w:r w:rsidRPr="00FB3017">
              <w:rPr>
                <w:rFonts w:ascii="Arial" w:hAnsi="Arial" w:cs="Arial"/>
                <w:b/>
                <w:color w:val="000000"/>
                <w:lang w:val="en-US"/>
              </w:rPr>
              <w:t>Source of Document</w:t>
            </w:r>
          </w:p>
        </w:tc>
        <w:tc>
          <w:tcPr>
            <w:tcW w:w="2313" w:type="dxa"/>
            <w:tcBorders>
              <w:top w:val="single" w:sz="4" w:space="0" w:color="auto"/>
              <w:left w:val="nil"/>
              <w:bottom w:val="single" w:sz="4" w:space="0" w:color="auto"/>
              <w:right w:val="single" w:sz="4" w:space="0" w:color="auto"/>
            </w:tcBorders>
          </w:tcPr>
          <w:p w14:paraId="002F4D28" w14:textId="77777777" w:rsidR="00DC7001" w:rsidRPr="00FB3017" w:rsidRDefault="00DC7001" w:rsidP="00AE743F">
            <w:pPr>
              <w:overflowPunct/>
              <w:autoSpaceDE/>
              <w:autoSpaceDN/>
              <w:adjustRightInd/>
              <w:textAlignment w:val="auto"/>
              <w:rPr>
                <w:rFonts w:ascii="Arial" w:hAnsi="Arial" w:cs="Arial"/>
                <w:b/>
                <w:color w:val="000000"/>
                <w:lang w:val="en-US"/>
              </w:rPr>
            </w:pPr>
            <w:r w:rsidRPr="00FB3017">
              <w:rPr>
                <w:rFonts w:ascii="Arial" w:hAnsi="Arial" w:cs="Arial"/>
                <w:b/>
                <w:color w:val="000000"/>
                <w:lang w:val="en-US"/>
              </w:rPr>
              <w:t>Action by Accenture</w:t>
            </w:r>
          </w:p>
        </w:tc>
      </w:tr>
      <w:tr w:rsidR="00834052" w:rsidRPr="00FB3017" w14:paraId="290902B3" w14:textId="77777777" w:rsidTr="00834052">
        <w:trPr>
          <w:trHeight w:val="600"/>
        </w:trPr>
        <w:tc>
          <w:tcPr>
            <w:tcW w:w="2486" w:type="dxa"/>
            <w:tcBorders>
              <w:top w:val="single" w:sz="4" w:space="0" w:color="auto"/>
              <w:left w:val="single" w:sz="4" w:space="0" w:color="auto"/>
              <w:bottom w:val="single" w:sz="4" w:space="0" w:color="auto"/>
              <w:right w:val="single" w:sz="4" w:space="0" w:color="auto"/>
            </w:tcBorders>
            <w:vAlign w:val="center"/>
            <w:hideMark/>
          </w:tcPr>
          <w:p w14:paraId="380182C7" w14:textId="77777777" w:rsidR="00834052" w:rsidRPr="00FB3017" w:rsidRDefault="00834052" w:rsidP="00AE743F">
            <w:pPr>
              <w:overflowPunct/>
              <w:autoSpaceDE/>
              <w:autoSpaceDN/>
              <w:adjustRightInd/>
              <w:textAlignment w:val="auto"/>
              <w:rPr>
                <w:rFonts w:ascii="Arial" w:hAnsi="Arial" w:cs="Arial"/>
                <w:color w:val="000000"/>
                <w:lang w:val="en-US"/>
              </w:rPr>
            </w:pPr>
            <w:r w:rsidRPr="00FB3017">
              <w:rPr>
                <w:rFonts w:ascii="Arial" w:hAnsi="Arial" w:cs="Arial"/>
                <w:color w:val="000000"/>
                <w:lang w:val="en-US"/>
              </w:rPr>
              <w:t>Customer Invoice</w:t>
            </w:r>
          </w:p>
        </w:tc>
        <w:tc>
          <w:tcPr>
            <w:tcW w:w="4804" w:type="dxa"/>
            <w:tcBorders>
              <w:top w:val="nil"/>
              <w:left w:val="nil"/>
              <w:bottom w:val="single" w:sz="4" w:space="0" w:color="auto"/>
              <w:right w:val="single" w:sz="4" w:space="0" w:color="auto"/>
            </w:tcBorders>
            <w:vAlign w:val="center"/>
            <w:hideMark/>
          </w:tcPr>
          <w:p w14:paraId="2D02CF6E" w14:textId="47DA6E21" w:rsidR="00834052" w:rsidRPr="0096236D" w:rsidRDefault="001B5EC0" w:rsidP="00AE743F">
            <w:pPr>
              <w:overflowPunct/>
              <w:autoSpaceDE/>
              <w:autoSpaceDN/>
              <w:adjustRightInd/>
              <w:textAlignment w:val="auto"/>
              <w:rPr>
                <w:rFonts w:ascii="Arial" w:hAnsi="Arial" w:cs="Arial"/>
                <w:color w:val="000000"/>
                <w:lang w:val="en-US"/>
              </w:rPr>
            </w:pPr>
            <w:ins w:id="120" w:author="Whitney Eiss" w:date="2017-10-16T11:36:00Z">
              <w:r w:rsidRPr="0096236D">
                <w:rPr>
                  <w:rFonts w:ascii="Arial" w:hAnsi="Arial" w:cs="Arial"/>
                  <w:color w:val="000000"/>
                  <w:lang w:val="en-US"/>
                </w:rPr>
                <w:t>ACOSTA Relay</w:t>
              </w:r>
            </w:ins>
            <w:r w:rsidR="00834052" w:rsidRPr="0096236D">
              <w:rPr>
                <w:rFonts w:ascii="Arial" w:hAnsi="Arial" w:cs="Arial"/>
                <w:color w:val="000000"/>
                <w:lang w:val="en-US"/>
              </w:rPr>
              <w:t xml:space="preserve"> – search for the invoice under Backup Documentation using document type 2.</w:t>
            </w:r>
          </w:p>
        </w:tc>
        <w:tc>
          <w:tcPr>
            <w:tcW w:w="2313" w:type="dxa"/>
            <w:vMerge w:val="restart"/>
            <w:tcBorders>
              <w:top w:val="nil"/>
              <w:left w:val="nil"/>
              <w:right w:val="single" w:sz="4" w:space="0" w:color="auto"/>
            </w:tcBorders>
            <w:vAlign w:val="center"/>
          </w:tcPr>
          <w:p w14:paraId="5FDC7F35" w14:textId="77777777" w:rsidR="00834052" w:rsidRPr="00FB3017" w:rsidRDefault="00834052" w:rsidP="00834052">
            <w:pPr>
              <w:overflowPunct/>
              <w:autoSpaceDE/>
              <w:autoSpaceDN/>
              <w:adjustRightInd/>
              <w:jc w:val="center"/>
              <w:textAlignment w:val="auto"/>
              <w:rPr>
                <w:rFonts w:ascii="Arial" w:hAnsi="Arial" w:cs="Arial"/>
                <w:color w:val="000000"/>
                <w:lang w:val="en-US"/>
              </w:rPr>
            </w:pPr>
            <w:r w:rsidRPr="00FB3017">
              <w:rPr>
                <w:rFonts w:ascii="Arial" w:hAnsi="Arial" w:cs="Arial"/>
                <w:color w:val="000000"/>
                <w:lang w:val="en-US"/>
              </w:rPr>
              <w:t>Step up the claim to Acosta for research.</w:t>
            </w:r>
          </w:p>
        </w:tc>
      </w:tr>
      <w:tr w:rsidR="00834052" w:rsidRPr="00FB3017" w14:paraId="6631B2C3" w14:textId="77777777" w:rsidTr="007933F2">
        <w:trPr>
          <w:trHeight w:val="467"/>
        </w:trPr>
        <w:tc>
          <w:tcPr>
            <w:tcW w:w="2486" w:type="dxa"/>
            <w:tcBorders>
              <w:top w:val="single" w:sz="4" w:space="0" w:color="auto"/>
              <w:left w:val="single" w:sz="4" w:space="0" w:color="auto"/>
              <w:bottom w:val="single" w:sz="4" w:space="0" w:color="auto"/>
              <w:right w:val="single" w:sz="4" w:space="0" w:color="auto"/>
            </w:tcBorders>
            <w:vAlign w:val="center"/>
            <w:hideMark/>
          </w:tcPr>
          <w:p w14:paraId="59B95CD3" w14:textId="77777777" w:rsidR="00834052" w:rsidRPr="00FB3017" w:rsidRDefault="00834052" w:rsidP="00D9491E">
            <w:pPr>
              <w:overflowPunct/>
              <w:autoSpaceDE/>
              <w:autoSpaceDN/>
              <w:adjustRightInd/>
              <w:textAlignment w:val="auto"/>
              <w:rPr>
                <w:rFonts w:ascii="Arial" w:hAnsi="Arial" w:cs="Arial"/>
                <w:color w:val="000000"/>
                <w:lang w:val="en-US"/>
              </w:rPr>
            </w:pPr>
            <w:r w:rsidRPr="00FB3017">
              <w:rPr>
                <w:rFonts w:ascii="Arial" w:hAnsi="Arial" w:cs="Arial"/>
                <w:color w:val="000000"/>
                <w:lang w:val="en-US"/>
              </w:rPr>
              <w:t xml:space="preserve">Client </w:t>
            </w:r>
            <w:r w:rsidR="00D9491E" w:rsidRPr="00FB3017">
              <w:rPr>
                <w:rFonts w:ascii="Arial" w:hAnsi="Arial" w:cs="Arial"/>
                <w:color w:val="000000"/>
                <w:lang w:val="en-US"/>
              </w:rPr>
              <w:t>O</w:t>
            </w:r>
            <w:r w:rsidRPr="00FB3017">
              <w:rPr>
                <w:rFonts w:ascii="Arial" w:hAnsi="Arial" w:cs="Arial"/>
                <w:color w:val="000000"/>
                <w:lang w:val="en-US"/>
              </w:rPr>
              <w:t>rder Invoice</w:t>
            </w:r>
          </w:p>
        </w:tc>
        <w:tc>
          <w:tcPr>
            <w:tcW w:w="4804" w:type="dxa"/>
            <w:tcBorders>
              <w:top w:val="nil"/>
              <w:left w:val="nil"/>
              <w:bottom w:val="single" w:sz="4" w:space="0" w:color="auto"/>
              <w:right w:val="single" w:sz="4" w:space="0" w:color="auto"/>
            </w:tcBorders>
            <w:vAlign w:val="center"/>
            <w:hideMark/>
          </w:tcPr>
          <w:p w14:paraId="372AF5A7" w14:textId="4DDF57A5" w:rsidR="00834052" w:rsidRPr="0096236D" w:rsidRDefault="001B5EC0" w:rsidP="00DC7001">
            <w:pPr>
              <w:overflowPunct/>
              <w:autoSpaceDE/>
              <w:autoSpaceDN/>
              <w:adjustRightInd/>
              <w:textAlignment w:val="auto"/>
              <w:rPr>
                <w:rFonts w:ascii="Arial" w:hAnsi="Arial" w:cs="Arial"/>
                <w:color w:val="000000"/>
                <w:lang w:val="en-US"/>
              </w:rPr>
            </w:pPr>
            <w:ins w:id="121" w:author="Whitney Eiss" w:date="2017-10-16T11:36:00Z">
              <w:r w:rsidRPr="0096236D">
                <w:rPr>
                  <w:rFonts w:ascii="Arial" w:hAnsi="Arial" w:cs="Arial"/>
                  <w:color w:val="000000"/>
                  <w:lang w:val="en-US"/>
                </w:rPr>
                <w:t>ACOSTA Relay</w:t>
              </w:r>
            </w:ins>
            <w:r w:rsidRPr="0096236D">
              <w:rPr>
                <w:rFonts w:ascii="Arial" w:hAnsi="Arial" w:cs="Arial"/>
                <w:color w:val="000000"/>
                <w:lang w:val="en-US"/>
              </w:rPr>
              <w:t xml:space="preserve"> </w:t>
            </w:r>
            <w:r w:rsidR="00834052" w:rsidRPr="0096236D">
              <w:rPr>
                <w:rFonts w:ascii="Arial" w:hAnsi="Arial" w:cs="Arial"/>
                <w:color w:val="000000"/>
                <w:lang w:val="en-US"/>
              </w:rPr>
              <w:t>– search for this document within the Order/Invoice/PO search.</w:t>
            </w:r>
          </w:p>
        </w:tc>
        <w:tc>
          <w:tcPr>
            <w:tcW w:w="2313" w:type="dxa"/>
            <w:vMerge/>
            <w:tcBorders>
              <w:left w:val="nil"/>
              <w:bottom w:val="single" w:sz="4" w:space="0" w:color="auto"/>
              <w:right w:val="single" w:sz="4" w:space="0" w:color="auto"/>
            </w:tcBorders>
          </w:tcPr>
          <w:p w14:paraId="061EC9D5" w14:textId="77777777" w:rsidR="00834052" w:rsidRPr="00FB3017" w:rsidRDefault="00834052" w:rsidP="00DC7001">
            <w:pPr>
              <w:overflowPunct/>
              <w:autoSpaceDE/>
              <w:autoSpaceDN/>
              <w:adjustRightInd/>
              <w:textAlignment w:val="auto"/>
              <w:rPr>
                <w:rFonts w:ascii="Arial" w:hAnsi="Arial" w:cs="Arial"/>
                <w:color w:val="000000"/>
                <w:lang w:val="en-US"/>
              </w:rPr>
            </w:pPr>
          </w:p>
        </w:tc>
      </w:tr>
    </w:tbl>
    <w:p w14:paraId="1BA3E07F" w14:textId="77777777" w:rsidR="005D317E" w:rsidRPr="00FB3017" w:rsidRDefault="005D317E" w:rsidP="00334286">
      <w:pPr>
        <w:rPr>
          <w:rFonts w:ascii="Arial" w:hAnsi="Arial" w:cs="Arial"/>
          <w:noProof/>
          <w:sz w:val="22"/>
          <w:szCs w:val="22"/>
          <w:lang w:val="en-US"/>
        </w:rPr>
      </w:pPr>
    </w:p>
    <w:p w14:paraId="78E83310" w14:textId="77777777" w:rsidR="00C32E01" w:rsidRPr="00FB3017" w:rsidRDefault="00C32E01" w:rsidP="00334286">
      <w:pPr>
        <w:rPr>
          <w:rFonts w:ascii="Arial" w:hAnsi="Arial" w:cs="Arial"/>
          <w:noProof/>
          <w:sz w:val="22"/>
          <w:szCs w:val="22"/>
          <w:lang w:val="en-US"/>
        </w:rPr>
      </w:pPr>
    </w:p>
    <w:p w14:paraId="7EFBDF39" w14:textId="77777777" w:rsidR="000E4813" w:rsidRPr="00FB3017" w:rsidRDefault="000E4813">
      <w:pPr>
        <w:overflowPunct/>
        <w:autoSpaceDE/>
        <w:autoSpaceDN/>
        <w:adjustRightInd/>
        <w:textAlignment w:val="auto"/>
        <w:rPr>
          <w:rFonts w:ascii="Arial" w:hAnsi="Arial" w:cs="Arial"/>
          <w:b/>
          <w:noProof/>
          <w:lang w:val="en-US"/>
        </w:rPr>
      </w:pPr>
      <w:r w:rsidRPr="00FB3017">
        <w:rPr>
          <w:rFonts w:ascii="Arial" w:hAnsi="Arial" w:cs="Arial"/>
          <w:b/>
          <w:noProof/>
          <w:lang w:val="en-US"/>
        </w:rPr>
        <w:br w:type="page"/>
      </w:r>
    </w:p>
    <w:p w14:paraId="1FAF9C00" w14:textId="77777777" w:rsidR="003043AB" w:rsidRPr="00FB3017" w:rsidRDefault="003043AB" w:rsidP="001A5AAD">
      <w:pPr>
        <w:ind w:left="1080" w:hanging="1080"/>
        <w:rPr>
          <w:rFonts w:ascii="Arial" w:hAnsi="Arial" w:cs="Arial"/>
          <w:noProof/>
          <w:lang w:val="en-US"/>
        </w:rPr>
      </w:pPr>
      <w:r w:rsidRPr="00FB3017">
        <w:rPr>
          <w:rFonts w:ascii="Arial" w:hAnsi="Arial" w:cs="Arial"/>
          <w:b/>
          <w:noProof/>
          <w:lang w:val="en-US"/>
        </w:rPr>
        <w:lastRenderedPageBreak/>
        <w:t>4.1</w:t>
      </w:r>
      <w:r w:rsidR="00FB3017" w:rsidRPr="00FB3017">
        <w:rPr>
          <w:rFonts w:ascii="Arial" w:hAnsi="Arial" w:cs="Arial"/>
          <w:b/>
          <w:noProof/>
          <w:lang w:val="en-US"/>
        </w:rPr>
        <w:t xml:space="preserve">       </w:t>
      </w:r>
      <w:r w:rsidRPr="00BC4250">
        <w:rPr>
          <w:rFonts w:ascii="Arial" w:hAnsi="Arial" w:cs="Arial"/>
          <w:bCs/>
          <w:noProof/>
          <w:lang w:val="en-US"/>
        </w:rPr>
        <w:t>Customer</w:t>
      </w:r>
      <w:r w:rsidRPr="00FB3017">
        <w:rPr>
          <w:rFonts w:ascii="Arial" w:hAnsi="Arial" w:cs="Arial"/>
          <w:b/>
          <w:noProof/>
          <w:lang w:val="en-US"/>
        </w:rPr>
        <w:t xml:space="preserve"> </w:t>
      </w:r>
      <w:r w:rsidR="00AE743F" w:rsidRPr="00FB3017">
        <w:rPr>
          <w:rFonts w:ascii="Arial" w:hAnsi="Arial" w:cs="Arial"/>
          <w:b/>
          <w:noProof/>
          <w:lang w:val="en-US"/>
        </w:rPr>
        <w:t>Invoice</w:t>
      </w:r>
      <w:r w:rsidR="008C15CD" w:rsidRPr="00FB3017">
        <w:rPr>
          <w:rFonts w:ascii="Arial" w:hAnsi="Arial" w:cs="Arial"/>
          <w:b/>
          <w:noProof/>
          <w:lang w:val="en-US"/>
        </w:rPr>
        <w:t xml:space="preserve"> for Pricing</w:t>
      </w:r>
      <w:r w:rsidR="000E4813" w:rsidRPr="00FB3017">
        <w:rPr>
          <w:rFonts w:ascii="Arial" w:hAnsi="Arial" w:cs="Arial"/>
          <w:b/>
          <w:noProof/>
          <w:lang w:val="en-US"/>
        </w:rPr>
        <w:t>, Example 1</w:t>
      </w:r>
      <w:r w:rsidR="00AE743F" w:rsidRPr="00FB3017">
        <w:rPr>
          <w:rFonts w:ascii="Arial" w:hAnsi="Arial" w:cs="Arial"/>
          <w:b/>
          <w:noProof/>
          <w:lang w:val="en-US"/>
        </w:rPr>
        <w:t>:</w:t>
      </w:r>
      <w:r w:rsidR="00FB3017" w:rsidRPr="00FB3017">
        <w:rPr>
          <w:rFonts w:ascii="Arial" w:hAnsi="Arial" w:cs="Arial"/>
          <w:b/>
          <w:noProof/>
          <w:lang w:val="en-US"/>
        </w:rPr>
        <w:t xml:space="preserve"> </w:t>
      </w:r>
      <w:r w:rsidR="009A3DC8" w:rsidRPr="00FB3017">
        <w:rPr>
          <w:rFonts w:ascii="Arial" w:hAnsi="Arial" w:cs="Arial"/>
          <w:noProof/>
          <w:lang w:val="en-US"/>
        </w:rPr>
        <w:t>Listed below is an example of customer invoice for a pricing deduction. Need to validate</w:t>
      </w:r>
      <w:r w:rsidR="001A5AAD" w:rsidRPr="00FB3017">
        <w:rPr>
          <w:rFonts w:ascii="Arial" w:hAnsi="Arial" w:cs="Arial"/>
          <w:noProof/>
          <w:lang w:val="en-US"/>
        </w:rPr>
        <w:t xml:space="preserve"> </w:t>
      </w:r>
      <w:r w:rsidR="009A3DC8" w:rsidRPr="00FB3017">
        <w:rPr>
          <w:rFonts w:ascii="Arial" w:hAnsi="Arial" w:cs="Arial"/>
          <w:noProof/>
          <w:lang w:val="en-US"/>
        </w:rPr>
        <w:t xml:space="preserve">the UPC, Quantity and PO # with the </w:t>
      </w:r>
      <w:r w:rsidR="001A5AAD" w:rsidRPr="00FB3017">
        <w:rPr>
          <w:rFonts w:ascii="Arial" w:hAnsi="Arial" w:cs="Arial"/>
          <w:noProof/>
          <w:lang w:val="en-US"/>
        </w:rPr>
        <w:t>client’s invoice.</w:t>
      </w:r>
    </w:p>
    <w:p w14:paraId="2F005D14" w14:textId="767A926F" w:rsidR="00BF0947" w:rsidRPr="00FB3017" w:rsidRDefault="003A7264" w:rsidP="001A5AAD">
      <w:pPr>
        <w:ind w:left="1080" w:hanging="1080"/>
        <w:rPr>
          <w:rFonts w:ascii="Arial" w:hAnsi="Arial" w:cs="Arial"/>
          <w:noProof/>
          <w:lang w:val="en-US"/>
        </w:rPr>
      </w:pPr>
      <w:r w:rsidRPr="00FB3017">
        <w:rPr>
          <w:rFonts w:ascii="Arial" w:hAnsi="Arial" w:cs="Arial"/>
          <w:noProof/>
          <w:sz w:val="22"/>
          <w:szCs w:val="22"/>
          <w:lang w:val="en-US"/>
        </w:rPr>
        <mc:AlternateContent>
          <mc:Choice Requires="wps">
            <w:drawing>
              <wp:anchor distT="0" distB="0" distL="114300" distR="114300" simplePos="0" relativeHeight="251230720" behindDoc="0" locked="0" layoutInCell="1" allowOverlap="1" wp14:anchorId="6DD61A5D" wp14:editId="57509333">
                <wp:simplePos x="0" y="0"/>
                <wp:positionH relativeFrom="column">
                  <wp:posOffset>551120</wp:posOffset>
                </wp:positionH>
                <wp:positionV relativeFrom="paragraph">
                  <wp:posOffset>1073593</wp:posOffset>
                </wp:positionV>
                <wp:extent cx="45719" cy="1596833"/>
                <wp:effectExtent l="38100" t="38100" r="50165" b="22860"/>
                <wp:wrapNone/>
                <wp:docPr id="1386" name="AutoShape 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19" cy="1596833"/>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62119D0" id="AutoShape 495" o:spid="_x0000_s1026" type="#_x0000_t32" style="position:absolute;margin-left:43.4pt;margin-top:84.55pt;width:3.6pt;height:125.75pt;flip:y;z-index:2512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" strokeweight="1pt">
                <v:stroke endarrow="block"/>
                <v:shadow color="#868686"/>
              </v:shape>
            </w:pict>
          </mc:Fallback>
        </mc:AlternateContent>
      </w:r>
      <w:r w:rsidR="00BC4250" w:rsidRPr="00FB3017">
        <w:rPr>
          <w:rFonts w:ascii="Arial" w:hAnsi="Arial" w:cs="Arial"/>
          <w:noProof/>
          <w:sz w:val="22"/>
          <w:szCs w:val="22"/>
          <w:lang w:val="en-US"/>
        </w:rPr>
        <mc:AlternateContent>
          <mc:Choice Requires="wps">
            <w:drawing>
              <wp:anchor distT="0" distB="0" distL="114300" distR="114300" simplePos="0" relativeHeight="251231744" behindDoc="0" locked="0" layoutInCell="1" allowOverlap="1" wp14:anchorId="6F838A8B" wp14:editId="4E183C2A">
                <wp:simplePos x="0" y="0"/>
                <wp:positionH relativeFrom="page">
                  <wp:posOffset>85060</wp:posOffset>
                </wp:positionH>
                <wp:positionV relativeFrom="paragraph">
                  <wp:posOffset>2732272</wp:posOffset>
                </wp:positionV>
                <wp:extent cx="2700050" cy="574158"/>
                <wp:effectExtent l="0" t="0" r="24130" b="16510"/>
                <wp:wrapNone/>
                <wp:docPr id="1378" name="Text 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0050" cy="574158"/>
                        </a:xfrm>
                        <a:prstGeom prst="rect">
                          <a:avLst/>
                        </a:prstGeom>
                        <a:solidFill>
                          <a:srgbClr val="FFFFFF"/>
                        </a:solidFill>
                        <a:ln w="19050">
                          <a:solidFill>
                            <a:srgbClr val="000000"/>
                          </a:solidFill>
                          <a:miter lim="800000"/>
                          <a:headEnd/>
                          <a:tailEnd/>
                        </a:ln>
                      </wps:spPr>
                      <wps:txbx>
                        <w:txbxContent>
                          <w:p w14:paraId="4E2F7F8F" w14:textId="57A6BB3B" w:rsidR="00257BB1" w:rsidRPr="00330B36" w:rsidRDefault="00257BB1" w:rsidP="007C1A98">
                            <w:pPr>
                              <w:rPr>
                                <w:rFonts w:ascii="Arial" w:hAnsi="Arial" w:cs="Arial"/>
                                <w:sz w:val="16"/>
                                <w:szCs w:val="16"/>
                              </w:rPr>
                            </w:pPr>
                            <w:r w:rsidRPr="00330B36">
                              <w:rPr>
                                <w:rFonts w:ascii="Arial" w:hAnsi="Arial" w:cs="Arial"/>
                                <w:sz w:val="16"/>
                                <w:szCs w:val="16"/>
                                <w:u w:val="single"/>
                              </w:rPr>
                              <w:t>ID</w:t>
                            </w:r>
                            <w:r w:rsidRPr="00330B36">
                              <w:rPr>
                                <w:rFonts w:ascii="Arial" w:hAnsi="Arial" w:cs="Arial"/>
                                <w:sz w:val="16"/>
                                <w:szCs w:val="16"/>
                              </w:rPr>
                              <w:t>: This is the UPC codewe need to validate the appropriat</w:t>
                            </w:r>
                            <w:r>
                              <w:rPr>
                                <w:rFonts w:ascii="Arial" w:hAnsi="Arial" w:cs="Arial"/>
                                <w:sz w:val="16"/>
                                <w:szCs w:val="16"/>
                              </w:rPr>
                              <w:t>e 819570000</w:t>
                            </w:r>
                            <w:r w:rsidRPr="00330B36">
                              <w:rPr>
                                <w:rFonts w:ascii="Arial" w:hAnsi="Arial" w:cs="Arial"/>
                                <w:sz w:val="16"/>
                                <w:szCs w:val="16"/>
                              </w:rPr>
                              <w:t xml:space="preserve"> </w:t>
                            </w:r>
                            <w:r w:rsidRPr="00330B36">
                              <w:rPr>
                                <w:rFonts w:ascii="Arial" w:hAnsi="Arial" w:cs="Arial"/>
                                <w:color w:val="000000"/>
                                <w:sz w:val="16"/>
                                <w:szCs w:val="16"/>
                              </w:rPr>
                              <w:t>please refer to the client SOP or SOP matrix for specific validation guidelines).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838A8B" id="Text Box 496" o:spid="_x0000_s1077" type="#_x0000_t202" style="position:absolute;left:0;text-align:left;margin-left:6.7pt;margin-top:215.15pt;width:212.6pt;height:45.2pt;z-index:251231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" strokeweight="1.5pt">
                <v:textbox>
                  <w:txbxContent>
                    <w:p w14:paraId="4E2F7F8F" w14:textId="57A6BB3B" w:rsidR="00257BB1" w:rsidRPr="00330B36" w:rsidRDefault="00257BB1" w:rsidP="007C1A98">
                      <w:pPr>
                        <w:rPr>
                          <w:rFonts w:ascii="Arial" w:hAnsi="Arial" w:cs="Arial"/>
                          <w:sz w:val="16"/>
                          <w:szCs w:val="16"/>
                        </w:rPr>
                      </w:pPr>
                      <w:r w:rsidRPr="00330B36">
                        <w:rPr>
                          <w:rFonts w:ascii="Arial" w:hAnsi="Arial" w:cs="Arial"/>
                          <w:sz w:val="16"/>
                          <w:szCs w:val="16"/>
                          <w:u w:val="single"/>
                        </w:rPr>
                        <w:t>ID</w:t>
                      </w:r>
                      <w:r w:rsidRPr="00330B36">
                        <w:rPr>
                          <w:rFonts w:ascii="Arial" w:hAnsi="Arial" w:cs="Arial"/>
                          <w:sz w:val="16"/>
                          <w:szCs w:val="16"/>
                        </w:rPr>
                        <w:t>: This is the UPC codewe need to validate the appropriat</w:t>
                      </w:r>
                      <w:r>
                        <w:rPr>
                          <w:rFonts w:ascii="Arial" w:hAnsi="Arial" w:cs="Arial"/>
                          <w:sz w:val="16"/>
                          <w:szCs w:val="16"/>
                        </w:rPr>
                        <w:t>e 819570000</w:t>
                      </w:r>
                      <w:r w:rsidRPr="00330B36">
                        <w:rPr>
                          <w:rFonts w:ascii="Arial" w:hAnsi="Arial" w:cs="Arial"/>
                          <w:sz w:val="16"/>
                          <w:szCs w:val="16"/>
                        </w:rPr>
                        <w:t xml:space="preserve"> </w:t>
                      </w:r>
                      <w:r w:rsidRPr="00330B36">
                        <w:rPr>
                          <w:rFonts w:ascii="Arial" w:hAnsi="Arial" w:cs="Arial"/>
                          <w:color w:val="000000"/>
                          <w:sz w:val="16"/>
                          <w:szCs w:val="16"/>
                        </w:rPr>
                        <w:t>please refer to the client SOP or SOP matrix for specific validation guidelines).</w:t>
                      </w:r>
                    </w:p>
                  </w:txbxContent>
                </v:textbox>
                <w10:wrap anchorx="page"/>
              </v:shape>
            </w:pict>
          </mc:Fallback>
        </mc:AlternateContent>
      </w:r>
      <w:r w:rsidR="00BC4250" w:rsidRPr="00FB3017">
        <w:rPr>
          <w:rFonts w:ascii="Arial" w:hAnsi="Arial" w:cs="Arial"/>
          <w:noProof/>
          <w:sz w:val="22"/>
          <w:szCs w:val="22"/>
          <w:lang w:val="en-US"/>
        </w:rPr>
        <mc:AlternateContent>
          <mc:Choice Requires="wps">
            <w:drawing>
              <wp:anchor distT="0" distB="0" distL="114300" distR="114300" simplePos="0" relativeHeight="251310592" behindDoc="0" locked="0" layoutInCell="1" allowOverlap="1" wp14:anchorId="518D6E6A" wp14:editId="442469B1">
                <wp:simplePos x="0" y="0"/>
                <wp:positionH relativeFrom="column">
                  <wp:posOffset>2222825</wp:posOffset>
                </wp:positionH>
                <wp:positionV relativeFrom="paragraph">
                  <wp:posOffset>1228074</wp:posOffset>
                </wp:positionV>
                <wp:extent cx="2422156" cy="749285"/>
                <wp:effectExtent l="0" t="0" r="73660" b="70485"/>
                <wp:wrapNone/>
                <wp:docPr id="1381" name="AutoShape 6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22156" cy="7492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4ABAA08" id="AutoShape 676" o:spid="_x0000_s1026" type="#_x0000_t32" style="position:absolute;margin-left:175.05pt;margin-top:96.7pt;width:190.7pt;height:59pt;z-index:2513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" strokeweight="1.5pt">
                <v:stroke endarrow="block"/>
                <v:shadow color="#868686"/>
              </v:shape>
            </w:pict>
          </mc:Fallback>
        </mc:AlternateContent>
      </w:r>
      <w:r w:rsidR="00BC4250" w:rsidRPr="00FB3017">
        <w:rPr>
          <w:rFonts w:ascii="Arial" w:hAnsi="Arial" w:cs="Arial"/>
          <w:noProof/>
          <w:sz w:val="22"/>
          <w:szCs w:val="22"/>
          <w:lang w:val="en-US"/>
        </w:rPr>
        <mc:AlternateContent>
          <mc:Choice Requires="wps">
            <w:drawing>
              <wp:anchor distT="0" distB="0" distL="114300" distR="114300" simplePos="0" relativeHeight="252135936" behindDoc="0" locked="0" layoutInCell="1" allowOverlap="1" wp14:anchorId="6E308FAC" wp14:editId="75B85B49">
                <wp:simplePos x="0" y="0"/>
                <wp:positionH relativeFrom="margin">
                  <wp:align>left</wp:align>
                </wp:positionH>
                <wp:positionV relativeFrom="paragraph">
                  <wp:posOffset>1124201</wp:posOffset>
                </wp:positionV>
                <wp:extent cx="2200629" cy="116958"/>
                <wp:effectExtent l="0" t="0" r="28575" b="16510"/>
                <wp:wrapNone/>
                <wp:docPr id="1442" name="Rectangle 4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0629" cy="116958"/>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62BD2D" id="Rectangle 494" o:spid="_x0000_s1026" style="position:absolute;margin-left:0;margin-top:88.5pt;width:173.3pt;height:9.2pt;z-index:252135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" filled="f" strokecolor="red" strokeweight="1.25pt">
                <v:shadow color="#868686"/>
                <w10:wrap anchorx="margin"/>
              </v:rect>
            </w:pict>
          </mc:Fallback>
        </mc:AlternateContent>
      </w:r>
      <w:r w:rsidR="00BC4250" w:rsidRPr="00FB3017">
        <w:rPr>
          <w:rFonts w:ascii="Arial" w:hAnsi="Arial" w:cs="Arial"/>
          <w:noProof/>
          <w:sz w:val="22"/>
          <w:szCs w:val="22"/>
          <w:lang w:val="en-US"/>
        </w:rPr>
        <mc:AlternateContent>
          <mc:Choice Requires="wps">
            <w:drawing>
              <wp:anchor distT="0" distB="0" distL="114300" distR="114300" simplePos="0" relativeHeight="251229696" behindDoc="0" locked="0" layoutInCell="1" allowOverlap="1" wp14:anchorId="2BF76451" wp14:editId="31AC6FF5">
                <wp:simplePos x="0" y="0"/>
                <wp:positionH relativeFrom="margin">
                  <wp:align>left</wp:align>
                </wp:positionH>
                <wp:positionV relativeFrom="paragraph">
                  <wp:posOffset>765249</wp:posOffset>
                </wp:positionV>
                <wp:extent cx="2200629" cy="244549"/>
                <wp:effectExtent l="0" t="0" r="28575" b="22225"/>
                <wp:wrapNone/>
                <wp:docPr id="1387" name="Rectangle 4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0629" cy="244549"/>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37B095" id="Rectangle 494" o:spid="_x0000_s1026" style="position:absolute;margin-left:0;margin-top:60.25pt;width:173.3pt;height:19.25pt;z-index:251229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" filled="f" strokecolor="red" strokeweight="1.25pt">
                <v:shadow color="#868686"/>
                <w10:wrap anchorx="margin"/>
              </v:rect>
            </w:pict>
          </mc:Fallback>
        </mc:AlternateContent>
      </w:r>
      <w:r w:rsidR="00BC4250" w:rsidRPr="00FB3017">
        <w:rPr>
          <w:rFonts w:ascii="Arial" w:hAnsi="Arial" w:cs="Arial"/>
          <w:noProof/>
          <w:color w:val="000000"/>
          <w:sz w:val="22"/>
          <w:szCs w:val="22"/>
          <w:lang w:val="en-US"/>
        </w:rPr>
        <mc:AlternateContent>
          <mc:Choice Requires="wps">
            <w:drawing>
              <wp:anchor distT="0" distB="0" distL="114300" distR="114300" simplePos="0" relativeHeight="251226624" behindDoc="0" locked="0" layoutInCell="1" allowOverlap="1" wp14:anchorId="7209B73A" wp14:editId="1E7C9F1B">
                <wp:simplePos x="0" y="0"/>
                <wp:positionH relativeFrom="column">
                  <wp:posOffset>4681308</wp:posOffset>
                </wp:positionH>
                <wp:positionV relativeFrom="paragraph">
                  <wp:posOffset>1443488</wp:posOffset>
                </wp:positionV>
                <wp:extent cx="1809750" cy="733425"/>
                <wp:effectExtent l="0" t="0" r="19050" b="28575"/>
                <wp:wrapNone/>
                <wp:docPr id="1380" name="Text 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733425"/>
                        </a:xfrm>
                        <a:prstGeom prst="rect">
                          <a:avLst/>
                        </a:prstGeom>
                        <a:solidFill>
                          <a:schemeClr val="tx2">
                            <a:lumMod val="40000"/>
                            <a:lumOff val="60000"/>
                          </a:schemeClr>
                        </a:solidFill>
                        <a:ln w="19050">
                          <a:solidFill>
                            <a:srgbClr val="000000"/>
                          </a:solidFill>
                          <a:miter lim="800000"/>
                          <a:headEnd/>
                          <a:tailEnd/>
                        </a:ln>
                      </wps:spPr>
                      <wps:txbx>
                        <w:txbxContent>
                          <w:p w14:paraId="7A635D01" w14:textId="77777777" w:rsidR="00257BB1" w:rsidRPr="003B7263" w:rsidRDefault="00257BB1" w:rsidP="00ED0396">
                            <w:pPr>
                              <w:rPr>
                                <w:rFonts w:ascii="Arial" w:hAnsi="Arial" w:cs="Arial"/>
                                <w:sz w:val="16"/>
                                <w:szCs w:val="16"/>
                              </w:rPr>
                            </w:pPr>
                            <w:r w:rsidRPr="007E650A">
                              <w:rPr>
                                <w:rFonts w:ascii="Arial" w:hAnsi="Arial" w:cs="Arial"/>
                                <w:sz w:val="16"/>
                                <w:szCs w:val="16"/>
                                <w:u w:val="single"/>
                              </w:rPr>
                              <w:t>List cost deductions</w:t>
                            </w:r>
                            <w:r>
                              <w:rPr>
                                <w:rFonts w:ascii="Arial" w:hAnsi="Arial" w:cs="Arial"/>
                                <w:sz w:val="16"/>
                                <w:szCs w:val="16"/>
                              </w:rPr>
                              <w:t xml:space="preserve">: This verbiage </w:t>
                            </w:r>
                            <w:r w:rsidRPr="003B7263">
                              <w:rPr>
                                <w:rFonts w:ascii="Arial" w:hAnsi="Arial" w:cs="Arial"/>
                                <w:sz w:val="16"/>
                                <w:szCs w:val="16"/>
                              </w:rPr>
                              <w:t>refers to ‘Pricing’</w:t>
                            </w:r>
                            <w:r>
                              <w:rPr>
                                <w:rFonts w:ascii="Arial" w:hAnsi="Arial" w:cs="Arial"/>
                                <w:sz w:val="16"/>
                                <w:szCs w:val="16"/>
                              </w:rPr>
                              <w:t xml:space="preserve"> allowance, OI, or BB. In the example above is List Cost referencing a Pricing deduction.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09B73A" id="Text Box 485" o:spid="_x0000_s1078" type="#_x0000_t202" style="position:absolute;left:0;text-align:left;margin-left:368.6pt;margin-top:113.65pt;width:142.5pt;height:57.75pt;z-index:25122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" fillcolor="#8db3e2 [1311]" strokeweight="1.5pt">
                <v:textbox>
                  <w:txbxContent>
                    <w:p w14:paraId="7A635D01" w14:textId="77777777" w:rsidR="00257BB1" w:rsidRPr="003B7263" w:rsidRDefault="00257BB1" w:rsidP="00ED0396">
                      <w:pPr>
                        <w:rPr>
                          <w:rFonts w:ascii="Arial" w:hAnsi="Arial" w:cs="Arial"/>
                          <w:sz w:val="16"/>
                          <w:szCs w:val="16"/>
                        </w:rPr>
                      </w:pPr>
                      <w:r w:rsidRPr="007E650A">
                        <w:rPr>
                          <w:rFonts w:ascii="Arial" w:hAnsi="Arial" w:cs="Arial"/>
                          <w:sz w:val="16"/>
                          <w:szCs w:val="16"/>
                          <w:u w:val="single"/>
                        </w:rPr>
                        <w:t>List cost deductions</w:t>
                      </w:r>
                      <w:r>
                        <w:rPr>
                          <w:rFonts w:ascii="Arial" w:hAnsi="Arial" w:cs="Arial"/>
                          <w:sz w:val="16"/>
                          <w:szCs w:val="16"/>
                        </w:rPr>
                        <w:t xml:space="preserve">: This verbiage </w:t>
                      </w:r>
                      <w:r w:rsidRPr="003B7263">
                        <w:rPr>
                          <w:rFonts w:ascii="Arial" w:hAnsi="Arial" w:cs="Arial"/>
                          <w:sz w:val="16"/>
                          <w:szCs w:val="16"/>
                        </w:rPr>
                        <w:t>refers to ‘Pricing’</w:t>
                      </w:r>
                      <w:r>
                        <w:rPr>
                          <w:rFonts w:ascii="Arial" w:hAnsi="Arial" w:cs="Arial"/>
                          <w:sz w:val="16"/>
                          <w:szCs w:val="16"/>
                        </w:rPr>
                        <w:t xml:space="preserve"> allowance, OI, or BB. In the example above is List Cost referencing a Pricing deduction.</w:t>
                      </w:r>
                    </w:p>
                  </w:txbxContent>
                </v:textbox>
              </v:shape>
            </w:pict>
          </mc:Fallback>
        </mc:AlternateContent>
      </w:r>
      <w:ins w:id="122" w:author="Whitney Eiss" w:date="2017-10-16T11:36:00Z">
        <w:r w:rsidR="00BC4250" w:rsidRPr="00FB3017">
          <w:rPr>
            <w:rFonts w:ascii="Arial" w:hAnsi="Arial" w:cs="Arial"/>
            <w:noProof/>
            <w:sz w:val="22"/>
            <w:szCs w:val="22"/>
            <w:lang w:val="en-US"/>
          </w:rPr>
          <mc:AlternateContent>
            <mc:Choice Requires="wps">
              <w:drawing>
                <wp:anchor distT="0" distB="0" distL="114300" distR="114300" simplePos="0" relativeHeight="251308544" behindDoc="0" locked="0" layoutInCell="1" allowOverlap="1" wp14:anchorId="5EEBD483" wp14:editId="359EFEAF">
                  <wp:simplePos x="0" y="0"/>
                  <wp:positionH relativeFrom="page">
                    <wp:align>right</wp:align>
                  </wp:positionH>
                  <wp:positionV relativeFrom="paragraph">
                    <wp:posOffset>115082</wp:posOffset>
                  </wp:positionV>
                  <wp:extent cx="2688590" cy="866692"/>
                  <wp:effectExtent l="0" t="0" r="16510" b="10160"/>
                  <wp:wrapNone/>
                  <wp:docPr id="1392" name="Text 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8590" cy="866692"/>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55DF8A4" w14:textId="77777777" w:rsidR="00257BB1" w:rsidRPr="001B5EC0" w:rsidRDefault="00257BB1" w:rsidP="001A07E1">
                              <w:pPr>
                                <w:rPr>
                                  <w:ins w:id="123" w:author="Whitney Eiss" w:date="2017-10-16T11:36:00Z"/>
                                  <w:rFonts w:ascii="Arial" w:hAnsi="Arial" w:cs="Arial"/>
                                  <w:sz w:val="16"/>
                                  <w:szCs w:val="16"/>
                                </w:rPr>
                              </w:pPr>
                              <w:ins w:id="124" w:author="Whitney Eiss" w:date="2017-10-16T11:36:00Z">
                                <w:r w:rsidRPr="001A07E1">
                                  <w:rPr>
                                    <w:rFonts w:ascii="Arial" w:hAnsi="Arial" w:cs="Arial"/>
                                    <w:sz w:val="16"/>
                                    <w:szCs w:val="16"/>
                                    <w:u w:val="single"/>
                                  </w:rPr>
                                  <w:t>Invoice#</w:t>
                                </w:r>
                                <w:r>
                                  <w:rPr>
                                    <w:rFonts w:ascii="Arial" w:hAnsi="Arial" w:cs="Arial"/>
                                    <w:sz w:val="16"/>
                                    <w:szCs w:val="16"/>
                                  </w:rPr>
                                  <w:t>:</w:t>
                                </w:r>
                                <w:r w:rsidRPr="00316768">
                                  <w:rPr>
                                    <w:rFonts w:ascii="Arial" w:hAnsi="Arial" w:cs="Arial"/>
                                    <w:sz w:val="16"/>
                                    <w:szCs w:val="16"/>
                                  </w:rPr>
                                  <w:t xml:space="preserve"> This is the Client </w:t>
                                </w:r>
                                <w:r>
                                  <w:rPr>
                                    <w:rFonts w:ascii="Arial" w:hAnsi="Arial" w:cs="Arial"/>
                                    <w:sz w:val="16"/>
                                    <w:szCs w:val="16"/>
                                  </w:rPr>
                                  <w:t xml:space="preserve">Order </w:t>
                                </w:r>
                                <w:r w:rsidRPr="00316768">
                                  <w:rPr>
                                    <w:rFonts w:ascii="Arial" w:hAnsi="Arial" w:cs="Arial"/>
                                    <w:sz w:val="16"/>
                                    <w:szCs w:val="16"/>
                                  </w:rPr>
                                  <w:t>Invoice number</w:t>
                                </w:r>
                                <w:r>
                                  <w:rPr>
                                    <w:rFonts w:ascii="Arial" w:hAnsi="Arial" w:cs="Arial"/>
                                    <w:sz w:val="16"/>
                                    <w:szCs w:val="16"/>
                                  </w:rPr>
                                  <w:t xml:space="preserve"> and </w:t>
                                </w:r>
                                <w:r w:rsidRPr="00DD7654">
                                  <w:rPr>
                                    <w:rFonts w:ascii="Arial" w:hAnsi="Arial" w:cs="Arial"/>
                                    <w:sz w:val="16"/>
                                    <w:szCs w:val="16"/>
                                  </w:rPr>
                                  <w:t xml:space="preserve"> </w:t>
                                </w:r>
                                <w:r>
                                  <w:rPr>
                                    <w:rFonts w:ascii="Arial" w:hAnsi="Arial" w:cs="Arial"/>
                                    <w:sz w:val="16"/>
                                    <w:szCs w:val="16"/>
                                  </w:rPr>
                                  <w:t xml:space="preserve">is used to retrieve the order/invoice data out of the Order/invoice/PO /view document link within </w:t>
                                </w:r>
                                <w:r>
                                  <w:rPr>
                                    <w:rFonts w:ascii="Verdana" w:hAnsi="Verdana"/>
                                    <w:color w:val="000000"/>
                                    <w:sz w:val="17"/>
                                    <w:szCs w:val="17"/>
                                  </w:rPr>
                                  <w:t>ACOSTA Relay</w:t>
                                </w:r>
                                <w:r w:rsidRPr="000E1125">
                                  <w:rPr>
                                    <w:rFonts w:ascii="Arial" w:hAnsi="Arial" w:cs="Arial"/>
                                    <w:sz w:val="16"/>
                                    <w:szCs w:val="16"/>
                                  </w:rPr>
                                  <w:t>.</w:t>
                                </w:r>
                                <w:r>
                                  <w:rPr>
                                    <w:rFonts w:ascii="Arial" w:hAnsi="Arial" w:cs="Arial"/>
                                    <w:sz w:val="16"/>
                                    <w:szCs w:val="16"/>
                                  </w:rPr>
                                  <w:t xml:space="preserve"> In this case the invoice number is </w:t>
                                </w:r>
                                <w:r>
                                  <w:rPr>
                                    <w:rFonts w:ascii="Arial" w:hAnsi="Arial" w:cs="Arial"/>
                                    <w:b/>
                                    <w:sz w:val="16"/>
                                    <w:szCs w:val="16"/>
                                  </w:rPr>
                                  <w:t>06609013.</w:t>
                                </w:r>
                              </w:ins>
                            </w:p>
                            <w:p w14:paraId="7118784D" w14:textId="77777777" w:rsidR="00257BB1" w:rsidRPr="00CC6D55" w:rsidRDefault="00257BB1" w:rsidP="001A07E1">
                              <w:pPr>
                                <w:rPr>
                                  <w:ins w:id="125" w:author="Whitney Eiss" w:date="2017-10-16T11:36:00Z"/>
                                  <w:rFonts w:ascii="Arial" w:hAnsi="Arial" w:cs="Arial"/>
                                  <w:sz w:val="16"/>
                                  <w:szCs w:val="16"/>
                                </w:rPr>
                              </w:pPr>
                              <w:ins w:id="126" w:author="Whitney Eiss" w:date="2017-10-16T11:36:00Z">
                                <w:r w:rsidRPr="000862F3">
                                  <w:rPr>
                                    <w:rFonts w:ascii="Arial" w:hAnsi="Arial" w:cs="Arial"/>
                                    <w:sz w:val="16"/>
                                    <w:szCs w:val="16"/>
                                  </w:rPr>
                                  <w:t>This is also used to search for th</w:t>
                                </w:r>
                                <w:r>
                                  <w:rPr>
                                    <w:rFonts w:ascii="Arial" w:hAnsi="Arial" w:cs="Arial"/>
                                    <w:sz w:val="16"/>
                                    <w:szCs w:val="16"/>
                                  </w:rPr>
                                  <w:t xml:space="preserve">e customer invoice within </w:t>
                                </w:r>
                                <w:r>
                                  <w:rPr>
                                    <w:rFonts w:ascii="Verdana" w:hAnsi="Verdana"/>
                                    <w:color w:val="000000"/>
                                    <w:sz w:val="17"/>
                                    <w:szCs w:val="17"/>
                                  </w:rPr>
                                  <w:t>ACOSTA Relay.</w:t>
                                </w:r>
                              </w:ins>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EBD483" id="Text Box 674" o:spid="_x0000_s1079" type="#_x0000_t202" style="position:absolute;left:0;text-align:left;margin-left:160.5pt;margin-top:9.05pt;width:211.7pt;height:68.25pt;z-index:2513085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" strokeweight="1.5pt">
                  <v:shadow color="#868686"/>
                  <v:textbox>
                    <w:txbxContent>
                      <w:p w14:paraId="355DF8A4" w14:textId="77777777" w:rsidR="00257BB1" w:rsidRPr="001B5EC0" w:rsidRDefault="00257BB1" w:rsidP="001A07E1">
                        <w:pPr>
                          <w:rPr>
                            <w:ins w:id="127" w:author="Whitney Eiss" w:date="2017-10-16T11:36:00Z"/>
                            <w:rFonts w:ascii="Arial" w:hAnsi="Arial" w:cs="Arial"/>
                            <w:sz w:val="16"/>
                            <w:szCs w:val="16"/>
                          </w:rPr>
                        </w:pPr>
                        <w:ins w:id="128" w:author="Whitney Eiss" w:date="2017-10-16T11:36:00Z">
                          <w:r w:rsidRPr="001A07E1">
                            <w:rPr>
                              <w:rFonts w:ascii="Arial" w:hAnsi="Arial" w:cs="Arial"/>
                              <w:sz w:val="16"/>
                              <w:szCs w:val="16"/>
                              <w:u w:val="single"/>
                            </w:rPr>
                            <w:t>Invoice#</w:t>
                          </w:r>
                          <w:r>
                            <w:rPr>
                              <w:rFonts w:ascii="Arial" w:hAnsi="Arial" w:cs="Arial"/>
                              <w:sz w:val="16"/>
                              <w:szCs w:val="16"/>
                            </w:rPr>
                            <w:t>:</w:t>
                          </w:r>
                          <w:r w:rsidRPr="00316768">
                            <w:rPr>
                              <w:rFonts w:ascii="Arial" w:hAnsi="Arial" w:cs="Arial"/>
                              <w:sz w:val="16"/>
                              <w:szCs w:val="16"/>
                            </w:rPr>
                            <w:t xml:space="preserve"> This is the Client </w:t>
                          </w:r>
                          <w:r>
                            <w:rPr>
                              <w:rFonts w:ascii="Arial" w:hAnsi="Arial" w:cs="Arial"/>
                              <w:sz w:val="16"/>
                              <w:szCs w:val="16"/>
                            </w:rPr>
                            <w:t xml:space="preserve">Order </w:t>
                          </w:r>
                          <w:r w:rsidRPr="00316768">
                            <w:rPr>
                              <w:rFonts w:ascii="Arial" w:hAnsi="Arial" w:cs="Arial"/>
                              <w:sz w:val="16"/>
                              <w:szCs w:val="16"/>
                            </w:rPr>
                            <w:t>Invoice number</w:t>
                          </w:r>
                          <w:r>
                            <w:rPr>
                              <w:rFonts w:ascii="Arial" w:hAnsi="Arial" w:cs="Arial"/>
                              <w:sz w:val="16"/>
                              <w:szCs w:val="16"/>
                            </w:rPr>
                            <w:t xml:space="preserve"> and </w:t>
                          </w:r>
                          <w:r w:rsidRPr="00DD7654">
                            <w:rPr>
                              <w:rFonts w:ascii="Arial" w:hAnsi="Arial" w:cs="Arial"/>
                              <w:sz w:val="16"/>
                              <w:szCs w:val="16"/>
                            </w:rPr>
                            <w:t xml:space="preserve"> </w:t>
                          </w:r>
                          <w:r>
                            <w:rPr>
                              <w:rFonts w:ascii="Arial" w:hAnsi="Arial" w:cs="Arial"/>
                              <w:sz w:val="16"/>
                              <w:szCs w:val="16"/>
                            </w:rPr>
                            <w:t xml:space="preserve">is used to retrieve the order/invoice data out of the Order/invoice/PO /view document link within </w:t>
                          </w:r>
                          <w:r>
                            <w:rPr>
                              <w:rFonts w:ascii="Verdana" w:hAnsi="Verdana"/>
                              <w:color w:val="000000"/>
                              <w:sz w:val="17"/>
                              <w:szCs w:val="17"/>
                            </w:rPr>
                            <w:t>ACOSTA Relay</w:t>
                          </w:r>
                          <w:r w:rsidRPr="000E1125">
                            <w:rPr>
                              <w:rFonts w:ascii="Arial" w:hAnsi="Arial" w:cs="Arial"/>
                              <w:sz w:val="16"/>
                              <w:szCs w:val="16"/>
                            </w:rPr>
                            <w:t>.</w:t>
                          </w:r>
                          <w:r>
                            <w:rPr>
                              <w:rFonts w:ascii="Arial" w:hAnsi="Arial" w:cs="Arial"/>
                              <w:sz w:val="16"/>
                              <w:szCs w:val="16"/>
                            </w:rPr>
                            <w:t xml:space="preserve"> In this case the invoice number is </w:t>
                          </w:r>
                          <w:r>
                            <w:rPr>
                              <w:rFonts w:ascii="Arial" w:hAnsi="Arial" w:cs="Arial"/>
                              <w:b/>
                              <w:sz w:val="16"/>
                              <w:szCs w:val="16"/>
                            </w:rPr>
                            <w:t>06609013.</w:t>
                          </w:r>
                        </w:ins>
                      </w:p>
                      <w:p w14:paraId="7118784D" w14:textId="77777777" w:rsidR="00257BB1" w:rsidRPr="00CC6D55" w:rsidRDefault="00257BB1" w:rsidP="001A07E1">
                        <w:pPr>
                          <w:rPr>
                            <w:ins w:id="129" w:author="Whitney Eiss" w:date="2017-10-16T11:36:00Z"/>
                            <w:rFonts w:ascii="Arial" w:hAnsi="Arial" w:cs="Arial"/>
                            <w:sz w:val="16"/>
                            <w:szCs w:val="16"/>
                          </w:rPr>
                        </w:pPr>
                        <w:ins w:id="130" w:author="Whitney Eiss" w:date="2017-10-16T11:36:00Z">
                          <w:r w:rsidRPr="000862F3">
                            <w:rPr>
                              <w:rFonts w:ascii="Arial" w:hAnsi="Arial" w:cs="Arial"/>
                              <w:sz w:val="16"/>
                              <w:szCs w:val="16"/>
                            </w:rPr>
                            <w:t>This is also used to search for th</w:t>
                          </w:r>
                          <w:r>
                            <w:rPr>
                              <w:rFonts w:ascii="Arial" w:hAnsi="Arial" w:cs="Arial"/>
                              <w:sz w:val="16"/>
                              <w:szCs w:val="16"/>
                            </w:rPr>
                            <w:t xml:space="preserve">e customer invoice within </w:t>
                          </w:r>
                          <w:r>
                            <w:rPr>
                              <w:rFonts w:ascii="Verdana" w:hAnsi="Verdana"/>
                              <w:color w:val="000000"/>
                              <w:sz w:val="17"/>
                              <w:szCs w:val="17"/>
                            </w:rPr>
                            <w:t>ACOSTA Relay.</w:t>
                          </w:r>
                        </w:ins>
                      </w:p>
                    </w:txbxContent>
                  </v:textbox>
                  <w10:wrap anchorx="page"/>
                </v:shape>
              </w:pict>
            </mc:Fallback>
          </mc:AlternateContent>
        </w:r>
      </w:ins>
      <w:r w:rsidR="00BC4250" w:rsidRPr="00FB3017">
        <w:rPr>
          <w:rFonts w:ascii="Arial" w:hAnsi="Arial" w:cs="Arial"/>
          <w:noProof/>
          <w:sz w:val="22"/>
          <w:szCs w:val="22"/>
          <w:lang w:val="en-US"/>
        </w:rPr>
        <mc:AlternateContent>
          <mc:Choice Requires="wps">
            <w:drawing>
              <wp:anchor distT="0" distB="0" distL="114300" distR="114300" simplePos="0" relativeHeight="251309568" behindDoc="0" locked="0" layoutInCell="1" allowOverlap="1" wp14:anchorId="287150B2" wp14:editId="2F1A9769">
                <wp:simplePos x="0" y="0"/>
                <wp:positionH relativeFrom="column">
                  <wp:posOffset>2728269</wp:posOffset>
                </wp:positionH>
                <wp:positionV relativeFrom="paragraph">
                  <wp:posOffset>453420</wp:posOffset>
                </wp:positionV>
                <wp:extent cx="1778487" cy="290564"/>
                <wp:effectExtent l="0" t="0" r="12700" b="14605"/>
                <wp:wrapNone/>
                <wp:docPr id="1385" name="AutoShape 6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487" cy="29056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47A99E" id="AutoShape 675" o:spid="_x0000_s1026" style="position:absolute;margin-left:214.8pt;margin-top:35.7pt;width:140.05pt;height:22.9pt;z-index:2513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" filled="f" strokecolor="red" strokeweight="1.5pt">
                <v:shadow color="#868686"/>
              </v:roundrect>
            </w:pict>
          </mc:Fallback>
        </mc:AlternateContent>
      </w:r>
      <w:r w:rsidR="00BC4250">
        <w:rPr>
          <w:noProof/>
        </w:rPr>
        <w:drawing>
          <wp:inline distT="0" distB="0" distL="0" distR="0" wp14:anchorId="6AFA370B" wp14:editId="3FC690D6">
            <wp:extent cx="6831965" cy="4316818"/>
            <wp:effectExtent l="19050" t="19050" r="26035" b="2667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834255" cy="4318265"/>
                    </a:xfrm>
                    <a:prstGeom prst="rect">
                      <a:avLst/>
                    </a:prstGeom>
                    <a:ln w="12700">
                      <a:solidFill>
                        <a:srgbClr val="000000"/>
                      </a:solidFill>
                    </a:ln>
                  </pic:spPr>
                </pic:pic>
              </a:graphicData>
            </a:graphic>
          </wp:inline>
        </w:drawing>
      </w:r>
    </w:p>
    <w:p w14:paraId="4273DA41" w14:textId="0AC4428C" w:rsidR="00BF0947" w:rsidRPr="00FB3017" w:rsidRDefault="00650065" w:rsidP="001A5AAD">
      <w:pPr>
        <w:ind w:left="1080" w:hanging="1080"/>
        <w:rPr>
          <w:del w:id="131" w:author="Whitney Eiss" w:date="2017-10-16T11:36:00Z"/>
          <w:rFonts w:ascii="Arial" w:hAnsi="Arial" w:cs="Arial"/>
          <w:noProof/>
          <w:lang w:val="en-US"/>
        </w:rPr>
      </w:pPr>
      <w:del w:id="132" w:author="Whitney Eiss" w:date="2017-10-16T11:36:00Z">
        <w:r w:rsidRPr="00FB3017">
          <w:rPr>
            <w:rFonts w:ascii="Arial" w:hAnsi="Arial" w:cs="Arial"/>
            <w:noProof/>
            <w:sz w:val="22"/>
            <w:szCs w:val="22"/>
            <w:lang w:val="en-US"/>
          </w:rPr>
          <mc:AlternateContent>
            <mc:Choice Requires="wps">
              <w:drawing>
                <wp:anchor distT="0" distB="0" distL="114300" distR="114300" simplePos="0" relativeHeight="252063232" behindDoc="0" locked="0" layoutInCell="1" allowOverlap="1" wp14:anchorId="7188B5BE" wp14:editId="32DDAE0F">
                  <wp:simplePos x="0" y="0"/>
                  <wp:positionH relativeFrom="column">
                    <wp:posOffset>1812925</wp:posOffset>
                  </wp:positionH>
                  <wp:positionV relativeFrom="paragraph">
                    <wp:posOffset>111760</wp:posOffset>
                  </wp:positionV>
                  <wp:extent cx="2688590" cy="824230"/>
                  <wp:effectExtent l="12700" t="16510" r="13335" b="16510"/>
                  <wp:wrapNone/>
                  <wp:docPr id="1608" name="Text 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8590" cy="8242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B422D0" w14:textId="77777777" w:rsidR="00257BB1" w:rsidRDefault="00257BB1" w:rsidP="001A07E1">
                              <w:pPr>
                                <w:rPr>
                                  <w:del w:id="133" w:author="Whitney Eiss" w:date="2017-10-16T11:36:00Z"/>
                                  <w:rFonts w:ascii="Arial" w:hAnsi="Arial" w:cs="Arial"/>
                                  <w:sz w:val="16"/>
                                  <w:szCs w:val="16"/>
                                </w:rPr>
                              </w:pPr>
                              <w:del w:id="134" w:author="Whitney Eiss" w:date="2017-10-16T11:36:00Z">
                                <w:r w:rsidRPr="001A07E1">
                                  <w:rPr>
                                    <w:rFonts w:ascii="Arial" w:hAnsi="Arial" w:cs="Arial"/>
                                    <w:sz w:val="16"/>
                                    <w:szCs w:val="16"/>
                                    <w:u w:val="single"/>
                                  </w:rPr>
                                  <w:delText>Invoice#</w:delText>
                                </w:r>
                                <w:r>
                                  <w:rPr>
                                    <w:rFonts w:ascii="Arial" w:hAnsi="Arial" w:cs="Arial"/>
                                    <w:sz w:val="16"/>
                                    <w:szCs w:val="16"/>
                                  </w:rPr>
                                  <w:delText>:</w:delText>
                                </w:r>
                                <w:r w:rsidRPr="00316768">
                                  <w:rPr>
                                    <w:rFonts w:ascii="Arial" w:hAnsi="Arial" w:cs="Arial"/>
                                    <w:sz w:val="16"/>
                                    <w:szCs w:val="16"/>
                                  </w:rPr>
                                  <w:delText xml:space="preserve"> This is the Client </w:delText>
                                </w:r>
                                <w:r>
                                  <w:rPr>
                                    <w:rFonts w:ascii="Arial" w:hAnsi="Arial" w:cs="Arial"/>
                                    <w:sz w:val="16"/>
                                    <w:szCs w:val="16"/>
                                  </w:rPr>
                                  <w:delText xml:space="preserve">Order </w:delText>
                                </w:r>
                                <w:r w:rsidRPr="00316768">
                                  <w:rPr>
                                    <w:rFonts w:ascii="Arial" w:hAnsi="Arial" w:cs="Arial"/>
                                    <w:sz w:val="16"/>
                                    <w:szCs w:val="16"/>
                                  </w:rPr>
                                  <w:delText>Invoice number</w:delText>
                                </w:r>
                                <w:r>
                                  <w:rPr>
                                    <w:rFonts w:ascii="Arial" w:hAnsi="Arial" w:cs="Arial"/>
                                    <w:sz w:val="16"/>
                                    <w:szCs w:val="16"/>
                                  </w:rPr>
                                  <w:delText xml:space="preserve"> and </w:delText>
                                </w:r>
                                <w:r w:rsidRPr="00DD7654">
                                  <w:rPr>
                                    <w:rFonts w:ascii="Arial" w:hAnsi="Arial" w:cs="Arial"/>
                                    <w:sz w:val="16"/>
                                    <w:szCs w:val="16"/>
                                  </w:rPr>
                                  <w:delText xml:space="preserve"> </w:delText>
                                </w:r>
                                <w:r>
                                  <w:rPr>
                                    <w:rFonts w:ascii="Arial" w:hAnsi="Arial" w:cs="Arial"/>
                                    <w:sz w:val="16"/>
                                    <w:szCs w:val="16"/>
                                  </w:rPr>
                                  <w:delText>is used to retrieve the order/invoice data out of the Order/invoice/PO /view document link within SHARP</w:delText>
                                </w:r>
                                <w:r w:rsidRPr="000E1125">
                                  <w:rPr>
                                    <w:rFonts w:ascii="Arial" w:hAnsi="Arial" w:cs="Arial"/>
                                    <w:sz w:val="16"/>
                                    <w:szCs w:val="16"/>
                                  </w:rPr>
                                  <w:delText>.</w:delText>
                                </w:r>
                                <w:r>
                                  <w:rPr>
                                    <w:rFonts w:ascii="Arial" w:hAnsi="Arial" w:cs="Arial"/>
                                    <w:sz w:val="16"/>
                                    <w:szCs w:val="16"/>
                                  </w:rPr>
                                  <w:delText xml:space="preserve"> </w:delText>
                                </w:r>
                              </w:del>
                            </w:p>
                            <w:p w14:paraId="2DA84567" w14:textId="77777777" w:rsidR="00257BB1" w:rsidRPr="00316768" w:rsidRDefault="00257BB1" w:rsidP="001A07E1">
                              <w:pPr>
                                <w:rPr>
                                  <w:del w:id="135" w:author="Whitney Eiss" w:date="2017-10-16T11:36:00Z"/>
                                  <w:sz w:val="16"/>
                                  <w:szCs w:val="16"/>
                                </w:rPr>
                              </w:pPr>
                              <w:del w:id="136" w:author="Whitney Eiss" w:date="2017-10-16T11:36:00Z">
                                <w:r>
                                  <w:rPr>
                                    <w:rFonts w:ascii="Arial" w:hAnsi="Arial" w:cs="Arial"/>
                                    <w:sz w:val="16"/>
                                    <w:szCs w:val="16"/>
                                  </w:rPr>
                                  <w:delText xml:space="preserve">In this case the invoice number is </w:delText>
                                </w:r>
                                <w:r>
                                  <w:rPr>
                                    <w:rFonts w:ascii="Arial" w:hAnsi="Arial" w:cs="Arial"/>
                                    <w:b/>
                                    <w:sz w:val="16"/>
                                    <w:szCs w:val="16"/>
                                  </w:rPr>
                                  <w:delText>06609013.</w:delText>
                                </w:r>
                              </w:del>
                            </w:p>
                            <w:p w14:paraId="2B7B50F8" w14:textId="77777777" w:rsidR="00257BB1" w:rsidRPr="00CC6D55" w:rsidRDefault="00257BB1" w:rsidP="001A07E1">
                              <w:pPr>
                                <w:rPr>
                                  <w:del w:id="137" w:author="Whitney Eiss" w:date="2017-10-16T11:36:00Z"/>
                                  <w:rFonts w:ascii="Arial" w:hAnsi="Arial" w:cs="Arial"/>
                                  <w:sz w:val="16"/>
                                  <w:szCs w:val="16"/>
                                </w:rPr>
                              </w:pPr>
                              <w:del w:id="138" w:author="Whitney Eiss" w:date="2017-10-16T11:36:00Z">
                                <w:r w:rsidRPr="000862F3">
                                  <w:rPr>
                                    <w:rFonts w:ascii="Arial" w:hAnsi="Arial" w:cs="Arial"/>
                                    <w:sz w:val="16"/>
                                    <w:szCs w:val="16"/>
                                  </w:rPr>
                                  <w:delText>This is also used to search for the customer invoice within SHARP.</w:delText>
                                </w:r>
                              </w:del>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88B5BE" id="_x0000_s1080" type="#_x0000_t202" style="position:absolute;left:0;text-align:left;margin-left:142.75pt;margin-top:8.8pt;width:211.7pt;height:64.9pt;z-index:25206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" strokeweight="1.5pt">
                  <v:shadow color="#868686"/>
                  <v:textbox>
                    <w:txbxContent>
                      <w:p w14:paraId="24B422D0" w14:textId="77777777" w:rsidR="00257BB1" w:rsidRDefault="00257BB1" w:rsidP="001A07E1">
                        <w:pPr>
                          <w:rPr>
                            <w:del w:id="139" w:author="Whitney Eiss" w:date="2017-10-16T11:36:00Z"/>
                            <w:rFonts w:ascii="Arial" w:hAnsi="Arial" w:cs="Arial"/>
                            <w:sz w:val="16"/>
                            <w:szCs w:val="16"/>
                          </w:rPr>
                        </w:pPr>
                        <w:del w:id="140" w:author="Whitney Eiss" w:date="2017-10-16T11:36:00Z">
                          <w:r w:rsidRPr="001A07E1">
                            <w:rPr>
                              <w:rFonts w:ascii="Arial" w:hAnsi="Arial" w:cs="Arial"/>
                              <w:sz w:val="16"/>
                              <w:szCs w:val="16"/>
                              <w:u w:val="single"/>
                            </w:rPr>
                            <w:delText>Invoice#</w:delText>
                          </w:r>
                          <w:r>
                            <w:rPr>
                              <w:rFonts w:ascii="Arial" w:hAnsi="Arial" w:cs="Arial"/>
                              <w:sz w:val="16"/>
                              <w:szCs w:val="16"/>
                            </w:rPr>
                            <w:delText>:</w:delText>
                          </w:r>
                          <w:r w:rsidRPr="00316768">
                            <w:rPr>
                              <w:rFonts w:ascii="Arial" w:hAnsi="Arial" w:cs="Arial"/>
                              <w:sz w:val="16"/>
                              <w:szCs w:val="16"/>
                            </w:rPr>
                            <w:delText xml:space="preserve"> This is the Client </w:delText>
                          </w:r>
                          <w:r>
                            <w:rPr>
                              <w:rFonts w:ascii="Arial" w:hAnsi="Arial" w:cs="Arial"/>
                              <w:sz w:val="16"/>
                              <w:szCs w:val="16"/>
                            </w:rPr>
                            <w:delText xml:space="preserve">Order </w:delText>
                          </w:r>
                          <w:r w:rsidRPr="00316768">
                            <w:rPr>
                              <w:rFonts w:ascii="Arial" w:hAnsi="Arial" w:cs="Arial"/>
                              <w:sz w:val="16"/>
                              <w:szCs w:val="16"/>
                            </w:rPr>
                            <w:delText>Invoice number</w:delText>
                          </w:r>
                          <w:r>
                            <w:rPr>
                              <w:rFonts w:ascii="Arial" w:hAnsi="Arial" w:cs="Arial"/>
                              <w:sz w:val="16"/>
                              <w:szCs w:val="16"/>
                            </w:rPr>
                            <w:delText xml:space="preserve"> and </w:delText>
                          </w:r>
                          <w:r w:rsidRPr="00DD7654">
                            <w:rPr>
                              <w:rFonts w:ascii="Arial" w:hAnsi="Arial" w:cs="Arial"/>
                              <w:sz w:val="16"/>
                              <w:szCs w:val="16"/>
                            </w:rPr>
                            <w:delText xml:space="preserve"> </w:delText>
                          </w:r>
                          <w:r>
                            <w:rPr>
                              <w:rFonts w:ascii="Arial" w:hAnsi="Arial" w:cs="Arial"/>
                              <w:sz w:val="16"/>
                              <w:szCs w:val="16"/>
                            </w:rPr>
                            <w:delText>is used to retrieve the order/invoice data out of the Order/invoice/PO /view document link within SHARP</w:delText>
                          </w:r>
                          <w:r w:rsidRPr="000E1125">
                            <w:rPr>
                              <w:rFonts w:ascii="Arial" w:hAnsi="Arial" w:cs="Arial"/>
                              <w:sz w:val="16"/>
                              <w:szCs w:val="16"/>
                            </w:rPr>
                            <w:delText>.</w:delText>
                          </w:r>
                          <w:r>
                            <w:rPr>
                              <w:rFonts w:ascii="Arial" w:hAnsi="Arial" w:cs="Arial"/>
                              <w:sz w:val="16"/>
                              <w:szCs w:val="16"/>
                            </w:rPr>
                            <w:delText xml:space="preserve"> </w:delText>
                          </w:r>
                        </w:del>
                      </w:p>
                      <w:p w14:paraId="2DA84567" w14:textId="77777777" w:rsidR="00257BB1" w:rsidRPr="00316768" w:rsidRDefault="00257BB1" w:rsidP="001A07E1">
                        <w:pPr>
                          <w:rPr>
                            <w:del w:id="141" w:author="Whitney Eiss" w:date="2017-10-16T11:36:00Z"/>
                            <w:sz w:val="16"/>
                            <w:szCs w:val="16"/>
                          </w:rPr>
                        </w:pPr>
                        <w:del w:id="142" w:author="Whitney Eiss" w:date="2017-10-16T11:36:00Z">
                          <w:r>
                            <w:rPr>
                              <w:rFonts w:ascii="Arial" w:hAnsi="Arial" w:cs="Arial"/>
                              <w:sz w:val="16"/>
                              <w:szCs w:val="16"/>
                            </w:rPr>
                            <w:delText xml:space="preserve">In this case the invoice number is </w:delText>
                          </w:r>
                          <w:r>
                            <w:rPr>
                              <w:rFonts w:ascii="Arial" w:hAnsi="Arial" w:cs="Arial"/>
                              <w:b/>
                              <w:sz w:val="16"/>
                              <w:szCs w:val="16"/>
                            </w:rPr>
                            <w:delText>06609013.</w:delText>
                          </w:r>
                        </w:del>
                      </w:p>
                      <w:p w14:paraId="2B7B50F8" w14:textId="77777777" w:rsidR="00257BB1" w:rsidRPr="00CC6D55" w:rsidRDefault="00257BB1" w:rsidP="001A07E1">
                        <w:pPr>
                          <w:rPr>
                            <w:del w:id="143" w:author="Whitney Eiss" w:date="2017-10-16T11:36:00Z"/>
                            <w:rFonts w:ascii="Arial" w:hAnsi="Arial" w:cs="Arial"/>
                            <w:sz w:val="16"/>
                            <w:szCs w:val="16"/>
                          </w:rPr>
                        </w:pPr>
                        <w:del w:id="144" w:author="Whitney Eiss" w:date="2017-10-16T11:36:00Z">
                          <w:r w:rsidRPr="000862F3">
                            <w:rPr>
                              <w:rFonts w:ascii="Arial" w:hAnsi="Arial" w:cs="Arial"/>
                              <w:sz w:val="16"/>
                              <w:szCs w:val="16"/>
                            </w:rPr>
                            <w:delText>This is also used to search for the customer invoice within SHARP.</w:delText>
                          </w:r>
                        </w:del>
                      </w:p>
                    </w:txbxContent>
                  </v:textbox>
                </v:shape>
              </w:pict>
            </mc:Fallback>
          </mc:AlternateContent>
        </w:r>
      </w:del>
    </w:p>
    <w:p w14:paraId="3BFFA122" w14:textId="49E99301" w:rsidR="00BF0947" w:rsidRPr="00FB3017" w:rsidRDefault="00BF0947" w:rsidP="001A5AAD">
      <w:pPr>
        <w:ind w:left="1080" w:hanging="1080"/>
        <w:rPr>
          <w:ins w:id="145" w:author="Whitney Eiss" w:date="2017-10-16T11:36:00Z"/>
          <w:rFonts w:ascii="Arial" w:hAnsi="Arial" w:cs="Arial"/>
          <w:noProof/>
          <w:lang w:val="en-US"/>
        </w:rPr>
      </w:pPr>
    </w:p>
    <w:p w14:paraId="58D55929" w14:textId="0C97BA9B" w:rsidR="007A245F" w:rsidRPr="00FB3017" w:rsidRDefault="007A245F" w:rsidP="007A245F">
      <w:pPr>
        <w:jc w:val="both"/>
        <w:rPr>
          <w:rFonts w:ascii="Arial" w:hAnsi="Arial" w:cs="Arial"/>
          <w:noProof/>
          <w:sz w:val="22"/>
          <w:szCs w:val="22"/>
          <w:lang w:val="en-US"/>
        </w:rPr>
      </w:pPr>
    </w:p>
    <w:p w14:paraId="0BCA627F" w14:textId="24F1ABBC" w:rsidR="00316118" w:rsidRPr="00FB3017" w:rsidRDefault="00316118" w:rsidP="00364142">
      <w:pPr>
        <w:ind w:left="1440"/>
        <w:rPr>
          <w:rFonts w:ascii="Arial" w:hAnsi="Arial" w:cs="Arial"/>
          <w:noProof/>
          <w:sz w:val="22"/>
          <w:szCs w:val="22"/>
          <w:lang w:val="en-US"/>
        </w:rPr>
      </w:pPr>
    </w:p>
    <w:p w14:paraId="6E316B7D" w14:textId="6BEE608D" w:rsidR="008C15CD" w:rsidRPr="00FB3017" w:rsidRDefault="008C15CD" w:rsidP="00364142">
      <w:pPr>
        <w:ind w:left="1440"/>
        <w:rPr>
          <w:rFonts w:ascii="Arial" w:hAnsi="Arial" w:cs="Arial"/>
          <w:noProof/>
          <w:sz w:val="22"/>
          <w:szCs w:val="22"/>
          <w:lang w:val="en-US"/>
        </w:rPr>
      </w:pPr>
    </w:p>
    <w:p w14:paraId="78F593F1" w14:textId="59BC65F9" w:rsidR="008C15CD" w:rsidRPr="00FB3017" w:rsidRDefault="008C15CD" w:rsidP="00364142">
      <w:pPr>
        <w:ind w:left="1440"/>
        <w:rPr>
          <w:rFonts w:ascii="Arial" w:hAnsi="Arial" w:cs="Arial"/>
          <w:noProof/>
          <w:sz w:val="22"/>
          <w:szCs w:val="22"/>
          <w:lang w:val="en-US"/>
        </w:rPr>
      </w:pPr>
    </w:p>
    <w:p w14:paraId="0039765F" w14:textId="0CC6EB82" w:rsidR="008C15CD" w:rsidRPr="00FB3017" w:rsidRDefault="008C15CD" w:rsidP="00364142">
      <w:pPr>
        <w:ind w:left="1440"/>
        <w:rPr>
          <w:rFonts w:ascii="Arial" w:hAnsi="Arial" w:cs="Arial"/>
          <w:noProof/>
          <w:sz w:val="22"/>
          <w:szCs w:val="22"/>
          <w:lang w:val="en-US"/>
        </w:rPr>
      </w:pPr>
    </w:p>
    <w:p w14:paraId="377ECAB1" w14:textId="492BF480" w:rsidR="008C15CD" w:rsidRPr="00FB3017" w:rsidRDefault="008C15CD" w:rsidP="00364142">
      <w:pPr>
        <w:ind w:left="1440"/>
        <w:rPr>
          <w:rFonts w:ascii="Arial" w:hAnsi="Arial" w:cs="Arial"/>
          <w:noProof/>
          <w:sz w:val="22"/>
          <w:szCs w:val="22"/>
          <w:lang w:val="en-US"/>
        </w:rPr>
      </w:pPr>
    </w:p>
    <w:p w14:paraId="1632BA47" w14:textId="4D91A025" w:rsidR="008C15CD" w:rsidRPr="00FB3017" w:rsidRDefault="008C15CD" w:rsidP="00364142">
      <w:pPr>
        <w:ind w:left="1440"/>
        <w:rPr>
          <w:rFonts w:ascii="Arial" w:hAnsi="Arial" w:cs="Arial"/>
          <w:noProof/>
          <w:sz w:val="22"/>
          <w:szCs w:val="22"/>
          <w:lang w:val="en-US"/>
        </w:rPr>
      </w:pPr>
    </w:p>
    <w:p w14:paraId="3320ECB7" w14:textId="77777777" w:rsidR="008C15CD" w:rsidRPr="00FB3017" w:rsidRDefault="008C15CD" w:rsidP="00364142">
      <w:pPr>
        <w:ind w:left="1440"/>
        <w:rPr>
          <w:rFonts w:ascii="Arial" w:hAnsi="Arial" w:cs="Arial"/>
          <w:noProof/>
          <w:sz w:val="22"/>
          <w:szCs w:val="22"/>
          <w:lang w:val="en-US"/>
        </w:rPr>
      </w:pPr>
    </w:p>
    <w:p w14:paraId="112607CB" w14:textId="009D2C45" w:rsidR="008C15CD" w:rsidRPr="00FB3017" w:rsidRDefault="008C15CD" w:rsidP="00364142">
      <w:pPr>
        <w:ind w:left="1440"/>
        <w:rPr>
          <w:rFonts w:ascii="Arial" w:hAnsi="Arial" w:cs="Arial"/>
          <w:noProof/>
          <w:sz w:val="22"/>
          <w:szCs w:val="22"/>
          <w:lang w:val="en-US"/>
        </w:rPr>
      </w:pPr>
    </w:p>
    <w:p w14:paraId="7B05AC04" w14:textId="63526ACA" w:rsidR="008C15CD" w:rsidRPr="00FB3017" w:rsidRDefault="008C15CD" w:rsidP="00364142">
      <w:pPr>
        <w:ind w:left="1440"/>
        <w:rPr>
          <w:rFonts w:ascii="Arial" w:hAnsi="Arial" w:cs="Arial"/>
          <w:noProof/>
          <w:sz w:val="22"/>
          <w:szCs w:val="22"/>
          <w:lang w:val="en-US"/>
        </w:rPr>
      </w:pPr>
    </w:p>
    <w:p w14:paraId="23A51B47" w14:textId="77777777" w:rsidR="008C15CD" w:rsidRPr="00FB3017" w:rsidRDefault="008C15CD" w:rsidP="00364142">
      <w:pPr>
        <w:ind w:left="1440"/>
        <w:rPr>
          <w:rFonts w:ascii="Arial" w:hAnsi="Arial" w:cs="Arial"/>
          <w:noProof/>
          <w:sz w:val="22"/>
          <w:szCs w:val="22"/>
          <w:lang w:val="en-US"/>
        </w:rPr>
      </w:pPr>
    </w:p>
    <w:p w14:paraId="10143628" w14:textId="4FFEBCF1" w:rsidR="008C15CD" w:rsidRPr="00FB3017" w:rsidRDefault="008C15CD" w:rsidP="00364142">
      <w:pPr>
        <w:ind w:left="1440"/>
        <w:rPr>
          <w:rFonts w:ascii="Arial" w:hAnsi="Arial" w:cs="Arial"/>
          <w:noProof/>
          <w:sz w:val="22"/>
          <w:szCs w:val="22"/>
          <w:lang w:val="en-US"/>
        </w:rPr>
      </w:pPr>
    </w:p>
    <w:p w14:paraId="726E5B52" w14:textId="495CFD44" w:rsidR="008C15CD" w:rsidRPr="00FB3017" w:rsidRDefault="008C15CD" w:rsidP="00364142">
      <w:pPr>
        <w:ind w:left="1440"/>
        <w:rPr>
          <w:rFonts w:ascii="Arial" w:hAnsi="Arial" w:cs="Arial"/>
          <w:noProof/>
          <w:sz w:val="22"/>
          <w:szCs w:val="22"/>
          <w:lang w:val="en-US"/>
        </w:rPr>
      </w:pPr>
    </w:p>
    <w:p w14:paraId="0EB23AE0" w14:textId="77777777" w:rsidR="008C15CD" w:rsidRPr="00FB3017" w:rsidRDefault="008C15CD" w:rsidP="00364142">
      <w:pPr>
        <w:ind w:left="1440"/>
        <w:rPr>
          <w:rFonts w:ascii="Arial" w:hAnsi="Arial" w:cs="Arial"/>
          <w:noProof/>
          <w:sz w:val="22"/>
          <w:szCs w:val="22"/>
          <w:lang w:val="en-US"/>
        </w:rPr>
      </w:pPr>
    </w:p>
    <w:p w14:paraId="66894E02" w14:textId="77777777" w:rsidR="008C15CD" w:rsidRPr="00FB3017" w:rsidRDefault="008C15CD" w:rsidP="00C5631D">
      <w:pPr>
        <w:rPr>
          <w:rFonts w:ascii="Arial" w:hAnsi="Arial" w:cs="Arial"/>
          <w:noProof/>
          <w:sz w:val="22"/>
          <w:szCs w:val="22"/>
          <w:lang w:val="en-US"/>
        </w:rPr>
      </w:pPr>
    </w:p>
    <w:p w14:paraId="3C828A21" w14:textId="77777777" w:rsidR="000E4813" w:rsidRPr="00FB3017" w:rsidRDefault="000E4813">
      <w:pPr>
        <w:overflowPunct/>
        <w:autoSpaceDE/>
        <w:autoSpaceDN/>
        <w:adjustRightInd/>
        <w:textAlignment w:val="auto"/>
        <w:rPr>
          <w:rFonts w:ascii="Arial" w:hAnsi="Arial" w:cs="Arial"/>
          <w:b/>
          <w:noProof/>
          <w:lang w:val="en-US"/>
        </w:rPr>
      </w:pPr>
      <w:r w:rsidRPr="00FB3017">
        <w:rPr>
          <w:rFonts w:ascii="Arial" w:hAnsi="Arial" w:cs="Arial"/>
          <w:b/>
          <w:noProof/>
          <w:lang w:val="en-US"/>
        </w:rPr>
        <w:br w:type="page"/>
      </w:r>
    </w:p>
    <w:p w14:paraId="76F9E0F0" w14:textId="77777777" w:rsidR="008C24B1" w:rsidRPr="00FB3017" w:rsidRDefault="000E19C8" w:rsidP="000E19C8">
      <w:pPr>
        <w:rPr>
          <w:rFonts w:ascii="Arial" w:hAnsi="Arial" w:cs="Arial"/>
          <w:b/>
          <w:sz w:val="22"/>
          <w:szCs w:val="22"/>
          <w:u w:val="single"/>
          <w:lang w:val="en-GB"/>
        </w:rPr>
      </w:pPr>
      <w:r w:rsidRPr="00FB3017">
        <w:rPr>
          <w:rFonts w:ascii="Arial" w:hAnsi="Arial" w:cs="Arial"/>
          <w:b/>
          <w:sz w:val="22"/>
          <w:szCs w:val="22"/>
          <w:lang w:val="en-GB"/>
        </w:rPr>
        <w:lastRenderedPageBreak/>
        <w:t>5</w:t>
      </w:r>
      <w:r w:rsidR="00FB3017" w:rsidRPr="00FB3017">
        <w:rPr>
          <w:rFonts w:ascii="Arial" w:hAnsi="Arial" w:cs="Arial"/>
          <w:b/>
          <w:sz w:val="22"/>
          <w:szCs w:val="22"/>
          <w:lang w:val="en-GB"/>
        </w:rPr>
        <w:t xml:space="preserve">     </w:t>
      </w:r>
      <w:r w:rsidRPr="00FB3017">
        <w:rPr>
          <w:rFonts w:ascii="Arial" w:hAnsi="Arial" w:cs="Arial"/>
          <w:b/>
          <w:sz w:val="22"/>
          <w:szCs w:val="22"/>
          <w:lang w:val="en-GB"/>
        </w:rPr>
        <w:t xml:space="preserve"> </w:t>
      </w:r>
      <w:bookmarkStart w:id="146" w:name="slotting"/>
      <w:r w:rsidR="008C24B1" w:rsidRPr="00FB3017">
        <w:rPr>
          <w:rFonts w:ascii="Arial" w:hAnsi="Arial" w:cs="Arial"/>
          <w:b/>
          <w:sz w:val="22"/>
          <w:szCs w:val="22"/>
          <w:u w:val="single"/>
          <w:lang w:val="en-GB"/>
        </w:rPr>
        <w:t>Deduction Type: Slotting</w:t>
      </w:r>
    </w:p>
    <w:bookmarkEnd w:id="146"/>
    <w:p w14:paraId="6B3745EE" w14:textId="77777777" w:rsidR="00030951" w:rsidRPr="00FB3017" w:rsidRDefault="00030951" w:rsidP="000E4813">
      <w:pPr>
        <w:overflowPunct/>
        <w:autoSpaceDE/>
        <w:autoSpaceDN/>
        <w:adjustRightInd/>
        <w:spacing w:after="200" w:line="276" w:lineRule="auto"/>
        <w:ind w:left="360"/>
        <w:jc w:val="both"/>
        <w:textAlignment w:val="auto"/>
        <w:rPr>
          <w:rFonts w:ascii="Arial" w:hAnsi="Arial" w:cs="Arial"/>
        </w:rPr>
      </w:pPr>
      <w:r w:rsidRPr="00FB3017">
        <w:rPr>
          <w:rFonts w:ascii="Arial" w:hAnsi="Arial" w:cs="Arial"/>
          <w:lang w:val="en-GB"/>
        </w:rPr>
        <w:t>A Slotting allowance is offered to the customer to purchase an item not currently stocked.</w:t>
      </w:r>
      <w:r w:rsidR="00FB3017" w:rsidRPr="00FB3017">
        <w:rPr>
          <w:rFonts w:ascii="Arial" w:hAnsi="Arial" w:cs="Arial"/>
          <w:lang w:val="en-GB"/>
        </w:rPr>
        <w:t xml:space="preserve"> </w:t>
      </w:r>
      <w:r w:rsidRPr="00FB3017">
        <w:rPr>
          <w:rFonts w:ascii="Arial" w:hAnsi="Arial" w:cs="Arial"/>
        </w:rPr>
        <w:t>A slotting lump sum allowance can be offered for each item and/or an off invoice can be offered as an introductory allowance for the first 30 days.</w:t>
      </w:r>
    </w:p>
    <w:p w14:paraId="4282A748" w14:textId="77777777" w:rsidR="009332AB" w:rsidRPr="00FB3017" w:rsidRDefault="00F82609" w:rsidP="00030951">
      <w:pPr>
        <w:ind w:left="720"/>
        <w:rPr>
          <w:rFonts w:ascii="Arial" w:hAnsi="Arial" w:cs="Arial"/>
          <w:lang w:val="en-GB"/>
        </w:rPr>
      </w:pPr>
      <w:r w:rsidRPr="00FB3017">
        <w:rPr>
          <w:rFonts w:ascii="Arial" w:hAnsi="Arial" w:cs="Arial"/>
        </w:rPr>
        <w:object w:dxaOrig="19100" w:dyaOrig="7175" w14:anchorId="188F76C4">
          <v:shape id="_x0000_i1035" type="#_x0000_t75" style="width:489.75pt;height:252pt" o:ole="">
            <v:imagedata r:id="rId73" o:title=""/>
          </v:shape>
          <o:OLEObject Type="Embed" ProgID="Visio.Drawing.11" ShapeID="_x0000_i1035" DrawAspect="Content" ObjectID="_1845519982" r:id="rId74"/>
        </w:object>
      </w:r>
    </w:p>
    <w:p w14:paraId="29585DAF" w14:textId="77777777" w:rsidR="005A5BA9" w:rsidRPr="00FB3017" w:rsidRDefault="005A5BA9" w:rsidP="00506B17">
      <w:pPr>
        <w:ind w:left="720" w:firstLine="630"/>
        <w:rPr>
          <w:rFonts w:ascii="Arial" w:hAnsi="Arial" w:cs="Arial"/>
          <w:noProof/>
          <w:sz w:val="22"/>
          <w:szCs w:val="22"/>
          <w:lang w:val="en-US"/>
        </w:rPr>
      </w:pPr>
    </w:p>
    <w:p w14:paraId="3E0EC4F6" w14:textId="77777777" w:rsidR="00802722" w:rsidRPr="00FB3017" w:rsidRDefault="00802722" w:rsidP="00802722">
      <w:pPr>
        <w:rPr>
          <w:rFonts w:ascii="Arial" w:hAnsi="Arial" w:cs="Arial"/>
        </w:rPr>
      </w:pPr>
      <w:r w:rsidRPr="00FB3017">
        <w:rPr>
          <w:rFonts w:ascii="Arial" w:hAnsi="Arial" w:cs="Arial"/>
          <w:noProof/>
          <w:sz w:val="22"/>
          <w:szCs w:val="22"/>
          <w:lang w:val="en-US"/>
        </w:rPr>
        <w:tab/>
      </w:r>
    </w:p>
    <w:p w14:paraId="57A6E8A8" w14:textId="77777777" w:rsidR="00802722" w:rsidRPr="00FB3017" w:rsidRDefault="00802722" w:rsidP="00802722">
      <w:pPr>
        <w:rPr>
          <w:rFonts w:ascii="Arial" w:hAnsi="Arial" w:cs="Arial"/>
          <w:noProof/>
          <w:sz w:val="22"/>
          <w:szCs w:val="22"/>
          <w:lang w:val="en-US"/>
        </w:rPr>
      </w:pPr>
    </w:p>
    <w:p w14:paraId="39386653" w14:textId="77777777" w:rsidR="00F151FE" w:rsidRPr="00FB3017" w:rsidRDefault="00F151FE" w:rsidP="00506B17">
      <w:pPr>
        <w:ind w:left="720" w:firstLine="630"/>
        <w:rPr>
          <w:rFonts w:ascii="Arial" w:hAnsi="Arial" w:cs="Arial"/>
          <w:noProof/>
          <w:sz w:val="22"/>
          <w:szCs w:val="22"/>
          <w:lang w:val="en-US"/>
        </w:rPr>
      </w:pPr>
    </w:p>
    <w:p w14:paraId="43BA4A34" w14:textId="77777777" w:rsidR="00003122" w:rsidRPr="00FB3017" w:rsidRDefault="00003122" w:rsidP="00506B17">
      <w:pPr>
        <w:ind w:left="720" w:firstLine="630"/>
        <w:rPr>
          <w:rFonts w:ascii="Arial" w:hAnsi="Arial" w:cs="Arial"/>
          <w:noProof/>
          <w:sz w:val="22"/>
          <w:szCs w:val="22"/>
          <w:lang w:val="en-US"/>
        </w:rPr>
      </w:pPr>
    </w:p>
    <w:p w14:paraId="5CBD94BD" w14:textId="77777777" w:rsidR="00003122" w:rsidRPr="00FB3017" w:rsidRDefault="00003122" w:rsidP="00506B17">
      <w:pPr>
        <w:ind w:left="720" w:firstLine="630"/>
        <w:rPr>
          <w:rFonts w:ascii="Arial" w:hAnsi="Arial" w:cs="Arial"/>
          <w:noProof/>
          <w:sz w:val="22"/>
          <w:szCs w:val="22"/>
          <w:lang w:val="en-US"/>
        </w:rPr>
      </w:pPr>
    </w:p>
    <w:p w14:paraId="70000D6B" w14:textId="77777777" w:rsidR="00003122" w:rsidRPr="00FB3017" w:rsidRDefault="00003122" w:rsidP="00506B17">
      <w:pPr>
        <w:ind w:left="720" w:firstLine="630"/>
        <w:rPr>
          <w:rFonts w:ascii="Arial" w:hAnsi="Arial" w:cs="Arial"/>
          <w:noProof/>
          <w:sz w:val="22"/>
          <w:szCs w:val="22"/>
          <w:lang w:val="en-US"/>
        </w:rPr>
      </w:pPr>
    </w:p>
    <w:p w14:paraId="4D0FBE40" w14:textId="77777777" w:rsidR="00003122" w:rsidRPr="00FB3017" w:rsidRDefault="00003122" w:rsidP="00506B17">
      <w:pPr>
        <w:ind w:left="720" w:firstLine="630"/>
        <w:rPr>
          <w:rFonts w:ascii="Arial" w:hAnsi="Arial" w:cs="Arial"/>
          <w:noProof/>
          <w:sz w:val="22"/>
          <w:szCs w:val="22"/>
          <w:lang w:val="en-US"/>
        </w:rPr>
      </w:pPr>
    </w:p>
    <w:p w14:paraId="70028B2B" w14:textId="77777777" w:rsidR="00003122" w:rsidRPr="00FB3017" w:rsidRDefault="00003122" w:rsidP="00506B17">
      <w:pPr>
        <w:ind w:left="720" w:firstLine="630"/>
        <w:rPr>
          <w:rFonts w:ascii="Arial" w:hAnsi="Arial" w:cs="Arial"/>
          <w:noProof/>
          <w:sz w:val="22"/>
          <w:szCs w:val="22"/>
          <w:lang w:val="en-US"/>
        </w:rPr>
      </w:pPr>
    </w:p>
    <w:p w14:paraId="2CA1DC5F" w14:textId="77777777" w:rsidR="00003122" w:rsidRPr="00FB3017" w:rsidRDefault="00003122" w:rsidP="00506B17">
      <w:pPr>
        <w:ind w:left="720" w:firstLine="630"/>
        <w:rPr>
          <w:rFonts w:ascii="Arial" w:hAnsi="Arial" w:cs="Arial"/>
          <w:noProof/>
          <w:sz w:val="22"/>
          <w:szCs w:val="22"/>
          <w:lang w:val="en-US"/>
        </w:rPr>
      </w:pPr>
    </w:p>
    <w:p w14:paraId="588FE3C7" w14:textId="77777777" w:rsidR="00003122" w:rsidRPr="00FB3017" w:rsidRDefault="00003122" w:rsidP="00506B17">
      <w:pPr>
        <w:ind w:left="720" w:firstLine="630"/>
        <w:rPr>
          <w:rFonts w:ascii="Arial" w:hAnsi="Arial" w:cs="Arial"/>
          <w:noProof/>
          <w:sz w:val="22"/>
          <w:szCs w:val="22"/>
          <w:lang w:val="en-US"/>
        </w:rPr>
      </w:pPr>
    </w:p>
    <w:p w14:paraId="23223D22" w14:textId="77777777" w:rsidR="00003122" w:rsidRPr="00FB3017" w:rsidRDefault="00003122" w:rsidP="00506B17">
      <w:pPr>
        <w:ind w:left="720" w:firstLine="630"/>
        <w:rPr>
          <w:rFonts w:ascii="Arial" w:hAnsi="Arial" w:cs="Arial"/>
          <w:noProof/>
          <w:sz w:val="22"/>
          <w:szCs w:val="22"/>
          <w:lang w:val="en-US"/>
        </w:rPr>
      </w:pPr>
    </w:p>
    <w:p w14:paraId="73901425" w14:textId="77777777" w:rsidR="00003122" w:rsidRPr="00FB3017" w:rsidRDefault="00003122" w:rsidP="00506B17">
      <w:pPr>
        <w:ind w:left="720" w:firstLine="630"/>
        <w:rPr>
          <w:rFonts w:ascii="Arial" w:hAnsi="Arial" w:cs="Arial"/>
          <w:noProof/>
          <w:sz w:val="22"/>
          <w:szCs w:val="22"/>
          <w:lang w:val="en-US"/>
        </w:rPr>
      </w:pPr>
    </w:p>
    <w:p w14:paraId="7961C4A0" w14:textId="77777777" w:rsidR="00003122" w:rsidRPr="00FB3017" w:rsidRDefault="00003122" w:rsidP="00506B17">
      <w:pPr>
        <w:ind w:left="720" w:firstLine="630"/>
        <w:rPr>
          <w:rFonts w:ascii="Arial" w:hAnsi="Arial" w:cs="Arial"/>
          <w:noProof/>
          <w:sz w:val="22"/>
          <w:szCs w:val="22"/>
          <w:lang w:val="en-US"/>
        </w:rPr>
      </w:pPr>
    </w:p>
    <w:p w14:paraId="36C131A0" w14:textId="77777777" w:rsidR="00003122" w:rsidRPr="00FB3017" w:rsidRDefault="00003122" w:rsidP="00506B17">
      <w:pPr>
        <w:ind w:left="720" w:firstLine="630"/>
        <w:rPr>
          <w:rFonts w:ascii="Arial" w:hAnsi="Arial" w:cs="Arial"/>
          <w:noProof/>
          <w:sz w:val="22"/>
          <w:szCs w:val="22"/>
          <w:lang w:val="en-US"/>
        </w:rPr>
      </w:pPr>
    </w:p>
    <w:p w14:paraId="2C999893" w14:textId="77777777" w:rsidR="00003122" w:rsidRPr="00FB3017" w:rsidRDefault="00003122" w:rsidP="00C5631D">
      <w:pPr>
        <w:rPr>
          <w:rFonts w:ascii="Arial" w:hAnsi="Arial" w:cs="Arial"/>
          <w:noProof/>
          <w:sz w:val="22"/>
          <w:szCs w:val="22"/>
          <w:lang w:val="en-US"/>
        </w:rPr>
      </w:pPr>
    </w:p>
    <w:p w14:paraId="1B7F03E4" w14:textId="77777777" w:rsidR="00003122" w:rsidRPr="00FB3017" w:rsidRDefault="00003122" w:rsidP="00506B17">
      <w:pPr>
        <w:ind w:left="720" w:firstLine="630"/>
        <w:rPr>
          <w:rFonts w:ascii="Arial" w:hAnsi="Arial" w:cs="Arial"/>
          <w:noProof/>
          <w:sz w:val="22"/>
          <w:szCs w:val="22"/>
          <w:lang w:val="en-US"/>
        </w:rPr>
      </w:pPr>
    </w:p>
    <w:p w14:paraId="72C4F60D" w14:textId="77777777" w:rsidR="00330B36" w:rsidRDefault="00330B36">
      <w:pPr>
        <w:overflowPunct/>
        <w:autoSpaceDE/>
        <w:autoSpaceDN/>
        <w:adjustRightInd/>
        <w:textAlignment w:val="auto"/>
        <w:rPr>
          <w:rFonts w:ascii="Arial" w:hAnsi="Arial" w:cs="Arial"/>
          <w:b/>
          <w:noProof/>
          <w:lang w:val="en-US"/>
        </w:rPr>
      </w:pPr>
      <w:r>
        <w:rPr>
          <w:rFonts w:ascii="Arial" w:hAnsi="Arial" w:cs="Arial"/>
          <w:b/>
          <w:noProof/>
          <w:lang w:val="en-US"/>
        </w:rPr>
        <w:br w:type="page"/>
      </w:r>
    </w:p>
    <w:p w14:paraId="092041B8" w14:textId="1F50A096" w:rsidR="00330B36" w:rsidRDefault="00650065" w:rsidP="00003122">
      <w:pPr>
        <w:ind w:left="720" w:hanging="720"/>
        <w:rPr>
          <w:rFonts w:ascii="Arial" w:hAnsi="Arial" w:cs="Arial"/>
          <w:noProof/>
          <w:sz w:val="18"/>
          <w:lang w:val="en-US"/>
        </w:rPr>
      </w:pPr>
      <w:del w:id="147" w:author="Whitney Eiss" w:date="2017-10-16T11:36:00Z">
        <w:r w:rsidRPr="00FB3017">
          <w:rPr>
            <w:rFonts w:ascii="Arial" w:hAnsi="Arial" w:cs="Arial"/>
            <w:noProof/>
            <w:sz w:val="22"/>
            <w:szCs w:val="22"/>
            <w:lang w:val="en-US"/>
          </w:rPr>
          <w:lastRenderedPageBreak/>
          <mc:AlternateContent>
            <mc:Choice Requires="wps">
              <w:drawing>
                <wp:anchor distT="0" distB="0" distL="114300" distR="114300" simplePos="0" relativeHeight="252064256" behindDoc="0" locked="0" layoutInCell="1" allowOverlap="1" wp14:anchorId="2DD3303D" wp14:editId="50041F30">
                  <wp:simplePos x="0" y="0"/>
                  <wp:positionH relativeFrom="column">
                    <wp:posOffset>119380</wp:posOffset>
                  </wp:positionH>
                  <wp:positionV relativeFrom="paragraph">
                    <wp:posOffset>2089150</wp:posOffset>
                  </wp:positionV>
                  <wp:extent cx="2889250" cy="1027430"/>
                  <wp:effectExtent l="14605" t="12700" r="10795" b="17145"/>
                  <wp:wrapNone/>
                  <wp:docPr id="1609" name="Text Box 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0" cy="1027430"/>
                          </a:xfrm>
                          <a:prstGeom prst="rect">
                            <a:avLst/>
                          </a:prstGeom>
                          <a:solidFill>
                            <a:srgbClr val="FFFFFF"/>
                          </a:solidFill>
                          <a:ln w="19050">
                            <a:solidFill>
                              <a:srgbClr val="000000"/>
                            </a:solidFill>
                            <a:miter lim="800000"/>
                            <a:headEnd/>
                            <a:tailEnd/>
                          </a:ln>
                        </wps:spPr>
                        <wps:txbx>
                          <w:txbxContent>
                            <w:p w14:paraId="3E2A93C8" w14:textId="77777777" w:rsidR="00257BB1" w:rsidRPr="00802722" w:rsidRDefault="00257BB1" w:rsidP="00003122">
                              <w:pPr>
                                <w:rPr>
                                  <w:del w:id="148" w:author="Whitney Eiss" w:date="2017-10-16T11:36:00Z"/>
                                  <w:szCs w:val="16"/>
                                </w:rPr>
                              </w:pPr>
                              <w:del w:id="149" w:author="Whitney Eiss" w:date="2017-10-16T11:36:00Z">
                                <w:r>
                                  <w:rPr>
                                    <w:rFonts w:ascii="Arial" w:hAnsi="Arial" w:cs="Arial"/>
                                    <w:sz w:val="16"/>
                                    <w:u w:val="single"/>
                                  </w:rPr>
                                  <w:delText>UPC Code</w:delText>
                                </w:r>
                                <w:r>
                                  <w:rPr>
                                    <w:rFonts w:ascii="Arial" w:hAnsi="Arial" w:cs="Arial"/>
                                    <w:sz w:val="16"/>
                                  </w:rPr>
                                  <w:delText xml:space="preserve"> – The Universal Product Code (UPC) is the last </w:delText>
                                </w:r>
                                <w:r w:rsidRPr="000E1125">
                                  <w:rPr>
                                    <w:rFonts w:ascii="Arial" w:hAnsi="Arial" w:cs="Arial"/>
                                    <w:sz w:val="16"/>
                                  </w:rPr>
                                  <w:delText>5 digits</w:delText>
                                </w:r>
                                <w:r>
                                  <w:rPr>
                                    <w:rFonts w:ascii="Arial" w:hAnsi="Arial" w:cs="Arial"/>
                                    <w:sz w:val="16"/>
                                  </w:rPr>
                                  <w:delText xml:space="preserve"> of the full product code. T</w:delText>
                                </w:r>
                                <w:r w:rsidRPr="000E1125">
                                  <w:rPr>
                                    <w:rFonts w:ascii="Arial" w:hAnsi="Arial" w:cs="Arial"/>
                                    <w:sz w:val="16"/>
                                  </w:rPr>
                                  <w:delText xml:space="preserve">his </w:delText>
                                </w:r>
                                <w:r>
                                  <w:rPr>
                                    <w:rFonts w:ascii="Arial" w:hAnsi="Arial" w:cs="Arial"/>
                                    <w:sz w:val="16"/>
                                  </w:rPr>
                                  <w:delText xml:space="preserve">code </w:delText>
                                </w:r>
                                <w:r w:rsidRPr="000E1125">
                                  <w:rPr>
                                    <w:rFonts w:ascii="Arial" w:hAnsi="Arial" w:cs="Arial"/>
                                    <w:sz w:val="16"/>
                                  </w:rPr>
                                  <w:delText xml:space="preserve">is used to validate </w:delText>
                                </w:r>
                                <w:r>
                                  <w:rPr>
                                    <w:rFonts w:ascii="Arial" w:hAnsi="Arial" w:cs="Arial"/>
                                    <w:sz w:val="16"/>
                                  </w:rPr>
                                  <w:delText>key data elements regarding the customer order and client order invoice</w:delText>
                                </w:r>
                                <w:r w:rsidRPr="000E1125">
                                  <w:rPr>
                                    <w:rFonts w:ascii="Arial" w:hAnsi="Arial" w:cs="Arial"/>
                                    <w:sz w:val="16"/>
                                  </w:rPr>
                                  <w:delText xml:space="preserve"> </w:delText>
                                </w:r>
                                <w:r>
                                  <w:rPr>
                                    <w:rFonts w:ascii="Arial" w:hAnsi="Arial" w:cs="Arial"/>
                                    <w:sz w:val="16"/>
                                  </w:rPr>
                                  <w:delText>in the Review O</w:delText>
                                </w:r>
                                <w:r w:rsidRPr="000E1125">
                                  <w:rPr>
                                    <w:rFonts w:ascii="Arial" w:hAnsi="Arial" w:cs="Arial"/>
                                    <w:sz w:val="16"/>
                                  </w:rPr>
                                  <w:delText xml:space="preserve">rder </w:delText>
                                </w:r>
                                <w:r>
                                  <w:rPr>
                                    <w:rFonts w:ascii="Arial" w:hAnsi="Arial" w:cs="Arial"/>
                                    <w:sz w:val="16"/>
                                  </w:rPr>
                                  <w:delText>/ View documents link of SHARP. This is the product in which the c</w:delText>
                                </w:r>
                                <w:r w:rsidRPr="000E1125">
                                  <w:rPr>
                                    <w:rFonts w:ascii="Arial" w:hAnsi="Arial" w:cs="Arial"/>
                                    <w:sz w:val="16"/>
                                  </w:rPr>
                                  <w:delText xml:space="preserve">ustomer is stating that there </w:delText>
                                </w:r>
                                <w:r>
                                  <w:rPr>
                                    <w:rFonts w:ascii="Arial" w:hAnsi="Arial" w:cs="Arial"/>
                                    <w:sz w:val="16"/>
                                  </w:rPr>
                                  <w:delText>is slotting</w:delText>
                                </w:r>
                                <w:r w:rsidRPr="000E1125">
                                  <w:rPr>
                                    <w:rFonts w:ascii="Arial" w:hAnsi="Arial" w:cs="Arial"/>
                                    <w:sz w:val="16"/>
                                  </w:rPr>
                                  <w:delText>.</w:delText>
                                </w:r>
                              </w:del>
                            </w:p>
                            <w:p w14:paraId="0274456A" w14:textId="77777777" w:rsidR="00257BB1" w:rsidRPr="006431E3" w:rsidRDefault="00257BB1" w:rsidP="00BA5DDE">
                              <w:pPr>
                                <w:rPr>
                                  <w:del w:id="150" w:author="Whitney Eiss" w:date="2017-10-16T11:36:00Z"/>
                                  <w:rFonts w:ascii="Arial" w:hAnsi="Arial" w:cs="Arial"/>
                                  <w:sz w:val="16"/>
                                  <w:szCs w:val="16"/>
                                </w:rPr>
                              </w:pPr>
                              <w:del w:id="151" w:author="Whitney Eiss" w:date="2017-10-16T11:36:00Z">
                                <w:r w:rsidRPr="006431E3">
                                  <w:rPr>
                                    <w:rFonts w:ascii="Arial" w:hAnsi="Arial" w:cs="Arial"/>
                                    <w:sz w:val="16"/>
                                    <w:szCs w:val="16"/>
                                  </w:rPr>
                                  <w:delText>Example: In this case the UPC is highlighted in red</w:delText>
                                </w:r>
                              </w:del>
                            </w:p>
                            <w:p w14:paraId="41979A3F" w14:textId="77777777" w:rsidR="00257BB1" w:rsidRPr="00356DAF" w:rsidRDefault="00257BB1" w:rsidP="00BA5DDE">
                              <w:pPr>
                                <w:rPr>
                                  <w:del w:id="152" w:author="Whitney Eiss" w:date="2017-10-16T11:36:00Z"/>
                                  <w:rFonts w:ascii="Arial" w:hAnsi="Arial" w:cs="Arial"/>
                                  <w:sz w:val="16"/>
                                </w:rPr>
                              </w:pPr>
                              <w:del w:id="153" w:author="Whitney Eiss" w:date="2017-10-16T11:36:00Z">
                                <w:r>
                                  <w:rPr>
                                    <w:rFonts w:ascii="Arial" w:hAnsi="Arial" w:cs="Arial"/>
                                    <w:sz w:val="16"/>
                                    <w:szCs w:val="16"/>
                                  </w:rPr>
                                  <w:delText>0001116</w:delText>
                                </w:r>
                                <w:r w:rsidRPr="00CB61F8">
                                  <w:rPr>
                                    <w:rFonts w:ascii="Arial" w:hAnsi="Arial" w:cs="Arial"/>
                                    <w:sz w:val="16"/>
                                    <w:szCs w:val="16"/>
                                  </w:rPr>
                                  <w:delText>2</w:delText>
                                </w:r>
                                <w:r w:rsidRPr="000862F3">
                                  <w:rPr>
                                    <w:rFonts w:ascii="Arial" w:hAnsi="Arial" w:cs="Arial"/>
                                    <w:color w:val="FF0000"/>
                                    <w:sz w:val="16"/>
                                    <w:szCs w:val="16"/>
                                  </w:rPr>
                                  <w:delText>1</w:delText>
                                </w:r>
                                <w:r>
                                  <w:rPr>
                                    <w:rFonts w:ascii="Arial" w:hAnsi="Arial" w:cs="Arial"/>
                                    <w:color w:val="FF0000"/>
                                    <w:sz w:val="16"/>
                                    <w:szCs w:val="16"/>
                                  </w:rPr>
                                  <w:delText>0</w:delText>
                                </w:r>
                                <w:r w:rsidRPr="000862F3">
                                  <w:rPr>
                                    <w:rFonts w:ascii="Arial" w:hAnsi="Arial" w:cs="Arial"/>
                                    <w:color w:val="FF0000"/>
                                    <w:sz w:val="16"/>
                                    <w:szCs w:val="16"/>
                                  </w:rPr>
                                  <w:delText>230</w:delText>
                                </w:r>
                                <w:r>
                                  <w:rPr>
                                    <w:rFonts w:ascii="Arial" w:hAnsi="Arial" w:cs="Arial"/>
                                    <w:sz w:val="16"/>
                                    <w:szCs w:val="16"/>
                                  </w:rPr>
                                  <w:delText>.</w:delText>
                                </w:r>
                              </w:del>
                            </w:p>
                            <w:p w14:paraId="70053934" w14:textId="77777777" w:rsidR="00257BB1" w:rsidRPr="00560871" w:rsidRDefault="00257BB1" w:rsidP="000D7E39">
                              <w:pPr>
                                <w:rPr>
                                  <w:del w:id="154" w:author="Whitney Eiss" w:date="2017-10-16T11:36:00Z"/>
                                </w:rPr>
                              </w:pPr>
                            </w:p>
                            <w:p w14:paraId="13707A54" w14:textId="77777777" w:rsidR="00257BB1" w:rsidRPr="000D7E39" w:rsidRDefault="00257BB1" w:rsidP="000D7E39">
                              <w:pPr>
                                <w:rPr>
                                  <w:del w:id="155" w:author="Whitney Eiss" w:date="2017-10-16T11:36:00Z"/>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D3303D" id="Text Box 568" o:spid="_x0000_s1081" type="#_x0000_t202" style="position:absolute;left:0;text-align:left;margin-left:9.4pt;margin-top:164.5pt;width:227.5pt;height:80.9pt;z-index:25206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" strokeweight="1.5pt">
                  <v:textbox>
                    <w:txbxContent>
                      <w:p w14:paraId="3E2A93C8" w14:textId="77777777" w:rsidR="00257BB1" w:rsidRPr="00802722" w:rsidRDefault="00257BB1" w:rsidP="00003122">
                        <w:pPr>
                          <w:rPr>
                            <w:del w:id="156" w:author="Whitney Eiss" w:date="2017-10-16T11:36:00Z"/>
                            <w:szCs w:val="16"/>
                          </w:rPr>
                        </w:pPr>
                        <w:del w:id="157" w:author="Whitney Eiss" w:date="2017-10-16T11:36:00Z">
                          <w:r>
                            <w:rPr>
                              <w:rFonts w:ascii="Arial" w:hAnsi="Arial" w:cs="Arial"/>
                              <w:sz w:val="16"/>
                              <w:u w:val="single"/>
                            </w:rPr>
                            <w:delText>UPC Code</w:delText>
                          </w:r>
                          <w:r>
                            <w:rPr>
                              <w:rFonts w:ascii="Arial" w:hAnsi="Arial" w:cs="Arial"/>
                              <w:sz w:val="16"/>
                            </w:rPr>
                            <w:delText xml:space="preserve"> – The Universal Product Code (UPC) is the last </w:delText>
                          </w:r>
                          <w:r w:rsidRPr="000E1125">
                            <w:rPr>
                              <w:rFonts w:ascii="Arial" w:hAnsi="Arial" w:cs="Arial"/>
                              <w:sz w:val="16"/>
                            </w:rPr>
                            <w:delText>5 digits</w:delText>
                          </w:r>
                          <w:r>
                            <w:rPr>
                              <w:rFonts w:ascii="Arial" w:hAnsi="Arial" w:cs="Arial"/>
                              <w:sz w:val="16"/>
                            </w:rPr>
                            <w:delText xml:space="preserve"> of the full product code. T</w:delText>
                          </w:r>
                          <w:r w:rsidRPr="000E1125">
                            <w:rPr>
                              <w:rFonts w:ascii="Arial" w:hAnsi="Arial" w:cs="Arial"/>
                              <w:sz w:val="16"/>
                            </w:rPr>
                            <w:delText xml:space="preserve">his </w:delText>
                          </w:r>
                          <w:r>
                            <w:rPr>
                              <w:rFonts w:ascii="Arial" w:hAnsi="Arial" w:cs="Arial"/>
                              <w:sz w:val="16"/>
                            </w:rPr>
                            <w:delText xml:space="preserve">code </w:delText>
                          </w:r>
                          <w:r w:rsidRPr="000E1125">
                            <w:rPr>
                              <w:rFonts w:ascii="Arial" w:hAnsi="Arial" w:cs="Arial"/>
                              <w:sz w:val="16"/>
                            </w:rPr>
                            <w:delText xml:space="preserve">is used to validate </w:delText>
                          </w:r>
                          <w:r>
                            <w:rPr>
                              <w:rFonts w:ascii="Arial" w:hAnsi="Arial" w:cs="Arial"/>
                              <w:sz w:val="16"/>
                            </w:rPr>
                            <w:delText>key data elements regarding the customer order and client order invoice</w:delText>
                          </w:r>
                          <w:r w:rsidRPr="000E1125">
                            <w:rPr>
                              <w:rFonts w:ascii="Arial" w:hAnsi="Arial" w:cs="Arial"/>
                              <w:sz w:val="16"/>
                            </w:rPr>
                            <w:delText xml:space="preserve"> </w:delText>
                          </w:r>
                          <w:r>
                            <w:rPr>
                              <w:rFonts w:ascii="Arial" w:hAnsi="Arial" w:cs="Arial"/>
                              <w:sz w:val="16"/>
                            </w:rPr>
                            <w:delText>in the Review O</w:delText>
                          </w:r>
                          <w:r w:rsidRPr="000E1125">
                            <w:rPr>
                              <w:rFonts w:ascii="Arial" w:hAnsi="Arial" w:cs="Arial"/>
                              <w:sz w:val="16"/>
                            </w:rPr>
                            <w:delText xml:space="preserve">rder </w:delText>
                          </w:r>
                          <w:r>
                            <w:rPr>
                              <w:rFonts w:ascii="Arial" w:hAnsi="Arial" w:cs="Arial"/>
                              <w:sz w:val="16"/>
                            </w:rPr>
                            <w:delText>/ View documents link of SHARP. This is the product in which the c</w:delText>
                          </w:r>
                          <w:r w:rsidRPr="000E1125">
                            <w:rPr>
                              <w:rFonts w:ascii="Arial" w:hAnsi="Arial" w:cs="Arial"/>
                              <w:sz w:val="16"/>
                            </w:rPr>
                            <w:delText xml:space="preserve">ustomer is stating that there </w:delText>
                          </w:r>
                          <w:r>
                            <w:rPr>
                              <w:rFonts w:ascii="Arial" w:hAnsi="Arial" w:cs="Arial"/>
                              <w:sz w:val="16"/>
                            </w:rPr>
                            <w:delText>is slotting</w:delText>
                          </w:r>
                          <w:r w:rsidRPr="000E1125">
                            <w:rPr>
                              <w:rFonts w:ascii="Arial" w:hAnsi="Arial" w:cs="Arial"/>
                              <w:sz w:val="16"/>
                            </w:rPr>
                            <w:delText>.</w:delText>
                          </w:r>
                        </w:del>
                      </w:p>
                      <w:p w14:paraId="0274456A" w14:textId="77777777" w:rsidR="00257BB1" w:rsidRPr="006431E3" w:rsidRDefault="00257BB1" w:rsidP="00BA5DDE">
                        <w:pPr>
                          <w:rPr>
                            <w:del w:id="158" w:author="Whitney Eiss" w:date="2017-10-16T11:36:00Z"/>
                            <w:rFonts w:ascii="Arial" w:hAnsi="Arial" w:cs="Arial"/>
                            <w:sz w:val="16"/>
                            <w:szCs w:val="16"/>
                          </w:rPr>
                        </w:pPr>
                        <w:del w:id="159" w:author="Whitney Eiss" w:date="2017-10-16T11:36:00Z">
                          <w:r w:rsidRPr="006431E3">
                            <w:rPr>
                              <w:rFonts w:ascii="Arial" w:hAnsi="Arial" w:cs="Arial"/>
                              <w:sz w:val="16"/>
                              <w:szCs w:val="16"/>
                            </w:rPr>
                            <w:delText>Example: In this case the UPC is highlighted in red</w:delText>
                          </w:r>
                        </w:del>
                      </w:p>
                      <w:p w14:paraId="41979A3F" w14:textId="77777777" w:rsidR="00257BB1" w:rsidRPr="00356DAF" w:rsidRDefault="00257BB1" w:rsidP="00BA5DDE">
                        <w:pPr>
                          <w:rPr>
                            <w:del w:id="160" w:author="Whitney Eiss" w:date="2017-10-16T11:36:00Z"/>
                            <w:rFonts w:ascii="Arial" w:hAnsi="Arial" w:cs="Arial"/>
                            <w:sz w:val="16"/>
                          </w:rPr>
                        </w:pPr>
                        <w:del w:id="161" w:author="Whitney Eiss" w:date="2017-10-16T11:36:00Z">
                          <w:r>
                            <w:rPr>
                              <w:rFonts w:ascii="Arial" w:hAnsi="Arial" w:cs="Arial"/>
                              <w:sz w:val="16"/>
                              <w:szCs w:val="16"/>
                            </w:rPr>
                            <w:delText>0001116</w:delText>
                          </w:r>
                          <w:r w:rsidRPr="00CB61F8">
                            <w:rPr>
                              <w:rFonts w:ascii="Arial" w:hAnsi="Arial" w:cs="Arial"/>
                              <w:sz w:val="16"/>
                              <w:szCs w:val="16"/>
                            </w:rPr>
                            <w:delText>2</w:delText>
                          </w:r>
                          <w:r w:rsidRPr="000862F3">
                            <w:rPr>
                              <w:rFonts w:ascii="Arial" w:hAnsi="Arial" w:cs="Arial"/>
                              <w:color w:val="FF0000"/>
                              <w:sz w:val="16"/>
                              <w:szCs w:val="16"/>
                            </w:rPr>
                            <w:delText>1</w:delText>
                          </w:r>
                          <w:r>
                            <w:rPr>
                              <w:rFonts w:ascii="Arial" w:hAnsi="Arial" w:cs="Arial"/>
                              <w:color w:val="FF0000"/>
                              <w:sz w:val="16"/>
                              <w:szCs w:val="16"/>
                            </w:rPr>
                            <w:delText>0</w:delText>
                          </w:r>
                          <w:r w:rsidRPr="000862F3">
                            <w:rPr>
                              <w:rFonts w:ascii="Arial" w:hAnsi="Arial" w:cs="Arial"/>
                              <w:color w:val="FF0000"/>
                              <w:sz w:val="16"/>
                              <w:szCs w:val="16"/>
                            </w:rPr>
                            <w:delText>230</w:delText>
                          </w:r>
                          <w:r>
                            <w:rPr>
                              <w:rFonts w:ascii="Arial" w:hAnsi="Arial" w:cs="Arial"/>
                              <w:sz w:val="16"/>
                              <w:szCs w:val="16"/>
                            </w:rPr>
                            <w:delText>.</w:delText>
                          </w:r>
                        </w:del>
                      </w:p>
                      <w:p w14:paraId="70053934" w14:textId="77777777" w:rsidR="00257BB1" w:rsidRPr="00560871" w:rsidRDefault="00257BB1" w:rsidP="000D7E39">
                        <w:pPr>
                          <w:rPr>
                            <w:del w:id="162" w:author="Whitney Eiss" w:date="2017-10-16T11:36:00Z"/>
                          </w:rPr>
                        </w:pPr>
                      </w:p>
                      <w:p w14:paraId="13707A54" w14:textId="77777777" w:rsidR="00257BB1" w:rsidRPr="000D7E39" w:rsidRDefault="00257BB1" w:rsidP="000D7E39">
                        <w:pPr>
                          <w:rPr>
                            <w:del w:id="163" w:author="Whitney Eiss" w:date="2017-10-16T11:36:00Z"/>
                          </w:rPr>
                        </w:pPr>
                      </w:p>
                    </w:txbxContent>
                  </v:textbox>
                </v:shape>
              </w:pict>
            </mc:Fallback>
          </mc:AlternateContent>
        </w:r>
      </w:del>
      <w:r w:rsidR="000E19C8" w:rsidRPr="00FB3017">
        <w:rPr>
          <w:rFonts w:ascii="Arial" w:hAnsi="Arial" w:cs="Arial"/>
          <w:b/>
          <w:noProof/>
          <w:lang w:val="en-US"/>
        </w:rPr>
        <w:t>5.1</w:t>
      </w:r>
      <w:r w:rsidR="00FB3017" w:rsidRPr="00FB3017">
        <w:rPr>
          <w:rFonts w:ascii="Arial" w:hAnsi="Arial" w:cs="Arial"/>
          <w:b/>
          <w:noProof/>
          <w:lang w:val="en-US"/>
        </w:rPr>
        <w:t xml:space="preserve">    </w:t>
      </w:r>
      <w:r w:rsidR="00AE743F" w:rsidRPr="00FB3017">
        <w:rPr>
          <w:rFonts w:ascii="Arial" w:hAnsi="Arial" w:cs="Arial"/>
          <w:b/>
          <w:noProof/>
          <w:lang w:val="en-US"/>
        </w:rPr>
        <w:t>Customer I</w:t>
      </w:r>
      <w:r w:rsidR="00486E59" w:rsidRPr="00FB3017">
        <w:rPr>
          <w:rFonts w:ascii="Arial" w:hAnsi="Arial" w:cs="Arial"/>
          <w:b/>
          <w:noProof/>
          <w:lang w:val="en-US"/>
        </w:rPr>
        <w:t>nvoice</w:t>
      </w:r>
      <w:r w:rsidR="00DD6072" w:rsidRPr="00FB3017">
        <w:rPr>
          <w:rFonts w:ascii="Arial" w:hAnsi="Arial" w:cs="Arial"/>
          <w:b/>
          <w:noProof/>
          <w:lang w:val="en-US"/>
        </w:rPr>
        <w:t xml:space="preserve"> for </w:t>
      </w:r>
      <w:r w:rsidR="00330B36">
        <w:rPr>
          <w:rFonts w:ascii="Arial" w:hAnsi="Arial" w:cs="Arial"/>
          <w:b/>
          <w:noProof/>
          <w:lang w:val="en-US"/>
        </w:rPr>
        <w:t>S</w:t>
      </w:r>
      <w:r w:rsidR="00DD6072" w:rsidRPr="00FB3017">
        <w:rPr>
          <w:rFonts w:ascii="Arial" w:hAnsi="Arial" w:cs="Arial"/>
          <w:b/>
          <w:noProof/>
          <w:lang w:val="en-US"/>
        </w:rPr>
        <w:t>lotting</w:t>
      </w:r>
      <w:r w:rsidR="000E4813" w:rsidRPr="00FB3017">
        <w:rPr>
          <w:rFonts w:ascii="Arial" w:hAnsi="Arial" w:cs="Arial"/>
          <w:b/>
          <w:noProof/>
          <w:lang w:val="en-US"/>
        </w:rPr>
        <w:t>, Example 1</w:t>
      </w:r>
      <w:r w:rsidR="00486E59" w:rsidRPr="00FB3017">
        <w:rPr>
          <w:rFonts w:ascii="Arial" w:hAnsi="Arial" w:cs="Arial"/>
          <w:b/>
          <w:noProof/>
          <w:lang w:val="en-US"/>
        </w:rPr>
        <w:t>:</w:t>
      </w:r>
      <w:r w:rsidR="00486E59" w:rsidRPr="00FB3017">
        <w:rPr>
          <w:rFonts w:ascii="Arial" w:hAnsi="Arial" w:cs="Arial"/>
          <w:noProof/>
          <w:lang w:val="en-US"/>
        </w:rPr>
        <w:t xml:space="preserve"> </w:t>
      </w:r>
      <w:r w:rsidR="009F2123" w:rsidRPr="00FB3017">
        <w:rPr>
          <w:rFonts w:ascii="Arial" w:hAnsi="Arial" w:cs="Arial"/>
          <w:noProof/>
          <w:lang w:val="en-US"/>
        </w:rPr>
        <w:t>Listed below is an example of customer invoice for slotting deduction.</w:t>
      </w:r>
      <w:r w:rsidR="00DF1ED9" w:rsidRPr="00FB3017">
        <w:rPr>
          <w:rFonts w:ascii="Arial" w:hAnsi="Arial" w:cs="Arial"/>
          <w:noProof/>
          <w:lang w:val="en-US"/>
        </w:rPr>
        <w:t xml:space="preserve"> Need to validate the UPC, Invoice date and slotting allowance with </w:t>
      </w:r>
      <w:r w:rsidR="00DF1ED9" w:rsidRPr="00FB3017">
        <w:rPr>
          <w:rFonts w:ascii="Arial" w:hAnsi="Arial" w:cs="Arial"/>
          <w:noProof/>
          <w:sz w:val="18"/>
          <w:lang w:val="en-US"/>
        </w:rPr>
        <w:t>the</w:t>
      </w:r>
      <w:r w:rsidR="00CB61F8" w:rsidRPr="00FB3017">
        <w:rPr>
          <w:rFonts w:ascii="Arial" w:hAnsi="Arial" w:cs="Arial"/>
          <w:noProof/>
          <w:sz w:val="18"/>
          <w:lang w:val="en-US"/>
        </w:rPr>
        <w:t xml:space="preserve"> contract.</w:t>
      </w:r>
    </w:p>
    <w:p w14:paraId="3585E006" w14:textId="732D589B" w:rsidR="007F07DD" w:rsidRPr="00FB3017" w:rsidRDefault="003A7264" w:rsidP="00003122">
      <w:pPr>
        <w:ind w:left="720" w:hanging="720"/>
        <w:rPr>
          <w:rFonts w:ascii="Arial" w:hAnsi="Arial" w:cs="Arial"/>
          <w:noProof/>
          <w:sz w:val="22"/>
          <w:szCs w:val="22"/>
          <w:lang w:val="en-US"/>
        </w:rPr>
      </w:pPr>
      <w:r w:rsidRPr="00FB3017">
        <w:rPr>
          <w:rFonts w:ascii="Arial" w:hAnsi="Arial" w:cs="Arial"/>
          <w:noProof/>
          <w:sz w:val="22"/>
          <w:szCs w:val="22"/>
          <w:lang w:val="en-US"/>
        </w:rPr>
        <mc:AlternateContent>
          <mc:Choice Requires="wps">
            <w:drawing>
              <wp:anchor distT="0" distB="0" distL="114300" distR="114300" simplePos="0" relativeHeight="251272704" behindDoc="0" locked="0" layoutInCell="1" allowOverlap="1" wp14:anchorId="4E07545C" wp14:editId="2DAD2267">
                <wp:simplePos x="0" y="0"/>
                <wp:positionH relativeFrom="page">
                  <wp:align>center</wp:align>
                </wp:positionH>
                <wp:positionV relativeFrom="paragraph">
                  <wp:posOffset>2799818</wp:posOffset>
                </wp:positionV>
                <wp:extent cx="577215" cy="342265"/>
                <wp:effectExtent l="38100" t="38100" r="32385" b="19685"/>
                <wp:wrapNone/>
                <wp:docPr id="1357" name="AutoShape 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77215" cy="3422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8047A2" id="AutoShape 569" o:spid="_x0000_s1026" type="#_x0000_t32" style="position:absolute;margin-left:0;margin-top:220.45pt;width:45.45pt;height:26.95pt;flip:x y;z-index:2512727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" strokeweight="1.5pt">
                <v:stroke endarrow="block"/>
                <v:shadow color="#868686"/>
                <w10:wrap anchorx="page"/>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426304" behindDoc="0" locked="0" layoutInCell="1" allowOverlap="1" wp14:anchorId="3327D448" wp14:editId="14A6DE60">
                <wp:simplePos x="0" y="0"/>
                <wp:positionH relativeFrom="column">
                  <wp:posOffset>3741213</wp:posOffset>
                </wp:positionH>
                <wp:positionV relativeFrom="paragraph">
                  <wp:posOffset>2126216</wp:posOffset>
                </wp:positionV>
                <wp:extent cx="1426210" cy="492184"/>
                <wp:effectExtent l="0" t="0" r="21590" b="22225"/>
                <wp:wrapNone/>
                <wp:docPr id="1367" name="Text Box 9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210" cy="492184"/>
                        </a:xfrm>
                        <a:prstGeom prst="rect">
                          <a:avLst/>
                        </a:prstGeom>
                        <a:solidFill>
                          <a:schemeClr val="tx2">
                            <a:lumMod val="40000"/>
                            <a:lumOff val="60000"/>
                          </a:schemeClr>
                        </a:solidFill>
                        <a:ln w="19050">
                          <a:solidFill>
                            <a:srgbClr val="000000"/>
                          </a:solidFill>
                          <a:miter lim="800000"/>
                          <a:headEnd/>
                          <a:tailEnd/>
                        </a:ln>
                      </wps:spPr>
                      <wps:txbx>
                        <w:txbxContent>
                          <w:p w14:paraId="389B2B47" w14:textId="77777777" w:rsidR="00257BB1" w:rsidRDefault="00257BB1" w:rsidP="006D3B28">
                            <w:pPr>
                              <w:rPr>
                                <w:rFonts w:ascii="Arial" w:hAnsi="Arial" w:cs="Arial"/>
                                <w:sz w:val="16"/>
                                <w:szCs w:val="16"/>
                              </w:rPr>
                            </w:pPr>
                            <w:r>
                              <w:rPr>
                                <w:rFonts w:ascii="Arial" w:hAnsi="Arial" w:cs="Arial"/>
                                <w:sz w:val="16"/>
                                <w:szCs w:val="16"/>
                              </w:rPr>
                              <w:t xml:space="preserve">Week Ending Date: This is the date the customer took the deduction. </w:t>
                            </w:r>
                          </w:p>
                          <w:p w14:paraId="33D82553" w14:textId="77777777" w:rsidR="00257BB1" w:rsidRPr="009332AB" w:rsidRDefault="00257BB1" w:rsidP="006D3B28">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27D448" id="Text Box 949" o:spid="_x0000_s1082" type="#_x0000_t202" style="position:absolute;left:0;text-align:left;margin-left:294.6pt;margin-top:167.4pt;width:112.3pt;height:38.75pt;z-index:25142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" fillcolor="#8db3e2 [1311]" strokeweight="1.5pt">
                <v:textbox>
                  <w:txbxContent>
                    <w:p w14:paraId="389B2B47" w14:textId="77777777" w:rsidR="00257BB1" w:rsidRDefault="00257BB1" w:rsidP="006D3B28">
                      <w:pPr>
                        <w:rPr>
                          <w:rFonts w:ascii="Arial" w:hAnsi="Arial" w:cs="Arial"/>
                          <w:sz w:val="16"/>
                          <w:szCs w:val="16"/>
                        </w:rPr>
                      </w:pPr>
                      <w:r>
                        <w:rPr>
                          <w:rFonts w:ascii="Arial" w:hAnsi="Arial" w:cs="Arial"/>
                          <w:sz w:val="16"/>
                          <w:szCs w:val="16"/>
                        </w:rPr>
                        <w:t xml:space="preserve">Week Ending Date: This is the date the customer took the deduction. </w:t>
                      </w:r>
                    </w:p>
                    <w:p w14:paraId="33D82553" w14:textId="77777777" w:rsidR="00257BB1" w:rsidRPr="009332AB" w:rsidRDefault="00257BB1" w:rsidP="006D3B28">
                      <w:pPr>
                        <w:rPr>
                          <w:rFonts w:ascii="Arial" w:hAnsi="Arial" w:cs="Arial"/>
                          <w:sz w:val="16"/>
                          <w:szCs w:val="16"/>
                        </w:rPr>
                      </w:pPr>
                    </w:p>
                  </w:txbxContent>
                </v:textbox>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425280" behindDoc="0" locked="0" layoutInCell="1" allowOverlap="1" wp14:anchorId="33F5659A" wp14:editId="1593759E">
                <wp:simplePos x="0" y="0"/>
                <wp:positionH relativeFrom="column">
                  <wp:posOffset>4465143</wp:posOffset>
                </wp:positionH>
                <wp:positionV relativeFrom="paragraph">
                  <wp:posOffset>2669761</wp:posOffset>
                </wp:positionV>
                <wp:extent cx="635" cy="486410"/>
                <wp:effectExtent l="59055" t="24130" r="64135" b="13335"/>
                <wp:wrapNone/>
                <wp:docPr id="1366" name="AutoShape 9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864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FE04DC" id="AutoShape 948" o:spid="_x0000_s1026" type="#_x0000_t32" style="position:absolute;margin-left:351.6pt;margin-top:210.2pt;width:.05pt;height:38.3pt;flip:y;z-index:25142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" strokeweight="1.5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424256" behindDoc="0" locked="0" layoutInCell="1" allowOverlap="1" wp14:anchorId="1C58F114" wp14:editId="13EF69EE">
                <wp:simplePos x="0" y="0"/>
                <wp:positionH relativeFrom="column">
                  <wp:posOffset>4368534</wp:posOffset>
                </wp:positionH>
                <wp:positionV relativeFrom="paragraph">
                  <wp:posOffset>3157573</wp:posOffset>
                </wp:positionV>
                <wp:extent cx="408305" cy="1321967"/>
                <wp:effectExtent l="0" t="0" r="10795" b="12065"/>
                <wp:wrapNone/>
                <wp:docPr id="1365"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08305" cy="1321967"/>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8CB5E" id="Rectangle 947" o:spid="_x0000_s1026" style="position:absolute;margin-left:344pt;margin-top:248.65pt;width:32.15pt;height:104.1pt;flip:y;z-index:2514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" filled="f" strokecolor="red" strokeweight="1.2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32768" behindDoc="0" locked="0" layoutInCell="1" allowOverlap="1" wp14:anchorId="3518D879" wp14:editId="586DF6A4">
                <wp:simplePos x="0" y="0"/>
                <wp:positionH relativeFrom="column">
                  <wp:posOffset>3741213</wp:posOffset>
                </wp:positionH>
                <wp:positionV relativeFrom="paragraph">
                  <wp:posOffset>3157573</wp:posOffset>
                </wp:positionV>
                <wp:extent cx="532352" cy="1364674"/>
                <wp:effectExtent l="0" t="0" r="20320" b="26035"/>
                <wp:wrapNone/>
                <wp:docPr id="1361" name="Rectangle 4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32352" cy="1364674"/>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85C9B5" id="Rectangle 497" o:spid="_x0000_s1026" style="position:absolute;margin-left:294.6pt;margin-top:248.65pt;width:41.9pt;height:107.45pt;flip:y;z-index:2512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" filled="f" strokecolor="red" strokeweight="1.2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2140032" behindDoc="0" locked="0" layoutInCell="1" allowOverlap="1" wp14:anchorId="73D26C49" wp14:editId="7068C9C4">
                <wp:simplePos x="0" y="0"/>
                <wp:positionH relativeFrom="column">
                  <wp:posOffset>6303660</wp:posOffset>
                </wp:positionH>
                <wp:positionV relativeFrom="paragraph">
                  <wp:posOffset>3125677</wp:posOffset>
                </wp:positionV>
                <wp:extent cx="414655" cy="1371452"/>
                <wp:effectExtent l="0" t="0" r="23495" b="19685"/>
                <wp:wrapNone/>
                <wp:docPr id="1493" name="Rectangle 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4655" cy="1371452"/>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96E66E" id="Rectangle 498" o:spid="_x0000_s1026" style="position:absolute;margin-left:496.35pt;margin-top:246.1pt;width:32.65pt;height:108pt;flip:y;z-index:25214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" filled="f" strokecolor="red" strokeweight="1.2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33792" behindDoc="0" locked="0" layoutInCell="1" allowOverlap="1" wp14:anchorId="52CBFE3D" wp14:editId="7F59B3EC">
                <wp:simplePos x="0" y="0"/>
                <wp:positionH relativeFrom="column">
                  <wp:posOffset>5931520</wp:posOffset>
                </wp:positionH>
                <wp:positionV relativeFrom="paragraph">
                  <wp:posOffset>3125676</wp:posOffset>
                </wp:positionV>
                <wp:extent cx="329565" cy="1350187"/>
                <wp:effectExtent l="0" t="0" r="13335" b="21590"/>
                <wp:wrapNone/>
                <wp:docPr id="1373" name="Rectangle 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29565" cy="1350187"/>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6860B9" id="Rectangle 498" o:spid="_x0000_s1026" style="position:absolute;margin-left:467.05pt;margin-top:246.1pt;width:25.95pt;height:106.3pt;flip:y;z-index:25123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" filled="f" strokecolor="red" strokeweight="1.2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2137984" behindDoc="0" locked="0" layoutInCell="1" allowOverlap="1" wp14:anchorId="267F536B" wp14:editId="58B43FDD">
                <wp:simplePos x="0" y="0"/>
                <wp:positionH relativeFrom="column">
                  <wp:posOffset>6378088</wp:posOffset>
                </wp:positionH>
                <wp:positionV relativeFrom="paragraph">
                  <wp:posOffset>4533944</wp:posOffset>
                </wp:positionV>
                <wp:extent cx="91587" cy="314207"/>
                <wp:effectExtent l="0" t="38100" r="60960" b="29210"/>
                <wp:wrapNone/>
                <wp:docPr id="1488" name="AutoShape 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587" cy="31420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7F4AE6" id="AutoShape 570" o:spid="_x0000_s1026" type="#_x0000_t32" style="position:absolute;margin-left:502.2pt;margin-top:357pt;width:7.2pt;height:24.75pt;flip:y;z-index:25213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" strokeweight="1.5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400704" behindDoc="0" locked="0" layoutInCell="1" allowOverlap="1" wp14:anchorId="5BF854C1" wp14:editId="3AF85717">
                <wp:simplePos x="0" y="0"/>
                <wp:positionH relativeFrom="margin">
                  <wp:align>right</wp:align>
                </wp:positionH>
                <wp:positionV relativeFrom="paragraph">
                  <wp:posOffset>4868131</wp:posOffset>
                </wp:positionV>
                <wp:extent cx="1426210" cy="501650"/>
                <wp:effectExtent l="0" t="0" r="21590" b="12700"/>
                <wp:wrapNone/>
                <wp:docPr id="1356" name="Text Box 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210" cy="501650"/>
                        </a:xfrm>
                        <a:prstGeom prst="rect">
                          <a:avLst/>
                        </a:prstGeom>
                        <a:solidFill>
                          <a:schemeClr val="tx2">
                            <a:lumMod val="40000"/>
                            <a:lumOff val="60000"/>
                          </a:schemeClr>
                        </a:solidFill>
                        <a:ln w="19050">
                          <a:solidFill>
                            <a:srgbClr val="000000"/>
                          </a:solidFill>
                          <a:miter lim="800000"/>
                          <a:headEnd/>
                          <a:tailEnd/>
                        </a:ln>
                      </wps:spPr>
                      <wps:txbx>
                        <w:txbxContent>
                          <w:p w14:paraId="27A5F55A" w14:textId="77777777" w:rsidR="00257BB1" w:rsidRDefault="00257BB1" w:rsidP="00772F6B">
                            <w:pPr>
                              <w:rPr>
                                <w:rFonts w:ascii="Arial" w:hAnsi="Arial" w:cs="Arial"/>
                                <w:sz w:val="16"/>
                                <w:szCs w:val="16"/>
                              </w:rPr>
                            </w:pPr>
                            <w:r>
                              <w:rPr>
                                <w:rFonts w:ascii="Arial" w:hAnsi="Arial" w:cs="Arial"/>
                                <w:sz w:val="16"/>
                                <w:szCs w:val="16"/>
                              </w:rPr>
                              <w:t>Fee Reason: “New Item” indicates that this deduction is for slotting.</w:t>
                            </w:r>
                          </w:p>
                          <w:p w14:paraId="24C24015" w14:textId="77777777" w:rsidR="00257BB1" w:rsidRPr="009332AB" w:rsidRDefault="00257BB1" w:rsidP="00772F6B">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F854C1" id="Text Box 914" o:spid="_x0000_s1083" type="#_x0000_t202" style="position:absolute;left:0;text-align:left;margin-left:61.1pt;margin-top:383.3pt;width:112.3pt;height:39.5pt;z-index:251400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" fillcolor="#8db3e2 [1311]" strokeweight="1.5pt">
                <v:textbox>
                  <w:txbxContent>
                    <w:p w14:paraId="27A5F55A" w14:textId="77777777" w:rsidR="00257BB1" w:rsidRDefault="00257BB1" w:rsidP="00772F6B">
                      <w:pPr>
                        <w:rPr>
                          <w:rFonts w:ascii="Arial" w:hAnsi="Arial" w:cs="Arial"/>
                          <w:sz w:val="16"/>
                          <w:szCs w:val="16"/>
                        </w:rPr>
                      </w:pPr>
                      <w:r>
                        <w:rPr>
                          <w:rFonts w:ascii="Arial" w:hAnsi="Arial" w:cs="Arial"/>
                          <w:sz w:val="16"/>
                          <w:szCs w:val="16"/>
                        </w:rPr>
                        <w:t>Fee Reason: “New Item” indicates that this deduction is for slotting.</w:t>
                      </w:r>
                    </w:p>
                    <w:p w14:paraId="24C24015" w14:textId="77777777" w:rsidR="00257BB1" w:rsidRPr="009332AB" w:rsidRDefault="00257BB1" w:rsidP="00772F6B">
                      <w:pPr>
                        <w:rPr>
                          <w:rFonts w:ascii="Arial" w:hAnsi="Arial" w:cs="Arial"/>
                          <w:sz w:val="16"/>
                          <w:szCs w:val="16"/>
                        </w:rPr>
                      </w:pPr>
                    </w:p>
                  </w:txbxContent>
                </v:textbox>
                <w10:wrap anchorx="margin"/>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73728" behindDoc="0" locked="0" layoutInCell="1" allowOverlap="1" wp14:anchorId="4466403F" wp14:editId="708D110E">
                <wp:simplePos x="0" y="0"/>
                <wp:positionH relativeFrom="column">
                  <wp:posOffset>5970535</wp:posOffset>
                </wp:positionH>
                <wp:positionV relativeFrom="paragraph">
                  <wp:posOffset>2515678</wp:posOffset>
                </wp:positionV>
                <wp:extent cx="635" cy="486410"/>
                <wp:effectExtent l="59055" t="26035" r="64135" b="11430"/>
                <wp:wrapNone/>
                <wp:docPr id="1362" name="AutoShape 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864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DD9075" id="AutoShape 570" o:spid="_x0000_s1026" type="#_x0000_t32" style="position:absolute;margin-left:470.1pt;margin-top:198.1pt;width:.05pt;height:38.3pt;flip:y;z-index:2512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" strokeweight="1.5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34816" behindDoc="0" locked="0" layoutInCell="1" allowOverlap="1" wp14:anchorId="3D3B1B35" wp14:editId="7D9201F8">
                <wp:simplePos x="0" y="0"/>
                <wp:positionH relativeFrom="column">
                  <wp:posOffset>5533701</wp:posOffset>
                </wp:positionH>
                <wp:positionV relativeFrom="paragraph">
                  <wp:posOffset>1664527</wp:posOffset>
                </wp:positionV>
                <wp:extent cx="1094105" cy="852805"/>
                <wp:effectExtent l="10160" t="11430" r="10160" b="12065"/>
                <wp:wrapNone/>
                <wp:docPr id="1360" name="Text Box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4105" cy="852805"/>
                        </a:xfrm>
                        <a:prstGeom prst="rect">
                          <a:avLst/>
                        </a:prstGeom>
                        <a:solidFill>
                          <a:srgbClr val="FFFFFF"/>
                        </a:solidFill>
                        <a:ln w="19050">
                          <a:solidFill>
                            <a:srgbClr val="000000"/>
                          </a:solidFill>
                          <a:miter lim="800000"/>
                          <a:headEnd/>
                          <a:tailEnd/>
                        </a:ln>
                      </wps:spPr>
                      <wps:txbx>
                        <w:txbxContent>
                          <w:p w14:paraId="7D6A73C1" w14:textId="77777777" w:rsidR="00257BB1" w:rsidRDefault="00257BB1" w:rsidP="002D78FE">
                            <w:pPr>
                              <w:rPr>
                                <w:rFonts w:ascii="Arial" w:hAnsi="Arial" w:cs="Arial"/>
                                <w:sz w:val="16"/>
                                <w:szCs w:val="16"/>
                              </w:rPr>
                            </w:pPr>
                            <w:r>
                              <w:rPr>
                                <w:rFonts w:ascii="Arial" w:hAnsi="Arial" w:cs="Arial"/>
                                <w:sz w:val="16"/>
                                <w:szCs w:val="16"/>
                              </w:rPr>
                              <w:t xml:space="preserve">Amounts under </w:t>
                            </w:r>
                            <w:r w:rsidRPr="00337444">
                              <w:rPr>
                                <w:rFonts w:ascii="Arial" w:hAnsi="Arial" w:cs="Arial"/>
                                <w:sz w:val="16"/>
                                <w:szCs w:val="16"/>
                                <w:u w:val="single"/>
                              </w:rPr>
                              <w:t xml:space="preserve">TOTAL </w:t>
                            </w:r>
                            <w:r>
                              <w:rPr>
                                <w:rFonts w:ascii="Arial" w:hAnsi="Arial" w:cs="Arial"/>
                                <w:sz w:val="16"/>
                                <w:szCs w:val="16"/>
                              </w:rPr>
                              <w:t>indicate Slotting allowance which needs to be validated with the</w:t>
                            </w:r>
                            <w:r w:rsidRPr="009332AB">
                              <w:rPr>
                                <w:rFonts w:ascii="Arial" w:hAnsi="Arial" w:cs="Arial"/>
                                <w:sz w:val="16"/>
                                <w:szCs w:val="16"/>
                              </w:rPr>
                              <w:t xml:space="preserve"> contract</w:t>
                            </w:r>
                            <w:r>
                              <w:rPr>
                                <w:rFonts w:ascii="Arial" w:hAnsi="Arial" w:cs="Arial"/>
                                <w:sz w:val="16"/>
                                <w:szCs w:val="16"/>
                              </w:rPr>
                              <w:t>.</w:t>
                            </w:r>
                          </w:p>
                          <w:p w14:paraId="77E7C020" w14:textId="77777777" w:rsidR="00257BB1" w:rsidRPr="009332AB" w:rsidRDefault="00257BB1" w:rsidP="002D78FE">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B1B35" id="Text Box 501" o:spid="_x0000_s1084" type="#_x0000_t202" style="position:absolute;left:0;text-align:left;margin-left:435.7pt;margin-top:131.05pt;width:86.15pt;height:67.15pt;z-index:25123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" strokeweight="1.5pt">
                <v:textbox>
                  <w:txbxContent>
                    <w:p w14:paraId="7D6A73C1" w14:textId="77777777" w:rsidR="00257BB1" w:rsidRDefault="00257BB1" w:rsidP="002D78FE">
                      <w:pPr>
                        <w:rPr>
                          <w:rFonts w:ascii="Arial" w:hAnsi="Arial" w:cs="Arial"/>
                          <w:sz w:val="16"/>
                          <w:szCs w:val="16"/>
                        </w:rPr>
                      </w:pPr>
                      <w:r>
                        <w:rPr>
                          <w:rFonts w:ascii="Arial" w:hAnsi="Arial" w:cs="Arial"/>
                          <w:sz w:val="16"/>
                          <w:szCs w:val="16"/>
                        </w:rPr>
                        <w:t xml:space="preserve">Amounts under </w:t>
                      </w:r>
                      <w:r w:rsidRPr="00337444">
                        <w:rPr>
                          <w:rFonts w:ascii="Arial" w:hAnsi="Arial" w:cs="Arial"/>
                          <w:sz w:val="16"/>
                          <w:szCs w:val="16"/>
                          <w:u w:val="single"/>
                        </w:rPr>
                        <w:t xml:space="preserve">TOTAL </w:t>
                      </w:r>
                      <w:r>
                        <w:rPr>
                          <w:rFonts w:ascii="Arial" w:hAnsi="Arial" w:cs="Arial"/>
                          <w:sz w:val="16"/>
                          <w:szCs w:val="16"/>
                        </w:rPr>
                        <w:t>indicate Slotting allowance which needs to be validated with the</w:t>
                      </w:r>
                      <w:r w:rsidRPr="009332AB">
                        <w:rPr>
                          <w:rFonts w:ascii="Arial" w:hAnsi="Arial" w:cs="Arial"/>
                          <w:sz w:val="16"/>
                          <w:szCs w:val="16"/>
                        </w:rPr>
                        <w:t xml:space="preserve"> contract</w:t>
                      </w:r>
                      <w:r>
                        <w:rPr>
                          <w:rFonts w:ascii="Arial" w:hAnsi="Arial" w:cs="Arial"/>
                          <w:sz w:val="16"/>
                          <w:szCs w:val="16"/>
                        </w:rPr>
                        <w:t>.</w:t>
                      </w:r>
                    </w:p>
                    <w:p w14:paraId="77E7C020" w14:textId="77777777" w:rsidR="00257BB1" w:rsidRPr="009332AB" w:rsidRDefault="00257BB1" w:rsidP="002D78FE">
                      <w:pPr>
                        <w:rPr>
                          <w:rFonts w:ascii="Arial" w:hAnsi="Arial" w:cs="Arial"/>
                          <w:sz w:val="16"/>
                          <w:szCs w:val="16"/>
                        </w:rPr>
                      </w:pPr>
                    </w:p>
                  </w:txbxContent>
                </v:textbox>
              </v:shape>
            </w:pict>
          </mc:Fallback>
        </mc:AlternateContent>
      </w:r>
      <w:ins w:id="164" w:author="Whitney Eiss" w:date="2017-10-16T11:36:00Z">
        <w:r w:rsidRPr="00FB3017">
          <w:rPr>
            <w:rFonts w:ascii="Arial" w:hAnsi="Arial" w:cs="Arial"/>
            <w:noProof/>
            <w:sz w:val="22"/>
            <w:szCs w:val="22"/>
            <w:lang w:val="en-US"/>
          </w:rPr>
          <mc:AlternateContent>
            <mc:Choice Requires="wps">
              <w:drawing>
                <wp:anchor distT="0" distB="0" distL="114300" distR="114300" simplePos="0" relativeHeight="251503104" behindDoc="0" locked="0" layoutInCell="1" allowOverlap="1" wp14:anchorId="4BA05E21" wp14:editId="15CE00C3">
                  <wp:simplePos x="0" y="0"/>
                  <wp:positionH relativeFrom="column">
                    <wp:posOffset>5138686</wp:posOffset>
                  </wp:positionH>
                  <wp:positionV relativeFrom="paragraph">
                    <wp:posOffset>867454</wp:posOffset>
                  </wp:positionV>
                  <wp:extent cx="1569986" cy="301832"/>
                  <wp:effectExtent l="0" t="0" r="11430" b="22225"/>
                  <wp:wrapNone/>
                  <wp:docPr id="1370" name="Rectangle 1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9986" cy="301832"/>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129F0F" id="Rectangle 1115" o:spid="_x0000_s1026" style="position:absolute;margin-left:404.6pt;margin-top:68.3pt;width:123.6pt;height:23.75pt;z-index:2515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" filled="f" strokecolor="red" strokeweight="1.25pt">
                  <v:shadow color="#868686"/>
                </v:rect>
              </w:pict>
            </mc:Fallback>
          </mc:AlternateContent>
        </w:r>
      </w:ins>
      <w:del w:id="165" w:author="Whitney Eiss" w:date="2017-10-16T11:36:00Z">
        <w:r w:rsidR="00330B36" w:rsidRPr="00FB3017">
          <w:rPr>
            <w:rFonts w:ascii="Arial" w:hAnsi="Arial" w:cs="Arial"/>
            <w:noProof/>
            <w:sz w:val="22"/>
            <w:szCs w:val="22"/>
            <w:lang w:val="en-US"/>
          </w:rPr>
          <mc:AlternateContent>
            <mc:Choice Requires="wps">
              <w:drawing>
                <wp:anchor distT="0" distB="0" distL="114300" distR="114300" simplePos="0" relativeHeight="252065280" behindDoc="0" locked="0" layoutInCell="1" allowOverlap="1" wp14:anchorId="52CD687E" wp14:editId="107693CB">
                  <wp:simplePos x="0" y="0"/>
                  <wp:positionH relativeFrom="column">
                    <wp:posOffset>5882640</wp:posOffset>
                  </wp:positionH>
                  <wp:positionV relativeFrom="paragraph">
                    <wp:posOffset>3526790</wp:posOffset>
                  </wp:positionV>
                  <wp:extent cx="0" cy="812165"/>
                  <wp:effectExtent l="62865" t="12700" r="60960" b="22860"/>
                  <wp:wrapNone/>
                  <wp:docPr id="1610" name="AutoShape 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21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3F9D24" id="AutoShape 915" o:spid="_x0000_s1026" type="#_x0000_t32" style="position:absolute;margin-left:463.2pt;margin-top:277.7pt;width:0;height:63.95pt;z-index:25206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" strokeweight="1.5pt">
                  <v:stroke endarrow="block"/>
                  <v:shadow color="#868686"/>
                </v:shape>
              </w:pict>
            </mc:Fallback>
          </mc:AlternateContent>
        </w:r>
        <w:r w:rsidR="00330B36" w:rsidRPr="00FB3017">
          <w:rPr>
            <w:rFonts w:ascii="Arial" w:hAnsi="Arial" w:cs="Arial"/>
            <w:noProof/>
            <w:sz w:val="22"/>
            <w:szCs w:val="22"/>
            <w:lang w:val="en-US"/>
          </w:rPr>
          <mc:AlternateContent>
            <mc:Choice Requires="wps">
              <w:drawing>
                <wp:anchor distT="0" distB="0" distL="114300" distR="114300" simplePos="0" relativeHeight="252069376" behindDoc="0" locked="0" layoutInCell="1" allowOverlap="1" wp14:anchorId="6C876F30" wp14:editId="301079C9">
                  <wp:simplePos x="0" y="0"/>
                  <wp:positionH relativeFrom="column">
                    <wp:posOffset>2467610</wp:posOffset>
                  </wp:positionH>
                  <wp:positionV relativeFrom="paragraph">
                    <wp:posOffset>302895</wp:posOffset>
                  </wp:positionV>
                  <wp:extent cx="306070" cy="311150"/>
                  <wp:effectExtent l="17780" t="15875" r="9525" b="15875"/>
                  <wp:wrapNone/>
                  <wp:docPr id="1611" name="Oval 1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6A5DA9" w14:textId="77777777" w:rsidR="00257BB1" w:rsidRPr="00C225AB" w:rsidRDefault="00257BB1" w:rsidP="00CC6D55">
                              <w:pPr>
                                <w:rPr>
                                  <w:del w:id="166" w:author="Whitney Eiss" w:date="2017-10-16T11:36:00Z"/>
                                  <w:rFonts w:ascii="Arial" w:hAnsi="Arial" w:cs="Arial"/>
                                  <w:b/>
                                  <w:sz w:val="28"/>
                                  <w:szCs w:val="28"/>
                                </w:rPr>
                              </w:pPr>
                              <w:del w:id="167" w:author="Whitney Eiss" w:date="2017-10-16T11:36:00Z">
                                <w:r w:rsidRPr="00C225AB">
                                  <w:rPr>
                                    <w:rFonts w:ascii="Arial" w:hAnsi="Arial" w:cs="Arial"/>
                                    <w:b/>
                                    <w:sz w:val="28"/>
                                    <w:szCs w:val="28"/>
                                  </w:rPr>
                                  <w:delText>i</w:delText>
                                </w:r>
                              </w:del>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876F30" id="Oval 1116" o:spid="_x0000_s1085" style="position:absolute;left:0;text-align:left;margin-left:194.3pt;margin-top:23.85pt;width:24.1pt;height:24.5pt;z-index:25206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" fillcolor="#8db3e2" strokecolor="yellow" strokeweight="1.5pt">
                  <v:shadow color="#868686"/>
                  <v:textbox>
                    <w:txbxContent>
                      <w:p w14:paraId="0A6A5DA9" w14:textId="77777777" w:rsidR="00257BB1" w:rsidRPr="00C225AB" w:rsidRDefault="00257BB1" w:rsidP="00CC6D55">
                        <w:pPr>
                          <w:rPr>
                            <w:del w:id="168" w:author="Whitney Eiss" w:date="2017-10-16T11:36:00Z"/>
                            <w:rFonts w:ascii="Arial" w:hAnsi="Arial" w:cs="Arial"/>
                            <w:b/>
                            <w:sz w:val="28"/>
                            <w:szCs w:val="28"/>
                          </w:rPr>
                        </w:pPr>
                        <w:del w:id="169" w:author="Whitney Eiss" w:date="2017-10-16T11:36:00Z">
                          <w:r w:rsidRPr="00C225AB">
                            <w:rPr>
                              <w:rFonts w:ascii="Arial" w:hAnsi="Arial" w:cs="Arial"/>
                              <w:b/>
                              <w:sz w:val="28"/>
                              <w:szCs w:val="28"/>
                            </w:rPr>
                            <w:delText>i</w:delText>
                          </w:r>
                        </w:del>
                      </w:p>
                    </w:txbxContent>
                  </v:textbox>
                </v:oval>
              </w:pict>
            </mc:Fallback>
          </mc:AlternateContent>
        </w:r>
        <w:r w:rsidR="00330B36" w:rsidRPr="00FB3017">
          <w:rPr>
            <w:rFonts w:ascii="Arial" w:hAnsi="Arial" w:cs="Arial"/>
            <w:noProof/>
            <w:sz w:val="22"/>
            <w:szCs w:val="22"/>
            <w:lang w:val="en-US"/>
          </w:rPr>
          <mc:AlternateContent>
            <mc:Choice Requires="wps">
              <w:drawing>
                <wp:anchor distT="0" distB="0" distL="114300" distR="114300" simplePos="0" relativeHeight="252067328" behindDoc="0" locked="0" layoutInCell="1" allowOverlap="1" wp14:anchorId="7280B68D" wp14:editId="031CDFDA">
                  <wp:simplePos x="0" y="0"/>
                  <wp:positionH relativeFrom="column">
                    <wp:posOffset>4456430</wp:posOffset>
                  </wp:positionH>
                  <wp:positionV relativeFrom="paragraph">
                    <wp:posOffset>665480</wp:posOffset>
                  </wp:positionV>
                  <wp:extent cx="922020" cy="205740"/>
                  <wp:effectExtent l="19050" t="57150" r="30480" b="22860"/>
                  <wp:wrapNone/>
                  <wp:docPr id="1612" name="AutoShape 1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22020" cy="20574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FE8755" id="AutoShape 1114" o:spid="_x0000_s1026" type="#_x0000_t32" style="position:absolute;margin-left:350.9pt;margin-top:52.4pt;width:72.6pt;height:16.2pt;flip:x y;z-index:25206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" strokeweight="1pt">
                  <v:stroke endarrow="block"/>
                  <v:shadow color="#868686"/>
                </v:shape>
              </w:pict>
            </mc:Fallback>
          </mc:AlternateContent>
        </w:r>
        <w:r w:rsidR="00330B36" w:rsidRPr="00FB3017">
          <w:rPr>
            <w:rFonts w:ascii="Arial" w:hAnsi="Arial" w:cs="Arial"/>
            <w:noProof/>
            <w:sz w:val="22"/>
            <w:szCs w:val="22"/>
            <w:lang w:val="en-US"/>
          </w:rPr>
          <mc:AlternateContent>
            <mc:Choice Requires="wps">
              <w:drawing>
                <wp:anchor distT="0" distB="0" distL="114300" distR="114300" simplePos="0" relativeHeight="252068352" behindDoc="0" locked="0" layoutInCell="1" allowOverlap="1" wp14:anchorId="3BA88EDF" wp14:editId="05C45AC8">
                  <wp:simplePos x="0" y="0"/>
                  <wp:positionH relativeFrom="column">
                    <wp:posOffset>5396230</wp:posOffset>
                  </wp:positionH>
                  <wp:positionV relativeFrom="paragraph">
                    <wp:posOffset>717550</wp:posOffset>
                  </wp:positionV>
                  <wp:extent cx="681990" cy="238760"/>
                  <wp:effectExtent l="15240" t="17145" r="17145" b="10795"/>
                  <wp:wrapNone/>
                  <wp:docPr id="1613" name="Rectangle 1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990" cy="23876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F4E8D6" id="Rectangle 1115" o:spid="_x0000_s1026" style="position:absolute;margin-left:424.9pt;margin-top:56.5pt;width:53.7pt;height:18.8pt;z-index:25206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" filled="f" strokecolor="red" strokeweight="1.25pt">
                  <v:shadow color="#868686"/>
                </v:rect>
              </w:pict>
            </mc:Fallback>
          </mc:AlternateContent>
        </w:r>
        <w:r w:rsidR="00330B36" w:rsidRPr="00FB3017">
          <w:rPr>
            <w:rFonts w:ascii="Arial" w:hAnsi="Arial" w:cs="Arial"/>
            <w:noProof/>
            <w:sz w:val="22"/>
            <w:szCs w:val="22"/>
            <w:lang w:val="en-US"/>
          </w:rPr>
          <mc:AlternateContent>
            <mc:Choice Requires="wps">
              <w:drawing>
                <wp:anchor distT="0" distB="0" distL="114300" distR="114300" simplePos="0" relativeHeight="252066304" behindDoc="0" locked="0" layoutInCell="1" allowOverlap="1" wp14:anchorId="0FBDF759" wp14:editId="58DB610E">
                  <wp:simplePos x="0" y="0"/>
                  <wp:positionH relativeFrom="column">
                    <wp:posOffset>2726690</wp:posOffset>
                  </wp:positionH>
                  <wp:positionV relativeFrom="paragraph">
                    <wp:posOffset>467360</wp:posOffset>
                  </wp:positionV>
                  <wp:extent cx="1714500" cy="320040"/>
                  <wp:effectExtent l="0" t="0" r="19050" b="22860"/>
                  <wp:wrapNone/>
                  <wp:docPr id="1614" name="Text Box 1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20040"/>
                          </a:xfrm>
                          <a:prstGeom prst="rect">
                            <a:avLst/>
                          </a:prstGeom>
                          <a:solidFill>
                            <a:schemeClr val="tx2">
                              <a:lumMod val="40000"/>
                              <a:lumOff val="60000"/>
                            </a:schemeClr>
                          </a:solidFill>
                          <a:ln w="19050">
                            <a:solidFill>
                              <a:srgbClr val="000000"/>
                            </a:solidFill>
                            <a:miter lim="800000"/>
                            <a:headEnd/>
                            <a:tailEnd/>
                          </a:ln>
                        </wps:spPr>
                        <wps:txbx>
                          <w:txbxContent>
                            <w:p w14:paraId="371F2C61" w14:textId="77777777" w:rsidR="00257BB1" w:rsidRPr="00417BD8" w:rsidRDefault="00257BB1" w:rsidP="00CC6D55">
                              <w:pPr>
                                <w:rPr>
                                  <w:del w:id="170" w:author="Whitney Eiss" w:date="2017-10-16T11:36:00Z"/>
                                  <w:rFonts w:ascii="Arial" w:hAnsi="Arial" w:cs="Arial"/>
                                  <w:sz w:val="16"/>
                                  <w:szCs w:val="16"/>
                                </w:rPr>
                              </w:pPr>
                              <w:del w:id="171" w:author="Whitney Eiss" w:date="2017-10-16T11:36:00Z">
                                <w:r>
                                  <w:rPr>
                                    <w:rFonts w:ascii="Arial" w:hAnsi="Arial" w:cs="Arial"/>
                                    <w:sz w:val="16"/>
                                    <w:szCs w:val="16"/>
                                    <w:u w:val="single"/>
                                  </w:rPr>
                                  <w:delText>Invoice #</w:delText>
                                </w:r>
                                <w:r w:rsidRPr="000862F3">
                                  <w:rPr>
                                    <w:rFonts w:ascii="Arial" w:hAnsi="Arial" w:cs="Arial"/>
                                    <w:sz w:val="16"/>
                                    <w:szCs w:val="16"/>
                                  </w:rPr>
                                  <w:delText>: Used to search for the customer invoice in SHARP.</w:delText>
                                </w:r>
                              </w:del>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BDF759" id="Text Box 1113" o:spid="_x0000_s1086" type="#_x0000_t202" style="position:absolute;left:0;text-align:left;margin-left:214.7pt;margin-top:36.8pt;width:135pt;height:25.2pt;z-index:25206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" fillcolor="#8db3e2 [1311]" strokeweight="1.5pt">
                  <v:textbox>
                    <w:txbxContent>
                      <w:p w14:paraId="371F2C61" w14:textId="77777777" w:rsidR="00257BB1" w:rsidRPr="00417BD8" w:rsidRDefault="00257BB1" w:rsidP="00CC6D55">
                        <w:pPr>
                          <w:rPr>
                            <w:del w:id="172" w:author="Whitney Eiss" w:date="2017-10-16T11:36:00Z"/>
                            <w:rFonts w:ascii="Arial" w:hAnsi="Arial" w:cs="Arial"/>
                            <w:sz w:val="16"/>
                            <w:szCs w:val="16"/>
                          </w:rPr>
                        </w:pPr>
                        <w:del w:id="173" w:author="Whitney Eiss" w:date="2017-10-16T11:36:00Z">
                          <w:r>
                            <w:rPr>
                              <w:rFonts w:ascii="Arial" w:hAnsi="Arial" w:cs="Arial"/>
                              <w:sz w:val="16"/>
                              <w:szCs w:val="16"/>
                              <w:u w:val="single"/>
                            </w:rPr>
                            <w:delText>Invoice #</w:delText>
                          </w:r>
                          <w:r w:rsidRPr="000862F3">
                            <w:rPr>
                              <w:rFonts w:ascii="Arial" w:hAnsi="Arial" w:cs="Arial"/>
                              <w:sz w:val="16"/>
                              <w:szCs w:val="16"/>
                            </w:rPr>
                            <w:delText>: Used to search for the customer invoice in SHARP.</w:delText>
                          </w:r>
                        </w:del>
                      </w:p>
                    </w:txbxContent>
                  </v:textbox>
                </v:shape>
              </w:pict>
            </mc:Fallback>
          </mc:AlternateContent>
        </w:r>
      </w:del>
      <w:ins w:id="174" w:author="Whitney Eiss" w:date="2017-10-16T11:36:00Z">
        <w:r w:rsidR="001B5EC0" w:rsidRPr="00FB3017">
          <w:rPr>
            <w:rFonts w:ascii="Arial" w:hAnsi="Arial" w:cs="Arial"/>
            <w:noProof/>
            <w:sz w:val="22"/>
            <w:szCs w:val="22"/>
            <w:lang w:val="en-US"/>
          </w:rPr>
          <mc:AlternateContent>
            <mc:Choice Requires="wps">
              <w:drawing>
                <wp:anchor distT="0" distB="0" distL="114300" distR="114300" simplePos="0" relativeHeight="251501056" behindDoc="0" locked="0" layoutInCell="1" allowOverlap="1" wp14:anchorId="7DE58A45" wp14:editId="732741F8">
                  <wp:simplePos x="0" y="0"/>
                  <wp:positionH relativeFrom="column">
                    <wp:posOffset>2724371</wp:posOffset>
                  </wp:positionH>
                  <wp:positionV relativeFrom="paragraph">
                    <wp:posOffset>469017</wp:posOffset>
                  </wp:positionV>
                  <wp:extent cx="1714500" cy="540688"/>
                  <wp:effectExtent l="0" t="0" r="19050" b="12065"/>
                  <wp:wrapNone/>
                  <wp:docPr id="1372" name="Text Box 1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540688"/>
                          </a:xfrm>
                          <a:prstGeom prst="rect">
                            <a:avLst/>
                          </a:prstGeom>
                          <a:solidFill>
                            <a:schemeClr val="tx2">
                              <a:lumMod val="40000"/>
                              <a:lumOff val="60000"/>
                            </a:schemeClr>
                          </a:solidFill>
                          <a:ln w="19050">
                            <a:solidFill>
                              <a:srgbClr val="000000"/>
                            </a:solidFill>
                            <a:miter lim="800000"/>
                            <a:headEnd/>
                            <a:tailEnd/>
                          </a:ln>
                        </wps:spPr>
                        <wps:txbx>
                          <w:txbxContent>
                            <w:p w14:paraId="7A1399C1" w14:textId="77777777" w:rsidR="00257BB1" w:rsidRPr="00417BD8" w:rsidRDefault="00257BB1" w:rsidP="00CC6D55">
                              <w:pPr>
                                <w:rPr>
                                  <w:ins w:id="175" w:author="Whitney Eiss" w:date="2017-10-16T11:36:00Z"/>
                                  <w:rFonts w:ascii="Arial" w:hAnsi="Arial" w:cs="Arial"/>
                                  <w:sz w:val="16"/>
                                  <w:szCs w:val="16"/>
                                </w:rPr>
                              </w:pPr>
                              <w:ins w:id="176" w:author="Whitney Eiss" w:date="2017-10-16T11:36:00Z">
                                <w:r>
                                  <w:rPr>
                                    <w:rFonts w:ascii="Arial" w:hAnsi="Arial" w:cs="Arial"/>
                                    <w:sz w:val="16"/>
                                    <w:szCs w:val="16"/>
                                    <w:u w:val="single"/>
                                  </w:rPr>
                                  <w:t>Invoice #</w:t>
                                </w:r>
                                <w:r w:rsidRPr="000862F3">
                                  <w:rPr>
                                    <w:rFonts w:ascii="Arial" w:hAnsi="Arial" w:cs="Arial"/>
                                    <w:sz w:val="16"/>
                                    <w:szCs w:val="16"/>
                                  </w:rPr>
                                  <w:t>: Used to search f</w:t>
                                </w:r>
                                <w:r>
                                  <w:rPr>
                                    <w:rFonts w:ascii="Arial" w:hAnsi="Arial" w:cs="Arial"/>
                                    <w:sz w:val="16"/>
                                    <w:szCs w:val="16"/>
                                  </w:rPr>
                                  <w:t xml:space="preserve">or the customer invoice in </w:t>
                                </w:r>
                                <w:r>
                                  <w:rPr>
                                    <w:rFonts w:ascii="Verdana" w:hAnsi="Verdana"/>
                                    <w:color w:val="000000"/>
                                    <w:sz w:val="17"/>
                                    <w:szCs w:val="17"/>
                                  </w:rPr>
                                  <w:t>ACOSTA Relay</w:t>
                                </w:r>
                                <w:r w:rsidRPr="000862F3">
                                  <w:rPr>
                                    <w:rFonts w:ascii="Arial" w:hAnsi="Arial" w:cs="Arial"/>
                                    <w:sz w:val="16"/>
                                    <w:szCs w:val="16"/>
                                  </w:rPr>
                                  <w:t>.</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E58A45" id="_x0000_s1087" type="#_x0000_t202" style="position:absolute;left:0;text-align:left;margin-left:214.5pt;margin-top:36.95pt;width:135pt;height:42.55pt;z-index:2515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" fillcolor="#8db3e2 [1311]" strokeweight="1.5pt">
                  <v:textbox>
                    <w:txbxContent>
                      <w:p w14:paraId="7A1399C1" w14:textId="77777777" w:rsidR="00257BB1" w:rsidRPr="00417BD8" w:rsidRDefault="00257BB1" w:rsidP="00CC6D55">
                        <w:pPr>
                          <w:rPr>
                            <w:ins w:id="177" w:author="Whitney Eiss" w:date="2017-10-16T11:36:00Z"/>
                            <w:rFonts w:ascii="Arial" w:hAnsi="Arial" w:cs="Arial"/>
                            <w:sz w:val="16"/>
                            <w:szCs w:val="16"/>
                          </w:rPr>
                        </w:pPr>
                        <w:ins w:id="178" w:author="Whitney Eiss" w:date="2017-10-16T11:36:00Z">
                          <w:r>
                            <w:rPr>
                              <w:rFonts w:ascii="Arial" w:hAnsi="Arial" w:cs="Arial"/>
                              <w:sz w:val="16"/>
                              <w:szCs w:val="16"/>
                              <w:u w:val="single"/>
                            </w:rPr>
                            <w:t>Invoice #</w:t>
                          </w:r>
                          <w:r w:rsidRPr="000862F3">
                            <w:rPr>
                              <w:rFonts w:ascii="Arial" w:hAnsi="Arial" w:cs="Arial"/>
                              <w:sz w:val="16"/>
                              <w:szCs w:val="16"/>
                            </w:rPr>
                            <w:t>: Used to search f</w:t>
                          </w:r>
                          <w:r>
                            <w:rPr>
                              <w:rFonts w:ascii="Arial" w:hAnsi="Arial" w:cs="Arial"/>
                              <w:sz w:val="16"/>
                              <w:szCs w:val="16"/>
                            </w:rPr>
                            <w:t xml:space="preserve">or the customer invoice in </w:t>
                          </w:r>
                          <w:r>
                            <w:rPr>
                              <w:rFonts w:ascii="Verdana" w:hAnsi="Verdana"/>
                              <w:color w:val="000000"/>
                              <w:sz w:val="17"/>
                              <w:szCs w:val="17"/>
                            </w:rPr>
                            <w:t>ACOSTA Relay</w:t>
                          </w:r>
                          <w:r w:rsidRPr="000862F3">
                            <w:rPr>
                              <w:rFonts w:ascii="Arial" w:hAnsi="Arial" w:cs="Arial"/>
                              <w:sz w:val="16"/>
                              <w:szCs w:val="16"/>
                            </w:rPr>
                            <w:t>.</w:t>
                          </w:r>
                        </w:ins>
                      </w:p>
                    </w:txbxContent>
                  </v:textbox>
                </v:shape>
              </w:pict>
            </mc:Fallback>
          </mc:AlternateContent>
        </w:r>
        <w:r w:rsidR="001B5EC0" w:rsidRPr="00FB3017">
          <w:rPr>
            <w:rFonts w:ascii="Arial" w:hAnsi="Arial" w:cs="Arial"/>
            <w:noProof/>
            <w:sz w:val="22"/>
            <w:szCs w:val="22"/>
            <w:lang w:val="en-US"/>
          </w:rPr>
          <mc:AlternateContent>
            <mc:Choice Requires="wps">
              <w:drawing>
                <wp:anchor distT="0" distB="0" distL="114300" distR="114300" simplePos="0" relativeHeight="251271680" behindDoc="0" locked="0" layoutInCell="1" allowOverlap="1" wp14:anchorId="05DCA563" wp14:editId="441ACD97">
                  <wp:simplePos x="0" y="0"/>
                  <wp:positionH relativeFrom="column">
                    <wp:posOffset>124294</wp:posOffset>
                  </wp:positionH>
                  <wp:positionV relativeFrom="paragraph">
                    <wp:posOffset>1796884</wp:posOffset>
                  </wp:positionV>
                  <wp:extent cx="2889250" cy="1065475"/>
                  <wp:effectExtent l="0" t="0" r="25400" b="20955"/>
                  <wp:wrapNone/>
                  <wp:docPr id="1359" name="Text Box 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0" cy="1065475"/>
                          </a:xfrm>
                          <a:prstGeom prst="rect">
                            <a:avLst/>
                          </a:prstGeom>
                          <a:solidFill>
                            <a:srgbClr val="FFFFFF"/>
                          </a:solidFill>
                          <a:ln w="19050">
                            <a:solidFill>
                              <a:srgbClr val="000000"/>
                            </a:solidFill>
                            <a:miter lim="800000"/>
                            <a:headEnd/>
                            <a:tailEnd/>
                          </a:ln>
                        </wps:spPr>
                        <wps:txbx>
                          <w:txbxContent>
                            <w:p w14:paraId="11A09F98" w14:textId="77777777" w:rsidR="00257BB1" w:rsidRPr="00802722" w:rsidRDefault="00257BB1" w:rsidP="00003122">
                              <w:pPr>
                                <w:rPr>
                                  <w:ins w:id="179" w:author="Whitney Eiss" w:date="2017-10-16T11:36:00Z"/>
                                  <w:szCs w:val="16"/>
                                </w:rPr>
                              </w:pPr>
                              <w:ins w:id="180" w:author="Whitney Eiss" w:date="2017-10-16T11:36:00Z">
                                <w:r>
                                  <w:rPr>
                                    <w:rFonts w:ascii="Arial" w:hAnsi="Arial" w:cs="Arial"/>
                                    <w:sz w:val="16"/>
                                    <w:u w:val="single"/>
                                  </w:rPr>
                                  <w:t>UPC Code</w:t>
                                </w:r>
                                <w:r>
                                  <w:rPr>
                                    <w:rFonts w:ascii="Arial" w:hAnsi="Arial" w:cs="Arial"/>
                                    <w:sz w:val="16"/>
                                  </w:rPr>
                                  <w:t xml:space="preserve"> – The Universal Product Code (UPC) is the last </w:t>
                                </w:r>
                                <w:r w:rsidRPr="000E1125">
                                  <w:rPr>
                                    <w:rFonts w:ascii="Arial" w:hAnsi="Arial" w:cs="Arial"/>
                                    <w:sz w:val="16"/>
                                  </w:rPr>
                                  <w:t>5 digits</w:t>
                                </w:r>
                                <w:r>
                                  <w:rPr>
                                    <w:rFonts w:ascii="Arial" w:hAnsi="Arial" w:cs="Arial"/>
                                    <w:sz w:val="16"/>
                                  </w:rPr>
                                  <w:t xml:space="preserve"> of the full product code. T</w:t>
                                </w:r>
                                <w:r w:rsidRPr="000E1125">
                                  <w:rPr>
                                    <w:rFonts w:ascii="Arial" w:hAnsi="Arial" w:cs="Arial"/>
                                    <w:sz w:val="16"/>
                                  </w:rPr>
                                  <w:t xml:space="preserve">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order and client order invoice</w:t>
                                </w:r>
                                <w:r w:rsidRPr="000E1125">
                                  <w:rPr>
                                    <w:rFonts w:ascii="Arial" w:hAnsi="Arial" w:cs="Arial"/>
                                    <w:sz w:val="16"/>
                                  </w:rPr>
                                  <w:t xml:space="preserve"> </w:t>
                                </w:r>
                                <w:r>
                                  <w:rPr>
                                    <w:rFonts w:ascii="Arial" w:hAnsi="Arial" w:cs="Arial"/>
                                    <w:sz w:val="16"/>
                                  </w:rPr>
                                  <w:t>in the Review O</w:t>
                                </w:r>
                                <w:r w:rsidRPr="000E1125">
                                  <w:rPr>
                                    <w:rFonts w:ascii="Arial" w:hAnsi="Arial" w:cs="Arial"/>
                                    <w:sz w:val="16"/>
                                  </w:rPr>
                                  <w:t xml:space="preserve">rder </w:t>
                                </w:r>
                                <w:r>
                                  <w:rPr>
                                    <w:rFonts w:ascii="Arial" w:hAnsi="Arial" w:cs="Arial"/>
                                    <w:sz w:val="16"/>
                                  </w:rPr>
                                  <w:t xml:space="preserve">/ View documents link of </w:t>
                                </w:r>
                                <w:r>
                                  <w:rPr>
                                    <w:rFonts w:ascii="Verdana" w:hAnsi="Verdana"/>
                                    <w:color w:val="000000"/>
                                    <w:sz w:val="17"/>
                                    <w:szCs w:val="17"/>
                                  </w:rPr>
                                  <w:t>ACOSTA Relay</w:t>
                                </w:r>
                                <w:r>
                                  <w:rPr>
                                    <w:rFonts w:ascii="Arial" w:hAnsi="Arial" w:cs="Arial"/>
                                    <w:sz w:val="16"/>
                                  </w:rPr>
                                  <w:t>. This is the product in which the c</w:t>
                                </w:r>
                                <w:r w:rsidRPr="000E1125">
                                  <w:rPr>
                                    <w:rFonts w:ascii="Arial" w:hAnsi="Arial" w:cs="Arial"/>
                                    <w:sz w:val="16"/>
                                  </w:rPr>
                                  <w:t xml:space="preserve">ustomer is stating that there </w:t>
                                </w:r>
                                <w:r>
                                  <w:rPr>
                                    <w:rFonts w:ascii="Arial" w:hAnsi="Arial" w:cs="Arial"/>
                                    <w:sz w:val="16"/>
                                  </w:rPr>
                                  <w:t>is slotting</w:t>
                                </w:r>
                                <w:r w:rsidRPr="000E1125">
                                  <w:rPr>
                                    <w:rFonts w:ascii="Arial" w:hAnsi="Arial" w:cs="Arial"/>
                                    <w:sz w:val="16"/>
                                  </w:rPr>
                                  <w:t>.</w:t>
                                </w:r>
                              </w:ins>
                            </w:p>
                            <w:p w14:paraId="5A174A82" w14:textId="77777777" w:rsidR="00257BB1" w:rsidRPr="006431E3" w:rsidRDefault="00257BB1" w:rsidP="00BA5DDE">
                              <w:pPr>
                                <w:rPr>
                                  <w:ins w:id="181" w:author="Whitney Eiss" w:date="2017-10-16T11:36:00Z"/>
                                  <w:rFonts w:ascii="Arial" w:hAnsi="Arial" w:cs="Arial"/>
                                  <w:sz w:val="16"/>
                                  <w:szCs w:val="16"/>
                                </w:rPr>
                              </w:pPr>
                              <w:ins w:id="182" w:author="Whitney Eiss" w:date="2017-10-16T11:36:00Z">
                                <w:r w:rsidRPr="006431E3">
                                  <w:rPr>
                                    <w:rFonts w:ascii="Arial" w:hAnsi="Arial" w:cs="Arial"/>
                                    <w:sz w:val="16"/>
                                    <w:szCs w:val="16"/>
                                  </w:rPr>
                                  <w:t>Example: In this case the UPC is highlighted in red</w:t>
                                </w:r>
                              </w:ins>
                            </w:p>
                            <w:p w14:paraId="4A923139" w14:textId="77777777" w:rsidR="00257BB1" w:rsidRPr="00356DAF" w:rsidRDefault="00257BB1" w:rsidP="00BA5DDE">
                              <w:pPr>
                                <w:rPr>
                                  <w:ins w:id="183" w:author="Whitney Eiss" w:date="2017-10-16T11:36:00Z"/>
                                  <w:rFonts w:ascii="Arial" w:hAnsi="Arial" w:cs="Arial"/>
                                  <w:sz w:val="16"/>
                                </w:rPr>
                              </w:pPr>
                              <w:ins w:id="184" w:author="Whitney Eiss" w:date="2017-10-16T11:36:00Z">
                                <w:r>
                                  <w:rPr>
                                    <w:rFonts w:ascii="Arial" w:hAnsi="Arial" w:cs="Arial"/>
                                    <w:sz w:val="16"/>
                                    <w:szCs w:val="16"/>
                                  </w:rPr>
                                  <w:t>0001116</w:t>
                                </w:r>
                                <w:r w:rsidRPr="00CB61F8">
                                  <w:rPr>
                                    <w:rFonts w:ascii="Arial" w:hAnsi="Arial" w:cs="Arial"/>
                                    <w:sz w:val="16"/>
                                    <w:szCs w:val="16"/>
                                  </w:rPr>
                                  <w:t>2</w:t>
                                </w:r>
                                <w:r w:rsidRPr="000862F3">
                                  <w:rPr>
                                    <w:rFonts w:ascii="Arial" w:hAnsi="Arial" w:cs="Arial"/>
                                    <w:color w:val="FF0000"/>
                                    <w:sz w:val="16"/>
                                    <w:szCs w:val="16"/>
                                  </w:rPr>
                                  <w:t>1</w:t>
                                </w:r>
                                <w:r>
                                  <w:rPr>
                                    <w:rFonts w:ascii="Arial" w:hAnsi="Arial" w:cs="Arial"/>
                                    <w:color w:val="FF0000"/>
                                    <w:sz w:val="16"/>
                                    <w:szCs w:val="16"/>
                                  </w:rPr>
                                  <w:t>0</w:t>
                                </w:r>
                                <w:r w:rsidRPr="000862F3">
                                  <w:rPr>
                                    <w:rFonts w:ascii="Arial" w:hAnsi="Arial" w:cs="Arial"/>
                                    <w:color w:val="FF0000"/>
                                    <w:sz w:val="16"/>
                                    <w:szCs w:val="16"/>
                                  </w:rPr>
                                  <w:t>230</w:t>
                                </w:r>
                                <w:r>
                                  <w:rPr>
                                    <w:rFonts w:ascii="Arial" w:hAnsi="Arial" w:cs="Arial"/>
                                    <w:sz w:val="16"/>
                                    <w:szCs w:val="16"/>
                                  </w:rPr>
                                  <w:t>.</w:t>
                                </w:r>
                              </w:ins>
                            </w:p>
                            <w:p w14:paraId="657722EF" w14:textId="77777777" w:rsidR="00257BB1" w:rsidRPr="00560871" w:rsidRDefault="00257BB1" w:rsidP="000D7E39">
                              <w:pPr>
                                <w:rPr>
                                  <w:ins w:id="185" w:author="Whitney Eiss" w:date="2017-10-16T11:36:00Z"/>
                                </w:rPr>
                              </w:pPr>
                            </w:p>
                            <w:p w14:paraId="268412C0" w14:textId="77777777" w:rsidR="00257BB1" w:rsidRPr="000D7E39" w:rsidRDefault="00257BB1" w:rsidP="000D7E39">
                              <w:pPr>
                                <w:rPr>
                                  <w:ins w:id="186" w:author="Whitney Eiss" w:date="2017-10-16T11:36:00Z"/>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DCA563" id="_x0000_s1088" type="#_x0000_t202" style="position:absolute;left:0;text-align:left;margin-left:9.8pt;margin-top:141.5pt;width:227.5pt;height:83.9pt;z-index:2512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" strokeweight="1.5pt">
                  <v:textbox>
                    <w:txbxContent>
                      <w:p w14:paraId="11A09F98" w14:textId="77777777" w:rsidR="00257BB1" w:rsidRPr="00802722" w:rsidRDefault="00257BB1" w:rsidP="00003122">
                        <w:pPr>
                          <w:rPr>
                            <w:ins w:id="187" w:author="Whitney Eiss" w:date="2017-10-16T11:36:00Z"/>
                            <w:szCs w:val="16"/>
                          </w:rPr>
                        </w:pPr>
                        <w:ins w:id="188" w:author="Whitney Eiss" w:date="2017-10-16T11:36:00Z">
                          <w:r>
                            <w:rPr>
                              <w:rFonts w:ascii="Arial" w:hAnsi="Arial" w:cs="Arial"/>
                              <w:sz w:val="16"/>
                              <w:u w:val="single"/>
                            </w:rPr>
                            <w:t>UPC Code</w:t>
                          </w:r>
                          <w:r>
                            <w:rPr>
                              <w:rFonts w:ascii="Arial" w:hAnsi="Arial" w:cs="Arial"/>
                              <w:sz w:val="16"/>
                            </w:rPr>
                            <w:t xml:space="preserve"> – The Universal Product Code (UPC) is the last </w:t>
                          </w:r>
                          <w:r w:rsidRPr="000E1125">
                            <w:rPr>
                              <w:rFonts w:ascii="Arial" w:hAnsi="Arial" w:cs="Arial"/>
                              <w:sz w:val="16"/>
                            </w:rPr>
                            <w:t>5 digits</w:t>
                          </w:r>
                          <w:r>
                            <w:rPr>
                              <w:rFonts w:ascii="Arial" w:hAnsi="Arial" w:cs="Arial"/>
                              <w:sz w:val="16"/>
                            </w:rPr>
                            <w:t xml:space="preserve"> of the full product code. T</w:t>
                          </w:r>
                          <w:r w:rsidRPr="000E1125">
                            <w:rPr>
                              <w:rFonts w:ascii="Arial" w:hAnsi="Arial" w:cs="Arial"/>
                              <w:sz w:val="16"/>
                            </w:rPr>
                            <w:t xml:space="preserve">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order and client order invoice</w:t>
                          </w:r>
                          <w:r w:rsidRPr="000E1125">
                            <w:rPr>
                              <w:rFonts w:ascii="Arial" w:hAnsi="Arial" w:cs="Arial"/>
                              <w:sz w:val="16"/>
                            </w:rPr>
                            <w:t xml:space="preserve"> </w:t>
                          </w:r>
                          <w:r>
                            <w:rPr>
                              <w:rFonts w:ascii="Arial" w:hAnsi="Arial" w:cs="Arial"/>
                              <w:sz w:val="16"/>
                            </w:rPr>
                            <w:t>in the Review O</w:t>
                          </w:r>
                          <w:r w:rsidRPr="000E1125">
                            <w:rPr>
                              <w:rFonts w:ascii="Arial" w:hAnsi="Arial" w:cs="Arial"/>
                              <w:sz w:val="16"/>
                            </w:rPr>
                            <w:t xml:space="preserve">rder </w:t>
                          </w:r>
                          <w:r>
                            <w:rPr>
                              <w:rFonts w:ascii="Arial" w:hAnsi="Arial" w:cs="Arial"/>
                              <w:sz w:val="16"/>
                            </w:rPr>
                            <w:t xml:space="preserve">/ View documents link of </w:t>
                          </w:r>
                          <w:r>
                            <w:rPr>
                              <w:rFonts w:ascii="Verdana" w:hAnsi="Verdana"/>
                              <w:color w:val="000000"/>
                              <w:sz w:val="17"/>
                              <w:szCs w:val="17"/>
                            </w:rPr>
                            <w:t>ACOSTA Relay</w:t>
                          </w:r>
                          <w:r>
                            <w:rPr>
                              <w:rFonts w:ascii="Arial" w:hAnsi="Arial" w:cs="Arial"/>
                              <w:sz w:val="16"/>
                            </w:rPr>
                            <w:t>. This is the product in which the c</w:t>
                          </w:r>
                          <w:r w:rsidRPr="000E1125">
                            <w:rPr>
                              <w:rFonts w:ascii="Arial" w:hAnsi="Arial" w:cs="Arial"/>
                              <w:sz w:val="16"/>
                            </w:rPr>
                            <w:t xml:space="preserve">ustomer is stating that there </w:t>
                          </w:r>
                          <w:r>
                            <w:rPr>
                              <w:rFonts w:ascii="Arial" w:hAnsi="Arial" w:cs="Arial"/>
                              <w:sz w:val="16"/>
                            </w:rPr>
                            <w:t>is slotting</w:t>
                          </w:r>
                          <w:r w:rsidRPr="000E1125">
                            <w:rPr>
                              <w:rFonts w:ascii="Arial" w:hAnsi="Arial" w:cs="Arial"/>
                              <w:sz w:val="16"/>
                            </w:rPr>
                            <w:t>.</w:t>
                          </w:r>
                        </w:ins>
                      </w:p>
                      <w:p w14:paraId="5A174A82" w14:textId="77777777" w:rsidR="00257BB1" w:rsidRPr="006431E3" w:rsidRDefault="00257BB1" w:rsidP="00BA5DDE">
                        <w:pPr>
                          <w:rPr>
                            <w:ins w:id="189" w:author="Whitney Eiss" w:date="2017-10-16T11:36:00Z"/>
                            <w:rFonts w:ascii="Arial" w:hAnsi="Arial" w:cs="Arial"/>
                            <w:sz w:val="16"/>
                            <w:szCs w:val="16"/>
                          </w:rPr>
                        </w:pPr>
                        <w:ins w:id="190" w:author="Whitney Eiss" w:date="2017-10-16T11:36:00Z">
                          <w:r w:rsidRPr="006431E3">
                            <w:rPr>
                              <w:rFonts w:ascii="Arial" w:hAnsi="Arial" w:cs="Arial"/>
                              <w:sz w:val="16"/>
                              <w:szCs w:val="16"/>
                            </w:rPr>
                            <w:t>Example: In this case the UPC is highlighted in red</w:t>
                          </w:r>
                        </w:ins>
                      </w:p>
                      <w:p w14:paraId="4A923139" w14:textId="77777777" w:rsidR="00257BB1" w:rsidRPr="00356DAF" w:rsidRDefault="00257BB1" w:rsidP="00BA5DDE">
                        <w:pPr>
                          <w:rPr>
                            <w:ins w:id="191" w:author="Whitney Eiss" w:date="2017-10-16T11:36:00Z"/>
                            <w:rFonts w:ascii="Arial" w:hAnsi="Arial" w:cs="Arial"/>
                            <w:sz w:val="16"/>
                          </w:rPr>
                        </w:pPr>
                        <w:ins w:id="192" w:author="Whitney Eiss" w:date="2017-10-16T11:36:00Z">
                          <w:r>
                            <w:rPr>
                              <w:rFonts w:ascii="Arial" w:hAnsi="Arial" w:cs="Arial"/>
                              <w:sz w:val="16"/>
                              <w:szCs w:val="16"/>
                            </w:rPr>
                            <w:t>0001116</w:t>
                          </w:r>
                          <w:r w:rsidRPr="00CB61F8">
                            <w:rPr>
                              <w:rFonts w:ascii="Arial" w:hAnsi="Arial" w:cs="Arial"/>
                              <w:sz w:val="16"/>
                              <w:szCs w:val="16"/>
                            </w:rPr>
                            <w:t>2</w:t>
                          </w:r>
                          <w:r w:rsidRPr="000862F3">
                            <w:rPr>
                              <w:rFonts w:ascii="Arial" w:hAnsi="Arial" w:cs="Arial"/>
                              <w:color w:val="FF0000"/>
                              <w:sz w:val="16"/>
                              <w:szCs w:val="16"/>
                            </w:rPr>
                            <w:t>1</w:t>
                          </w:r>
                          <w:r>
                            <w:rPr>
                              <w:rFonts w:ascii="Arial" w:hAnsi="Arial" w:cs="Arial"/>
                              <w:color w:val="FF0000"/>
                              <w:sz w:val="16"/>
                              <w:szCs w:val="16"/>
                            </w:rPr>
                            <w:t>0</w:t>
                          </w:r>
                          <w:r w:rsidRPr="000862F3">
                            <w:rPr>
                              <w:rFonts w:ascii="Arial" w:hAnsi="Arial" w:cs="Arial"/>
                              <w:color w:val="FF0000"/>
                              <w:sz w:val="16"/>
                              <w:szCs w:val="16"/>
                            </w:rPr>
                            <w:t>230</w:t>
                          </w:r>
                          <w:r>
                            <w:rPr>
                              <w:rFonts w:ascii="Arial" w:hAnsi="Arial" w:cs="Arial"/>
                              <w:sz w:val="16"/>
                              <w:szCs w:val="16"/>
                            </w:rPr>
                            <w:t>.</w:t>
                          </w:r>
                        </w:ins>
                      </w:p>
                      <w:p w14:paraId="657722EF" w14:textId="77777777" w:rsidR="00257BB1" w:rsidRPr="00560871" w:rsidRDefault="00257BB1" w:rsidP="000D7E39">
                        <w:pPr>
                          <w:rPr>
                            <w:ins w:id="193" w:author="Whitney Eiss" w:date="2017-10-16T11:36:00Z"/>
                          </w:rPr>
                        </w:pPr>
                      </w:p>
                      <w:p w14:paraId="268412C0" w14:textId="77777777" w:rsidR="00257BB1" w:rsidRPr="000D7E39" w:rsidRDefault="00257BB1" w:rsidP="000D7E39">
                        <w:pPr>
                          <w:rPr>
                            <w:ins w:id="194" w:author="Whitney Eiss" w:date="2017-10-16T11:36:00Z"/>
                          </w:rPr>
                        </w:pPr>
                      </w:p>
                    </w:txbxContent>
                  </v:textbox>
                </v:shape>
              </w:pict>
            </mc:Fallback>
          </mc:AlternateContent>
        </w:r>
        <w:r w:rsidR="00330B36" w:rsidRPr="00FB3017">
          <w:rPr>
            <w:rFonts w:ascii="Arial" w:hAnsi="Arial" w:cs="Arial"/>
            <w:noProof/>
            <w:sz w:val="22"/>
            <w:szCs w:val="22"/>
            <w:lang w:val="en-US"/>
          </w:rPr>
          <mc:AlternateContent>
            <mc:Choice Requires="wps">
              <w:drawing>
                <wp:anchor distT="0" distB="0" distL="114300" distR="114300" simplePos="0" relativeHeight="251401728" behindDoc="0" locked="0" layoutInCell="1" allowOverlap="1" wp14:anchorId="26382A94" wp14:editId="534DF57E">
                  <wp:simplePos x="0" y="0"/>
                  <wp:positionH relativeFrom="column">
                    <wp:posOffset>5882640</wp:posOffset>
                  </wp:positionH>
                  <wp:positionV relativeFrom="paragraph">
                    <wp:posOffset>3526790</wp:posOffset>
                  </wp:positionV>
                  <wp:extent cx="0" cy="812165"/>
                  <wp:effectExtent l="62865" t="12700" r="60960" b="22860"/>
                  <wp:wrapNone/>
                  <wp:docPr id="1363" name="AutoShape 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21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7B98F3" id="AutoShape 915" o:spid="_x0000_s1026" type="#_x0000_t32" style="position:absolute;margin-left:463.2pt;margin-top:277.7pt;width:0;height:63.95pt;z-index:25140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" strokeweight="1.5pt">
                  <v:stroke endarrow="block"/>
                  <v:shadow color="#868686"/>
                </v:shape>
              </w:pict>
            </mc:Fallback>
          </mc:AlternateContent>
        </w:r>
        <w:r w:rsidR="00330B36" w:rsidRPr="00FB3017">
          <w:rPr>
            <w:rFonts w:ascii="Arial" w:hAnsi="Arial" w:cs="Arial"/>
            <w:noProof/>
            <w:sz w:val="22"/>
            <w:szCs w:val="22"/>
            <w:lang w:val="en-US"/>
          </w:rPr>
          <mc:AlternateContent>
            <mc:Choice Requires="wps">
              <w:drawing>
                <wp:anchor distT="0" distB="0" distL="114300" distR="114300" simplePos="0" relativeHeight="251502080" behindDoc="0" locked="0" layoutInCell="1" allowOverlap="1" wp14:anchorId="30AA1301" wp14:editId="3DE21EE8">
                  <wp:simplePos x="0" y="0"/>
                  <wp:positionH relativeFrom="column">
                    <wp:posOffset>4456430</wp:posOffset>
                  </wp:positionH>
                  <wp:positionV relativeFrom="paragraph">
                    <wp:posOffset>665480</wp:posOffset>
                  </wp:positionV>
                  <wp:extent cx="922020" cy="205740"/>
                  <wp:effectExtent l="19050" t="57150" r="30480" b="22860"/>
                  <wp:wrapNone/>
                  <wp:docPr id="1371" name="AutoShape 1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22020" cy="20574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B13327" id="AutoShape 1114" o:spid="_x0000_s1026" type="#_x0000_t32" style="position:absolute;margin-left:350.9pt;margin-top:52.4pt;width:72.6pt;height:16.2pt;flip:x y;z-index:2515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" strokeweight="1pt">
                  <v:stroke endarrow="block"/>
                  <v:shadow color="#868686"/>
                </v:shape>
              </w:pict>
            </mc:Fallback>
          </mc:AlternateContent>
        </w:r>
      </w:ins>
      <w:r>
        <w:rPr>
          <w:noProof/>
        </w:rPr>
        <w:drawing>
          <wp:inline distT="0" distB="0" distL="0" distR="0" wp14:anchorId="398D5469" wp14:editId="5CB1D5E5">
            <wp:extent cx="6831965" cy="5158740"/>
            <wp:effectExtent l="19050" t="19050" r="26035" b="22860"/>
            <wp:docPr id="1469" name="Picture 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831965" cy="5158740"/>
                    </a:xfrm>
                    <a:prstGeom prst="rect">
                      <a:avLst/>
                    </a:prstGeom>
                    <a:ln w="12700">
                      <a:solidFill>
                        <a:schemeClr val="tx1"/>
                      </a:solidFill>
                    </a:ln>
                  </pic:spPr>
                </pic:pic>
              </a:graphicData>
            </a:graphic>
          </wp:inline>
        </w:drawing>
      </w:r>
    </w:p>
    <w:p w14:paraId="6BF01826" w14:textId="63D7DE65" w:rsidR="007F07DD" w:rsidRPr="00FB3017" w:rsidRDefault="007F07DD" w:rsidP="00506B17">
      <w:pPr>
        <w:ind w:left="720" w:firstLine="630"/>
        <w:rPr>
          <w:rFonts w:ascii="Arial" w:hAnsi="Arial" w:cs="Arial"/>
          <w:noProof/>
          <w:sz w:val="22"/>
          <w:szCs w:val="22"/>
          <w:lang w:val="en-US"/>
        </w:rPr>
      </w:pPr>
    </w:p>
    <w:p w14:paraId="74DB5F11" w14:textId="48BE4544" w:rsidR="007F07DD" w:rsidRPr="00FB3017" w:rsidRDefault="007F07DD" w:rsidP="00506B17">
      <w:pPr>
        <w:ind w:left="720" w:firstLine="630"/>
        <w:rPr>
          <w:rFonts w:ascii="Arial" w:hAnsi="Arial" w:cs="Arial"/>
          <w:noProof/>
          <w:sz w:val="22"/>
          <w:szCs w:val="22"/>
          <w:lang w:val="en-US"/>
        </w:rPr>
      </w:pPr>
    </w:p>
    <w:p w14:paraId="1EDAF35B" w14:textId="45127041" w:rsidR="007F07DD" w:rsidRPr="00FB3017" w:rsidRDefault="007F07DD" w:rsidP="00506B17">
      <w:pPr>
        <w:ind w:left="720" w:firstLine="630"/>
        <w:rPr>
          <w:rFonts w:ascii="Arial" w:hAnsi="Arial" w:cs="Arial"/>
          <w:noProof/>
          <w:sz w:val="22"/>
          <w:szCs w:val="22"/>
          <w:lang w:val="en-US"/>
        </w:rPr>
      </w:pPr>
    </w:p>
    <w:p w14:paraId="50B6BE5A" w14:textId="2440DAFC" w:rsidR="007F54C8" w:rsidRPr="00FB3017" w:rsidRDefault="007F54C8" w:rsidP="00506B17">
      <w:pPr>
        <w:ind w:left="720" w:firstLine="630"/>
        <w:rPr>
          <w:rFonts w:ascii="Arial" w:hAnsi="Arial" w:cs="Arial"/>
          <w:noProof/>
          <w:sz w:val="22"/>
          <w:szCs w:val="22"/>
          <w:lang w:val="en-US"/>
        </w:rPr>
      </w:pPr>
    </w:p>
    <w:p w14:paraId="0DB169CD" w14:textId="77777777" w:rsidR="007F54C8" w:rsidRPr="00FB3017" w:rsidRDefault="007F54C8" w:rsidP="00506B17">
      <w:pPr>
        <w:ind w:left="720" w:firstLine="630"/>
        <w:rPr>
          <w:rFonts w:ascii="Arial" w:hAnsi="Arial" w:cs="Arial"/>
          <w:noProof/>
          <w:sz w:val="22"/>
          <w:szCs w:val="22"/>
          <w:lang w:val="en-US"/>
        </w:rPr>
      </w:pPr>
    </w:p>
    <w:p w14:paraId="6A348E8C" w14:textId="77777777" w:rsidR="00D87E03" w:rsidRPr="00FB3017" w:rsidRDefault="00D87E03" w:rsidP="00506B17">
      <w:pPr>
        <w:ind w:left="720" w:firstLine="630"/>
        <w:rPr>
          <w:rFonts w:ascii="Arial" w:hAnsi="Arial" w:cs="Arial"/>
          <w:noProof/>
          <w:sz w:val="22"/>
          <w:szCs w:val="22"/>
          <w:lang w:val="en-US"/>
        </w:rPr>
      </w:pPr>
    </w:p>
    <w:p w14:paraId="7D4D9016" w14:textId="77777777" w:rsidR="00D87E03" w:rsidRPr="00FB3017" w:rsidRDefault="00D87E03" w:rsidP="00506B17">
      <w:pPr>
        <w:ind w:left="720" w:firstLine="630"/>
        <w:rPr>
          <w:rFonts w:ascii="Arial" w:hAnsi="Arial" w:cs="Arial"/>
          <w:noProof/>
          <w:sz w:val="22"/>
          <w:szCs w:val="22"/>
          <w:lang w:val="en-US"/>
        </w:rPr>
      </w:pPr>
    </w:p>
    <w:p w14:paraId="239D862B" w14:textId="77777777" w:rsidR="00D87E03" w:rsidRPr="00FB3017" w:rsidRDefault="00D87E03" w:rsidP="00506B17">
      <w:pPr>
        <w:ind w:left="720" w:firstLine="630"/>
        <w:rPr>
          <w:rFonts w:ascii="Arial" w:hAnsi="Arial" w:cs="Arial"/>
          <w:noProof/>
          <w:sz w:val="22"/>
          <w:szCs w:val="22"/>
          <w:lang w:val="en-US"/>
        </w:rPr>
      </w:pPr>
    </w:p>
    <w:p w14:paraId="6D30E1EE" w14:textId="77777777" w:rsidR="00D87E03" w:rsidRPr="00FB3017" w:rsidRDefault="00D87E03" w:rsidP="00506B17">
      <w:pPr>
        <w:ind w:left="720" w:firstLine="630"/>
        <w:rPr>
          <w:rFonts w:ascii="Arial" w:hAnsi="Arial" w:cs="Arial"/>
          <w:noProof/>
          <w:sz w:val="22"/>
          <w:szCs w:val="22"/>
          <w:lang w:val="en-US"/>
        </w:rPr>
      </w:pPr>
    </w:p>
    <w:p w14:paraId="07585E27" w14:textId="77777777" w:rsidR="00D87E03" w:rsidRPr="00FB3017" w:rsidRDefault="00D87E03" w:rsidP="00506B17">
      <w:pPr>
        <w:ind w:left="720" w:firstLine="630"/>
        <w:rPr>
          <w:rFonts w:ascii="Arial" w:hAnsi="Arial" w:cs="Arial"/>
          <w:noProof/>
          <w:sz w:val="22"/>
          <w:szCs w:val="22"/>
          <w:lang w:val="en-US"/>
        </w:rPr>
      </w:pPr>
    </w:p>
    <w:p w14:paraId="6420A6DA" w14:textId="77777777" w:rsidR="00D87E03" w:rsidRPr="00FB3017" w:rsidRDefault="00D87E03" w:rsidP="00506B17">
      <w:pPr>
        <w:ind w:left="720" w:firstLine="630"/>
        <w:rPr>
          <w:rFonts w:ascii="Arial" w:hAnsi="Arial" w:cs="Arial"/>
          <w:noProof/>
          <w:sz w:val="22"/>
          <w:szCs w:val="22"/>
          <w:lang w:val="en-US"/>
        </w:rPr>
      </w:pPr>
    </w:p>
    <w:p w14:paraId="53ADEB3C" w14:textId="77777777" w:rsidR="00D87E03" w:rsidRPr="00FB3017" w:rsidRDefault="00D87E03" w:rsidP="00506B17">
      <w:pPr>
        <w:ind w:left="720" w:firstLine="630"/>
        <w:rPr>
          <w:rFonts w:ascii="Arial" w:hAnsi="Arial" w:cs="Arial"/>
          <w:noProof/>
          <w:sz w:val="22"/>
          <w:szCs w:val="22"/>
          <w:lang w:val="en-US"/>
        </w:rPr>
      </w:pPr>
    </w:p>
    <w:p w14:paraId="5226482B" w14:textId="77777777" w:rsidR="00D87E03" w:rsidRPr="00FB3017" w:rsidRDefault="00D87E03" w:rsidP="00506B17">
      <w:pPr>
        <w:ind w:left="720" w:firstLine="630"/>
        <w:rPr>
          <w:rFonts w:ascii="Arial" w:hAnsi="Arial" w:cs="Arial"/>
          <w:noProof/>
          <w:sz w:val="22"/>
          <w:szCs w:val="22"/>
          <w:lang w:val="en-US"/>
        </w:rPr>
      </w:pPr>
    </w:p>
    <w:p w14:paraId="21F3BB66" w14:textId="2C0221EF" w:rsidR="003A7264" w:rsidRPr="00FB3017" w:rsidRDefault="003A7264" w:rsidP="003A7264">
      <w:pPr>
        <w:ind w:left="720" w:hanging="720"/>
        <w:rPr>
          <w:rFonts w:ascii="Arial" w:hAnsi="Arial" w:cs="Arial"/>
          <w:noProof/>
          <w:lang w:val="en-US"/>
        </w:rPr>
      </w:pPr>
      <w:r>
        <w:rPr>
          <w:rFonts w:ascii="Arial" w:hAnsi="Arial" w:cs="Arial"/>
          <w:b/>
          <w:noProof/>
          <w:lang w:val="en-US"/>
        </w:rPr>
        <w:lastRenderedPageBreak/>
        <w:t>5.</w:t>
      </w:r>
      <w:r w:rsidR="001278A5">
        <w:rPr>
          <w:rFonts w:ascii="Arial" w:hAnsi="Arial" w:cs="Arial"/>
          <w:b/>
          <w:noProof/>
          <w:lang w:val="en-US"/>
        </w:rPr>
        <w:t>1</w:t>
      </w:r>
      <w:r>
        <w:rPr>
          <w:rFonts w:ascii="Arial" w:hAnsi="Arial" w:cs="Arial"/>
          <w:b/>
          <w:noProof/>
          <w:lang w:val="en-US"/>
        </w:rPr>
        <w:t xml:space="preserve">   </w:t>
      </w:r>
      <w:r w:rsidRPr="00FB3017">
        <w:rPr>
          <w:rFonts w:ascii="Arial" w:hAnsi="Arial" w:cs="Arial"/>
          <w:b/>
          <w:noProof/>
          <w:lang w:val="en-US"/>
        </w:rPr>
        <w:t xml:space="preserve">Customer Contract for </w:t>
      </w:r>
      <w:r>
        <w:rPr>
          <w:rFonts w:ascii="Arial" w:hAnsi="Arial" w:cs="Arial"/>
          <w:b/>
          <w:noProof/>
          <w:lang w:val="en-US"/>
        </w:rPr>
        <w:t>S</w:t>
      </w:r>
      <w:r w:rsidRPr="00FB3017">
        <w:rPr>
          <w:rFonts w:ascii="Arial" w:hAnsi="Arial" w:cs="Arial"/>
          <w:b/>
          <w:noProof/>
          <w:lang w:val="en-US"/>
        </w:rPr>
        <w:t>lotting, Example 1</w:t>
      </w:r>
      <w:r w:rsidRPr="00FB3017">
        <w:rPr>
          <w:rFonts w:ascii="Arial" w:hAnsi="Arial" w:cs="Arial"/>
          <w:noProof/>
          <w:lang w:val="en-US"/>
        </w:rPr>
        <w:t>: The UPC, Ship date and Slotting rate needs to be matched with client invoice.</w:t>
      </w:r>
    </w:p>
    <w:p w14:paraId="1E6905D5" w14:textId="7435F378" w:rsidR="003A7264" w:rsidRDefault="003A7264" w:rsidP="003A7264">
      <w:pPr>
        <w:ind w:left="720"/>
        <w:rPr>
          <w:rFonts w:ascii="Arial" w:hAnsi="Arial" w:cs="Arial"/>
          <w:color w:val="000000"/>
          <w:lang w:val="en-US"/>
        </w:rPr>
      </w:pPr>
      <w:r w:rsidRPr="00FB3017">
        <w:rPr>
          <w:rFonts w:ascii="Arial" w:hAnsi="Arial" w:cs="Arial"/>
          <w:color w:val="000000"/>
          <w:lang w:val="en-US"/>
        </w:rPr>
        <w:t>Contract can be found via "Search For" Promotions or Backup Documentation (Doc Type 17). Signon is HARRCN.</w:t>
      </w:r>
    </w:p>
    <w:p w14:paraId="54CA2CFE" w14:textId="35BA355E" w:rsidR="003A7264" w:rsidRPr="00FB3017" w:rsidRDefault="003A7264" w:rsidP="003A7264">
      <w:pPr>
        <w:ind w:left="720"/>
        <w:rPr>
          <w:rFonts w:ascii="Arial" w:hAnsi="Arial" w:cs="Arial"/>
          <w:color w:val="000000"/>
          <w:lang w:val="en-US"/>
        </w:rPr>
      </w:pPr>
      <w:r>
        <w:rPr>
          <w:noProof/>
        </w:rPr>
        <w:drawing>
          <wp:inline distT="0" distB="0" distL="0" distR="0" wp14:anchorId="439E2440" wp14:editId="4E1FB14A">
            <wp:extent cx="6831503" cy="6785787"/>
            <wp:effectExtent l="19050" t="19050" r="26670" b="15240"/>
            <wp:docPr id="1497" name="Picture 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840073" cy="6794300"/>
                    </a:xfrm>
                    <a:prstGeom prst="rect">
                      <a:avLst/>
                    </a:prstGeom>
                    <a:ln w="12700">
                      <a:solidFill>
                        <a:schemeClr val="tx1"/>
                      </a:solidFill>
                    </a:ln>
                  </pic:spPr>
                </pic:pic>
              </a:graphicData>
            </a:graphic>
          </wp:inline>
        </w:drawing>
      </w:r>
    </w:p>
    <w:p w14:paraId="4B259445" w14:textId="77777777" w:rsidR="00D87E03" w:rsidRPr="00FB3017" w:rsidRDefault="00D87E03" w:rsidP="00B40717">
      <w:pPr>
        <w:rPr>
          <w:rFonts w:ascii="Arial" w:hAnsi="Arial" w:cs="Arial"/>
          <w:noProof/>
          <w:sz w:val="22"/>
          <w:szCs w:val="22"/>
          <w:lang w:val="en-US"/>
        </w:rPr>
      </w:pPr>
    </w:p>
    <w:p w14:paraId="7BB5F43A" w14:textId="77777777" w:rsidR="00D87E03" w:rsidRPr="00FB3017" w:rsidRDefault="00D87E03" w:rsidP="00506B17">
      <w:pPr>
        <w:ind w:left="720" w:firstLine="630"/>
        <w:rPr>
          <w:rFonts w:ascii="Arial" w:hAnsi="Arial" w:cs="Arial"/>
          <w:noProof/>
          <w:sz w:val="22"/>
          <w:szCs w:val="22"/>
          <w:lang w:val="en-US"/>
        </w:rPr>
      </w:pPr>
    </w:p>
    <w:p w14:paraId="0E675B1F" w14:textId="77777777" w:rsidR="00D87E03" w:rsidRPr="00FB3017" w:rsidRDefault="00D87E03" w:rsidP="00506B17">
      <w:pPr>
        <w:ind w:left="720" w:firstLine="630"/>
        <w:rPr>
          <w:rFonts w:ascii="Arial" w:hAnsi="Arial" w:cs="Arial"/>
          <w:noProof/>
          <w:sz w:val="22"/>
          <w:szCs w:val="22"/>
          <w:lang w:val="en-US"/>
        </w:rPr>
      </w:pPr>
    </w:p>
    <w:p w14:paraId="2E1F6617" w14:textId="77777777" w:rsidR="007F54C8" w:rsidRPr="00FB3017" w:rsidRDefault="007F54C8" w:rsidP="00506B17">
      <w:pPr>
        <w:ind w:left="720" w:firstLine="630"/>
        <w:rPr>
          <w:rFonts w:ascii="Arial" w:hAnsi="Arial" w:cs="Arial"/>
          <w:noProof/>
          <w:sz w:val="22"/>
          <w:szCs w:val="22"/>
          <w:lang w:val="en-US"/>
        </w:rPr>
      </w:pPr>
    </w:p>
    <w:p w14:paraId="059C522E" w14:textId="77777777" w:rsidR="007F07DD" w:rsidRPr="00FB3017" w:rsidRDefault="007F07DD" w:rsidP="00152E44">
      <w:pPr>
        <w:rPr>
          <w:rFonts w:ascii="Arial" w:hAnsi="Arial" w:cs="Arial"/>
          <w:noProof/>
          <w:sz w:val="22"/>
          <w:szCs w:val="22"/>
          <w:lang w:val="en-US"/>
        </w:rPr>
      </w:pPr>
    </w:p>
    <w:p w14:paraId="59096FAC" w14:textId="3E966CDD" w:rsidR="00330B36" w:rsidRDefault="00330B36">
      <w:pPr>
        <w:overflowPunct/>
        <w:autoSpaceDE/>
        <w:autoSpaceDN/>
        <w:adjustRightInd/>
        <w:textAlignment w:val="auto"/>
        <w:rPr>
          <w:rFonts w:ascii="Arial" w:hAnsi="Arial" w:cs="Arial"/>
          <w:b/>
          <w:noProof/>
          <w:lang w:val="en-US"/>
        </w:rPr>
      </w:pPr>
    </w:p>
    <w:p w14:paraId="5A0E05D4" w14:textId="7280C8CB" w:rsidR="00330B36" w:rsidRPr="00FB3017" w:rsidRDefault="00330B36" w:rsidP="00330B36">
      <w:pPr>
        <w:rPr>
          <w:rFonts w:ascii="Arial" w:hAnsi="Arial" w:cs="Arial"/>
          <w:b/>
          <w:lang w:val="en-GB"/>
        </w:rPr>
      </w:pPr>
      <w:r w:rsidRPr="00FB3017">
        <w:rPr>
          <w:rFonts w:ascii="Arial" w:hAnsi="Arial" w:cs="Arial"/>
          <w:b/>
          <w:lang w:val="en-GB"/>
        </w:rPr>
        <w:t>5.</w:t>
      </w:r>
      <w:r w:rsidR="001278A5">
        <w:rPr>
          <w:rFonts w:ascii="Arial" w:hAnsi="Arial" w:cs="Arial"/>
          <w:b/>
          <w:lang w:val="en-GB"/>
        </w:rPr>
        <w:t>2</w:t>
      </w:r>
      <w:r w:rsidRPr="00FB3017">
        <w:rPr>
          <w:rFonts w:ascii="Arial" w:hAnsi="Arial" w:cs="Arial"/>
          <w:b/>
          <w:lang w:val="en-GB"/>
        </w:rPr>
        <w:tab/>
        <w:t xml:space="preserve">Customer Invoice for slotting, Example </w:t>
      </w:r>
      <w:r>
        <w:rPr>
          <w:rFonts w:ascii="Arial" w:hAnsi="Arial" w:cs="Arial"/>
          <w:b/>
          <w:lang w:val="en-GB"/>
        </w:rPr>
        <w:t>2</w:t>
      </w:r>
      <w:r w:rsidRPr="00FB3017">
        <w:rPr>
          <w:rFonts w:ascii="Arial" w:hAnsi="Arial" w:cs="Arial"/>
          <w:b/>
          <w:lang w:val="en-GB"/>
        </w:rPr>
        <w:t xml:space="preserve">: </w:t>
      </w:r>
    </w:p>
    <w:p w14:paraId="670288E1" w14:textId="77777777" w:rsidR="00330B36" w:rsidRPr="00FB3017" w:rsidRDefault="00330B36" w:rsidP="00330B36">
      <w:pPr>
        <w:rPr>
          <w:rFonts w:ascii="Arial" w:hAnsi="Arial" w:cs="Arial"/>
          <w:b/>
          <w:lang w:val="en-GB"/>
        </w:rPr>
      </w:pPr>
    </w:p>
    <w:p w14:paraId="674A0B09" w14:textId="77777777" w:rsidR="00330B36" w:rsidRPr="00FB3017" w:rsidRDefault="00330B36" w:rsidP="00330B36">
      <w:pPr>
        <w:rPr>
          <w:rFonts w:ascii="Arial" w:hAnsi="Arial" w:cs="Arial"/>
          <w:b/>
          <w:lang w:val="en-GB"/>
        </w:rPr>
      </w:pPr>
      <w:r w:rsidRPr="00FB3017">
        <w:rPr>
          <w:rFonts w:ascii="Arial" w:hAnsi="Arial" w:cs="Arial"/>
          <w:b/>
          <w:noProof/>
          <w:lang w:val="en-US"/>
        </w:rPr>
        <mc:AlternateContent>
          <mc:Choice Requires="wps">
            <w:drawing>
              <wp:anchor distT="0" distB="0" distL="114300" distR="114300" simplePos="0" relativeHeight="251918848" behindDoc="0" locked="0" layoutInCell="1" allowOverlap="1" wp14:anchorId="66A22FE7" wp14:editId="4858D84F">
                <wp:simplePos x="0" y="0"/>
                <wp:positionH relativeFrom="column">
                  <wp:posOffset>6029325</wp:posOffset>
                </wp:positionH>
                <wp:positionV relativeFrom="paragraph">
                  <wp:posOffset>3083560</wp:posOffset>
                </wp:positionV>
                <wp:extent cx="0" cy="862330"/>
                <wp:effectExtent l="57150" t="16510" r="57150" b="26035"/>
                <wp:wrapNone/>
                <wp:docPr id="1318" name="AutoShape 1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23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1E16B25" id="AutoShape 1419" o:spid="_x0000_s1026" type="#_x0000_t32" style="position:absolute;margin-left:474.75pt;margin-top:242.8pt;width:0;height:67.9pt;z-index:25191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" strokeweight="1.5pt">
                <v:stroke endarrow="block"/>
                <v:shadow color="#868686"/>
              </v:shape>
            </w:pict>
          </mc:Fallback>
        </mc:AlternateContent>
      </w:r>
      <w:r w:rsidRPr="00FB3017">
        <w:rPr>
          <w:rFonts w:ascii="Arial" w:hAnsi="Arial" w:cs="Arial"/>
          <w:b/>
          <w:noProof/>
          <w:lang w:val="en-US"/>
        </w:rPr>
        <mc:AlternateContent>
          <mc:Choice Requires="wps">
            <w:drawing>
              <wp:anchor distT="0" distB="0" distL="114300" distR="114300" simplePos="0" relativeHeight="251917824" behindDoc="0" locked="0" layoutInCell="1" allowOverlap="1" wp14:anchorId="6D3E0210" wp14:editId="136F326F">
                <wp:simplePos x="0" y="0"/>
                <wp:positionH relativeFrom="column">
                  <wp:posOffset>5880100</wp:posOffset>
                </wp:positionH>
                <wp:positionV relativeFrom="paragraph">
                  <wp:posOffset>2743200</wp:posOffset>
                </wp:positionV>
                <wp:extent cx="901700" cy="340360"/>
                <wp:effectExtent l="12700" t="9525" r="9525" b="12065"/>
                <wp:wrapNone/>
                <wp:docPr id="1317" name="Rectangle 1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0" cy="34036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C7D488" id="Rectangle 1418" o:spid="_x0000_s1026" style="position:absolute;margin-left:463pt;margin-top:3in;width:71pt;height:26.8pt;z-index:2519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" filled="f" strokecolor="red" strokeweight="1.5pt">
                <v:shadow color="#868686"/>
              </v:rect>
            </w:pict>
          </mc:Fallback>
        </mc:AlternateContent>
      </w:r>
      <w:r w:rsidRPr="00FB3017">
        <w:rPr>
          <w:rFonts w:ascii="Arial" w:hAnsi="Arial" w:cs="Arial"/>
          <w:b/>
          <w:noProof/>
          <w:lang w:val="en-US"/>
        </w:rPr>
        <w:drawing>
          <wp:inline distT="0" distB="0" distL="0" distR="0" wp14:anchorId="440FC9E8" wp14:editId="2BEE76BC">
            <wp:extent cx="6829425" cy="3692903"/>
            <wp:effectExtent l="19050" t="19050" r="9525" b="22225"/>
            <wp:docPr id="9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 cstate="print"/>
                    <a:srcRect/>
                    <a:stretch>
                      <a:fillRect/>
                    </a:stretch>
                  </pic:blipFill>
                  <pic:spPr bwMode="auto">
                    <a:xfrm>
                      <a:off x="0" y="0"/>
                      <a:ext cx="6829425" cy="3692903"/>
                    </a:xfrm>
                    <a:prstGeom prst="rect">
                      <a:avLst/>
                    </a:prstGeom>
                    <a:noFill/>
                    <a:ln w="9525">
                      <a:solidFill>
                        <a:schemeClr val="tx1"/>
                      </a:solidFill>
                      <a:miter lim="800000"/>
                      <a:headEnd/>
                      <a:tailEnd/>
                    </a:ln>
                  </pic:spPr>
                </pic:pic>
              </a:graphicData>
            </a:graphic>
          </wp:inline>
        </w:drawing>
      </w:r>
    </w:p>
    <w:p w14:paraId="1E96364F" w14:textId="77777777" w:rsidR="00330B36" w:rsidRPr="00FB3017" w:rsidRDefault="00330B36" w:rsidP="00330B36">
      <w:pPr>
        <w:rPr>
          <w:rFonts w:ascii="Arial" w:hAnsi="Arial" w:cs="Arial"/>
          <w:b/>
          <w:lang w:val="en-GB"/>
        </w:rPr>
      </w:pPr>
    </w:p>
    <w:p w14:paraId="03AE269B" w14:textId="2540526B" w:rsidR="00330B36" w:rsidRPr="00FB3017" w:rsidRDefault="00330B36" w:rsidP="00330B36">
      <w:pPr>
        <w:rPr>
          <w:rFonts w:ascii="Arial" w:hAnsi="Arial" w:cs="Arial"/>
          <w:b/>
          <w:lang w:val="en-GB"/>
        </w:rPr>
      </w:pPr>
      <w:r w:rsidRPr="00FB3017">
        <w:rPr>
          <w:rFonts w:ascii="Arial" w:hAnsi="Arial" w:cs="Arial"/>
          <w:b/>
          <w:noProof/>
          <w:lang w:val="en-US"/>
        </w:rPr>
        <mc:AlternateContent>
          <mc:Choice Requires="wps">
            <w:drawing>
              <wp:anchor distT="0" distB="0" distL="114300" distR="114300" simplePos="0" relativeHeight="251915776" behindDoc="0" locked="0" layoutInCell="1" allowOverlap="1" wp14:anchorId="08DA4D59" wp14:editId="764DDCCA">
                <wp:simplePos x="0" y="0"/>
                <wp:positionH relativeFrom="column">
                  <wp:posOffset>3667760</wp:posOffset>
                </wp:positionH>
                <wp:positionV relativeFrom="paragraph">
                  <wp:posOffset>107315</wp:posOffset>
                </wp:positionV>
                <wp:extent cx="2983230" cy="366395"/>
                <wp:effectExtent l="10160" t="12065" r="16510" b="12065"/>
                <wp:wrapNone/>
                <wp:docPr id="1315" name="Text Box 1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3230" cy="36639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2E920D" w14:textId="77777777" w:rsidR="00257BB1" w:rsidRPr="00DD4FC0" w:rsidRDefault="00257BB1" w:rsidP="00330B36">
                            <w:pPr>
                              <w:rPr>
                                <w:rFonts w:ascii="Arial" w:hAnsi="Arial" w:cs="Arial"/>
                                <w:sz w:val="16"/>
                                <w:szCs w:val="16"/>
                              </w:rPr>
                            </w:pPr>
                            <w:r>
                              <w:rPr>
                                <w:rFonts w:ascii="Arial" w:hAnsi="Arial" w:cs="Arial"/>
                                <w:sz w:val="16"/>
                                <w:szCs w:val="16"/>
                                <w:u w:val="single"/>
                              </w:rPr>
                              <w:t xml:space="preserve">Fee Reason- </w:t>
                            </w:r>
                            <w:r>
                              <w:rPr>
                                <w:rFonts w:ascii="Arial" w:hAnsi="Arial" w:cs="Arial"/>
                                <w:sz w:val="16"/>
                                <w:szCs w:val="16"/>
                              </w:rPr>
                              <w:t xml:space="preserve"> The Fee Reason of  “Package Size Change” indicates that this claim is for slotting.</w:t>
                            </w:r>
                          </w:p>
                          <w:p w14:paraId="60A5CD45" w14:textId="77777777" w:rsidR="00257BB1" w:rsidRDefault="00257BB1" w:rsidP="00330B36">
                            <w:pPr>
                              <w:rPr>
                                <w:rFonts w:ascii="Arial" w:hAnsi="Arial" w:cs="Arial"/>
                                <w:sz w:val="16"/>
                                <w:szCs w:val="16"/>
                              </w:rPr>
                            </w:pPr>
                            <w:r>
                              <w:rPr>
                                <w:rFonts w:ascii="Arial" w:hAnsi="Arial" w:cs="Arial"/>
                                <w:sz w:val="16"/>
                                <w:szCs w:val="16"/>
                              </w:rPr>
                              <w:t xml:space="preserve"> </w:t>
                            </w:r>
                          </w:p>
                          <w:p w14:paraId="53C0B405" w14:textId="77777777" w:rsidR="00257BB1" w:rsidRDefault="00257BB1" w:rsidP="00330B36">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DA4D59" id="Text Box 1416" o:spid="_x0000_s1089" type="#_x0000_t202" style="position:absolute;margin-left:288.8pt;margin-top:8.45pt;width:234.9pt;height:28.85pt;z-index:25191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" fillcolor="#8db3e2" strokeweight="1.5pt">
                <v:shadow color="#868686"/>
                <v:textbox>
                  <w:txbxContent>
                    <w:p w14:paraId="472E920D" w14:textId="77777777" w:rsidR="00257BB1" w:rsidRPr="00DD4FC0" w:rsidRDefault="00257BB1" w:rsidP="00330B36">
                      <w:pPr>
                        <w:rPr>
                          <w:rFonts w:ascii="Arial" w:hAnsi="Arial" w:cs="Arial"/>
                          <w:sz w:val="16"/>
                          <w:szCs w:val="16"/>
                        </w:rPr>
                      </w:pPr>
                      <w:r>
                        <w:rPr>
                          <w:rFonts w:ascii="Arial" w:hAnsi="Arial" w:cs="Arial"/>
                          <w:sz w:val="16"/>
                          <w:szCs w:val="16"/>
                          <w:u w:val="single"/>
                        </w:rPr>
                        <w:t xml:space="preserve">Fee Reason- </w:t>
                      </w:r>
                      <w:r>
                        <w:rPr>
                          <w:rFonts w:ascii="Arial" w:hAnsi="Arial" w:cs="Arial"/>
                          <w:sz w:val="16"/>
                          <w:szCs w:val="16"/>
                        </w:rPr>
                        <w:t xml:space="preserve"> The Fee Reason of  “Package Size Change” indicates that this claim is for slotting.</w:t>
                      </w:r>
                    </w:p>
                    <w:p w14:paraId="60A5CD45" w14:textId="77777777" w:rsidR="00257BB1" w:rsidRDefault="00257BB1" w:rsidP="00330B36">
                      <w:pPr>
                        <w:rPr>
                          <w:rFonts w:ascii="Arial" w:hAnsi="Arial" w:cs="Arial"/>
                          <w:sz w:val="16"/>
                          <w:szCs w:val="16"/>
                        </w:rPr>
                      </w:pPr>
                      <w:r>
                        <w:rPr>
                          <w:rFonts w:ascii="Arial" w:hAnsi="Arial" w:cs="Arial"/>
                          <w:sz w:val="16"/>
                          <w:szCs w:val="16"/>
                        </w:rPr>
                        <w:t xml:space="preserve"> </w:t>
                      </w:r>
                    </w:p>
                    <w:p w14:paraId="53C0B405" w14:textId="77777777" w:rsidR="00257BB1" w:rsidRDefault="00257BB1" w:rsidP="00330B36">
                      <w:pPr>
                        <w:rPr>
                          <w:rFonts w:ascii="Arial" w:hAnsi="Arial" w:cs="Arial"/>
                          <w:sz w:val="16"/>
                          <w:szCs w:val="16"/>
                        </w:rPr>
                      </w:pPr>
                    </w:p>
                  </w:txbxContent>
                </v:textbox>
              </v:shape>
            </w:pict>
          </mc:Fallback>
        </mc:AlternateContent>
      </w:r>
    </w:p>
    <w:p w14:paraId="4B0BBABC" w14:textId="77777777" w:rsidR="00330B36" w:rsidRPr="00FB3017" w:rsidRDefault="00330B36" w:rsidP="00330B36">
      <w:pPr>
        <w:rPr>
          <w:rFonts w:ascii="Arial" w:hAnsi="Arial" w:cs="Arial"/>
          <w:b/>
          <w:lang w:val="en-GB"/>
        </w:rPr>
      </w:pPr>
    </w:p>
    <w:p w14:paraId="1C07A181" w14:textId="77777777" w:rsidR="00330B36" w:rsidRPr="00FB3017" w:rsidRDefault="00330B36" w:rsidP="00330B36">
      <w:pPr>
        <w:rPr>
          <w:rFonts w:ascii="Arial" w:hAnsi="Arial" w:cs="Arial"/>
          <w:b/>
          <w:lang w:val="en-GB"/>
        </w:rPr>
      </w:pPr>
    </w:p>
    <w:p w14:paraId="6BCB9838" w14:textId="77777777" w:rsidR="00330B36" w:rsidRPr="00FB3017" w:rsidRDefault="00330B36" w:rsidP="00330B36">
      <w:pPr>
        <w:rPr>
          <w:rFonts w:ascii="Arial" w:hAnsi="Arial" w:cs="Arial"/>
          <w:b/>
          <w:lang w:val="en-GB"/>
        </w:rPr>
      </w:pPr>
    </w:p>
    <w:p w14:paraId="7C9B8BAF" w14:textId="77777777" w:rsidR="00330B36" w:rsidRDefault="00330B36">
      <w:pPr>
        <w:overflowPunct/>
        <w:autoSpaceDE/>
        <w:autoSpaceDN/>
        <w:adjustRightInd/>
        <w:textAlignment w:val="auto"/>
        <w:rPr>
          <w:rFonts w:ascii="Arial" w:hAnsi="Arial" w:cs="Arial"/>
          <w:b/>
          <w:lang w:val="en-GB"/>
        </w:rPr>
      </w:pPr>
      <w:r>
        <w:rPr>
          <w:rFonts w:ascii="Arial" w:hAnsi="Arial" w:cs="Arial"/>
          <w:b/>
          <w:lang w:val="en-GB"/>
        </w:rPr>
        <w:br w:type="page"/>
      </w:r>
    </w:p>
    <w:p w14:paraId="764AB5C7" w14:textId="5700871F" w:rsidR="00330B36" w:rsidRPr="00FB3017" w:rsidRDefault="00330B36" w:rsidP="00330B36">
      <w:pPr>
        <w:ind w:left="720" w:hanging="720"/>
        <w:rPr>
          <w:rFonts w:ascii="Arial" w:hAnsi="Arial" w:cs="Arial"/>
          <w:noProof/>
          <w:lang w:val="en-US"/>
        </w:rPr>
      </w:pPr>
      <w:r w:rsidRPr="00FB3017">
        <w:rPr>
          <w:rFonts w:ascii="Arial" w:hAnsi="Arial" w:cs="Arial"/>
          <w:b/>
          <w:noProof/>
          <w:lang w:val="en-US"/>
        </w:rPr>
        <w:lastRenderedPageBreak/>
        <w:t>5.</w:t>
      </w:r>
      <w:r w:rsidR="001278A5">
        <w:rPr>
          <w:rFonts w:ascii="Arial" w:hAnsi="Arial" w:cs="Arial"/>
          <w:b/>
          <w:noProof/>
          <w:lang w:val="en-US"/>
        </w:rPr>
        <w:t>3</w:t>
      </w:r>
      <w:r w:rsidRPr="00FB3017">
        <w:rPr>
          <w:rFonts w:ascii="Arial" w:hAnsi="Arial" w:cs="Arial"/>
          <w:b/>
          <w:noProof/>
          <w:lang w:val="en-US"/>
        </w:rPr>
        <w:tab/>
        <w:t xml:space="preserve">Customer </w:t>
      </w:r>
      <w:r w:rsidR="008F78CC">
        <w:rPr>
          <w:rFonts w:ascii="Arial" w:hAnsi="Arial" w:cs="Arial"/>
          <w:b/>
          <w:noProof/>
          <w:lang w:val="en-US"/>
        </w:rPr>
        <w:t>Invoice</w:t>
      </w:r>
      <w:r w:rsidRPr="00FB3017">
        <w:rPr>
          <w:rFonts w:ascii="Arial" w:hAnsi="Arial" w:cs="Arial"/>
          <w:b/>
          <w:noProof/>
          <w:lang w:val="en-US"/>
        </w:rPr>
        <w:t xml:space="preserve"> for </w:t>
      </w:r>
      <w:r>
        <w:rPr>
          <w:rFonts w:ascii="Arial" w:hAnsi="Arial" w:cs="Arial"/>
          <w:b/>
          <w:noProof/>
          <w:lang w:val="en-US"/>
        </w:rPr>
        <w:t>S</w:t>
      </w:r>
      <w:r w:rsidRPr="00FB3017">
        <w:rPr>
          <w:rFonts w:ascii="Arial" w:hAnsi="Arial" w:cs="Arial"/>
          <w:b/>
          <w:noProof/>
          <w:lang w:val="en-US"/>
        </w:rPr>
        <w:t xml:space="preserve">lotting, Example </w:t>
      </w:r>
      <w:r w:rsidR="001278A5">
        <w:rPr>
          <w:rFonts w:ascii="Arial" w:hAnsi="Arial" w:cs="Arial"/>
          <w:b/>
          <w:noProof/>
          <w:lang w:val="en-US"/>
        </w:rPr>
        <w:t>3</w:t>
      </w:r>
      <w:r w:rsidRPr="00FB3017">
        <w:rPr>
          <w:rFonts w:ascii="Arial" w:hAnsi="Arial" w:cs="Arial"/>
          <w:noProof/>
          <w:lang w:val="en-US"/>
        </w:rPr>
        <w:t>: The UPC, Ship date and Slotting rate needs to be matched with client invoice.</w:t>
      </w:r>
    </w:p>
    <w:p w14:paraId="7B16236E" w14:textId="77777777" w:rsidR="008F78CC" w:rsidRDefault="00330B36" w:rsidP="008F78CC">
      <w:pPr>
        <w:ind w:left="720"/>
        <w:rPr>
          <w:rFonts w:ascii="Arial" w:hAnsi="Arial" w:cs="Arial"/>
          <w:color w:val="000000"/>
          <w:lang w:val="en-US"/>
        </w:rPr>
      </w:pPr>
      <w:r w:rsidRPr="00FB3017">
        <w:rPr>
          <w:rFonts w:ascii="Arial" w:hAnsi="Arial" w:cs="Arial"/>
          <w:color w:val="000000"/>
          <w:lang w:val="en-US"/>
        </w:rPr>
        <w:t>Contract can be found via "Search For" Promotions or Backup Documentation (Doc Type 17). Signon is HARRCN.</w:t>
      </w:r>
    </w:p>
    <w:p w14:paraId="186FDC8D" w14:textId="038CDCBD" w:rsidR="00330B36" w:rsidRPr="008F78CC" w:rsidRDefault="008F78CC" w:rsidP="008F78CC">
      <w:pPr>
        <w:ind w:left="720"/>
        <w:rPr>
          <w:rFonts w:ascii="Arial" w:hAnsi="Arial" w:cs="Arial"/>
          <w:color w:val="000000"/>
          <w:lang w:val="en-US"/>
        </w:rPr>
      </w:pPr>
      <w:r w:rsidRPr="00FB3017">
        <w:rPr>
          <w:rFonts w:ascii="Arial" w:hAnsi="Arial" w:cs="Arial"/>
          <w:b/>
          <w:noProof/>
          <w:lang w:val="en-US"/>
        </w:rPr>
        <mc:AlternateContent>
          <mc:Choice Requires="wps">
            <w:drawing>
              <wp:anchor distT="0" distB="0" distL="114300" distR="114300" simplePos="0" relativeHeight="252152320" behindDoc="0" locked="0" layoutInCell="1" allowOverlap="1" wp14:anchorId="4DFCFF3F" wp14:editId="58CF7BA0">
                <wp:simplePos x="0" y="0"/>
                <wp:positionH relativeFrom="column">
                  <wp:posOffset>2228717</wp:posOffset>
                </wp:positionH>
                <wp:positionV relativeFrom="paragraph">
                  <wp:posOffset>2458823</wp:posOffset>
                </wp:positionV>
                <wp:extent cx="2148205" cy="628015"/>
                <wp:effectExtent l="16510" t="16510" r="16510" b="12700"/>
                <wp:wrapNone/>
                <wp:docPr id="121" name="Text Box 1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205" cy="628015"/>
                        </a:xfrm>
                        <a:prstGeom prst="rect">
                          <a:avLst/>
                        </a:prstGeom>
                        <a:solidFill>
                          <a:srgbClr val="FFFFFF"/>
                        </a:solidFill>
                        <a:ln w="19050">
                          <a:solidFill>
                            <a:srgbClr val="000000"/>
                          </a:solidFill>
                          <a:miter lim="800000"/>
                          <a:headEnd/>
                          <a:tailEnd/>
                        </a:ln>
                      </wps:spPr>
                      <wps:txbx>
                        <w:txbxContent>
                          <w:p w14:paraId="2CA73CED" w14:textId="77777777" w:rsidR="00257BB1" w:rsidRPr="00356DAF" w:rsidRDefault="00257BB1" w:rsidP="008F78CC">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 the last</w:t>
                            </w:r>
                            <w:r w:rsidRPr="000E1125">
                              <w:rPr>
                                <w:rFonts w:ascii="Arial" w:hAnsi="Arial" w:cs="Arial"/>
                                <w:sz w:val="16"/>
                              </w:rPr>
                              <w:t xml:space="preserve"> 5 digits </w:t>
                            </w:r>
                            <w:r>
                              <w:rPr>
                                <w:rFonts w:ascii="Arial" w:hAnsi="Arial" w:cs="Arial"/>
                                <w:sz w:val="16"/>
                              </w:rPr>
                              <w:t>of the full product code.  This is the product in which the c</w:t>
                            </w:r>
                            <w:r w:rsidRPr="000E1125">
                              <w:rPr>
                                <w:rFonts w:ascii="Arial" w:hAnsi="Arial" w:cs="Arial"/>
                                <w:sz w:val="16"/>
                              </w:rPr>
                              <w:t xml:space="preserve">ustomer is stating that </w:t>
                            </w:r>
                            <w:r>
                              <w:rPr>
                                <w:rFonts w:ascii="Arial" w:hAnsi="Arial" w:cs="Arial"/>
                                <w:sz w:val="16"/>
                              </w:rPr>
                              <w:t xml:space="preserve">they slotted.  </w:t>
                            </w:r>
                          </w:p>
                          <w:p w14:paraId="26D923CB" w14:textId="77777777" w:rsidR="00257BB1" w:rsidRPr="00096239" w:rsidRDefault="00257BB1" w:rsidP="008F78CC">
                            <w:pPr>
                              <w:rPr>
                                <w:rFonts w:ascii="Arial" w:hAnsi="Arial" w:cs="Arial"/>
                                <w:sz w:val="16"/>
                                <w:szCs w:val="16"/>
                              </w:rPr>
                            </w:pPr>
                          </w:p>
                          <w:p w14:paraId="733EF876" w14:textId="77777777" w:rsidR="00257BB1" w:rsidRPr="00560871" w:rsidRDefault="00257BB1" w:rsidP="008F78CC"/>
                          <w:p w14:paraId="51CEBF47" w14:textId="77777777" w:rsidR="00257BB1" w:rsidRPr="009A0EBA" w:rsidRDefault="00257BB1" w:rsidP="008F78CC">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FCFF3F" id="Text Box 1350" o:spid="_x0000_s1090" type="#_x0000_t202" style="position:absolute;left:0;text-align:left;margin-left:175.5pt;margin-top:193.6pt;width:169.15pt;height:49.45pt;z-index:25215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" strokeweight="1.5pt">
                <v:textbox>
                  <w:txbxContent>
                    <w:p w14:paraId="2CA73CED" w14:textId="77777777" w:rsidR="00257BB1" w:rsidRPr="00356DAF" w:rsidRDefault="00257BB1" w:rsidP="008F78CC">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 the last</w:t>
                      </w:r>
                      <w:r w:rsidRPr="000E1125">
                        <w:rPr>
                          <w:rFonts w:ascii="Arial" w:hAnsi="Arial" w:cs="Arial"/>
                          <w:sz w:val="16"/>
                        </w:rPr>
                        <w:t xml:space="preserve"> 5 digits </w:t>
                      </w:r>
                      <w:r>
                        <w:rPr>
                          <w:rFonts w:ascii="Arial" w:hAnsi="Arial" w:cs="Arial"/>
                          <w:sz w:val="16"/>
                        </w:rPr>
                        <w:t>of the full product code.  This is the product in which the c</w:t>
                      </w:r>
                      <w:r w:rsidRPr="000E1125">
                        <w:rPr>
                          <w:rFonts w:ascii="Arial" w:hAnsi="Arial" w:cs="Arial"/>
                          <w:sz w:val="16"/>
                        </w:rPr>
                        <w:t xml:space="preserve">ustomer is stating that </w:t>
                      </w:r>
                      <w:r>
                        <w:rPr>
                          <w:rFonts w:ascii="Arial" w:hAnsi="Arial" w:cs="Arial"/>
                          <w:sz w:val="16"/>
                        </w:rPr>
                        <w:t xml:space="preserve">they slotted.  </w:t>
                      </w:r>
                    </w:p>
                    <w:p w14:paraId="26D923CB" w14:textId="77777777" w:rsidR="00257BB1" w:rsidRPr="00096239" w:rsidRDefault="00257BB1" w:rsidP="008F78CC">
                      <w:pPr>
                        <w:rPr>
                          <w:rFonts w:ascii="Arial" w:hAnsi="Arial" w:cs="Arial"/>
                          <w:sz w:val="16"/>
                          <w:szCs w:val="16"/>
                        </w:rPr>
                      </w:pPr>
                    </w:p>
                    <w:p w14:paraId="733EF876" w14:textId="77777777" w:rsidR="00257BB1" w:rsidRPr="00560871" w:rsidRDefault="00257BB1" w:rsidP="008F78CC"/>
                    <w:p w14:paraId="51CEBF47" w14:textId="77777777" w:rsidR="00257BB1" w:rsidRPr="009A0EBA" w:rsidRDefault="00257BB1" w:rsidP="008F78CC">
                      <w:pPr>
                        <w:rPr>
                          <w:rFonts w:ascii="Arial" w:hAnsi="Arial" w:cs="Arial"/>
                        </w:rPr>
                      </w:pPr>
                    </w:p>
                  </w:txbxContent>
                </v:textbox>
              </v:shape>
            </w:pict>
          </mc:Fallback>
        </mc:AlternateContent>
      </w:r>
      <w:r w:rsidRPr="00FB3017">
        <w:rPr>
          <w:rFonts w:ascii="Arial" w:hAnsi="Arial" w:cs="Arial"/>
          <w:b/>
          <w:noProof/>
          <w:lang w:val="en-US"/>
        </w:rPr>
        <mc:AlternateContent>
          <mc:Choice Requires="wps">
            <w:drawing>
              <wp:anchor distT="0" distB="0" distL="114300" distR="114300" simplePos="0" relativeHeight="252148224" behindDoc="0" locked="0" layoutInCell="1" allowOverlap="1" wp14:anchorId="365F61DA" wp14:editId="474E9885">
                <wp:simplePos x="0" y="0"/>
                <wp:positionH relativeFrom="column">
                  <wp:posOffset>4535761</wp:posOffset>
                </wp:positionH>
                <wp:positionV relativeFrom="paragraph">
                  <wp:posOffset>4489539</wp:posOffset>
                </wp:positionV>
                <wp:extent cx="1503680" cy="571500"/>
                <wp:effectExtent l="9525" t="15875" r="10795" b="12700"/>
                <wp:wrapNone/>
                <wp:docPr id="113" name="Text Box 1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680" cy="571500"/>
                        </a:xfrm>
                        <a:prstGeom prst="rect">
                          <a:avLst/>
                        </a:prstGeom>
                        <a:solidFill>
                          <a:srgbClr val="FFFFFF"/>
                        </a:solidFill>
                        <a:ln w="19050">
                          <a:solidFill>
                            <a:srgbClr val="000000"/>
                          </a:solidFill>
                          <a:miter lim="800000"/>
                          <a:headEnd/>
                          <a:tailEnd/>
                        </a:ln>
                      </wps:spPr>
                      <wps:txbx>
                        <w:txbxContent>
                          <w:p w14:paraId="4789848D" w14:textId="023B86AA" w:rsidR="00257BB1" w:rsidRDefault="00257BB1" w:rsidP="008F78CC">
                            <w:pPr>
                              <w:rPr>
                                <w:rFonts w:ascii="Arial" w:hAnsi="Arial" w:cs="Arial"/>
                                <w:sz w:val="16"/>
                                <w:szCs w:val="16"/>
                              </w:rPr>
                            </w:pPr>
                            <w:r>
                              <w:rPr>
                                <w:rFonts w:ascii="Arial" w:hAnsi="Arial" w:cs="Arial"/>
                                <w:sz w:val="16"/>
                                <w:szCs w:val="16"/>
                                <w:u w:val="single"/>
                              </w:rPr>
                              <w:t>Total:</w:t>
                            </w:r>
                            <w:r>
                              <w:rPr>
                                <w:rFonts w:ascii="Arial" w:hAnsi="Arial" w:cs="Arial"/>
                                <w:sz w:val="16"/>
                                <w:szCs w:val="16"/>
                              </w:rPr>
                              <w:t xml:space="preserve"> this is the lump sum Slotting allowance which needs to be validated with the customer invoice. </w:t>
                            </w:r>
                          </w:p>
                          <w:p w14:paraId="01AEFBCE" w14:textId="77777777" w:rsidR="00257BB1" w:rsidRPr="009332AB" w:rsidRDefault="00257BB1" w:rsidP="008F78CC">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5F61DA" id="Text Box 1353" o:spid="_x0000_s1091" type="#_x0000_t202" style="position:absolute;left:0;text-align:left;margin-left:357.15pt;margin-top:353.5pt;width:118.4pt;height:45pt;z-index:25214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" strokeweight="1.5pt">
                <v:textbox>
                  <w:txbxContent>
                    <w:p w14:paraId="4789848D" w14:textId="023B86AA" w:rsidR="00257BB1" w:rsidRDefault="00257BB1" w:rsidP="008F78CC">
                      <w:pPr>
                        <w:rPr>
                          <w:rFonts w:ascii="Arial" w:hAnsi="Arial" w:cs="Arial"/>
                          <w:sz w:val="16"/>
                          <w:szCs w:val="16"/>
                        </w:rPr>
                      </w:pPr>
                      <w:r>
                        <w:rPr>
                          <w:rFonts w:ascii="Arial" w:hAnsi="Arial" w:cs="Arial"/>
                          <w:sz w:val="16"/>
                          <w:szCs w:val="16"/>
                          <w:u w:val="single"/>
                        </w:rPr>
                        <w:t>Total:</w:t>
                      </w:r>
                      <w:r>
                        <w:rPr>
                          <w:rFonts w:ascii="Arial" w:hAnsi="Arial" w:cs="Arial"/>
                          <w:sz w:val="16"/>
                          <w:szCs w:val="16"/>
                        </w:rPr>
                        <w:t xml:space="preserve"> this is the lump sum Slotting allowance which needs to be validated with the customer invoice. </w:t>
                      </w:r>
                    </w:p>
                    <w:p w14:paraId="01AEFBCE" w14:textId="77777777" w:rsidR="00257BB1" w:rsidRPr="009332AB" w:rsidRDefault="00257BB1" w:rsidP="008F78CC">
                      <w:pPr>
                        <w:rPr>
                          <w:rFonts w:ascii="Arial" w:hAnsi="Arial" w:cs="Arial"/>
                          <w:sz w:val="16"/>
                          <w:szCs w:val="16"/>
                        </w:rPr>
                      </w:pPr>
                    </w:p>
                  </w:txbxContent>
                </v:textbox>
              </v:shape>
            </w:pict>
          </mc:Fallback>
        </mc:AlternateContent>
      </w:r>
      <w:r w:rsidRPr="00FB3017">
        <w:rPr>
          <w:rFonts w:ascii="Arial" w:hAnsi="Arial" w:cs="Arial"/>
          <w:b/>
          <w:noProof/>
          <w:lang w:val="en-US"/>
        </w:rPr>
        <mc:AlternateContent>
          <mc:Choice Requires="wps">
            <w:drawing>
              <wp:anchor distT="0" distB="0" distL="114300" distR="114300" simplePos="0" relativeHeight="252150272" behindDoc="0" locked="0" layoutInCell="1" allowOverlap="1" wp14:anchorId="3F86A9C6" wp14:editId="09703055">
                <wp:simplePos x="0" y="0"/>
                <wp:positionH relativeFrom="page">
                  <wp:posOffset>6326372</wp:posOffset>
                </wp:positionH>
                <wp:positionV relativeFrom="paragraph">
                  <wp:posOffset>3131288</wp:posOffset>
                </wp:positionV>
                <wp:extent cx="1318437" cy="999461"/>
                <wp:effectExtent l="0" t="0" r="15240" b="10795"/>
                <wp:wrapNone/>
                <wp:docPr id="117" name="Rectangle 15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8437" cy="999461"/>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B77D44" id="Rectangle 1503" o:spid="_x0000_s1026" style="position:absolute;margin-left:498.15pt;margin-top:246.55pt;width:103.8pt;height:78.7pt;z-index:252150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" filled="f" strokecolor="red" strokeweight="1.5pt">
                <v:shadow color="#868686"/>
                <w10:wrap anchorx="page"/>
              </v:rect>
            </w:pict>
          </mc:Fallback>
        </mc:AlternateContent>
      </w:r>
      <w:r>
        <w:rPr>
          <w:noProof/>
        </w:rPr>
        <w:drawing>
          <wp:inline distT="0" distB="0" distL="0" distR="0" wp14:anchorId="542CB6C7" wp14:editId="722F6665">
            <wp:extent cx="6831965" cy="4823460"/>
            <wp:effectExtent l="19050" t="19050" r="26035" b="15240"/>
            <wp:docPr id="1503" name="Picture 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831965" cy="4823460"/>
                    </a:xfrm>
                    <a:prstGeom prst="rect">
                      <a:avLst/>
                    </a:prstGeom>
                    <a:ln w="12700">
                      <a:solidFill>
                        <a:schemeClr val="tx1"/>
                      </a:solidFill>
                    </a:ln>
                  </pic:spPr>
                </pic:pic>
              </a:graphicData>
            </a:graphic>
          </wp:inline>
        </w:drawing>
      </w:r>
      <w:r w:rsidR="00330B36">
        <w:rPr>
          <w:rFonts w:ascii="Arial" w:hAnsi="Arial" w:cs="Arial"/>
          <w:b/>
          <w:lang w:val="en-GB"/>
        </w:rPr>
        <w:br w:type="page"/>
      </w:r>
    </w:p>
    <w:p w14:paraId="5F212825" w14:textId="7EB650A3" w:rsidR="008F78CC" w:rsidRDefault="000E4813" w:rsidP="008F78CC">
      <w:pPr>
        <w:rPr>
          <w:rFonts w:ascii="Arial" w:hAnsi="Arial" w:cs="Arial"/>
          <w:color w:val="000000"/>
          <w:lang w:val="en-US"/>
        </w:rPr>
      </w:pPr>
      <w:r w:rsidRPr="00FB3017">
        <w:rPr>
          <w:rFonts w:ascii="Arial" w:hAnsi="Arial" w:cs="Arial"/>
          <w:b/>
          <w:lang w:val="en-GB"/>
        </w:rPr>
        <w:lastRenderedPageBreak/>
        <w:t>5.</w:t>
      </w:r>
      <w:r w:rsidR="001278A5">
        <w:rPr>
          <w:rFonts w:ascii="Arial" w:hAnsi="Arial" w:cs="Arial"/>
          <w:b/>
          <w:lang w:val="en-GB"/>
        </w:rPr>
        <w:t>3</w:t>
      </w:r>
      <w:r w:rsidRPr="00FB3017">
        <w:rPr>
          <w:rFonts w:ascii="Arial" w:hAnsi="Arial" w:cs="Arial"/>
          <w:b/>
          <w:lang w:val="en-GB"/>
        </w:rPr>
        <w:tab/>
        <w:t xml:space="preserve"> </w:t>
      </w:r>
      <w:r w:rsidR="008F78CC" w:rsidRPr="00FB3017">
        <w:rPr>
          <w:rFonts w:ascii="Arial" w:hAnsi="Arial" w:cs="Arial"/>
          <w:b/>
          <w:noProof/>
          <w:lang w:val="en-US"/>
        </w:rPr>
        <w:t xml:space="preserve">Customer Contract for </w:t>
      </w:r>
      <w:r w:rsidR="008F78CC">
        <w:rPr>
          <w:rFonts w:ascii="Arial" w:hAnsi="Arial" w:cs="Arial"/>
          <w:b/>
          <w:noProof/>
          <w:lang w:val="en-US"/>
        </w:rPr>
        <w:t>S</w:t>
      </w:r>
      <w:r w:rsidR="008F78CC" w:rsidRPr="00FB3017">
        <w:rPr>
          <w:rFonts w:ascii="Arial" w:hAnsi="Arial" w:cs="Arial"/>
          <w:b/>
          <w:noProof/>
          <w:lang w:val="en-US"/>
        </w:rPr>
        <w:t>lotting</w:t>
      </w:r>
      <w:r w:rsidR="008F78CC">
        <w:rPr>
          <w:rFonts w:ascii="Arial" w:hAnsi="Arial" w:cs="Arial"/>
          <w:b/>
          <w:noProof/>
          <w:lang w:val="en-US"/>
        </w:rPr>
        <w:t xml:space="preserve">: </w:t>
      </w:r>
      <w:r w:rsidR="008F78CC" w:rsidRPr="00FB3017">
        <w:rPr>
          <w:rFonts w:ascii="Arial" w:hAnsi="Arial" w:cs="Arial"/>
          <w:b/>
          <w:noProof/>
          <w:lang w:val="en-US"/>
        </w:rPr>
        <w:t xml:space="preserve"> Example </w:t>
      </w:r>
      <w:r w:rsidR="008F78CC">
        <w:rPr>
          <w:rFonts w:ascii="Arial" w:hAnsi="Arial" w:cs="Arial"/>
          <w:b/>
          <w:noProof/>
          <w:lang w:val="en-US"/>
        </w:rPr>
        <w:t xml:space="preserve">3  </w:t>
      </w:r>
      <w:r w:rsidR="008F78CC" w:rsidRPr="00FB3017">
        <w:rPr>
          <w:rFonts w:ascii="Arial" w:hAnsi="Arial" w:cs="Arial"/>
          <w:noProof/>
          <w:lang w:val="en-US"/>
        </w:rPr>
        <w:t>The UPC, Ship date and Slotting rate needs to be matched with client invoice.</w:t>
      </w:r>
      <w:r w:rsidR="008F78CC" w:rsidRPr="00FB3017">
        <w:rPr>
          <w:rFonts w:ascii="Arial" w:hAnsi="Arial" w:cs="Arial"/>
          <w:color w:val="000000"/>
          <w:lang w:val="en-US"/>
        </w:rPr>
        <w:t>Contract can be found via "Search For" Promotions or Backup Documentation (Doc Type 17). Signon is HARRCN.</w:t>
      </w:r>
    </w:p>
    <w:p w14:paraId="5354E628" w14:textId="3AEB519E" w:rsidR="00DD4FC0" w:rsidRPr="008F78CC" w:rsidRDefault="008F78CC" w:rsidP="000E19C8">
      <w:pPr>
        <w:rPr>
          <w:rFonts w:ascii="Arial" w:hAnsi="Arial" w:cs="Arial"/>
          <w:b/>
          <w:noProof/>
          <w:lang w:val="en-US"/>
        </w:rPr>
      </w:pPr>
      <w:r w:rsidRPr="00FB3017">
        <w:rPr>
          <w:rFonts w:ascii="Arial" w:hAnsi="Arial" w:cs="Arial"/>
          <w:b/>
          <w:noProof/>
          <w:lang w:val="en-US"/>
        </w:rPr>
        <mc:AlternateContent>
          <mc:Choice Requires="wps">
            <w:drawing>
              <wp:anchor distT="0" distB="0" distL="114300" distR="114300" simplePos="0" relativeHeight="252142080" behindDoc="0" locked="0" layoutInCell="1" allowOverlap="1" wp14:anchorId="1CADDF94" wp14:editId="115A12A2">
                <wp:simplePos x="0" y="0"/>
                <wp:positionH relativeFrom="column">
                  <wp:posOffset>4517390</wp:posOffset>
                </wp:positionH>
                <wp:positionV relativeFrom="paragraph">
                  <wp:posOffset>3398269</wp:posOffset>
                </wp:positionV>
                <wp:extent cx="2861709" cy="126203"/>
                <wp:effectExtent l="0" t="0" r="15240" b="26670"/>
                <wp:wrapNone/>
                <wp:docPr id="101" name="Rectangle 15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1709" cy="126203"/>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259CD0" id="Rectangle 1503" o:spid="_x0000_s1026" style="position:absolute;margin-left:355.7pt;margin-top:267.6pt;width:225.35pt;height:9.95pt;z-index:25214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" filled="f" strokecolor="red" strokeweight="1.5pt">
                <v:shadow color="#868686"/>
              </v:rect>
            </w:pict>
          </mc:Fallback>
        </mc:AlternateContent>
      </w:r>
      <w:r w:rsidRPr="00FB3017">
        <w:rPr>
          <w:rFonts w:ascii="Arial" w:hAnsi="Arial" w:cs="Arial"/>
          <w:b/>
          <w:noProof/>
          <w:lang w:val="en-US"/>
        </w:rPr>
        <mc:AlternateContent>
          <mc:Choice Requires="wps">
            <w:drawing>
              <wp:anchor distT="0" distB="0" distL="114300" distR="114300" simplePos="0" relativeHeight="252146176" behindDoc="0" locked="0" layoutInCell="1" allowOverlap="1" wp14:anchorId="78342CFE" wp14:editId="4D2F92EF">
                <wp:simplePos x="0" y="0"/>
                <wp:positionH relativeFrom="column">
                  <wp:posOffset>1200209</wp:posOffset>
                </wp:positionH>
                <wp:positionV relativeFrom="paragraph">
                  <wp:posOffset>2957757</wp:posOffset>
                </wp:positionV>
                <wp:extent cx="1503680" cy="571500"/>
                <wp:effectExtent l="9525" t="15875" r="10795" b="12700"/>
                <wp:wrapNone/>
                <wp:docPr id="110" name="Text Box 1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680" cy="571500"/>
                        </a:xfrm>
                        <a:prstGeom prst="rect">
                          <a:avLst/>
                        </a:prstGeom>
                        <a:solidFill>
                          <a:srgbClr val="FFFFFF"/>
                        </a:solidFill>
                        <a:ln w="19050">
                          <a:solidFill>
                            <a:srgbClr val="000000"/>
                          </a:solidFill>
                          <a:miter lim="800000"/>
                          <a:headEnd/>
                          <a:tailEnd/>
                        </a:ln>
                      </wps:spPr>
                      <wps:txbx>
                        <w:txbxContent>
                          <w:p w14:paraId="31CCAEBB" w14:textId="77777777" w:rsidR="00257BB1" w:rsidRDefault="00257BB1" w:rsidP="008F78CC">
                            <w:pPr>
                              <w:rPr>
                                <w:rFonts w:ascii="Arial" w:hAnsi="Arial" w:cs="Arial"/>
                                <w:sz w:val="16"/>
                                <w:szCs w:val="16"/>
                              </w:rPr>
                            </w:pPr>
                            <w:r w:rsidRPr="00DD6072">
                              <w:rPr>
                                <w:rFonts w:ascii="Arial" w:hAnsi="Arial" w:cs="Arial"/>
                                <w:sz w:val="16"/>
                                <w:szCs w:val="16"/>
                                <w:u w:val="single"/>
                              </w:rPr>
                              <w:t>Amounts</w:t>
                            </w:r>
                            <w:r>
                              <w:rPr>
                                <w:rFonts w:ascii="Arial" w:hAnsi="Arial" w:cs="Arial"/>
                                <w:sz w:val="16"/>
                                <w:szCs w:val="16"/>
                              </w:rPr>
                              <w:t xml:space="preserve">: this is the lump sum Slotting allowance which needs to be validated with the customer invoice. </w:t>
                            </w:r>
                          </w:p>
                          <w:p w14:paraId="145802D2" w14:textId="77777777" w:rsidR="00257BB1" w:rsidRPr="009332AB" w:rsidRDefault="00257BB1" w:rsidP="008F78CC">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342CFE" id="_x0000_s1092" type="#_x0000_t202" style="position:absolute;margin-left:94.5pt;margin-top:232.9pt;width:118.4pt;height:45pt;z-index:25214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" strokeweight="1.5pt">
                <v:textbox>
                  <w:txbxContent>
                    <w:p w14:paraId="31CCAEBB" w14:textId="77777777" w:rsidR="00257BB1" w:rsidRDefault="00257BB1" w:rsidP="008F78CC">
                      <w:pPr>
                        <w:rPr>
                          <w:rFonts w:ascii="Arial" w:hAnsi="Arial" w:cs="Arial"/>
                          <w:sz w:val="16"/>
                          <w:szCs w:val="16"/>
                        </w:rPr>
                      </w:pPr>
                      <w:r w:rsidRPr="00DD6072">
                        <w:rPr>
                          <w:rFonts w:ascii="Arial" w:hAnsi="Arial" w:cs="Arial"/>
                          <w:sz w:val="16"/>
                          <w:szCs w:val="16"/>
                          <w:u w:val="single"/>
                        </w:rPr>
                        <w:t>Amounts</w:t>
                      </w:r>
                      <w:r>
                        <w:rPr>
                          <w:rFonts w:ascii="Arial" w:hAnsi="Arial" w:cs="Arial"/>
                          <w:sz w:val="16"/>
                          <w:szCs w:val="16"/>
                        </w:rPr>
                        <w:t xml:space="preserve">: this is the lump sum Slotting allowance which needs to be validated with the customer invoice. </w:t>
                      </w:r>
                    </w:p>
                    <w:p w14:paraId="145802D2" w14:textId="77777777" w:rsidR="00257BB1" w:rsidRPr="009332AB" w:rsidRDefault="00257BB1" w:rsidP="008F78CC">
                      <w:pPr>
                        <w:rPr>
                          <w:rFonts w:ascii="Arial" w:hAnsi="Arial" w:cs="Arial"/>
                          <w:sz w:val="16"/>
                          <w:szCs w:val="16"/>
                        </w:rPr>
                      </w:pPr>
                    </w:p>
                  </w:txbxContent>
                </v:textbox>
              </v:shape>
            </w:pict>
          </mc:Fallback>
        </mc:AlternateContent>
      </w:r>
      <w:r w:rsidRPr="00FB3017">
        <w:rPr>
          <w:rFonts w:ascii="Arial" w:hAnsi="Arial" w:cs="Arial"/>
          <w:b/>
          <w:noProof/>
          <w:lang w:val="en-US"/>
        </w:rPr>
        <mc:AlternateContent>
          <mc:Choice Requires="wps">
            <w:drawing>
              <wp:anchor distT="0" distB="0" distL="114300" distR="114300" simplePos="0" relativeHeight="252144128" behindDoc="0" locked="0" layoutInCell="1" allowOverlap="1" wp14:anchorId="03FB4C0D" wp14:editId="304A8113">
                <wp:simplePos x="0" y="0"/>
                <wp:positionH relativeFrom="column">
                  <wp:posOffset>551446</wp:posOffset>
                </wp:positionH>
                <wp:positionV relativeFrom="paragraph">
                  <wp:posOffset>2596854</wp:posOffset>
                </wp:positionV>
                <wp:extent cx="2615358" cy="276078"/>
                <wp:effectExtent l="0" t="0" r="13970" b="10160"/>
                <wp:wrapNone/>
                <wp:docPr id="106" name="Rectangle 15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615358" cy="276078"/>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66C27D" id="Rectangle 1503" o:spid="_x0000_s1026" style="position:absolute;margin-left:43.4pt;margin-top:204.5pt;width:205.95pt;height:21.75pt;flip:y;z-index:25214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" filled="f" strokecolor="red" strokeweight="1.5pt">
                <v:shadow color="#868686"/>
              </v:rect>
            </w:pict>
          </mc:Fallback>
        </mc:AlternateContent>
      </w:r>
      <w:r>
        <w:rPr>
          <w:noProof/>
        </w:rPr>
        <w:drawing>
          <wp:inline distT="0" distB="0" distL="0" distR="0" wp14:anchorId="234F1755" wp14:editId="4D5C7961">
            <wp:extent cx="7049386" cy="5347970"/>
            <wp:effectExtent l="0" t="0" r="0" b="508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7054874" cy="5352133"/>
                    </a:xfrm>
                    <a:prstGeom prst="rect">
                      <a:avLst/>
                    </a:prstGeom>
                  </pic:spPr>
                </pic:pic>
              </a:graphicData>
            </a:graphic>
          </wp:inline>
        </w:drawing>
      </w:r>
    </w:p>
    <w:p w14:paraId="7B0E6099" w14:textId="40F3C533" w:rsidR="00DD4FC0" w:rsidRPr="00FB3017" w:rsidRDefault="00DD4FC0" w:rsidP="000E19C8">
      <w:pPr>
        <w:rPr>
          <w:rFonts w:ascii="Arial" w:hAnsi="Arial" w:cs="Arial"/>
          <w:b/>
          <w:lang w:val="en-GB"/>
        </w:rPr>
      </w:pPr>
    </w:p>
    <w:p w14:paraId="266A36F6" w14:textId="77777777" w:rsidR="00DD4FC0" w:rsidRPr="00FB3017" w:rsidRDefault="00DD4FC0" w:rsidP="000E19C8">
      <w:pPr>
        <w:rPr>
          <w:rFonts w:ascii="Arial" w:hAnsi="Arial" w:cs="Arial"/>
          <w:b/>
          <w:lang w:val="en-GB"/>
        </w:rPr>
      </w:pPr>
    </w:p>
    <w:p w14:paraId="53CB33CA" w14:textId="77777777" w:rsidR="00DD4FC0" w:rsidRPr="00FB3017" w:rsidRDefault="00DD4FC0" w:rsidP="000E19C8">
      <w:pPr>
        <w:rPr>
          <w:rFonts w:ascii="Arial" w:hAnsi="Arial" w:cs="Arial"/>
          <w:b/>
          <w:lang w:val="en-GB"/>
        </w:rPr>
      </w:pPr>
    </w:p>
    <w:p w14:paraId="358E9D9B" w14:textId="77777777" w:rsidR="00DD4FC0" w:rsidRPr="00FB3017" w:rsidRDefault="00DD4FC0" w:rsidP="000E19C8">
      <w:pPr>
        <w:rPr>
          <w:rFonts w:ascii="Arial" w:hAnsi="Arial" w:cs="Arial"/>
          <w:b/>
          <w:lang w:val="en-GB"/>
        </w:rPr>
      </w:pPr>
    </w:p>
    <w:p w14:paraId="3B411941" w14:textId="77777777" w:rsidR="00DD4FC0" w:rsidRPr="00FB3017" w:rsidRDefault="00DD4FC0" w:rsidP="000E19C8">
      <w:pPr>
        <w:rPr>
          <w:rFonts w:ascii="Arial" w:hAnsi="Arial" w:cs="Arial"/>
          <w:b/>
          <w:lang w:val="en-GB"/>
        </w:rPr>
      </w:pPr>
    </w:p>
    <w:p w14:paraId="507AE738" w14:textId="77777777" w:rsidR="00F97EAE" w:rsidRPr="00FB3017" w:rsidRDefault="00F97EAE" w:rsidP="000E19C8">
      <w:pPr>
        <w:rPr>
          <w:rFonts w:ascii="Arial" w:hAnsi="Arial" w:cs="Arial"/>
          <w:b/>
          <w:lang w:val="en-GB"/>
        </w:rPr>
      </w:pPr>
    </w:p>
    <w:p w14:paraId="160524FD" w14:textId="6EB59F37" w:rsidR="00330B36" w:rsidRDefault="00330B36" w:rsidP="00330B36">
      <w:pPr>
        <w:rPr>
          <w:rFonts w:ascii="Arial" w:hAnsi="Arial" w:cs="Arial"/>
          <w:b/>
          <w:lang w:val="en-GB"/>
        </w:rPr>
      </w:pPr>
      <w:r>
        <w:rPr>
          <w:rFonts w:ascii="Arial" w:hAnsi="Arial" w:cs="Arial"/>
          <w:b/>
          <w:lang w:val="en-GB"/>
        </w:rPr>
        <w:t xml:space="preserve">5.3 </w:t>
      </w:r>
      <w:r w:rsidRPr="0098483D">
        <w:rPr>
          <w:rFonts w:ascii="Arial" w:hAnsi="Arial" w:cs="Arial"/>
          <w:b/>
          <w:lang w:val="en-GB"/>
        </w:rPr>
        <w:t>Refer to the SOPs/Generic Help File for POP requirements.</w:t>
      </w:r>
    </w:p>
    <w:p w14:paraId="5E68C8FD" w14:textId="77777777" w:rsidR="00F97EAE" w:rsidRPr="00FB3017" w:rsidRDefault="00F97EAE" w:rsidP="000E19C8">
      <w:pPr>
        <w:rPr>
          <w:rFonts w:ascii="Arial" w:hAnsi="Arial" w:cs="Arial"/>
          <w:b/>
          <w:lang w:val="en-GB"/>
        </w:rPr>
      </w:pPr>
    </w:p>
    <w:p w14:paraId="74F36BE5" w14:textId="77777777" w:rsidR="00F97EAE" w:rsidRPr="00FB3017" w:rsidRDefault="00F97EAE" w:rsidP="000E19C8">
      <w:pPr>
        <w:rPr>
          <w:rFonts w:ascii="Arial" w:hAnsi="Arial" w:cs="Arial"/>
          <w:b/>
          <w:lang w:val="en-GB"/>
        </w:rPr>
      </w:pPr>
    </w:p>
    <w:p w14:paraId="397F362A" w14:textId="77777777" w:rsidR="00F97EAE" w:rsidRPr="00FB3017" w:rsidRDefault="00F97EAE" w:rsidP="000E19C8">
      <w:pPr>
        <w:rPr>
          <w:rFonts w:ascii="Arial" w:hAnsi="Arial" w:cs="Arial"/>
          <w:b/>
          <w:lang w:val="en-GB"/>
        </w:rPr>
      </w:pPr>
    </w:p>
    <w:p w14:paraId="604DBA67" w14:textId="77777777" w:rsidR="00F97EAE" w:rsidRPr="00FB3017" w:rsidRDefault="00F97EAE" w:rsidP="000E19C8">
      <w:pPr>
        <w:rPr>
          <w:rFonts w:ascii="Arial" w:hAnsi="Arial" w:cs="Arial"/>
          <w:b/>
          <w:lang w:val="en-GB"/>
        </w:rPr>
      </w:pPr>
    </w:p>
    <w:p w14:paraId="20F4F6C2" w14:textId="77777777" w:rsidR="00F97EAE" w:rsidRPr="00FB3017" w:rsidRDefault="00F97EAE" w:rsidP="000E19C8">
      <w:pPr>
        <w:rPr>
          <w:rFonts w:ascii="Arial" w:hAnsi="Arial" w:cs="Arial"/>
          <w:b/>
          <w:lang w:val="en-GB"/>
        </w:rPr>
      </w:pPr>
    </w:p>
    <w:p w14:paraId="70AB352F" w14:textId="77777777" w:rsidR="00FF2358" w:rsidRPr="00FB3017" w:rsidRDefault="00FF2358" w:rsidP="000E19C8">
      <w:pPr>
        <w:rPr>
          <w:rFonts w:ascii="Arial" w:hAnsi="Arial" w:cs="Arial"/>
          <w:b/>
          <w:lang w:val="en-GB"/>
        </w:rPr>
      </w:pPr>
    </w:p>
    <w:p w14:paraId="500E0E4E" w14:textId="70A6F1C3" w:rsidR="003A6161" w:rsidRPr="006F5B1C" w:rsidRDefault="00330B36" w:rsidP="008F78CC">
      <w:pPr>
        <w:overflowPunct/>
        <w:autoSpaceDE/>
        <w:autoSpaceDN/>
        <w:adjustRightInd/>
        <w:textAlignment w:val="auto"/>
        <w:rPr>
          <w:rFonts w:ascii="Arial" w:hAnsi="Arial" w:cs="Arial"/>
          <w:b/>
          <w:sz w:val="22"/>
          <w:szCs w:val="22"/>
          <w:u w:val="single"/>
          <w:lang w:val="en-US"/>
        </w:rPr>
      </w:pPr>
      <w:r w:rsidRPr="006F5B1C">
        <w:rPr>
          <w:rFonts w:ascii="Arial" w:hAnsi="Arial" w:cs="Arial"/>
          <w:b/>
          <w:sz w:val="22"/>
          <w:szCs w:val="22"/>
          <w:lang w:val="en-US"/>
        </w:rPr>
        <w:br w:type="page"/>
      </w:r>
      <w:r w:rsidR="00BF3D94" w:rsidRPr="006F5B1C">
        <w:rPr>
          <w:rFonts w:ascii="Arial" w:hAnsi="Arial" w:cs="Arial"/>
          <w:b/>
          <w:sz w:val="22"/>
          <w:szCs w:val="22"/>
          <w:lang w:val="en-US"/>
        </w:rPr>
        <w:lastRenderedPageBreak/>
        <w:t>6</w:t>
      </w:r>
      <w:r w:rsidR="007F54C8" w:rsidRPr="006F5B1C">
        <w:rPr>
          <w:rFonts w:ascii="Arial" w:hAnsi="Arial" w:cs="Arial"/>
          <w:b/>
          <w:sz w:val="22"/>
          <w:szCs w:val="22"/>
          <w:lang w:val="en-US"/>
        </w:rPr>
        <w:t>.</w:t>
      </w:r>
      <w:r w:rsidR="00FB3017" w:rsidRPr="006F5B1C">
        <w:rPr>
          <w:rFonts w:ascii="Arial" w:hAnsi="Arial" w:cs="Arial"/>
          <w:b/>
          <w:sz w:val="22"/>
          <w:szCs w:val="22"/>
          <w:lang w:val="en-US"/>
        </w:rPr>
        <w:t xml:space="preserve">       </w:t>
      </w:r>
      <w:r w:rsidR="000E19C8" w:rsidRPr="006F5B1C">
        <w:rPr>
          <w:rFonts w:ascii="Arial" w:hAnsi="Arial" w:cs="Arial"/>
          <w:b/>
          <w:sz w:val="22"/>
          <w:szCs w:val="22"/>
          <w:lang w:val="en-US"/>
        </w:rPr>
        <w:t xml:space="preserve"> </w:t>
      </w:r>
      <w:bookmarkStart w:id="195" w:name="unsaleable"/>
      <w:r w:rsidR="000D7E39" w:rsidRPr="006F5B1C">
        <w:rPr>
          <w:rFonts w:ascii="Arial" w:hAnsi="Arial" w:cs="Arial"/>
          <w:b/>
          <w:sz w:val="22"/>
          <w:szCs w:val="22"/>
          <w:u w:val="single"/>
          <w:lang w:val="en-US"/>
        </w:rPr>
        <w:t>Deduction Type: Unsalable</w:t>
      </w:r>
      <w:r w:rsidR="003A6161" w:rsidRPr="006F5B1C">
        <w:rPr>
          <w:rFonts w:ascii="Arial" w:hAnsi="Arial" w:cs="Arial"/>
          <w:b/>
          <w:sz w:val="22"/>
          <w:szCs w:val="22"/>
          <w:u w:val="single"/>
          <w:lang w:val="en-US"/>
        </w:rPr>
        <w:t>- Spoils/ Reclamations</w:t>
      </w:r>
      <w:bookmarkEnd w:id="195"/>
    </w:p>
    <w:p w14:paraId="46479E14" w14:textId="77777777" w:rsidR="001E2E79" w:rsidRPr="00FB3017" w:rsidRDefault="00FB3017" w:rsidP="00813E95">
      <w:pPr>
        <w:ind w:left="630" w:firstLine="90"/>
        <w:rPr>
          <w:rFonts w:ascii="Arial" w:hAnsi="Arial" w:cs="Arial"/>
        </w:rPr>
      </w:pPr>
      <w:r w:rsidRPr="006F5B1C">
        <w:rPr>
          <w:rFonts w:ascii="Arial" w:hAnsi="Arial" w:cs="Arial"/>
          <w:noProof/>
          <w:lang w:val="en-US"/>
        </w:rPr>
        <w:t xml:space="preserve">   </w:t>
      </w:r>
      <w:r w:rsidR="003C58E5" w:rsidRPr="00FB3017">
        <w:rPr>
          <w:rFonts w:ascii="Arial" w:hAnsi="Arial" w:cs="Arial"/>
        </w:rPr>
        <w:t xml:space="preserve">These claims are taken for product that cannot be sold at the stores due to damages and/or short coded </w:t>
      </w:r>
    </w:p>
    <w:p w14:paraId="448833A4" w14:textId="77777777" w:rsidR="003C58E5" w:rsidRPr="00FB3017" w:rsidRDefault="00FB3017" w:rsidP="00813E95">
      <w:pPr>
        <w:ind w:firstLine="630"/>
        <w:rPr>
          <w:rFonts w:ascii="Arial" w:hAnsi="Arial" w:cs="Arial"/>
        </w:rPr>
      </w:pPr>
      <w:r w:rsidRPr="00FB3017">
        <w:rPr>
          <w:rFonts w:ascii="Arial" w:hAnsi="Arial" w:cs="Arial"/>
        </w:rPr>
        <w:t xml:space="preserve">    </w:t>
      </w:r>
      <w:r w:rsidR="003C58E5" w:rsidRPr="00FB3017">
        <w:rPr>
          <w:rFonts w:ascii="Arial" w:hAnsi="Arial" w:cs="Arial"/>
        </w:rPr>
        <w:t>product.</w:t>
      </w:r>
    </w:p>
    <w:p w14:paraId="3831F445" w14:textId="77777777" w:rsidR="00F82609" w:rsidRPr="00FB3017" w:rsidRDefault="00F82609" w:rsidP="00813E95">
      <w:pPr>
        <w:ind w:firstLine="630"/>
        <w:rPr>
          <w:rFonts w:ascii="Arial" w:hAnsi="Arial" w:cs="Arial"/>
        </w:rPr>
      </w:pPr>
    </w:p>
    <w:p w14:paraId="6F74BECD" w14:textId="77777777" w:rsidR="000E19C8" w:rsidRPr="00FB3017" w:rsidRDefault="00F82609" w:rsidP="00330B36">
      <w:pPr>
        <w:ind w:left="1080" w:hanging="450"/>
        <w:rPr>
          <w:rFonts w:ascii="Arial" w:hAnsi="Arial" w:cs="Arial"/>
          <w:noProof/>
          <w:lang w:val="en-US"/>
        </w:rPr>
      </w:pPr>
      <w:r w:rsidRPr="00FB3017">
        <w:rPr>
          <w:rFonts w:ascii="Arial" w:hAnsi="Arial" w:cs="Arial"/>
        </w:rPr>
        <w:tab/>
      </w:r>
      <w:r w:rsidRPr="00FB3017">
        <w:rPr>
          <w:rFonts w:ascii="Arial" w:hAnsi="Arial" w:cs="Arial"/>
        </w:rPr>
        <w:object w:dxaOrig="19514" w:dyaOrig="8444" w14:anchorId="63F64E08">
          <v:shape id="_x0000_i1036" type="#_x0000_t75" style="width:468pt;height:230.25pt" o:ole="">
            <v:imagedata r:id="rId80" o:title=""/>
          </v:shape>
          <o:OLEObject Type="Embed" ProgID="Visio.Drawing.11" ShapeID="_x0000_i1036" DrawAspect="Content" ObjectID="_1845519983" r:id="rId81"/>
        </w:object>
      </w:r>
      <w:r w:rsidRPr="00FB3017">
        <w:rPr>
          <w:rFonts w:ascii="Arial" w:hAnsi="Arial" w:cs="Arial"/>
        </w:rPr>
        <w:tab/>
      </w:r>
      <w:r w:rsidR="00FB3017" w:rsidRPr="00FB3017">
        <w:rPr>
          <w:rFonts w:ascii="Arial" w:hAnsi="Arial" w:cs="Arial"/>
          <w:lang w:val="en-GB"/>
        </w:rPr>
        <w:t xml:space="preserve">     </w:t>
      </w:r>
    </w:p>
    <w:p w14:paraId="6CC8A01A" w14:textId="77777777" w:rsidR="00DA2B00" w:rsidRPr="00FB3017" w:rsidRDefault="00FB3017" w:rsidP="00337444">
      <w:pPr>
        <w:ind w:left="720"/>
        <w:rPr>
          <w:rFonts w:ascii="Arial" w:hAnsi="Arial" w:cs="Arial"/>
          <w:noProof/>
          <w:lang w:val="en-US"/>
        </w:rPr>
      </w:pPr>
      <w:r w:rsidRPr="00FB3017">
        <w:rPr>
          <w:rFonts w:ascii="Arial" w:hAnsi="Arial" w:cs="Arial"/>
          <w:noProof/>
          <w:lang w:val="en-US"/>
        </w:rPr>
        <w:t xml:space="preserve">    </w:t>
      </w:r>
      <w:r w:rsidR="007F54C8" w:rsidRPr="00FB3017">
        <w:rPr>
          <w:rFonts w:ascii="Arial" w:hAnsi="Arial" w:cs="Arial"/>
          <w:noProof/>
          <w:lang w:val="en-US"/>
        </w:rPr>
        <w:t xml:space="preserve">* </w:t>
      </w:r>
      <w:r w:rsidR="000E19C8" w:rsidRPr="00FB3017">
        <w:rPr>
          <w:rFonts w:ascii="Arial" w:hAnsi="Arial" w:cs="Arial"/>
          <w:noProof/>
          <w:lang w:val="en-US"/>
        </w:rPr>
        <w:t>Use Web access key for customer client combination on CLS (Client Logistics Solutions).</w:t>
      </w:r>
      <w:r w:rsidRPr="00FB3017">
        <w:rPr>
          <w:rFonts w:ascii="Arial" w:hAnsi="Arial" w:cs="Arial"/>
          <w:noProof/>
          <w:lang w:val="en-US"/>
        </w:rPr>
        <w:t xml:space="preserve"> </w:t>
      </w:r>
      <w:r w:rsidR="007F54C8" w:rsidRPr="00FB3017">
        <w:rPr>
          <w:rFonts w:ascii="Arial" w:hAnsi="Arial" w:cs="Arial"/>
          <w:noProof/>
          <w:lang w:val="en-US"/>
        </w:rPr>
        <w:t>Acosta</w:t>
      </w:r>
      <w:r w:rsidRPr="00FB3017">
        <w:rPr>
          <w:rFonts w:ascii="Arial" w:hAnsi="Arial" w:cs="Arial"/>
          <w:noProof/>
          <w:lang w:val="en-US"/>
        </w:rPr>
        <w:t xml:space="preserve">  </w:t>
      </w:r>
      <w:r w:rsidR="00DA2B00" w:rsidRPr="00FB3017">
        <w:rPr>
          <w:rFonts w:ascii="Arial" w:hAnsi="Arial" w:cs="Arial"/>
          <w:noProof/>
          <w:lang w:val="en-US"/>
        </w:rPr>
        <w:t xml:space="preserve"> </w:t>
      </w:r>
    </w:p>
    <w:p w14:paraId="67B2F95B" w14:textId="77777777" w:rsidR="000E19C8" w:rsidRPr="00FB3017" w:rsidRDefault="00FB3017" w:rsidP="00337444">
      <w:pPr>
        <w:ind w:left="720"/>
        <w:rPr>
          <w:rFonts w:ascii="Arial" w:hAnsi="Arial" w:cs="Arial"/>
          <w:noProof/>
          <w:lang w:val="en-US"/>
        </w:rPr>
      </w:pPr>
      <w:r w:rsidRPr="00FB3017">
        <w:rPr>
          <w:rFonts w:ascii="Arial" w:hAnsi="Arial" w:cs="Arial"/>
          <w:noProof/>
          <w:lang w:val="en-US"/>
        </w:rPr>
        <w:t xml:space="preserve">     </w:t>
      </w:r>
      <w:r w:rsidR="00250A93" w:rsidRPr="00FB3017">
        <w:rPr>
          <w:rFonts w:ascii="Arial" w:hAnsi="Arial" w:cs="Arial"/>
          <w:noProof/>
          <w:lang w:val="en-US"/>
        </w:rPr>
        <w:t xml:space="preserve">associate </w:t>
      </w:r>
      <w:r w:rsidR="007F54C8" w:rsidRPr="00FB3017">
        <w:rPr>
          <w:rFonts w:ascii="Arial" w:hAnsi="Arial" w:cs="Arial"/>
          <w:noProof/>
          <w:lang w:val="en-US"/>
        </w:rPr>
        <w:t>will need to</w:t>
      </w:r>
      <w:r w:rsidR="00152E44" w:rsidRPr="00FB3017">
        <w:rPr>
          <w:rFonts w:ascii="Arial" w:hAnsi="Arial" w:cs="Arial"/>
          <w:noProof/>
          <w:lang w:val="en-US"/>
        </w:rPr>
        <w:t xml:space="preserve"> </w:t>
      </w:r>
      <w:r w:rsidR="00D97A00" w:rsidRPr="00FB3017">
        <w:rPr>
          <w:rFonts w:ascii="Arial" w:hAnsi="Arial" w:cs="Arial"/>
          <w:noProof/>
          <w:lang w:val="en-US"/>
        </w:rPr>
        <w:t xml:space="preserve">pull </w:t>
      </w:r>
      <w:r w:rsidR="007F54C8" w:rsidRPr="00FB3017">
        <w:rPr>
          <w:rFonts w:ascii="Arial" w:hAnsi="Arial" w:cs="Arial"/>
          <w:noProof/>
          <w:lang w:val="en-US"/>
        </w:rPr>
        <w:t>the</w:t>
      </w:r>
      <w:r w:rsidR="00D97A00" w:rsidRPr="00FB3017">
        <w:rPr>
          <w:rFonts w:ascii="Arial" w:hAnsi="Arial" w:cs="Arial"/>
          <w:noProof/>
          <w:lang w:val="en-US"/>
        </w:rPr>
        <w:t xml:space="preserve"> invoice </w:t>
      </w:r>
      <w:r w:rsidR="00152E44" w:rsidRPr="00FB3017">
        <w:rPr>
          <w:rFonts w:ascii="Arial" w:hAnsi="Arial" w:cs="Arial"/>
          <w:noProof/>
          <w:lang w:val="en-US"/>
        </w:rPr>
        <w:t>from CLS web site</w:t>
      </w:r>
      <w:r w:rsidR="00337444" w:rsidRPr="00FB3017">
        <w:rPr>
          <w:rFonts w:ascii="Arial" w:hAnsi="Arial" w:cs="Arial"/>
          <w:noProof/>
          <w:lang w:val="en-US"/>
        </w:rPr>
        <w:t>.</w:t>
      </w:r>
      <w:r w:rsidRPr="00FB3017">
        <w:rPr>
          <w:rFonts w:ascii="Arial" w:hAnsi="Arial" w:cs="Arial"/>
          <w:noProof/>
          <w:lang w:val="en-US"/>
        </w:rPr>
        <w:t xml:space="preserve">       </w:t>
      </w:r>
    </w:p>
    <w:p w14:paraId="58151842" w14:textId="77777777" w:rsidR="000E19C8" w:rsidRPr="00FB3017" w:rsidRDefault="000E19C8" w:rsidP="000E19C8">
      <w:pPr>
        <w:rPr>
          <w:rFonts w:ascii="Arial" w:hAnsi="Arial" w:cs="Arial"/>
          <w:noProof/>
          <w:sz w:val="22"/>
          <w:szCs w:val="22"/>
          <w:lang w:val="en-US"/>
        </w:rPr>
      </w:pPr>
    </w:p>
    <w:p w14:paraId="3C509403" w14:textId="77777777" w:rsidR="000E19C8" w:rsidRPr="00FB3017" w:rsidRDefault="000E19C8" w:rsidP="000E19C8">
      <w:pPr>
        <w:rPr>
          <w:rFonts w:ascii="Arial" w:hAnsi="Arial" w:cs="Arial"/>
          <w:noProof/>
          <w:sz w:val="22"/>
          <w:szCs w:val="22"/>
          <w:lang w:val="en-US"/>
        </w:rPr>
      </w:pPr>
    </w:p>
    <w:p w14:paraId="7A4B107A" w14:textId="77777777" w:rsidR="00F82609" w:rsidRPr="00FB3017" w:rsidRDefault="00F82609" w:rsidP="007F54C8">
      <w:pPr>
        <w:rPr>
          <w:rFonts w:ascii="Arial" w:hAnsi="Arial" w:cs="Arial"/>
          <w:b/>
          <w:noProof/>
          <w:lang w:val="en-US"/>
        </w:rPr>
      </w:pPr>
    </w:p>
    <w:p w14:paraId="2CC40CE9" w14:textId="77777777" w:rsidR="00F82609" w:rsidRPr="00FB3017" w:rsidRDefault="00F82609" w:rsidP="007F54C8">
      <w:pPr>
        <w:rPr>
          <w:rFonts w:ascii="Arial" w:hAnsi="Arial" w:cs="Arial"/>
          <w:b/>
          <w:noProof/>
          <w:lang w:val="en-US"/>
        </w:rPr>
      </w:pPr>
    </w:p>
    <w:p w14:paraId="78301265" w14:textId="77777777" w:rsidR="00F82609" w:rsidRPr="00FB3017" w:rsidRDefault="00F82609" w:rsidP="007F54C8">
      <w:pPr>
        <w:rPr>
          <w:rFonts w:ascii="Arial" w:hAnsi="Arial" w:cs="Arial"/>
          <w:b/>
          <w:noProof/>
          <w:lang w:val="en-US"/>
        </w:rPr>
      </w:pPr>
    </w:p>
    <w:p w14:paraId="673E9F08" w14:textId="77777777" w:rsidR="00F82609" w:rsidRPr="00FB3017" w:rsidRDefault="00F82609" w:rsidP="007F54C8">
      <w:pPr>
        <w:rPr>
          <w:rFonts w:ascii="Arial" w:hAnsi="Arial" w:cs="Arial"/>
          <w:b/>
          <w:noProof/>
          <w:lang w:val="en-US"/>
        </w:rPr>
      </w:pPr>
    </w:p>
    <w:p w14:paraId="6867D6F0" w14:textId="77777777" w:rsidR="00F82609" w:rsidRPr="00FB3017" w:rsidRDefault="00F82609" w:rsidP="007F54C8">
      <w:pPr>
        <w:rPr>
          <w:rFonts w:ascii="Arial" w:hAnsi="Arial" w:cs="Arial"/>
          <w:b/>
          <w:noProof/>
          <w:lang w:val="en-US"/>
        </w:rPr>
      </w:pPr>
    </w:p>
    <w:p w14:paraId="72AD97A4" w14:textId="77777777" w:rsidR="00F82609" w:rsidRPr="00FB3017" w:rsidRDefault="00F82609" w:rsidP="007F54C8">
      <w:pPr>
        <w:rPr>
          <w:rFonts w:ascii="Arial" w:hAnsi="Arial" w:cs="Arial"/>
          <w:b/>
          <w:noProof/>
          <w:lang w:val="en-US"/>
        </w:rPr>
      </w:pPr>
    </w:p>
    <w:p w14:paraId="089F6259" w14:textId="77777777" w:rsidR="00F82609" w:rsidRPr="00FB3017" w:rsidRDefault="00F82609" w:rsidP="007F54C8">
      <w:pPr>
        <w:rPr>
          <w:rFonts w:ascii="Arial" w:hAnsi="Arial" w:cs="Arial"/>
          <w:b/>
          <w:noProof/>
          <w:lang w:val="en-US"/>
        </w:rPr>
      </w:pPr>
    </w:p>
    <w:p w14:paraId="658C95DF" w14:textId="77777777" w:rsidR="00F82609" w:rsidRPr="00FB3017" w:rsidRDefault="00F82609" w:rsidP="007F54C8">
      <w:pPr>
        <w:rPr>
          <w:rFonts w:ascii="Arial" w:hAnsi="Arial" w:cs="Arial"/>
          <w:b/>
          <w:noProof/>
          <w:lang w:val="en-US"/>
        </w:rPr>
      </w:pPr>
    </w:p>
    <w:p w14:paraId="5D5E65ED" w14:textId="77777777" w:rsidR="00F82609" w:rsidRPr="00FB3017" w:rsidRDefault="00F82609" w:rsidP="007F54C8">
      <w:pPr>
        <w:rPr>
          <w:rFonts w:ascii="Arial" w:hAnsi="Arial" w:cs="Arial"/>
          <w:b/>
          <w:noProof/>
          <w:lang w:val="en-US"/>
        </w:rPr>
      </w:pPr>
    </w:p>
    <w:p w14:paraId="09790DBE" w14:textId="77777777" w:rsidR="00F82609" w:rsidRPr="00FB3017" w:rsidRDefault="00F82609" w:rsidP="007F54C8">
      <w:pPr>
        <w:rPr>
          <w:rFonts w:ascii="Arial" w:hAnsi="Arial" w:cs="Arial"/>
          <w:b/>
          <w:noProof/>
          <w:lang w:val="en-US"/>
        </w:rPr>
      </w:pPr>
    </w:p>
    <w:p w14:paraId="0410E0EF" w14:textId="77777777" w:rsidR="00F82609" w:rsidRPr="00FB3017" w:rsidRDefault="00F82609" w:rsidP="007F54C8">
      <w:pPr>
        <w:rPr>
          <w:rFonts w:ascii="Arial" w:hAnsi="Arial" w:cs="Arial"/>
          <w:b/>
          <w:noProof/>
          <w:lang w:val="en-US"/>
        </w:rPr>
      </w:pPr>
    </w:p>
    <w:p w14:paraId="1691D910" w14:textId="77777777" w:rsidR="00F82609" w:rsidRPr="00FB3017" w:rsidRDefault="00F82609" w:rsidP="007F54C8">
      <w:pPr>
        <w:rPr>
          <w:rFonts w:ascii="Arial" w:hAnsi="Arial" w:cs="Arial"/>
          <w:b/>
          <w:noProof/>
          <w:lang w:val="en-US"/>
        </w:rPr>
      </w:pPr>
    </w:p>
    <w:p w14:paraId="7441030A" w14:textId="77777777" w:rsidR="00F82609" w:rsidRPr="00FB3017" w:rsidRDefault="00F82609" w:rsidP="007F54C8">
      <w:pPr>
        <w:rPr>
          <w:rFonts w:ascii="Arial" w:hAnsi="Arial" w:cs="Arial"/>
          <w:b/>
          <w:noProof/>
          <w:lang w:val="en-US"/>
        </w:rPr>
      </w:pPr>
    </w:p>
    <w:p w14:paraId="7D1E9ABA" w14:textId="77777777" w:rsidR="00F82609" w:rsidRPr="00FB3017" w:rsidRDefault="00F82609" w:rsidP="007F54C8">
      <w:pPr>
        <w:rPr>
          <w:rFonts w:ascii="Arial" w:hAnsi="Arial" w:cs="Arial"/>
          <w:b/>
          <w:noProof/>
          <w:lang w:val="en-US"/>
        </w:rPr>
      </w:pPr>
    </w:p>
    <w:p w14:paraId="1A22DAC4" w14:textId="77777777" w:rsidR="00F82609" w:rsidRPr="00FB3017" w:rsidRDefault="00F82609" w:rsidP="007F54C8">
      <w:pPr>
        <w:rPr>
          <w:rFonts w:ascii="Arial" w:hAnsi="Arial" w:cs="Arial"/>
          <w:b/>
          <w:noProof/>
          <w:lang w:val="en-US"/>
        </w:rPr>
      </w:pPr>
    </w:p>
    <w:p w14:paraId="462F5B28" w14:textId="77777777" w:rsidR="00F82609" w:rsidRPr="00FB3017" w:rsidRDefault="00F82609" w:rsidP="007F54C8">
      <w:pPr>
        <w:rPr>
          <w:rFonts w:ascii="Arial" w:hAnsi="Arial" w:cs="Arial"/>
          <w:b/>
          <w:noProof/>
          <w:lang w:val="en-US"/>
        </w:rPr>
      </w:pPr>
    </w:p>
    <w:p w14:paraId="21C8F216" w14:textId="77777777" w:rsidR="00F82609" w:rsidRPr="00FB3017" w:rsidRDefault="00F82609" w:rsidP="007F54C8">
      <w:pPr>
        <w:rPr>
          <w:rFonts w:ascii="Arial" w:hAnsi="Arial" w:cs="Arial"/>
          <w:b/>
          <w:noProof/>
          <w:lang w:val="en-US"/>
        </w:rPr>
      </w:pPr>
    </w:p>
    <w:p w14:paraId="34FC06B1" w14:textId="77777777" w:rsidR="00F82609" w:rsidRPr="00FB3017" w:rsidRDefault="00F82609" w:rsidP="007F54C8">
      <w:pPr>
        <w:rPr>
          <w:rFonts w:ascii="Arial" w:hAnsi="Arial" w:cs="Arial"/>
          <w:b/>
          <w:noProof/>
          <w:lang w:val="en-US"/>
        </w:rPr>
      </w:pPr>
    </w:p>
    <w:p w14:paraId="43997FD4" w14:textId="77777777" w:rsidR="00F82609" w:rsidRPr="00FB3017" w:rsidRDefault="00F82609" w:rsidP="007F54C8">
      <w:pPr>
        <w:rPr>
          <w:rFonts w:ascii="Arial" w:hAnsi="Arial" w:cs="Arial"/>
          <w:b/>
          <w:noProof/>
          <w:lang w:val="en-US"/>
        </w:rPr>
      </w:pPr>
    </w:p>
    <w:p w14:paraId="72C9C573" w14:textId="77777777" w:rsidR="00F82609" w:rsidRPr="00FB3017" w:rsidRDefault="00F82609" w:rsidP="007F54C8">
      <w:pPr>
        <w:rPr>
          <w:rFonts w:ascii="Arial" w:hAnsi="Arial" w:cs="Arial"/>
          <w:b/>
          <w:noProof/>
          <w:lang w:val="en-US"/>
        </w:rPr>
      </w:pPr>
    </w:p>
    <w:p w14:paraId="41A8BA06" w14:textId="77777777" w:rsidR="00F82609" w:rsidRPr="00FB3017" w:rsidRDefault="00F82609" w:rsidP="007F54C8">
      <w:pPr>
        <w:rPr>
          <w:rFonts w:ascii="Arial" w:hAnsi="Arial" w:cs="Arial"/>
          <w:b/>
          <w:noProof/>
          <w:lang w:val="en-US"/>
        </w:rPr>
      </w:pPr>
    </w:p>
    <w:p w14:paraId="00F54BBB" w14:textId="77777777" w:rsidR="00F82609" w:rsidRPr="00FB3017" w:rsidRDefault="00F82609" w:rsidP="007F54C8">
      <w:pPr>
        <w:rPr>
          <w:rFonts w:ascii="Arial" w:hAnsi="Arial" w:cs="Arial"/>
          <w:b/>
          <w:noProof/>
          <w:lang w:val="en-US"/>
        </w:rPr>
      </w:pPr>
    </w:p>
    <w:p w14:paraId="5D66E65A" w14:textId="33000459" w:rsidR="00666DB5" w:rsidRPr="00FB3017" w:rsidRDefault="000E19C8" w:rsidP="000E4813">
      <w:pPr>
        <w:ind w:left="720" w:hanging="720"/>
        <w:rPr>
          <w:rFonts w:ascii="Arial" w:hAnsi="Arial" w:cs="Arial"/>
          <w:noProof/>
          <w:lang w:val="en-US"/>
        </w:rPr>
      </w:pPr>
      <w:r w:rsidRPr="00FB3017">
        <w:rPr>
          <w:rFonts w:ascii="Arial" w:hAnsi="Arial" w:cs="Arial"/>
          <w:b/>
          <w:noProof/>
          <w:lang w:val="en-US"/>
        </w:rPr>
        <w:lastRenderedPageBreak/>
        <w:t>6.1</w:t>
      </w:r>
      <w:r w:rsidR="000E4813" w:rsidRPr="00FB3017">
        <w:rPr>
          <w:rFonts w:ascii="Arial" w:hAnsi="Arial" w:cs="Arial"/>
          <w:b/>
          <w:noProof/>
          <w:lang w:val="en-US"/>
        </w:rPr>
        <w:tab/>
      </w:r>
      <w:r w:rsidR="00E06F67" w:rsidRPr="00FB3017">
        <w:rPr>
          <w:rFonts w:ascii="Arial" w:hAnsi="Arial" w:cs="Arial"/>
          <w:b/>
          <w:noProof/>
          <w:lang w:val="en-US"/>
        </w:rPr>
        <w:t>Customer Invoice</w:t>
      </w:r>
      <w:r w:rsidR="003C58E5" w:rsidRPr="00FB3017">
        <w:rPr>
          <w:rFonts w:ascii="Arial" w:hAnsi="Arial" w:cs="Arial"/>
          <w:b/>
          <w:noProof/>
          <w:lang w:val="en-US"/>
        </w:rPr>
        <w:t xml:space="preserve"> for Unsalable</w:t>
      </w:r>
      <w:r w:rsidR="000E4813" w:rsidRPr="00FB3017">
        <w:rPr>
          <w:rFonts w:ascii="Arial" w:hAnsi="Arial" w:cs="Arial"/>
          <w:b/>
          <w:noProof/>
          <w:lang w:val="en-US"/>
        </w:rPr>
        <w:t>, Exam</w:t>
      </w:r>
      <w:r w:rsidR="00CD4A07">
        <w:rPr>
          <w:rFonts w:ascii="Arial" w:hAnsi="Arial" w:cs="Arial"/>
          <w:b/>
          <w:noProof/>
          <w:lang w:val="en-US"/>
        </w:rPr>
        <w:t>p</w:t>
      </w:r>
      <w:r w:rsidR="000E4813" w:rsidRPr="00FB3017">
        <w:rPr>
          <w:rFonts w:ascii="Arial" w:hAnsi="Arial" w:cs="Arial"/>
          <w:b/>
          <w:noProof/>
          <w:lang w:val="en-US"/>
        </w:rPr>
        <w:t>le 1</w:t>
      </w:r>
      <w:r w:rsidR="00E06F67" w:rsidRPr="00FB3017">
        <w:rPr>
          <w:rFonts w:ascii="Arial" w:hAnsi="Arial" w:cs="Arial"/>
          <w:noProof/>
          <w:lang w:val="en-US"/>
        </w:rPr>
        <w:t xml:space="preserve">: </w:t>
      </w:r>
      <w:r w:rsidR="00D1739A" w:rsidRPr="00FB3017">
        <w:rPr>
          <w:rFonts w:ascii="Arial" w:hAnsi="Arial" w:cs="Arial"/>
          <w:noProof/>
          <w:lang w:val="en-US"/>
        </w:rPr>
        <w:t>Listed below is an example of cutomer invoice for unsal</w:t>
      </w:r>
      <w:r w:rsidR="00E12523">
        <w:rPr>
          <w:rFonts w:ascii="Arial" w:hAnsi="Arial" w:cs="Arial"/>
          <w:noProof/>
          <w:lang w:val="en-US"/>
        </w:rPr>
        <w:t>e</w:t>
      </w:r>
      <w:r w:rsidR="00D1739A" w:rsidRPr="00FB3017">
        <w:rPr>
          <w:rFonts w:ascii="Arial" w:hAnsi="Arial" w:cs="Arial"/>
          <w:noProof/>
          <w:lang w:val="en-US"/>
        </w:rPr>
        <w:t>able deduction.</w:t>
      </w:r>
    </w:p>
    <w:p w14:paraId="4F9FE4FC" w14:textId="288FA773" w:rsidR="007F54C8" w:rsidRPr="00FB3017" w:rsidRDefault="007F54C8" w:rsidP="007F54C8">
      <w:pPr>
        <w:rPr>
          <w:rFonts w:ascii="Arial" w:hAnsi="Arial" w:cs="Arial"/>
          <w:noProof/>
          <w:sz w:val="22"/>
          <w:szCs w:val="22"/>
          <w:lang w:val="en-US"/>
        </w:rPr>
      </w:pPr>
    </w:p>
    <w:p w14:paraId="49D73F6B" w14:textId="1CE9D18A" w:rsidR="00282B5D" w:rsidRPr="001278A5" w:rsidRDefault="001278A5" w:rsidP="001278A5">
      <w:pPr>
        <w:ind w:left="720" w:firstLine="630"/>
        <w:rPr>
          <w:rFonts w:ascii="Arial" w:hAnsi="Arial" w:cs="Arial"/>
          <w:noProof/>
          <w:sz w:val="22"/>
          <w:szCs w:val="22"/>
          <w:lang w:val="en-US"/>
        </w:rPr>
      </w:pPr>
      <w:ins w:id="196" w:author="Whitney Eiss" w:date="2017-10-16T11:36:00Z">
        <w:r w:rsidRPr="00FB3017">
          <w:rPr>
            <w:rFonts w:ascii="Arial" w:hAnsi="Arial" w:cs="Arial"/>
            <w:b/>
            <w:noProof/>
            <w:lang w:val="en-US"/>
          </w:rPr>
          <mc:AlternateContent>
            <mc:Choice Requires="wps">
              <w:drawing>
                <wp:anchor distT="0" distB="0" distL="114300" distR="114300" simplePos="0" relativeHeight="252154368" behindDoc="0" locked="0" layoutInCell="1" allowOverlap="1" wp14:anchorId="16543582" wp14:editId="46632A9E">
                  <wp:simplePos x="0" y="0"/>
                  <wp:positionH relativeFrom="column">
                    <wp:posOffset>4602449</wp:posOffset>
                  </wp:positionH>
                  <wp:positionV relativeFrom="paragraph">
                    <wp:posOffset>2337701</wp:posOffset>
                  </wp:positionV>
                  <wp:extent cx="600917" cy="1510472"/>
                  <wp:effectExtent l="0" t="0" r="27940" b="13970"/>
                  <wp:wrapNone/>
                  <wp:docPr id="136" name="Rectangle 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917" cy="1510472"/>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6E972F" id="Rectangle 520" o:spid="_x0000_s1026" style="position:absolute;margin-left:362.4pt;margin-top:184.05pt;width:47.3pt;height:118.95pt;z-index:25215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" filled="f" strokecolor="red" strokeweight="1.25pt">
                  <v:shadow color="#868686"/>
                </v:rect>
              </w:pict>
            </mc:Fallback>
          </mc:AlternateContent>
        </w:r>
      </w:ins>
      <w:r w:rsidRPr="00FB3017">
        <w:rPr>
          <w:rFonts w:ascii="Arial" w:hAnsi="Arial" w:cs="Arial"/>
          <w:noProof/>
          <w:sz w:val="22"/>
          <w:szCs w:val="22"/>
          <w:lang w:val="en-US"/>
        </w:rPr>
        <mc:AlternateContent>
          <mc:Choice Requires="wps">
            <w:drawing>
              <wp:anchor distT="0" distB="0" distL="114300" distR="114300" simplePos="0" relativeHeight="251238912" behindDoc="0" locked="0" layoutInCell="1" allowOverlap="1" wp14:anchorId="0FA60C9C" wp14:editId="79138B1C">
                <wp:simplePos x="0" y="0"/>
                <wp:positionH relativeFrom="column">
                  <wp:posOffset>932534</wp:posOffset>
                </wp:positionH>
                <wp:positionV relativeFrom="paragraph">
                  <wp:posOffset>4527521</wp:posOffset>
                </wp:positionV>
                <wp:extent cx="2441575" cy="846190"/>
                <wp:effectExtent l="0" t="0" r="15875" b="11430"/>
                <wp:wrapNone/>
                <wp:docPr id="1300" name="Text 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1575" cy="846190"/>
                        </a:xfrm>
                        <a:prstGeom prst="rect">
                          <a:avLst/>
                        </a:prstGeom>
                        <a:solidFill>
                          <a:srgbClr val="FFFFFF"/>
                        </a:solidFill>
                        <a:ln w="19050">
                          <a:solidFill>
                            <a:srgbClr val="000000"/>
                          </a:solidFill>
                          <a:miter lim="800000"/>
                          <a:headEnd/>
                          <a:tailEnd/>
                        </a:ln>
                      </wps:spPr>
                      <wps:txbx>
                        <w:txbxContent>
                          <w:p w14:paraId="3CF885C7" w14:textId="0C1AE867" w:rsidR="00257BB1" w:rsidRPr="00802722" w:rsidRDefault="00257BB1" w:rsidP="00AE3916">
                            <w:pPr>
                              <w:rPr>
                                <w:szCs w:val="16"/>
                              </w:rPr>
                            </w:pPr>
                            <w:r>
                              <w:rPr>
                                <w:rFonts w:ascii="Arial" w:hAnsi="Arial" w:cs="Arial"/>
                                <w:sz w:val="16"/>
                                <w:u w:val="single"/>
                              </w:rPr>
                              <w:t>UPC Code/Item Identifier</w:t>
                            </w:r>
                            <w:r>
                              <w:rPr>
                                <w:rFonts w:ascii="Arial" w:hAnsi="Arial" w:cs="Arial"/>
                                <w:sz w:val="16"/>
                              </w:rPr>
                              <w:t xml:space="preserve"> – The Universal Product Code (UPC) is</w:t>
                            </w:r>
                            <w:r w:rsidRPr="000E1125">
                              <w:rPr>
                                <w:rFonts w:ascii="Arial" w:hAnsi="Arial" w:cs="Arial"/>
                                <w:sz w:val="16"/>
                              </w:rPr>
                              <w:t xml:space="preserve"> </w:t>
                            </w:r>
                            <w:r>
                              <w:rPr>
                                <w:rFonts w:ascii="Arial" w:hAnsi="Arial" w:cs="Arial"/>
                                <w:sz w:val="16"/>
                              </w:rPr>
                              <w:t xml:space="preserve">the last </w:t>
                            </w:r>
                            <w:r w:rsidRPr="000E1125">
                              <w:rPr>
                                <w:rFonts w:ascii="Arial" w:hAnsi="Arial" w:cs="Arial"/>
                                <w:sz w:val="16"/>
                              </w:rPr>
                              <w:t xml:space="preserve">5 digits </w:t>
                            </w:r>
                            <w:r>
                              <w:rPr>
                                <w:rFonts w:ascii="Arial" w:hAnsi="Arial" w:cs="Arial"/>
                                <w:sz w:val="16"/>
                              </w:rPr>
                              <w:t>of the full product code.  This is the product in which the c</w:t>
                            </w:r>
                            <w:r w:rsidRPr="000E1125">
                              <w:rPr>
                                <w:rFonts w:ascii="Arial" w:hAnsi="Arial" w:cs="Arial"/>
                                <w:sz w:val="16"/>
                              </w:rPr>
                              <w:t xml:space="preserve">ustomer is stating that </w:t>
                            </w:r>
                            <w:r>
                              <w:rPr>
                                <w:rFonts w:ascii="Arial" w:hAnsi="Arial" w:cs="Arial"/>
                                <w:sz w:val="16"/>
                              </w:rPr>
                              <w:t>these are unsalable.</w:t>
                            </w:r>
                          </w:p>
                          <w:p w14:paraId="2530EE60" w14:textId="47973201" w:rsidR="00257BB1" w:rsidRPr="00096239" w:rsidRDefault="00257BB1" w:rsidP="00AE3916">
                            <w:pPr>
                              <w:rPr>
                                <w:rFonts w:ascii="Arial" w:hAnsi="Arial" w:cs="Arial"/>
                                <w:sz w:val="16"/>
                                <w:szCs w:val="16"/>
                              </w:rPr>
                            </w:pPr>
                            <w:r w:rsidRPr="006431E3">
                              <w:rPr>
                                <w:rFonts w:ascii="Arial" w:hAnsi="Arial" w:cs="Arial"/>
                                <w:sz w:val="16"/>
                                <w:szCs w:val="16"/>
                              </w:rPr>
                              <w:t>Example: In this case the UPC is highlighted in red</w:t>
                            </w:r>
                            <w:r>
                              <w:rPr>
                                <w:rFonts w:ascii="Arial" w:hAnsi="Arial" w:cs="Arial"/>
                                <w:sz w:val="16"/>
                                <w:szCs w:val="16"/>
                              </w:rPr>
                              <w:t xml:space="preserve"> 011141</w:t>
                            </w:r>
                            <w:r w:rsidRPr="001278A5">
                              <w:rPr>
                                <w:rFonts w:ascii="Arial" w:hAnsi="Arial" w:cs="Arial"/>
                                <w:color w:val="FF0000"/>
                                <w:sz w:val="16"/>
                                <w:szCs w:val="16"/>
                              </w:rPr>
                              <w:t>10022</w:t>
                            </w:r>
                            <w:r>
                              <w:rPr>
                                <w:rFonts w:ascii="Arial" w:hAnsi="Arial" w:cs="Arial"/>
                                <w:sz w:val="16"/>
                                <w:szCs w:val="16"/>
                              </w:rPr>
                              <w:t>.</w:t>
                            </w:r>
                          </w:p>
                          <w:p w14:paraId="61358C80" w14:textId="77777777" w:rsidR="00257BB1" w:rsidRPr="00560871" w:rsidRDefault="00257BB1" w:rsidP="00AE3916"/>
                          <w:p w14:paraId="5E5BEA1B" w14:textId="77777777" w:rsidR="00257BB1" w:rsidRPr="009A0EBA" w:rsidRDefault="00257BB1" w:rsidP="00AE3916">
                            <w:pPr>
                              <w:rPr>
                                <w:rFonts w:ascii="Arial" w:hAnsi="Arial" w:cs="Arial"/>
                              </w:rPr>
                            </w:pPr>
                          </w:p>
                          <w:p w14:paraId="07310553" w14:textId="77777777" w:rsidR="00257BB1" w:rsidRPr="00AC0817" w:rsidRDefault="00257BB1" w:rsidP="00AC0817">
                            <w:pPr>
                              <w:rPr>
                                <w:szCs w:val="18"/>
                              </w:rPr>
                            </w:pPr>
                            <w:r>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A60C9C" id="Text Box 521" o:spid="_x0000_s1093" type="#_x0000_t202" style="position:absolute;left:0;text-align:left;margin-left:73.45pt;margin-top:356.5pt;width:192.25pt;height:66.65pt;z-index:25123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" strokeweight="1.5pt">
                <v:textbox>
                  <w:txbxContent>
                    <w:p w14:paraId="3CF885C7" w14:textId="0C1AE867" w:rsidR="00257BB1" w:rsidRPr="00802722" w:rsidRDefault="00257BB1" w:rsidP="00AE3916">
                      <w:pPr>
                        <w:rPr>
                          <w:szCs w:val="16"/>
                        </w:rPr>
                      </w:pPr>
                      <w:r>
                        <w:rPr>
                          <w:rFonts w:ascii="Arial" w:hAnsi="Arial" w:cs="Arial"/>
                          <w:sz w:val="16"/>
                          <w:u w:val="single"/>
                        </w:rPr>
                        <w:t>UPC Code/Item Identifier</w:t>
                      </w:r>
                      <w:r>
                        <w:rPr>
                          <w:rFonts w:ascii="Arial" w:hAnsi="Arial" w:cs="Arial"/>
                          <w:sz w:val="16"/>
                        </w:rPr>
                        <w:t xml:space="preserve"> – The Universal Product Code (UPC) is</w:t>
                      </w:r>
                      <w:r w:rsidRPr="000E1125">
                        <w:rPr>
                          <w:rFonts w:ascii="Arial" w:hAnsi="Arial" w:cs="Arial"/>
                          <w:sz w:val="16"/>
                        </w:rPr>
                        <w:t xml:space="preserve"> </w:t>
                      </w:r>
                      <w:r>
                        <w:rPr>
                          <w:rFonts w:ascii="Arial" w:hAnsi="Arial" w:cs="Arial"/>
                          <w:sz w:val="16"/>
                        </w:rPr>
                        <w:t xml:space="preserve">the last </w:t>
                      </w:r>
                      <w:r w:rsidRPr="000E1125">
                        <w:rPr>
                          <w:rFonts w:ascii="Arial" w:hAnsi="Arial" w:cs="Arial"/>
                          <w:sz w:val="16"/>
                        </w:rPr>
                        <w:t xml:space="preserve">5 digits </w:t>
                      </w:r>
                      <w:r>
                        <w:rPr>
                          <w:rFonts w:ascii="Arial" w:hAnsi="Arial" w:cs="Arial"/>
                          <w:sz w:val="16"/>
                        </w:rPr>
                        <w:t>of the full product code.  This is the product in which the c</w:t>
                      </w:r>
                      <w:r w:rsidRPr="000E1125">
                        <w:rPr>
                          <w:rFonts w:ascii="Arial" w:hAnsi="Arial" w:cs="Arial"/>
                          <w:sz w:val="16"/>
                        </w:rPr>
                        <w:t xml:space="preserve">ustomer is stating that </w:t>
                      </w:r>
                      <w:r>
                        <w:rPr>
                          <w:rFonts w:ascii="Arial" w:hAnsi="Arial" w:cs="Arial"/>
                          <w:sz w:val="16"/>
                        </w:rPr>
                        <w:t>these are unsalable.</w:t>
                      </w:r>
                    </w:p>
                    <w:p w14:paraId="2530EE60" w14:textId="47973201" w:rsidR="00257BB1" w:rsidRPr="00096239" w:rsidRDefault="00257BB1" w:rsidP="00AE3916">
                      <w:pPr>
                        <w:rPr>
                          <w:rFonts w:ascii="Arial" w:hAnsi="Arial" w:cs="Arial"/>
                          <w:sz w:val="16"/>
                          <w:szCs w:val="16"/>
                        </w:rPr>
                      </w:pPr>
                      <w:r w:rsidRPr="006431E3">
                        <w:rPr>
                          <w:rFonts w:ascii="Arial" w:hAnsi="Arial" w:cs="Arial"/>
                          <w:sz w:val="16"/>
                          <w:szCs w:val="16"/>
                        </w:rPr>
                        <w:t>Example: In this case the UPC is highlighted in red</w:t>
                      </w:r>
                      <w:r>
                        <w:rPr>
                          <w:rFonts w:ascii="Arial" w:hAnsi="Arial" w:cs="Arial"/>
                          <w:sz w:val="16"/>
                          <w:szCs w:val="16"/>
                        </w:rPr>
                        <w:t xml:space="preserve"> 011141</w:t>
                      </w:r>
                      <w:r w:rsidRPr="001278A5">
                        <w:rPr>
                          <w:rFonts w:ascii="Arial" w:hAnsi="Arial" w:cs="Arial"/>
                          <w:color w:val="FF0000"/>
                          <w:sz w:val="16"/>
                          <w:szCs w:val="16"/>
                        </w:rPr>
                        <w:t>10022</w:t>
                      </w:r>
                      <w:r>
                        <w:rPr>
                          <w:rFonts w:ascii="Arial" w:hAnsi="Arial" w:cs="Arial"/>
                          <w:sz w:val="16"/>
                          <w:szCs w:val="16"/>
                        </w:rPr>
                        <w:t>.</w:t>
                      </w:r>
                    </w:p>
                    <w:p w14:paraId="61358C80" w14:textId="77777777" w:rsidR="00257BB1" w:rsidRPr="00560871" w:rsidRDefault="00257BB1" w:rsidP="00AE3916"/>
                    <w:p w14:paraId="5E5BEA1B" w14:textId="77777777" w:rsidR="00257BB1" w:rsidRPr="009A0EBA" w:rsidRDefault="00257BB1" w:rsidP="00AE3916">
                      <w:pPr>
                        <w:rPr>
                          <w:rFonts w:ascii="Arial" w:hAnsi="Arial" w:cs="Arial"/>
                        </w:rPr>
                      </w:pPr>
                    </w:p>
                    <w:p w14:paraId="07310553" w14:textId="77777777" w:rsidR="00257BB1" w:rsidRPr="00AC0817" w:rsidRDefault="00257BB1" w:rsidP="00AC0817">
                      <w:pPr>
                        <w:rPr>
                          <w:szCs w:val="18"/>
                        </w:rPr>
                      </w:pPr>
                      <w:r>
                        <w:rPr>
                          <w:rFonts w:ascii="Arial" w:hAnsi="Arial" w:cs="Arial"/>
                          <w:sz w:val="16"/>
                        </w:rPr>
                        <w:t xml:space="preserve"> </w:t>
                      </w:r>
                    </w:p>
                  </w:txbxContent>
                </v:textbox>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37888" behindDoc="0" locked="0" layoutInCell="1" allowOverlap="1" wp14:anchorId="49DAD1FC" wp14:editId="22A4FFAA">
                <wp:simplePos x="0" y="0"/>
                <wp:positionH relativeFrom="column">
                  <wp:posOffset>998013</wp:posOffset>
                </wp:positionH>
                <wp:positionV relativeFrom="paragraph">
                  <wp:posOffset>2263273</wp:posOffset>
                </wp:positionV>
                <wp:extent cx="818707" cy="1552989"/>
                <wp:effectExtent l="0" t="0" r="19685" b="28575"/>
                <wp:wrapNone/>
                <wp:docPr id="1291" name="Rectangle 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8707" cy="1552989"/>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ADC98D" id="Rectangle 520" o:spid="_x0000_s1026" style="position:absolute;margin-left:78.6pt;margin-top:178.2pt;width:64.45pt;height:122.3pt;z-index:25123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" filled="f" strokecolor="red" strokeweight="1.2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36864" behindDoc="0" locked="0" layoutInCell="1" allowOverlap="1" wp14:anchorId="28F9359B" wp14:editId="7ADB7952">
                <wp:simplePos x="0" y="0"/>
                <wp:positionH relativeFrom="column">
                  <wp:posOffset>874114</wp:posOffset>
                </wp:positionH>
                <wp:positionV relativeFrom="paragraph">
                  <wp:posOffset>111111</wp:posOffset>
                </wp:positionV>
                <wp:extent cx="2099945" cy="577215"/>
                <wp:effectExtent l="13335" t="17780" r="10795" b="14605"/>
                <wp:wrapNone/>
                <wp:docPr id="1299" name="Text 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9945" cy="577215"/>
                        </a:xfrm>
                        <a:prstGeom prst="rect">
                          <a:avLst/>
                        </a:prstGeom>
                        <a:solidFill>
                          <a:schemeClr val="tx2">
                            <a:lumMod val="40000"/>
                            <a:lumOff val="60000"/>
                          </a:schemeClr>
                        </a:solidFill>
                        <a:ln w="19050">
                          <a:solidFill>
                            <a:srgbClr val="000000"/>
                          </a:solidFill>
                          <a:miter lim="800000"/>
                          <a:headEnd/>
                          <a:tailEnd/>
                        </a:ln>
                      </wps:spPr>
                      <wps:txbx>
                        <w:txbxContent>
                          <w:p w14:paraId="3E05C8EA" w14:textId="77777777" w:rsidR="00257BB1" w:rsidRDefault="00257BB1" w:rsidP="00E06F67">
                            <w:pPr>
                              <w:rPr>
                                <w:rFonts w:ascii="Arial" w:hAnsi="Arial" w:cs="Arial"/>
                                <w:sz w:val="16"/>
                                <w:szCs w:val="16"/>
                              </w:rPr>
                            </w:pPr>
                            <w:r w:rsidRPr="006C573B">
                              <w:rPr>
                                <w:rFonts w:ascii="Arial" w:hAnsi="Arial" w:cs="Arial"/>
                                <w:sz w:val="16"/>
                                <w:szCs w:val="16"/>
                                <w:u w:val="single"/>
                              </w:rPr>
                              <w:t>Invoice#:</w:t>
                            </w:r>
                            <w:r>
                              <w:rPr>
                                <w:rFonts w:ascii="Arial" w:hAnsi="Arial" w:cs="Arial"/>
                                <w:sz w:val="16"/>
                                <w:szCs w:val="16"/>
                                <w:u w:val="single"/>
                              </w:rPr>
                              <w:t xml:space="preserve"> </w:t>
                            </w:r>
                            <w:r>
                              <w:rPr>
                                <w:rFonts w:ascii="Arial" w:hAnsi="Arial" w:cs="Arial"/>
                                <w:sz w:val="16"/>
                                <w:szCs w:val="16"/>
                              </w:rPr>
                              <w:t>This is the customer invoice number.  Invoices for this customer that begin with ‘DR’ (Damaged Returns) indicate Spoils/Unsalesables.</w:t>
                            </w:r>
                          </w:p>
                          <w:p w14:paraId="7EF98236" w14:textId="77777777" w:rsidR="00257BB1" w:rsidRPr="00E06F67" w:rsidRDefault="00257BB1" w:rsidP="00E06F6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F9359B" id="Text Box 518" o:spid="_x0000_s1094" type="#_x0000_t202" style="position:absolute;left:0;text-align:left;margin-left:68.85pt;margin-top:8.75pt;width:165.35pt;height:45.45pt;z-index:2512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" fillcolor="#8db3e2 [1311]" strokeweight="1.5pt">
                <v:textbox>
                  <w:txbxContent>
                    <w:p w14:paraId="3E05C8EA" w14:textId="77777777" w:rsidR="00257BB1" w:rsidRDefault="00257BB1" w:rsidP="00E06F67">
                      <w:pPr>
                        <w:rPr>
                          <w:rFonts w:ascii="Arial" w:hAnsi="Arial" w:cs="Arial"/>
                          <w:sz w:val="16"/>
                          <w:szCs w:val="16"/>
                        </w:rPr>
                      </w:pPr>
                      <w:r w:rsidRPr="006C573B">
                        <w:rPr>
                          <w:rFonts w:ascii="Arial" w:hAnsi="Arial" w:cs="Arial"/>
                          <w:sz w:val="16"/>
                          <w:szCs w:val="16"/>
                          <w:u w:val="single"/>
                        </w:rPr>
                        <w:t>Invoice#:</w:t>
                      </w:r>
                      <w:r>
                        <w:rPr>
                          <w:rFonts w:ascii="Arial" w:hAnsi="Arial" w:cs="Arial"/>
                          <w:sz w:val="16"/>
                          <w:szCs w:val="16"/>
                          <w:u w:val="single"/>
                        </w:rPr>
                        <w:t xml:space="preserve"> </w:t>
                      </w:r>
                      <w:r>
                        <w:rPr>
                          <w:rFonts w:ascii="Arial" w:hAnsi="Arial" w:cs="Arial"/>
                          <w:sz w:val="16"/>
                          <w:szCs w:val="16"/>
                        </w:rPr>
                        <w:t>This is the customer invoice number.  Invoices for this customer that begin with ‘DR’ (Damaged Returns) indicate Spoils/Unsalesables.</w:t>
                      </w:r>
                    </w:p>
                    <w:p w14:paraId="7EF98236" w14:textId="77777777" w:rsidR="00257BB1" w:rsidRPr="00E06F67" w:rsidRDefault="00257BB1" w:rsidP="00E06F67"/>
                  </w:txbxContent>
                </v:textbox>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314688" behindDoc="0" locked="0" layoutInCell="1" allowOverlap="1" wp14:anchorId="11DF0FAB" wp14:editId="0908F5AE">
                <wp:simplePos x="0" y="0"/>
                <wp:positionH relativeFrom="column">
                  <wp:posOffset>912953</wp:posOffset>
                </wp:positionH>
                <wp:positionV relativeFrom="paragraph">
                  <wp:posOffset>881041</wp:posOffset>
                </wp:positionV>
                <wp:extent cx="1722474" cy="137618"/>
                <wp:effectExtent l="0" t="0" r="11430" b="15240"/>
                <wp:wrapNone/>
                <wp:docPr id="1301" name="Rectangle 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2474" cy="137618"/>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B22486" id="Rectangle 710" o:spid="_x0000_s1026" style="position:absolute;margin-left:71.9pt;margin-top:69.35pt;width:135.65pt;height:10.85pt;z-index:25131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" filled="f" strokecolor="red" strokeweight="1.2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235840" behindDoc="0" locked="0" layoutInCell="1" allowOverlap="1" wp14:anchorId="7B1C8270" wp14:editId="02476D5A">
                <wp:simplePos x="0" y="0"/>
                <wp:positionH relativeFrom="column">
                  <wp:posOffset>2804441</wp:posOffset>
                </wp:positionH>
                <wp:positionV relativeFrom="paragraph">
                  <wp:posOffset>146286</wp:posOffset>
                </wp:positionV>
                <wp:extent cx="1840540" cy="256452"/>
                <wp:effectExtent l="0" t="0" r="26670" b="10795"/>
                <wp:wrapNone/>
                <wp:docPr id="1302" name="Rectangle 5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0540" cy="256452"/>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B85DF7" id="Rectangle 517" o:spid="_x0000_s1026" style="position:absolute;margin-left:220.8pt;margin-top:11.5pt;width:144.9pt;height:20.2pt;z-index:25123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" filled="f" strokecolor="red" strokeweight="1.2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315712" behindDoc="0" locked="0" layoutInCell="1" allowOverlap="1" wp14:anchorId="12F4FCE9" wp14:editId="00A88128">
                <wp:simplePos x="0" y="0"/>
                <wp:positionH relativeFrom="column">
                  <wp:posOffset>3141610</wp:posOffset>
                </wp:positionH>
                <wp:positionV relativeFrom="paragraph">
                  <wp:posOffset>570526</wp:posOffset>
                </wp:positionV>
                <wp:extent cx="2204720" cy="511175"/>
                <wp:effectExtent l="11430" t="11430" r="12700" b="10795"/>
                <wp:wrapNone/>
                <wp:docPr id="1295" name="Text Box 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4720" cy="511175"/>
                        </a:xfrm>
                        <a:prstGeom prst="rect">
                          <a:avLst/>
                        </a:prstGeom>
                        <a:solidFill>
                          <a:schemeClr val="tx2">
                            <a:lumMod val="40000"/>
                            <a:lumOff val="60000"/>
                          </a:schemeClr>
                        </a:solidFill>
                        <a:ln w="19050">
                          <a:solidFill>
                            <a:srgbClr val="000000"/>
                          </a:solidFill>
                          <a:miter lim="800000"/>
                          <a:headEnd/>
                          <a:tailEnd/>
                        </a:ln>
                      </wps:spPr>
                      <wps:txbx>
                        <w:txbxContent>
                          <w:p w14:paraId="30CDE0EE" w14:textId="130A0C71" w:rsidR="00257BB1" w:rsidRPr="00AE3916" w:rsidRDefault="00257BB1" w:rsidP="00AE3916">
                            <w:r w:rsidRPr="00AE3916">
                              <w:rPr>
                                <w:rFonts w:ascii="Arial" w:hAnsi="Arial" w:cs="Arial"/>
                                <w:sz w:val="16"/>
                                <w:szCs w:val="16"/>
                                <w:u w:val="single"/>
                              </w:rPr>
                              <w:t>Comments:</w:t>
                            </w:r>
                            <w:r>
                              <w:rPr>
                                <w:rFonts w:ascii="Arial" w:hAnsi="Arial" w:cs="Arial"/>
                                <w:sz w:val="16"/>
                                <w:szCs w:val="16"/>
                                <w:u w:val="single"/>
                              </w:rPr>
                              <w:t xml:space="preserve"> </w:t>
                            </w:r>
                            <w:r>
                              <w:rPr>
                                <w:rFonts w:ascii="Arial" w:hAnsi="Arial" w:cs="Arial"/>
                                <w:sz w:val="16"/>
                                <w:szCs w:val="16"/>
                              </w:rPr>
                              <w:t xml:space="preserve"> This identifies the deduction type, in this example </w:t>
                            </w:r>
                            <w:r>
                              <w:rPr>
                                <w:rFonts w:ascii="Arial" w:hAnsi="Arial" w:cs="Arial"/>
                                <w:b/>
                                <w:sz w:val="16"/>
                                <w:szCs w:val="16"/>
                              </w:rPr>
                              <w:t>Damage Invoice</w:t>
                            </w:r>
                            <w:r>
                              <w:rPr>
                                <w:rFonts w:ascii="Arial" w:hAnsi="Arial" w:cs="Arial"/>
                                <w:sz w:val="16"/>
                                <w:szCs w:val="16"/>
                              </w:rPr>
                              <w:t xml:space="preserve"> means unsaleables.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F4FCE9" id="Text Box 711" o:spid="_x0000_s1095" type="#_x0000_t202" style="position:absolute;left:0;text-align:left;margin-left:247.35pt;margin-top:44.9pt;width:173.6pt;height:40.25pt;z-index:2513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" fillcolor="#8db3e2 [1311]" strokeweight="1.5pt">
                <v:textbox>
                  <w:txbxContent>
                    <w:p w14:paraId="30CDE0EE" w14:textId="130A0C71" w:rsidR="00257BB1" w:rsidRPr="00AE3916" w:rsidRDefault="00257BB1" w:rsidP="00AE3916">
                      <w:r w:rsidRPr="00AE3916">
                        <w:rPr>
                          <w:rFonts w:ascii="Arial" w:hAnsi="Arial" w:cs="Arial"/>
                          <w:sz w:val="16"/>
                          <w:szCs w:val="16"/>
                          <w:u w:val="single"/>
                        </w:rPr>
                        <w:t>Comments:</w:t>
                      </w:r>
                      <w:r>
                        <w:rPr>
                          <w:rFonts w:ascii="Arial" w:hAnsi="Arial" w:cs="Arial"/>
                          <w:sz w:val="16"/>
                          <w:szCs w:val="16"/>
                          <w:u w:val="single"/>
                        </w:rPr>
                        <w:t xml:space="preserve"> </w:t>
                      </w:r>
                      <w:r>
                        <w:rPr>
                          <w:rFonts w:ascii="Arial" w:hAnsi="Arial" w:cs="Arial"/>
                          <w:sz w:val="16"/>
                          <w:szCs w:val="16"/>
                        </w:rPr>
                        <w:t xml:space="preserve"> This identifies the deduction type, in this example </w:t>
                      </w:r>
                      <w:r>
                        <w:rPr>
                          <w:rFonts w:ascii="Arial" w:hAnsi="Arial" w:cs="Arial"/>
                          <w:b/>
                          <w:sz w:val="16"/>
                          <w:szCs w:val="16"/>
                        </w:rPr>
                        <w:t>Damage Invoice</w:t>
                      </w:r>
                      <w:r>
                        <w:rPr>
                          <w:rFonts w:ascii="Arial" w:hAnsi="Arial" w:cs="Arial"/>
                          <w:sz w:val="16"/>
                          <w:szCs w:val="16"/>
                        </w:rPr>
                        <w:t xml:space="preserve"> means unsaleables.  </w:t>
                      </w:r>
                    </w:p>
                  </w:txbxContent>
                </v:textbox>
              </v:shape>
            </w:pict>
          </mc:Fallback>
        </mc:AlternateContent>
      </w:r>
      <w:r>
        <w:rPr>
          <w:noProof/>
        </w:rPr>
        <w:drawing>
          <wp:inline distT="0" distB="0" distL="0" distR="0" wp14:anchorId="2C90DF27" wp14:editId="39A378E9">
            <wp:extent cx="5657604" cy="6743257"/>
            <wp:effectExtent l="19050" t="19050" r="19685" b="1968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671237" cy="6759506"/>
                    </a:xfrm>
                    <a:prstGeom prst="rect">
                      <a:avLst/>
                    </a:prstGeom>
                    <a:ln w="12700">
                      <a:solidFill>
                        <a:srgbClr val="000000"/>
                      </a:solidFill>
                    </a:ln>
                  </pic:spPr>
                </pic:pic>
              </a:graphicData>
            </a:graphic>
          </wp:inline>
        </w:drawing>
      </w:r>
    </w:p>
    <w:p w14:paraId="61A8D093" w14:textId="77777777" w:rsidR="00282B5D" w:rsidRPr="00FB3017" w:rsidRDefault="00282B5D" w:rsidP="003C0A75">
      <w:pPr>
        <w:rPr>
          <w:rFonts w:ascii="Arial" w:hAnsi="Arial" w:cs="Arial"/>
          <w:noProof/>
          <w:lang w:val="en-US"/>
        </w:rPr>
      </w:pPr>
    </w:p>
    <w:p w14:paraId="2456760A" w14:textId="77777777" w:rsidR="00282B5D" w:rsidRPr="00FB3017" w:rsidRDefault="00282B5D" w:rsidP="003C0A75">
      <w:pPr>
        <w:rPr>
          <w:rFonts w:ascii="Arial" w:hAnsi="Arial" w:cs="Arial"/>
          <w:noProof/>
          <w:lang w:val="en-US"/>
        </w:rPr>
      </w:pPr>
    </w:p>
    <w:p w14:paraId="742AB58E" w14:textId="77777777" w:rsidR="00282B5D" w:rsidRPr="00FB3017" w:rsidRDefault="00282B5D" w:rsidP="003C0A75">
      <w:pPr>
        <w:rPr>
          <w:rFonts w:ascii="Arial" w:hAnsi="Arial" w:cs="Arial"/>
          <w:noProof/>
          <w:lang w:val="en-US"/>
        </w:rPr>
      </w:pPr>
    </w:p>
    <w:p w14:paraId="2583EECA" w14:textId="77777777" w:rsidR="00282B5D" w:rsidRPr="00FB3017" w:rsidRDefault="00282B5D" w:rsidP="003C0A75">
      <w:pPr>
        <w:rPr>
          <w:rFonts w:ascii="Arial" w:hAnsi="Arial" w:cs="Arial"/>
          <w:noProof/>
          <w:lang w:val="en-US"/>
        </w:rPr>
      </w:pPr>
    </w:p>
    <w:p w14:paraId="516C8BEE" w14:textId="77777777" w:rsidR="00282B5D" w:rsidRPr="00FB3017" w:rsidRDefault="00282B5D" w:rsidP="003C0A75">
      <w:pPr>
        <w:rPr>
          <w:rFonts w:ascii="Arial" w:hAnsi="Arial" w:cs="Arial"/>
          <w:noProof/>
          <w:lang w:val="en-US"/>
        </w:rPr>
      </w:pPr>
    </w:p>
    <w:p w14:paraId="4C410D6A" w14:textId="77777777" w:rsidR="00282B5D" w:rsidRPr="00FB3017" w:rsidRDefault="00282B5D" w:rsidP="003C0A75">
      <w:pPr>
        <w:rPr>
          <w:rFonts w:ascii="Arial" w:hAnsi="Arial" w:cs="Arial"/>
          <w:noProof/>
          <w:lang w:val="en-US"/>
        </w:rPr>
      </w:pPr>
    </w:p>
    <w:p w14:paraId="76AC812F" w14:textId="1F1EDF95" w:rsidR="00330B36" w:rsidRDefault="00330B36">
      <w:pPr>
        <w:overflowPunct/>
        <w:autoSpaceDE/>
        <w:autoSpaceDN/>
        <w:adjustRightInd/>
        <w:textAlignment w:val="auto"/>
        <w:rPr>
          <w:rFonts w:ascii="Arial" w:hAnsi="Arial" w:cs="Arial"/>
          <w:b/>
          <w:noProof/>
          <w:lang w:val="en-US"/>
        </w:rPr>
      </w:pPr>
    </w:p>
    <w:p w14:paraId="52E4D492" w14:textId="487E37B4" w:rsidR="00282B5D" w:rsidRPr="00FB3017" w:rsidRDefault="000E4813" w:rsidP="003C0A75">
      <w:pPr>
        <w:rPr>
          <w:rFonts w:ascii="Arial" w:hAnsi="Arial" w:cs="Arial"/>
          <w:b/>
          <w:noProof/>
          <w:lang w:val="en-US"/>
        </w:rPr>
      </w:pPr>
      <w:r w:rsidRPr="00FB3017">
        <w:rPr>
          <w:rFonts w:ascii="Arial" w:hAnsi="Arial" w:cs="Arial"/>
          <w:b/>
          <w:noProof/>
          <w:lang w:val="en-US"/>
        </w:rPr>
        <w:t>6.1</w:t>
      </w:r>
      <w:r w:rsidRPr="00FB3017">
        <w:rPr>
          <w:rFonts w:ascii="Arial" w:hAnsi="Arial" w:cs="Arial"/>
          <w:b/>
          <w:noProof/>
          <w:lang w:val="en-US"/>
        </w:rPr>
        <w:tab/>
      </w:r>
      <w:r w:rsidR="00282B5D" w:rsidRPr="00FB3017">
        <w:rPr>
          <w:rFonts w:ascii="Arial" w:hAnsi="Arial" w:cs="Arial"/>
          <w:b/>
          <w:noProof/>
          <w:lang w:val="en-US"/>
        </w:rPr>
        <w:t>Customer Invoice for Unsal</w:t>
      </w:r>
      <w:r w:rsidR="00304D56">
        <w:rPr>
          <w:rFonts w:ascii="Arial" w:hAnsi="Arial" w:cs="Arial"/>
          <w:b/>
          <w:noProof/>
          <w:lang w:val="en-US"/>
        </w:rPr>
        <w:t>e</w:t>
      </w:r>
      <w:r w:rsidR="00282B5D" w:rsidRPr="00FB3017">
        <w:rPr>
          <w:rFonts w:ascii="Arial" w:hAnsi="Arial" w:cs="Arial"/>
          <w:b/>
          <w:noProof/>
          <w:lang w:val="en-US"/>
        </w:rPr>
        <w:t>able- Spoils/ Reclamations</w:t>
      </w:r>
      <w:r w:rsidRPr="00FB3017">
        <w:rPr>
          <w:rFonts w:ascii="Arial" w:hAnsi="Arial" w:cs="Arial"/>
          <w:b/>
          <w:noProof/>
          <w:lang w:val="en-US"/>
        </w:rPr>
        <w:t>, Example 2:</w:t>
      </w:r>
    </w:p>
    <w:p w14:paraId="2FBBBF7B" w14:textId="77777777" w:rsidR="00282B5D" w:rsidRPr="00FB3017" w:rsidRDefault="00282B5D" w:rsidP="003C0A75">
      <w:pPr>
        <w:rPr>
          <w:rFonts w:ascii="Arial" w:hAnsi="Arial" w:cs="Arial"/>
          <w:b/>
          <w:noProof/>
          <w:lang w:val="en-US"/>
        </w:rPr>
      </w:pPr>
    </w:p>
    <w:p w14:paraId="50AD8E60" w14:textId="5A537B66" w:rsidR="00282B5D" w:rsidRPr="00FB3017" w:rsidRDefault="001278A5" w:rsidP="003C0A75">
      <w:pPr>
        <w:rPr>
          <w:rFonts w:ascii="Arial" w:hAnsi="Arial" w:cs="Arial"/>
          <w:noProof/>
          <w:lang w:val="en-US"/>
        </w:rPr>
      </w:pPr>
      <w:r w:rsidRPr="00FB3017">
        <w:rPr>
          <w:rFonts w:ascii="Arial" w:hAnsi="Arial" w:cs="Arial"/>
          <w:noProof/>
          <w:lang w:val="en-US"/>
        </w:rPr>
        <mc:AlternateContent>
          <mc:Choice Requires="wps">
            <w:drawing>
              <wp:anchor distT="0" distB="0" distL="114300" distR="114300" simplePos="0" relativeHeight="251546112" behindDoc="0" locked="0" layoutInCell="1" allowOverlap="1" wp14:anchorId="41417785" wp14:editId="4389E367">
                <wp:simplePos x="0" y="0"/>
                <wp:positionH relativeFrom="column">
                  <wp:posOffset>1969120</wp:posOffset>
                </wp:positionH>
                <wp:positionV relativeFrom="paragraph">
                  <wp:posOffset>2069864</wp:posOffset>
                </wp:positionV>
                <wp:extent cx="2204720" cy="327660"/>
                <wp:effectExtent l="0" t="0" r="24130" b="15240"/>
                <wp:wrapNone/>
                <wp:docPr id="1288" name="Text Box 1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4720" cy="327660"/>
                        </a:xfrm>
                        <a:prstGeom prst="rect">
                          <a:avLst/>
                        </a:prstGeom>
                        <a:solidFill>
                          <a:schemeClr val="tx2">
                            <a:lumMod val="40000"/>
                            <a:lumOff val="60000"/>
                          </a:schemeClr>
                        </a:solidFill>
                        <a:ln w="19050">
                          <a:solidFill>
                            <a:srgbClr val="000000"/>
                          </a:solidFill>
                          <a:miter lim="800000"/>
                          <a:headEnd/>
                          <a:tailEnd/>
                        </a:ln>
                      </wps:spPr>
                      <wps:txbx>
                        <w:txbxContent>
                          <w:p w14:paraId="1EDED1CA" w14:textId="3C18975C" w:rsidR="00257BB1" w:rsidRPr="00AE3916" w:rsidRDefault="00257BB1" w:rsidP="00282B5D">
                            <w:r>
                              <w:rPr>
                                <w:rFonts w:ascii="Arial" w:hAnsi="Arial" w:cs="Arial"/>
                                <w:sz w:val="16"/>
                                <w:szCs w:val="16"/>
                                <w:u w:val="single"/>
                              </w:rPr>
                              <w:t xml:space="preserve">Busted pallet- </w:t>
                            </w:r>
                            <w:r w:rsidRPr="00330B36">
                              <w:rPr>
                                <w:rFonts w:ascii="Arial" w:hAnsi="Arial" w:cs="Arial"/>
                                <w:sz w:val="16"/>
                                <w:szCs w:val="16"/>
                              </w:rPr>
                              <w:t>This indicates that this invoice is for discontinued product or unsaleables.</w:t>
                            </w:r>
                            <w:r>
                              <w:rPr>
                                <w:rFonts w:ascii="Arial" w:hAnsi="Arial" w:cs="Arial"/>
                                <w:sz w:val="16"/>
                                <w:szCs w:val="16"/>
                                <w:u w:val="single"/>
                              </w:rPr>
                              <w:t xml:space="preserve"> </w:t>
                            </w:r>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417785" id="Text Box 1224" o:spid="_x0000_s1096" type="#_x0000_t202" style="position:absolute;margin-left:155.05pt;margin-top:163pt;width:173.6pt;height:25.8pt;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" fillcolor="#8db3e2 [1311]" strokeweight="1.5pt">
                <v:textbox>
                  <w:txbxContent>
                    <w:p w14:paraId="1EDED1CA" w14:textId="3C18975C" w:rsidR="00257BB1" w:rsidRPr="00AE3916" w:rsidRDefault="00257BB1" w:rsidP="00282B5D">
                      <w:r>
                        <w:rPr>
                          <w:rFonts w:ascii="Arial" w:hAnsi="Arial" w:cs="Arial"/>
                          <w:sz w:val="16"/>
                          <w:szCs w:val="16"/>
                          <w:u w:val="single"/>
                        </w:rPr>
                        <w:t xml:space="preserve">Busted pallet- </w:t>
                      </w:r>
                      <w:r w:rsidRPr="00330B36">
                        <w:rPr>
                          <w:rFonts w:ascii="Arial" w:hAnsi="Arial" w:cs="Arial"/>
                          <w:sz w:val="16"/>
                          <w:szCs w:val="16"/>
                        </w:rPr>
                        <w:t>This indicates that this invoice is for discontinued product or unsaleables.</w:t>
                      </w:r>
                      <w:r>
                        <w:rPr>
                          <w:rFonts w:ascii="Arial" w:hAnsi="Arial" w:cs="Arial"/>
                          <w:sz w:val="16"/>
                          <w:szCs w:val="16"/>
                          <w:u w:val="single"/>
                        </w:rPr>
                        <w:t xml:space="preserve"> </w:t>
                      </w:r>
                      <w:r>
                        <w:rPr>
                          <w:rFonts w:ascii="Arial" w:hAnsi="Arial" w:cs="Arial"/>
                          <w:sz w:val="16"/>
                          <w:szCs w:val="16"/>
                        </w:rPr>
                        <w:t xml:space="preserve">  </w:t>
                      </w:r>
                    </w:p>
                  </w:txbxContent>
                </v:textbox>
              </v:shape>
            </w:pict>
          </mc:Fallback>
        </mc:AlternateContent>
      </w:r>
      <w:r w:rsidRPr="00FB3017">
        <w:rPr>
          <w:rFonts w:ascii="Arial" w:hAnsi="Arial" w:cs="Arial"/>
          <w:noProof/>
          <w:lang w:val="en-US"/>
        </w:rPr>
        <mc:AlternateContent>
          <mc:Choice Requires="wps">
            <w:drawing>
              <wp:anchor distT="0" distB="0" distL="114300" distR="114300" simplePos="0" relativeHeight="251548160" behindDoc="0" locked="0" layoutInCell="1" allowOverlap="1" wp14:anchorId="2B88A2C0" wp14:editId="0ABF1EF1">
                <wp:simplePos x="0" y="0"/>
                <wp:positionH relativeFrom="column">
                  <wp:posOffset>3815641</wp:posOffset>
                </wp:positionH>
                <wp:positionV relativeFrom="paragraph">
                  <wp:posOffset>2413886</wp:posOffset>
                </wp:positionV>
                <wp:extent cx="1710646" cy="727001"/>
                <wp:effectExtent l="0" t="0" r="80645" b="54610"/>
                <wp:wrapNone/>
                <wp:docPr id="1290" name="AutoShape 1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0646" cy="727001"/>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163B861" id="AutoShape 1226" o:spid="_x0000_s1026" type="#_x0000_t32" style="position:absolute;margin-left:300.45pt;margin-top:190.05pt;width:134.7pt;height:57.25pt;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" strokeweight="1.5pt">
                <v:stroke endarrow="block"/>
              </v:shape>
            </w:pict>
          </mc:Fallback>
        </mc:AlternateContent>
      </w:r>
      <w:r w:rsidRPr="00FB3017">
        <w:rPr>
          <w:rFonts w:ascii="Arial" w:hAnsi="Arial" w:cs="Arial"/>
          <w:noProof/>
          <w:lang w:val="en-US"/>
        </w:rPr>
        <mc:AlternateContent>
          <mc:Choice Requires="wps">
            <w:drawing>
              <wp:anchor distT="0" distB="0" distL="114300" distR="114300" simplePos="0" relativeHeight="251545088" behindDoc="0" locked="0" layoutInCell="1" allowOverlap="1" wp14:anchorId="66E195F6" wp14:editId="470C4E6E">
                <wp:simplePos x="0" y="0"/>
                <wp:positionH relativeFrom="column">
                  <wp:posOffset>5580646</wp:posOffset>
                </wp:positionH>
                <wp:positionV relativeFrom="paragraph">
                  <wp:posOffset>3158165</wp:posOffset>
                </wp:positionV>
                <wp:extent cx="1095153" cy="437042"/>
                <wp:effectExtent l="0" t="0" r="10160" b="20320"/>
                <wp:wrapNone/>
                <wp:docPr id="1287" name="Rectangle 1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153" cy="437042"/>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098EAC7" id="Rectangle 1223" o:spid="_x0000_s1026" style="position:absolute;margin-left:439.4pt;margin-top:248.65pt;width:86.25pt;height:34.4pt;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" filled="f" strokecolor="red" strokeweight="1.5pt"/>
            </w:pict>
          </mc:Fallback>
        </mc:AlternateContent>
      </w:r>
      <w:r>
        <w:rPr>
          <w:noProof/>
        </w:rPr>
        <w:drawing>
          <wp:inline distT="0" distB="0" distL="0" distR="0" wp14:anchorId="3F45096D" wp14:editId="14702376">
            <wp:extent cx="6831965" cy="4656455"/>
            <wp:effectExtent l="19050" t="19050" r="26035" b="1079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831965" cy="4656455"/>
                    </a:xfrm>
                    <a:prstGeom prst="rect">
                      <a:avLst/>
                    </a:prstGeom>
                    <a:ln w="12700">
                      <a:solidFill>
                        <a:schemeClr val="tx1"/>
                      </a:solidFill>
                    </a:ln>
                  </pic:spPr>
                </pic:pic>
              </a:graphicData>
            </a:graphic>
          </wp:inline>
        </w:drawing>
      </w:r>
    </w:p>
    <w:p w14:paraId="0A0A7D04" w14:textId="77777777" w:rsidR="00F82609" w:rsidRPr="00FB3017" w:rsidRDefault="00F82609" w:rsidP="003C0A75">
      <w:pPr>
        <w:rPr>
          <w:rFonts w:ascii="Arial" w:hAnsi="Arial" w:cs="Arial"/>
          <w:noProof/>
          <w:lang w:val="en-US"/>
        </w:rPr>
      </w:pPr>
    </w:p>
    <w:p w14:paraId="4F6AB9AD" w14:textId="77777777" w:rsidR="00F82609" w:rsidRPr="00FB3017" w:rsidRDefault="00F82609" w:rsidP="003C0A75">
      <w:pPr>
        <w:rPr>
          <w:rFonts w:ascii="Arial" w:hAnsi="Arial" w:cs="Arial"/>
          <w:noProof/>
          <w:lang w:val="en-US"/>
        </w:rPr>
      </w:pPr>
    </w:p>
    <w:p w14:paraId="4C61F6AB" w14:textId="77777777" w:rsidR="00F82609" w:rsidRPr="00FB3017" w:rsidRDefault="00F82609" w:rsidP="003C0A75">
      <w:pPr>
        <w:rPr>
          <w:rFonts w:ascii="Arial" w:hAnsi="Arial" w:cs="Arial"/>
          <w:noProof/>
          <w:lang w:val="en-US"/>
        </w:rPr>
      </w:pPr>
    </w:p>
    <w:p w14:paraId="6540C946" w14:textId="77777777" w:rsidR="00F82609" w:rsidRPr="00FB3017" w:rsidRDefault="00F82609" w:rsidP="003C0A75">
      <w:pPr>
        <w:rPr>
          <w:rFonts w:ascii="Arial" w:hAnsi="Arial" w:cs="Arial"/>
          <w:noProof/>
          <w:lang w:val="en-US"/>
        </w:rPr>
      </w:pPr>
    </w:p>
    <w:p w14:paraId="7A7E3BA9" w14:textId="76AF27BF" w:rsidR="00F82609" w:rsidRDefault="00F82609" w:rsidP="003C0A75">
      <w:pPr>
        <w:rPr>
          <w:rFonts w:ascii="Arial" w:hAnsi="Arial" w:cs="Arial"/>
          <w:noProof/>
          <w:lang w:val="en-US"/>
        </w:rPr>
      </w:pPr>
    </w:p>
    <w:p w14:paraId="3894C891" w14:textId="3EDF3805" w:rsidR="001278A5" w:rsidRDefault="001278A5" w:rsidP="003C0A75">
      <w:pPr>
        <w:rPr>
          <w:rFonts w:ascii="Arial" w:hAnsi="Arial" w:cs="Arial"/>
          <w:noProof/>
          <w:lang w:val="en-US"/>
        </w:rPr>
      </w:pPr>
    </w:p>
    <w:p w14:paraId="1474ED63" w14:textId="64C3B313" w:rsidR="001278A5" w:rsidRDefault="001278A5" w:rsidP="003C0A75">
      <w:pPr>
        <w:rPr>
          <w:rFonts w:ascii="Arial" w:hAnsi="Arial" w:cs="Arial"/>
          <w:noProof/>
          <w:lang w:val="en-US"/>
        </w:rPr>
      </w:pPr>
    </w:p>
    <w:p w14:paraId="42B9BE03" w14:textId="6ABB5852" w:rsidR="001278A5" w:rsidRDefault="001278A5" w:rsidP="003C0A75">
      <w:pPr>
        <w:rPr>
          <w:rFonts w:ascii="Arial" w:hAnsi="Arial" w:cs="Arial"/>
          <w:noProof/>
          <w:lang w:val="en-US"/>
        </w:rPr>
      </w:pPr>
    </w:p>
    <w:p w14:paraId="30383CD3" w14:textId="788227DE" w:rsidR="001278A5" w:rsidRDefault="001278A5" w:rsidP="003C0A75">
      <w:pPr>
        <w:rPr>
          <w:rFonts w:ascii="Arial" w:hAnsi="Arial" w:cs="Arial"/>
          <w:noProof/>
          <w:lang w:val="en-US"/>
        </w:rPr>
      </w:pPr>
    </w:p>
    <w:p w14:paraId="344058D9" w14:textId="239D5792" w:rsidR="001278A5" w:rsidRDefault="001278A5" w:rsidP="003C0A75">
      <w:pPr>
        <w:rPr>
          <w:rFonts w:ascii="Arial" w:hAnsi="Arial" w:cs="Arial"/>
          <w:noProof/>
          <w:lang w:val="en-US"/>
        </w:rPr>
      </w:pPr>
    </w:p>
    <w:p w14:paraId="6635549A" w14:textId="26FB8C9C" w:rsidR="001278A5" w:rsidRDefault="001278A5" w:rsidP="003C0A75">
      <w:pPr>
        <w:rPr>
          <w:rFonts w:ascii="Arial" w:hAnsi="Arial" w:cs="Arial"/>
          <w:noProof/>
          <w:lang w:val="en-US"/>
        </w:rPr>
      </w:pPr>
    </w:p>
    <w:p w14:paraId="1B4E0F65" w14:textId="1CB15D8D" w:rsidR="001278A5" w:rsidRDefault="001278A5" w:rsidP="003C0A75">
      <w:pPr>
        <w:rPr>
          <w:rFonts w:ascii="Arial" w:hAnsi="Arial" w:cs="Arial"/>
          <w:noProof/>
          <w:lang w:val="en-US"/>
        </w:rPr>
      </w:pPr>
    </w:p>
    <w:p w14:paraId="5B5EA51D" w14:textId="58F140E5" w:rsidR="001278A5" w:rsidRDefault="001278A5" w:rsidP="003C0A75">
      <w:pPr>
        <w:rPr>
          <w:rFonts w:ascii="Arial" w:hAnsi="Arial" w:cs="Arial"/>
          <w:noProof/>
          <w:lang w:val="en-US"/>
        </w:rPr>
      </w:pPr>
    </w:p>
    <w:p w14:paraId="3A537898" w14:textId="2F462C2C" w:rsidR="001278A5" w:rsidRDefault="001278A5" w:rsidP="003C0A75">
      <w:pPr>
        <w:rPr>
          <w:rFonts w:ascii="Arial" w:hAnsi="Arial" w:cs="Arial"/>
          <w:noProof/>
          <w:lang w:val="en-US"/>
        </w:rPr>
      </w:pPr>
    </w:p>
    <w:p w14:paraId="32195C5E" w14:textId="11F94776" w:rsidR="001278A5" w:rsidRDefault="001278A5" w:rsidP="003C0A75">
      <w:pPr>
        <w:rPr>
          <w:rFonts w:ascii="Arial" w:hAnsi="Arial" w:cs="Arial"/>
          <w:noProof/>
          <w:lang w:val="en-US"/>
        </w:rPr>
      </w:pPr>
    </w:p>
    <w:p w14:paraId="23372E05" w14:textId="16ED397B" w:rsidR="001278A5" w:rsidRDefault="001278A5" w:rsidP="003C0A75">
      <w:pPr>
        <w:rPr>
          <w:rFonts w:ascii="Arial" w:hAnsi="Arial" w:cs="Arial"/>
          <w:noProof/>
          <w:lang w:val="en-US"/>
        </w:rPr>
      </w:pPr>
    </w:p>
    <w:p w14:paraId="25C2D7FC" w14:textId="3EE4B025" w:rsidR="001278A5" w:rsidRDefault="001278A5" w:rsidP="003C0A75">
      <w:pPr>
        <w:rPr>
          <w:rFonts w:ascii="Arial" w:hAnsi="Arial" w:cs="Arial"/>
          <w:noProof/>
          <w:lang w:val="en-US"/>
        </w:rPr>
      </w:pPr>
    </w:p>
    <w:p w14:paraId="66464DDC" w14:textId="77777777" w:rsidR="001278A5" w:rsidRPr="00FB3017" w:rsidRDefault="001278A5" w:rsidP="003C0A75">
      <w:pPr>
        <w:rPr>
          <w:rFonts w:ascii="Arial" w:hAnsi="Arial" w:cs="Arial"/>
          <w:noProof/>
          <w:lang w:val="en-US"/>
        </w:rPr>
      </w:pPr>
    </w:p>
    <w:p w14:paraId="57C3BFAC" w14:textId="77777777" w:rsidR="00F82609" w:rsidRPr="00FB3017" w:rsidRDefault="00F82609" w:rsidP="003C0A75">
      <w:pPr>
        <w:rPr>
          <w:rFonts w:ascii="Arial" w:hAnsi="Arial" w:cs="Arial"/>
          <w:noProof/>
          <w:lang w:val="en-US"/>
        </w:rPr>
      </w:pPr>
    </w:p>
    <w:p w14:paraId="0B9D1E4D" w14:textId="7E741085" w:rsidR="00330B36" w:rsidRDefault="00330B36">
      <w:pPr>
        <w:overflowPunct/>
        <w:autoSpaceDE/>
        <w:autoSpaceDN/>
        <w:adjustRightInd/>
        <w:textAlignment w:val="auto"/>
        <w:rPr>
          <w:rFonts w:ascii="Arial" w:hAnsi="Arial" w:cs="Arial"/>
          <w:b/>
          <w:noProof/>
          <w:lang w:val="en-US"/>
        </w:rPr>
      </w:pPr>
    </w:p>
    <w:p w14:paraId="0C8258AF" w14:textId="45AAC3C4" w:rsidR="003C0924" w:rsidRPr="00FB3017" w:rsidRDefault="00927524" w:rsidP="003C0A75">
      <w:pPr>
        <w:rPr>
          <w:rFonts w:ascii="Arial" w:hAnsi="Arial" w:cs="Arial"/>
          <w:b/>
          <w:noProof/>
          <w:lang w:val="en-US"/>
        </w:rPr>
      </w:pPr>
      <w:r w:rsidRPr="00FB3017">
        <w:rPr>
          <w:rFonts w:ascii="Arial" w:hAnsi="Arial" w:cs="Arial"/>
          <w:b/>
          <w:noProof/>
          <w:lang w:val="en-US"/>
        </w:rPr>
        <w:t>6.1</w:t>
      </w:r>
      <w:r w:rsidR="003C0924" w:rsidRPr="00FB3017">
        <w:rPr>
          <w:rFonts w:ascii="Arial" w:hAnsi="Arial" w:cs="Arial"/>
          <w:b/>
          <w:noProof/>
          <w:lang w:val="en-US"/>
        </w:rPr>
        <w:t xml:space="preserve"> Customer Invoice</w:t>
      </w:r>
      <w:r w:rsidR="00330B36">
        <w:rPr>
          <w:rFonts w:ascii="Arial" w:hAnsi="Arial" w:cs="Arial"/>
          <w:b/>
          <w:noProof/>
          <w:lang w:val="en-US"/>
        </w:rPr>
        <w:t xml:space="preserve"> </w:t>
      </w:r>
      <w:r w:rsidR="003C0924" w:rsidRPr="00FB3017">
        <w:rPr>
          <w:rFonts w:ascii="Arial" w:hAnsi="Arial" w:cs="Arial"/>
          <w:b/>
          <w:noProof/>
          <w:lang w:val="en-US"/>
        </w:rPr>
        <w:t>Damages</w:t>
      </w:r>
      <w:r w:rsidRPr="00FB3017">
        <w:rPr>
          <w:rFonts w:ascii="Arial" w:hAnsi="Arial" w:cs="Arial"/>
          <w:b/>
          <w:noProof/>
          <w:lang w:val="en-US"/>
        </w:rPr>
        <w:t>, Exa</w:t>
      </w:r>
      <w:r w:rsidR="009347AC">
        <w:rPr>
          <w:rFonts w:ascii="Arial" w:hAnsi="Arial" w:cs="Arial"/>
          <w:b/>
          <w:noProof/>
          <w:lang w:val="en-US"/>
        </w:rPr>
        <w:t>m</w:t>
      </w:r>
      <w:r w:rsidRPr="00FB3017">
        <w:rPr>
          <w:rFonts w:ascii="Arial" w:hAnsi="Arial" w:cs="Arial"/>
          <w:b/>
          <w:noProof/>
          <w:lang w:val="en-US"/>
        </w:rPr>
        <w:t>ple 3:</w:t>
      </w:r>
    </w:p>
    <w:p w14:paraId="7F90ED37" w14:textId="2729360B" w:rsidR="00927524" w:rsidRPr="00FB3017" w:rsidRDefault="00A03A13" w:rsidP="003C0A75">
      <w:pPr>
        <w:rPr>
          <w:rFonts w:ascii="Arial" w:hAnsi="Arial" w:cs="Arial"/>
          <w:b/>
          <w:noProof/>
          <w:lang w:val="en-US"/>
        </w:rPr>
      </w:pPr>
      <w:del w:id="197" w:author="Whitney Eiss" w:date="2017-10-16T11:36:00Z">
        <w:r w:rsidRPr="00FB3017">
          <w:rPr>
            <w:rFonts w:ascii="Arial" w:hAnsi="Arial" w:cs="Arial"/>
            <w:b/>
            <w:noProof/>
            <w:lang w:val="en-US"/>
          </w:rPr>
          <mc:AlternateContent>
            <mc:Choice Requires="wps">
              <w:drawing>
                <wp:anchor distT="0" distB="0" distL="114300" distR="114300" simplePos="0" relativeHeight="252080640" behindDoc="0" locked="0" layoutInCell="1" allowOverlap="1" wp14:anchorId="730B09FA" wp14:editId="2118DB87">
                  <wp:simplePos x="0" y="0"/>
                  <wp:positionH relativeFrom="column">
                    <wp:posOffset>5396009</wp:posOffset>
                  </wp:positionH>
                  <wp:positionV relativeFrom="paragraph">
                    <wp:posOffset>2906312</wp:posOffset>
                  </wp:positionV>
                  <wp:extent cx="0" cy="326004"/>
                  <wp:effectExtent l="76200" t="0" r="76200" b="55245"/>
                  <wp:wrapNone/>
                  <wp:docPr id="1615" name="AutoShape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6004"/>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94EEE05" id="AutoShape 522" o:spid="_x0000_s1026" type="#_x0000_t32" style="position:absolute;margin-left:424.9pt;margin-top:228.85pt;width:0;height:25.65pt;z-index:25208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" strokeweight="1pt">
                  <v:stroke endarrow="block"/>
                  <v:shadow color="#868686"/>
                </v:shape>
              </w:pict>
            </mc:Fallback>
          </mc:AlternateContent>
        </w:r>
        <w:r w:rsidRPr="00FB3017">
          <w:rPr>
            <w:rFonts w:ascii="Arial" w:hAnsi="Arial" w:cs="Arial"/>
            <w:b/>
            <w:noProof/>
            <w:lang w:val="en-US"/>
          </w:rPr>
          <mc:AlternateContent>
            <mc:Choice Requires="wps">
              <w:drawing>
                <wp:anchor distT="0" distB="0" distL="114300" distR="114300" simplePos="0" relativeHeight="252082688" behindDoc="0" locked="0" layoutInCell="1" allowOverlap="1" wp14:anchorId="285C5AF3" wp14:editId="51AA8C21">
                  <wp:simplePos x="0" y="0"/>
                  <wp:positionH relativeFrom="column">
                    <wp:posOffset>4306680</wp:posOffset>
                  </wp:positionH>
                  <wp:positionV relativeFrom="paragraph">
                    <wp:posOffset>2938117</wp:posOffset>
                  </wp:positionV>
                  <wp:extent cx="143124" cy="405517"/>
                  <wp:effectExtent l="0" t="0" r="66675" b="52070"/>
                  <wp:wrapNone/>
                  <wp:docPr id="1616" name="AutoShape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124" cy="405517"/>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4BA61A7" id="AutoShape 522" o:spid="_x0000_s1026" type="#_x0000_t32" style="position:absolute;margin-left:339.1pt;margin-top:231.35pt;width:11.25pt;height:31.95pt;z-index:25208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" strokeweight="1pt">
                  <v:stroke endarrow="block"/>
                  <v:shadow color="#868686"/>
                </v:shape>
              </w:pict>
            </mc:Fallback>
          </mc:AlternateContent>
        </w:r>
        <w:r w:rsidRPr="00FB3017">
          <w:rPr>
            <w:rFonts w:ascii="Arial" w:hAnsi="Arial" w:cs="Arial"/>
            <w:b/>
            <w:noProof/>
            <w:lang w:val="en-US"/>
          </w:rPr>
          <mc:AlternateContent>
            <mc:Choice Requires="wps">
              <w:drawing>
                <wp:anchor distT="0" distB="0" distL="114300" distR="114300" simplePos="0" relativeHeight="252079616" behindDoc="0" locked="0" layoutInCell="1" allowOverlap="1" wp14:anchorId="4CF03D84" wp14:editId="16CEAFC6">
                  <wp:simplePos x="0" y="0"/>
                  <wp:positionH relativeFrom="column">
                    <wp:posOffset>3630240</wp:posOffset>
                  </wp:positionH>
                  <wp:positionV relativeFrom="paragraph">
                    <wp:posOffset>2524650</wp:posOffset>
                  </wp:positionV>
                  <wp:extent cx="1208405" cy="381635"/>
                  <wp:effectExtent l="0" t="0" r="10795" b="18415"/>
                  <wp:wrapNone/>
                  <wp:docPr id="1617" name="Text 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8405" cy="381635"/>
                          </a:xfrm>
                          <a:prstGeom prst="rect">
                            <a:avLst/>
                          </a:prstGeom>
                          <a:solidFill>
                            <a:srgbClr val="FFFFFF"/>
                          </a:solidFill>
                          <a:ln w="19050">
                            <a:solidFill>
                              <a:srgbClr val="000000"/>
                            </a:solidFill>
                            <a:miter lim="800000"/>
                            <a:headEnd/>
                            <a:tailEnd/>
                          </a:ln>
                        </wps:spPr>
                        <wps:txbx>
                          <w:txbxContent>
                            <w:p w14:paraId="6DEB96C5" w14:textId="77777777" w:rsidR="00257BB1" w:rsidRPr="00A03A13" w:rsidRDefault="00257BB1" w:rsidP="00A03A13">
                              <w:pPr>
                                <w:rPr>
                                  <w:del w:id="198" w:author="Whitney Eiss" w:date="2017-10-16T11:36:00Z"/>
                                  <w:rFonts w:ascii="Arial" w:hAnsi="Arial" w:cs="Arial"/>
                                  <w:sz w:val="16"/>
                                  <w:szCs w:val="16"/>
                                </w:rPr>
                              </w:pPr>
                              <w:del w:id="199" w:author="Whitney Eiss" w:date="2017-10-16T11:36:00Z">
                                <w:r w:rsidRPr="00A03A13">
                                  <w:rPr>
                                    <w:rFonts w:ascii="Arial" w:hAnsi="Arial" w:cs="Arial"/>
                                    <w:sz w:val="16"/>
                                  </w:rPr>
                                  <w:delText xml:space="preserve">This will be the </w:delText>
                                </w:r>
                                <w:r w:rsidRPr="00A03A13">
                                  <w:rPr>
                                    <w:rFonts w:ascii="Arial" w:hAnsi="Arial" w:cs="Arial"/>
                                    <w:sz w:val="16"/>
                                    <w:u w:val="single"/>
                                  </w:rPr>
                                  <w:delText>Rate 1</w:delText>
                                </w:r>
                                <w:r w:rsidRPr="00A03A13">
                                  <w:rPr>
                                    <w:rFonts w:ascii="Arial" w:hAnsi="Arial" w:cs="Arial"/>
                                    <w:sz w:val="16"/>
                                  </w:rPr>
                                  <w:delText xml:space="preserve"> on the DBW. </w:delText>
                                </w:r>
                              </w:del>
                            </w:p>
                            <w:p w14:paraId="0203E2BB" w14:textId="77777777" w:rsidR="00257BB1" w:rsidRPr="00560871" w:rsidRDefault="00257BB1" w:rsidP="00191C69">
                              <w:pPr>
                                <w:rPr>
                                  <w:del w:id="200" w:author="Whitney Eiss" w:date="2017-10-16T11:36:00Z"/>
                                </w:rPr>
                              </w:pPr>
                            </w:p>
                            <w:p w14:paraId="6A1DC76B" w14:textId="77777777" w:rsidR="00257BB1" w:rsidRPr="009A0EBA" w:rsidRDefault="00257BB1" w:rsidP="00191C69">
                              <w:pPr>
                                <w:rPr>
                                  <w:del w:id="201" w:author="Whitney Eiss" w:date="2017-10-16T11:36:00Z"/>
                                  <w:rFonts w:ascii="Arial" w:hAnsi="Arial" w:cs="Arial"/>
                                </w:rPr>
                              </w:pPr>
                            </w:p>
                            <w:p w14:paraId="13784984" w14:textId="77777777" w:rsidR="00257BB1" w:rsidRPr="00AC0817" w:rsidRDefault="00257BB1" w:rsidP="00191C69">
                              <w:pPr>
                                <w:rPr>
                                  <w:del w:id="202" w:author="Whitney Eiss" w:date="2017-10-16T11:36:00Z"/>
                                  <w:szCs w:val="18"/>
                                </w:rPr>
                              </w:pPr>
                              <w:del w:id="203" w:author="Whitney Eiss" w:date="2017-10-16T11:36:00Z">
                                <w:r>
                                  <w:rPr>
                                    <w:rFonts w:ascii="Arial" w:hAnsi="Arial" w:cs="Arial"/>
                                    <w:sz w:val="16"/>
                                  </w:rPr>
                                  <w:delText xml:space="preserve"> </w:delText>
                                </w:r>
                              </w:del>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F03D84" id="_x0000_s1097" type="#_x0000_t202" style="position:absolute;margin-left:285.85pt;margin-top:198.8pt;width:95.15pt;height:30.05pt;z-index:25207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" strokeweight="1.5pt">
                  <v:textbox>
                    <w:txbxContent>
                      <w:p w14:paraId="6DEB96C5" w14:textId="77777777" w:rsidR="00257BB1" w:rsidRPr="00A03A13" w:rsidRDefault="00257BB1" w:rsidP="00A03A13">
                        <w:pPr>
                          <w:rPr>
                            <w:del w:id="204" w:author="Whitney Eiss" w:date="2017-10-16T11:36:00Z"/>
                            <w:rFonts w:ascii="Arial" w:hAnsi="Arial" w:cs="Arial"/>
                            <w:sz w:val="16"/>
                            <w:szCs w:val="16"/>
                          </w:rPr>
                        </w:pPr>
                        <w:del w:id="205" w:author="Whitney Eiss" w:date="2017-10-16T11:36:00Z">
                          <w:r w:rsidRPr="00A03A13">
                            <w:rPr>
                              <w:rFonts w:ascii="Arial" w:hAnsi="Arial" w:cs="Arial"/>
                              <w:sz w:val="16"/>
                            </w:rPr>
                            <w:delText xml:space="preserve">This will be the </w:delText>
                          </w:r>
                          <w:r w:rsidRPr="00A03A13">
                            <w:rPr>
                              <w:rFonts w:ascii="Arial" w:hAnsi="Arial" w:cs="Arial"/>
                              <w:sz w:val="16"/>
                              <w:u w:val="single"/>
                            </w:rPr>
                            <w:delText>Rate 1</w:delText>
                          </w:r>
                          <w:r w:rsidRPr="00A03A13">
                            <w:rPr>
                              <w:rFonts w:ascii="Arial" w:hAnsi="Arial" w:cs="Arial"/>
                              <w:sz w:val="16"/>
                            </w:rPr>
                            <w:delText xml:space="preserve"> on the DBW. </w:delText>
                          </w:r>
                        </w:del>
                      </w:p>
                      <w:p w14:paraId="0203E2BB" w14:textId="77777777" w:rsidR="00257BB1" w:rsidRPr="00560871" w:rsidRDefault="00257BB1" w:rsidP="00191C69">
                        <w:pPr>
                          <w:rPr>
                            <w:del w:id="206" w:author="Whitney Eiss" w:date="2017-10-16T11:36:00Z"/>
                          </w:rPr>
                        </w:pPr>
                      </w:p>
                      <w:p w14:paraId="6A1DC76B" w14:textId="77777777" w:rsidR="00257BB1" w:rsidRPr="009A0EBA" w:rsidRDefault="00257BB1" w:rsidP="00191C69">
                        <w:pPr>
                          <w:rPr>
                            <w:del w:id="207" w:author="Whitney Eiss" w:date="2017-10-16T11:36:00Z"/>
                            <w:rFonts w:ascii="Arial" w:hAnsi="Arial" w:cs="Arial"/>
                          </w:rPr>
                        </w:pPr>
                      </w:p>
                      <w:p w14:paraId="13784984" w14:textId="77777777" w:rsidR="00257BB1" w:rsidRPr="00AC0817" w:rsidRDefault="00257BB1" w:rsidP="00191C69">
                        <w:pPr>
                          <w:rPr>
                            <w:del w:id="208" w:author="Whitney Eiss" w:date="2017-10-16T11:36:00Z"/>
                            <w:szCs w:val="18"/>
                          </w:rPr>
                        </w:pPr>
                        <w:del w:id="209" w:author="Whitney Eiss" w:date="2017-10-16T11:36:00Z">
                          <w:r>
                            <w:rPr>
                              <w:rFonts w:ascii="Arial" w:hAnsi="Arial" w:cs="Arial"/>
                              <w:sz w:val="16"/>
                            </w:rPr>
                            <w:delText xml:space="preserve"> </w:delText>
                          </w:r>
                        </w:del>
                      </w:p>
                    </w:txbxContent>
                  </v:textbox>
                </v:shape>
              </w:pict>
            </mc:Fallback>
          </mc:AlternateContent>
        </w:r>
        <w:r w:rsidRPr="00FB3017">
          <w:rPr>
            <w:rFonts w:ascii="Arial" w:hAnsi="Arial" w:cs="Arial"/>
            <w:b/>
            <w:noProof/>
            <w:lang w:val="en-US"/>
          </w:rPr>
          <mc:AlternateContent>
            <mc:Choice Requires="wps">
              <w:drawing>
                <wp:anchor distT="0" distB="0" distL="114300" distR="114300" simplePos="0" relativeHeight="252081664" behindDoc="0" locked="0" layoutInCell="1" allowOverlap="1" wp14:anchorId="167DA075" wp14:editId="1239F3FB">
                  <wp:simplePos x="0" y="0"/>
                  <wp:positionH relativeFrom="column">
                    <wp:posOffset>5009874</wp:posOffset>
                  </wp:positionH>
                  <wp:positionV relativeFrom="paragraph">
                    <wp:posOffset>2522772</wp:posOffset>
                  </wp:positionV>
                  <wp:extent cx="1208405" cy="381635"/>
                  <wp:effectExtent l="0" t="0" r="10795" b="18415"/>
                  <wp:wrapNone/>
                  <wp:docPr id="1618" name="Text 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8405" cy="381635"/>
                          </a:xfrm>
                          <a:prstGeom prst="rect">
                            <a:avLst/>
                          </a:prstGeom>
                          <a:solidFill>
                            <a:srgbClr val="FFFFFF"/>
                          </a:solidFill>
                          <a:ln w="19050">
                            <a:solidFill>
                              <a:srgbClr val="000000"/>
                            </a:solidFill>
                            <a:miter lim="800000"/>
                            <a:headEnd/>
                            <a:tailEnd/>
                          </a:ln>
                        </wps:spPr>
                        <wps:txbx>
                          <w:txbxContent>
                            <w:p w14:paraId="5537BC81" w14:textId="77777777" w:rsidR="00257BB1" w:rsidRPr="00A03A13" w:rsidRDefault="00257BB1" w:rsidP="00A03A13">
                              <w:pPr>
                                <w:rPr>
                                  <w:del w:id="210" w:author="Whitney Eiss" w:date="2017-10-16T11:36:00Z"/>
                                  <w:rFonts w:ascii="Arial" w:hAnsi="Arial" w:cs="Arial"/>
                                  <w:sz w:val="16"/>
                                  <w:szCs w:val="16"/>
                                </w:rPr>
                              </w:pPr>
                              <w:del w:id="211" w:author="Whitney Eiss" w:date="2017-10-16T11:36:00Z">
                                <w:r w:rsidRPr="00A03A13">
                                  <w:rPr>
                                    <w:rFonts w:ascii="Arial" w:hAnsi="Arial" w:cs="Arial"/>
                                    <w:sz w:val="16"/>
                                  </w:rPr>
                                  <w:delText xml:space="preserve">This will be the </w:delText>
                                </w:r>
                                <w:r w:rsidRPr="00A03A13">
                                  <w:rPr>
                                    <w:rFonts w:ascii="Arial" w:hAnsi="Arial" w:cs="Arial"/>
                                    <w:sz w:val="16"/>
                                    <w:u w:val="single"/>
                                  </w:rPr>
                                  <w:delText xml:space="preserve">Rate </w:delText>
                                </w:r>
                                <w:r>
                                  <w:rPr>
                                    <w:rFonts w:ascii="Arial" w:hAnsi="Arial" w:cs="Arial"/>
                                    <w:sz w:val="16"/>
                                    <w:u w:val="single"/>
                                  </w:rPr>
                                  <w:delText>2</w:delText>
                                </w:r>
                                <w:r w:rsidRPr="00A03A13">
                                  <w:rPr>
                                    <w:rFonts w:ascii="Arial" w:hAnsi="Arial" w:cs="Arial"/>
                                    <w:sz w:val="16"/>
                                  </w:rPr>
                                  <w:delText xml:space="preserve"> on the DBW. </w:delText>
                                </w:r>
                              </w:del>
                            </w:p>
                            <w:p w14:paraId="564787D0" w14:textId="77777777" w:rsidR="00257BB1" w:rsidRPr="00560871" w:rsidRDefault="00257BB1" w:rsidP="00A03A13">
                              <w:pPr>
                                <w:rPr>
                                  <w:del w:id="212" w:author="Whitney Eiss" w:date="2017-10-16T11:36:00Z"/>
                                </w:rPr>
                              </w:pPr>
                            </w:p>
                            <w:p w14:paraId="1132266F" w14:textId="77777777" w:rsidR="00257BB1" w:rsidRPr="009A0EBA" w:rsidRDefault="00257BB1" w:rsidP="00A03A13">
                              <w:pPr>
                                <w:rPr>
                                  <w:del w:id="213" w:author="Whitney Eiss" w:date="2017-10-16T11:36:00Z"/>
                                  <w:rFonts w:ascii="Arial" w:hAnsi="Arial" w:cs="Arial"/>
                                </w:rPr>
                              </w:pPr>
                            </w:p>
                            <w:p w14:paraId="4BF92B11" w14:textId="77777777" w:rsidR="00257BB1" w:rsidRPr="00AC0817" w:rsidRDefault="00257BB1" w:rsidP="00A03A13">
                              <w:pPr>
                                <w:rPr>
                                  <w:del w:id="214" w:author="Whitney Eiss" w:date="2017-10-16T11:36:00Z"/>
                                  <w:szCs w:val="18"/>
                                </w:rPr>
                              </w:pPr>
                              <w:del w:id="215" w:author="Whitney Eiss" w:date="2017-10-16T11:36:00Z">
                                <w:r>
                                  <w:rPr>
                                    <w:rFonts w:ascii="Arial" w:hAnsi="Arial" w:cs="Arial"/>
                                    <w:sz w:val="16"/>
                                  </w:rPr>
                                  <w:delText xml:space="preserve"> </w:delText>
                                </w:r>
                              </w:del>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7DA075" id="_x0000_s1098" type="#_x0000_t202" style="position:absolute;margin-left:394.5pt;margin-top:198.65pt;width:95.15pt;height:30.05pt;z-index:25208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" strokeweight="1.5pt">
                  <v:textbox>
                    <w:txbxContent>
                      <w:p w14:paraId="5537BC81" w14:textId="77777777" w:rsidR="00257BB1" w:rsidRPr="00A03A13" w:rsidRDefault="00257BB1" w:rsidP="00A03A13">
                        <w:pPr>
                          <w:rPr>
                            <w:del w:id="216" w:author="Whitney Eiss" w:date="2017-10-16T11:36:00Z"/>
                            <w:rFonts w:ascii="Arial" w:hAnsi="Arial" w:cs="Arial"/>
                            <w:sz w:val="16"/>
                            <w:szCs w:val="16"/>
                          </w:rPr>
                        </w:pPr>
                        <w:del w:id="217" w:author="Whitney Eiss" w:date="2017-10-16T11:36:00Z">
                          <w:r w:rsidRPr="00A03A13">
                            <w:rPr>
                              <w:rFonts w:ascii="Arial" w:hAnsi="Arial" w:cs="Arial"/>
                              <w:sz w:val="16"/>
                            </w:rPr>
                            <w:delText xml:space="preserve">This will be the </w:delText>
                          </w:r>
                          <w:r w:rsidRPr="00A03A13">
                            <w:rPr>
                              <w:rFonts w:ascii="Arial" w:hAnsi="Arial" w:cs="Arial"/>
                              <w:sz w:val="16"/>
                              <w:u w:val="single"/>
                            </w:rPr>
                            <w:delText xml:space="preserve">Rate </w:delText>
                          </w:r>
                          <w:r>
                            <w:rPr>
                              <w:rFonts w:ascii="Arial" w:hAnsi="Arial" w:cs="Arial"/>
                              <w:sz w:val="16"/>
                              <w:u w:val="single"/>
                            </w:rPr>
                            <w:delText>2</w:delText>
                          </w:r>
                          <w:r w:rsidRPr="00A03A13">
                            <w:rPr>
                              <w:rFonts w:ascii="Arial" w:hAnsi="Arial" w:cs="Arial"/>
                              <w:sz w:val="16"/>
                            </w:rPr>
                            <w:delText xml:space="preserve"> on the DBW. </w:delText>
                          </w:r>
                        </w:del>
                      </w:p>
                      <w:p w14:paraId="564787D0" w14:textId="77777777" w:rsidR="00257BB1" w:rsidRPr="00560871" w:rsidRDefault="00257BB1" w:rsidP="00A03A13">
                        <w:pPr>
                          <w:rPr>
                            <w:del w:id="218" w:author="Whitney Eiss" w:date="2017-10-16T11:36:00Z"/>
                          </w:rPr>
                        </w:pPr>
                      </w:p>
                      <w:p w14:paraId="1132266F" w14:textId="77777777" w:rsidR="00257BB1" w:rsidRPr="009A0EBA" w:rsidRDefault="00257BB1" w:rsidP="00A03A13">
                        <w:pPr>
                          <w:rPr>
                            <w:del w:id="219" w:author="Whitney Eiss" w:date="2017-10-16T11:36:00Z"/>
                            <w:rFonts w:ascii="Arial" w:hAnsi="Arial" w:cs="Arial"/>
                          </w:rPr>
                        </w:pPr>
                      </w:p>
                      <w:p w14:paraId="4BF92B11" w14:textId="77777777" w:rsidR="00257BB1" w:rsidRPr="00AC0817" w:rsidRDefault="00257BB1" w:rsidP="00A03A13">
                        <w:pPr>
                          <w:rPr>
                            <w:del w:id="220" w:author="Whitney Eiss" w:date="2017-10-16T11:36:00Z"/>
                            <w:szCs w:val="18"/>
                          </w:rPr>
                        </w:pPr>
                        <w:del w:id="221" w:author="Whitney Eiss" w:date="2017-10-16T11:36:00Z">
                          <w:r>
                            <w:rPr>
                              <w:rFonts w:ascii="Arial" w:hAnsi="Arial" w:cs="Arial"/>
                              <w:sz w:val="16"/>
                            </w:rPr>
                            <w:delText xml:space="preserve"> </w:delText>
                          </w:r>
                        </w:del>
                      </w:p>
                    </w:txbxContent>
                  </v:textbox>
                </v:shape>
              </w:pict>
            </mc:Fallback>
          </mc:AlternateContent>
        </w:r>
        <w:r w:rsidR="00191C69" w:rsidRPr="00FB3017">
          <w:rPr>
            <w:rFonts w:ascii="Arial" w:hAnsi="Arial" w:cs="Arial"/>
            <w:b/>
            <w:noProof/>
            <w:lang w:val="en-US"/>
          </w:rPr>
          <mc:AlternateContent>
            <mc:Choice Requires="wps">
              <w:drawing>
                <wp:anchor distT="0" distB="0" distL="114300" distR="114300" simplePos="0" relativeHeight="252078592" behindDoc="0" locked="0" layoutInCell="1" allowOverlap="1" wp14:anchorId="38D247F2" wp14:editId="5451AEBD">
                  <wp:simplePos x="0" y="0"/>
                  <wp:positionH relativeFrom="column">
                    <wp:posOffset>5133340</wp:posOffset>
                  </wp:positionH>
                  <wp:positionV relativeFrom="paragraph">
                    <wp:posOffset>3232150</wp:posOffset>
                  </wp:positionV>
                  <wp:extent cx="690880" cy="1621790"/>
                  <wp:effectExtent l="0" t="0" r="13970" b="16510"/>
                  <wp:wrapNone/>
                  <wp:docPr id="1619" name="Rectangle 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0880" cy="162179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A6E08B" id="Rectangle 520" o:spid="_x0000_s1026" style="position:absolute;margin-left:404.2pt;margin-top:254.5pt;width:54.4pt;height:127.7pt;z-index:25207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" filled="f" strokecolor="red" strokeweight="1.25pt">
                  <v:shadow color="#868686"/>
                </v:rect>
              </w:pict>
            </mc:Fallback>
          </mc:AlternateContent>
        </w:r>
        <w:r w:rsidR="00191C69" w:rsidRPr="00FB3017">
          <w:rPr>
            <w:rFonts w:ascii="Arial" w:hAnsi="Arial" w:cs="Arial"/>
            <w:b/>
            <w:noProof/>
            <w:lang w:val="en-US"/>
          </w:rPr>
          <mc:AlternateContent>
            <mc:Choice Requires="wps">
              <w:drawing>
                <wp:anchor distT="0" distB="0" distL="114300" distR="114300" simplePos="0" relativeHeight="252077568" behindDoc="0" locked="0" layoutInCell="1" allowOverlap="1" wp14:anchorId="1730AFB1" wp14:editId="5CA9583C">
                  <wp:simplePos x="0" y="0"/>
                  <wp:positionH relativeFrom="column">
                    <wp:posOffset>4306680</wp:posOffset>
                  </wp:positionH>
                  <wp:positionV relativeFrom="paragraph">
                    <wp:posOffset>3343634</wp:posOffset>
                  </wp:positionV>
                  <wp:extent cx="739140" cy="1510472"/>
                  <wp:effectExtent l="0" t="0" r="22860" b="13970"/>
                  <wp:wrapNone/>
                  <wp:docPr id="1620" name="Rectangle 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 cy="1510472"/>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FF7B46" id="Rectangle 520" o:spid="_x0000_s1026" style="position:absolute;margin-left:339.1pt;margin-top:263.3pt;width:58.2pt;height:118.95pt;z-index:25207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" filled="f" strokecolor="red" strokeweight="1.25pt">
                  <v:shadow color="#868686"/>
                </v:rect>
              </w:pict>
            </mc:Fallback>
          </mc:AlternateContent>
        </w:r>
        <w:r w:rsidR="00191C69" w:rsidRPr="00FB3017">
          <w:rPr>
            <w:rFonts w:ascii="Arial" w:hAnsi="Arial" w:cs="Arial"/>
            <w:b/>
            <w:noProof/>
            <w:lang w:val="en-US"/>
          </w:rPr>
          <mc:AlternateContent>
            <mc:Choice Requires="wps">
              <w:drawing>
                <wp:anchor distT="0" distB="0" distL="114300" distR="114300" simplePos="0" relativeHeight="252072448" behindDoc="0" locked="0" layoutInCell="1" allowOverlap="1" wp14:anchorId="0121CD6B" wp14:editId="67AACBE3">
                  <wp:simplePos x="0" y="0"/>
                  <wp:positionH relativeFrom="column">
                    <wp:posOffset>426085</wp:posOffset>
                  </wp:positionH>
                  <wp:positionV relativeFrom="paragraph">
                    <wp:posOffset>3582035</wp:posOffset>
                  </wp:positionV>
                  <wp:extent cx="739140" cy="160655"/>
                  <wp:effectExtent l="0" t="0" r="22860" b="10795"/>
                  <wp:wrapNone/>
                  <wp:docPr id="1621" name="Rectangle 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 cy="16065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1F01C7" id="Rectangle 520" o:spid="_x0000_s1026" style="position:absolute;margin-left:33.55pt;margin-top:282.05pt;width:58.2pt;height:12.65pt;z-index:25207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" filled="f" strokecolor="red" strokeweight="1.25pt">
                  <v:shadow color="#868686"/>
                </v:rect>
              </w:pict>
            </mc:Fallback>
          </mc:AlternateContent>
        </w:r>
        <w:r w:rsidR="00191C69" w:rsidRPr="00FB3017">
          <w:rPr>
            <w:rFonts w:ascii="Arial" w:hAnsi="Arial" w:cs="Arial"/>
            <w:b/>
            <w:noProof/>
            <w:lang w:val="en-US"/>
          </w:rPr>
          <mc:AlternateContent>
            <mc:Choice Requires="wps">
              <w:drawing>
                <wp:anchor distT="0" distB="0" distL="114300" distR="114300" simplePos="0" relativeHeight="252076544" behindDoc="0" locked="0" layoutInCell="1" allowOverlap="1" wp14:anchorId="04411E67" wp14:editId="1E5CB85B">
                  <wp:simplePos x="0" y="0"/>
                  <wp:positionH relativeFrom="column">
                    <wp:posOffset>1359535</wp:posOffset>
                  </wp:positionH>
                  <wp:positionV relativeFrom="paragraph">
                    <wp:posOffset>1512570</wp:posOffset>
                  </wp:positionV>
                  <wp:extent cx="635" cy="814705"/>
                  <wp:effectExtent l="76200" t="0" r="75565" b="61595"/>
                  <wp:wrapNone/>
                  <wp:docPr id="1622" name="AutoShape 7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147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4D95A55" id="AutoShape 712" o:spid="_x0000_s1026" type="#_x0000_t32" style="position:absolute;margin-left:107.05pt;margin-top:119.1pt;width:.05pt;height:64.15pt;z-index:25207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" strokeweight="1.5pt">
                  <v:stroke endarrow="block"/>
                  <v:shadow color="#868686"/>
                </v:shape>
              </w:pict>
            </mc:Fallback>
          </mc:AlternateContent>
        </w:r>
        <w:r w:rsidR="00191C69" w:rsidRPr="00FB3017">
          <w:rPr>
            <w:rFonts w:ascii="Arial" w:hAnsi="Arial" w:cs="Arial"/>
            <w:b/>
            <w:noProof/>
            <w:lang w:val="en-US"/>
          </w:rPr>
          <mc:AlternateContent>
            <mc:Choice Requires="wps">
              <w:drawing>
                <wp:anchor distT="0" distB="0" distL="114300" distR="114300" simplePos="0" relativeHeight="252074496" behindDoc="0" locked="0" layoutInCell="1" allowOverlap="1" wp14:anchorId="707BBB1C" wp14:editId="66193C52">
                  <wp:simplePos x="0" y="0"/>
                  <wp:positionH relativeFrom="column">
                    <wp:posOffset>1256665</wp:posOffset>
                  </wp:positionH>
                  <wp:positionV relativeFrom="paragraph">
                    <wp:posOffset>1353185</wp:posOffset>
                  </wp:positionV>
                  <wp:extent cx="685165" cy="146685"/>
                  <wp:effectExtent l="0" t="0" r="19685" b="24765"/>
                  <wp:wrapNone/>
                  <wp:docPr id="1623" name="Rectangle 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165" cy="14668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5326C" id="Rectangle 710" o:spid="_x0000_s1026" style="position:absolute;margin-left:98.95pt;margin-top:106.55pt;width:53.95pt;height:11.55pt;z-index:25207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" filled="f" strokecolor="red" strokeweight="1.25pt">
                  <v:shadow color="#868686"/>
                </v:rect>
              </w:pict>
            </mc:Fallback>
          </mc:AlternateContent>
        </w:r>
        <w:r w:rsidR="00191C69" w:rsidRPr="00FB3017">
          <w:rPr>
            <w:rFonts w:ascii="Arial" w:hAnsi="Arial" w:cs="Arial"/>
            <w:b/>
            <w:noProof/>
            <w:lang w:val="en-US"/>
          </w:rPr>
          <mc:AlternateContent>
            <mc:Choice Requires="wps">
              <w:drawing>
                <wp:anchor distT="0" distB="0" distL="114300" distR="114300" simplePos="0" relativeHeight="252071424" behindDoc="0" locked="0" layoutInCell="1" allowOverlap="1" wp14:anchorId="2DA4CA11" wp14:editId="712BF7A5">
                  <wp:simplePos x="0" y="0"/>
                  <wp:positionH relativeFrom="column">
                    <wp:posOffset>-27305</wp:posOffset>
                  </wp:positionH>
                  <wp:positionV relativeFrom="paragraph">
                    <wp:posOffset>2327275</wp:posOffset>
                  </wp:positionV>
                  <wp:extent cx="2099945" cy="577215"/>
                  <wp:effectExtent l="0" t="0" r="14605" b="13335"/>
                  <wp:wrapNone/>
                  <wp:docPr id="1624" name="Text 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9945" cy="577215"/>
                          </a:xfrm>
                          <a:prstGeom prst="rect">
                            <a:avLst/>
                          </a:prstGeom>
                          <a:solidFill>
                            <a:schemeClr val="tx2">
                              <a:lumMod val="40000"/>
                              <a:lumOff val="60000"/>
                            </a:schemeClr>
                          </a:solidFill>
                          <a:ln w="19050">
                            <a:solidFill>
                              <a:srgbClr val="000000"/>
                            </a:solidFill>
                            <a:miter lim="800000"/>
                            <a:headEnd/>
                            <a:tailEnd/>
                          </a:ln>
                        </wps:spPr>
                        <wps:txbx>
                          <w:txbxContent>
                            <w:p w14:paraId="6B812139" w14:textId="77777777" w:rsidR="00257BB1" w:rsidRDefault="00257BB1" w:rsidP="003C0924">
                              <w:pPr>
                                <w:rPr>
                                  <w:del w:id="222" w:author="Whitney Eiss" w:date="2017-10-16T11:36:00Z"/>
                                  <w:rFonts w:ascii="Arial" w:hAnsi="Arial" w:cs="Arial"/>
                                  <w:sz w:val="16"/>
                                  <w:szCs w:val="16"/>
                                </w:rPr>
                              </w:pPr>
                              <w:del w:id="223" w:author="Whitney Eiss" w:date="2017-10-16T11:36:00Z">
                                <w:r w:rsidRPr="006C573B">
                                  <w:rPr>
                                    <w:rFonts w:ascii="Arial" w:hAnsi="Arial" w:cs="Arial"/>
                                    <w:sz w:val="16"/>
                                    <w:szCs w:val="16"/>
                                    <w:u w:val="single"/>
                                  </w:rPr>
                                  <w:delText>Invoice#:</w:delText>
                                </w:r>
                                <w:r>
                                  <w:rPr>
                                    <w:rFonts w:ascii="Arial" w:hAnsi="Arial" w:cs="Arial"/>
                                    <w:sz w:val="16"/>
                                    <w:szCs w:val="16"/>
                                    <w:u w:val="single"/>
                                  </w:rPr>
                                  <w:delText xml:space="preserve"> </w:delText>
                                </w:r>
                                <w:r>
                                  <w:rPr>
                                    <w:rFonts w:ascii="Arial" w:hAnsi="Arial" w:cs="Arial"/>
                                    <w:sz w:val="16"/>
                                    <w:szCs w:val="16"/>
                                  </w:rPr>
                                  <w:delText>This is the customer invoice number.  Invoices for this customer that begin with ‘DR’ (Damaged Returns) indicate Spoils/Unsalesables.</w:delText>
                                </w:r>
                              </w:del>
                            </w:p>
                            <w:p w14:paraId="53E47A46" w14:textId="77777777" w:rsidR="00257BB1" w:rsidRPr="00E06F67" w:rsidRDefault="00257BB1" w:rsidP="003C0924">
                              <w:pPr>
                                <w:rPr>
                                  <w:del w:id="224" w:author="Whitney Eiss" w:date="2017-10-16T11:36:00Z"/>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A4CA11" id="_x0000_s1099" type="#_x0000_t202" style="position:absolute;margin-left:-2.15pt;margin-top:183.25pt;width:165.35pt;height:45.45pt;z-index:25207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" fillcolor="#8db3e2 [1311]" strokeweight="1.5pt">
                  <v:textbox>
                    <w:txbxContent>
                      <w:p w14:paraId="6B812139" w14:textId="77777777" w:rsidR="00257BB1" w:rsidRDefault="00257BB1" w:rsidP="003C0924">
                        <w:pPr>
                          <w:rPr>
                            <w:del w:id="225" w:author="Whitney Eiss" w:date="2017-10-16T11:36:00Z"/>
                            <w:rFonts w:ascii="Arial" w:hAnsi="Arial" w:cs="Arial"/>
                            <w:sz w:val="16"/>
                            <w:szCs w:val="16"/>
                          </w:rPr>
                        </w:pPr>
                        <w:del w:id="226" w:author="Whitney Eiss" w:date="2017-10-16T11:36:00Z">
                          <w:r w:rsidRPr="006C573B">
                            <w:rPr>
                              <w:rFonts w:ascii="Arial" w:hAnsi="Arial" w:cs="Arial"/>
                              <w:sz w:val="16"/>
                              <w:szCs w:val="16"/>
                              <w:u w:val="single"/>
                            </w:rPr>
                            <w:delText>Invoice#:</w:delText>
                          </w:r>
                          <w:r>
                            <w:rPr>
                              <w:rFonts w:ascii="Arial" w:hAnsi="Arial" w:cs="Arial"/>
                              <w:sz w:val="16"/>
                              <w:szCs w:val="16"/>
                              <w:u w:val="single"/>
                            </w:rPr>
                            <w:delText xml:space="preserve"> </w:delText>
                          </w:r>
                          <w:r>
                            <w:rPr>
                              <w:rFonts w:ascii="Arial" w:hAnsi="Arial" w:cs="Arial"/>
                              <w:sz w:val="16"/>
                              <w:szCs w:val="16"/>
                            </w:rPr>
                            <w:delText>This is the customer invoice number.  Invoices for this customer that begin with ‘DR’ (Damaged Returns) indicate Spoils/Unsalesables.</w:delText>
                          </w:r>
                        </w:del>
                      </w:p>
                      <w:p w14:paraId="53E47A46" w14:textId="77777777" w:rsidR="00257BB1" w:rsidRPr="00E06F67" w:rsidRDefault="00257BB1" w:rsidP="003C0924">
                        <w:pPr>
                          <w:rPr>
                            <w:del w:id="227" w:author="Whitney Eiss" w:date="2017-10-16T11:36:00Z"/>
                          </w:rPr>
                        </w:pPr>
                      </w:p>
                    </w:txbxContent>
                  </v:textbox>
                </v:shape>
              </w:pict>
            </mc:Fallback>
          </mc:AlternateContent>
        </w:r>
        <w:r w:rsidR="00191C69" w:rsidRPr="00FB3017">
          <w:rPr>
            <w:rFonts w:ascii="Arial" w:hAnsi="Arial" w:cs="Arial"/>
            <w:b/>
            <w:noProof/>
            <w:lang w:val="en-US"/>
          </w:rPr>
          <mc:AlternateContent>
            <mc:Choice Requires="wps">
              <w:drawing>
                <wp:anchor distT="0" distB="0" distL="114300" distR="114300" simplePos="0" relativeHeight="252073472" behindDoc="0" locked="0" layoutInCell="1" allowOverlap="1" wp14:anchorId="6E623238" wp14:editId="3EC85753">
                  <wp:simplePos x="0" y="0"/>
                  <wp:positionH relativeFrom="column">
                    <wp:posOffset>3741504</wp:posOffset>
                  </wp:positionH>
                  <wp:positionV relativeFrom="paragraph">
                    <wp:posOffset>520921</wp:posOffset>
                  </wp:positionV>
                  <wp:extent cx="270978" cy="238539"/>
                  <wp:effectExtent l="0" t="0" r="72390" b="47625"/>
                  <wp:wrapNone/>
                  <wp:docPr id="1748" name="AutoShape 5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978" cy="23853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9EE08F" id="AutoShape 563" o:spid="_x0000_s1026" type="#_x0000_t32" style="position:absolute;margin-left:294.6pt;margin-top:41pt;width:21.35pt;height:18.8pt;z-index:25207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" strokeweight="1.5pt">
                  <v:stroke endarrow="block"/>
                  <v:shadow color="#868686"/>
                </v:shape>
              </w:pict>
            </mc:Fallback>
          </mc:AlternateContent>
        </w:r>
        <w:r w:rsidR="00191C69" w:rsidRPr="00FB3017">
          <w:rPr>
            <w:rFonts w:ascii="Arial" w:hAnsi="Arial" w:cs="Arial"/>
            <w:b/>
            <w:noProof/>
            <w:lang w:val="en-US"/>
          </w:rPr>
          <mc:AlternateContent>
            <mc:Choice Requires="wps">
              <w:drawing>
                <wp:anchor distT="0" distB="0" distL="114300" distR="114300" simplePos="0" relativeHeight="252075520" behindDoc="0" locked="0" layoutInCell="1" allowOverlap="1" wp14:anchorId="125E751A" wp14:editId="26CAD1A9">
                  <wp:simplePos x="0" y="0"/>
                  <wp:positionH relativeFrom="column">
                    <wp:posOffset>4015353</wp:posOffset>
                  </wp:positionH>
                  <wp:positionV relativeFrom="paragraph">
                    <wp:posOffset>628760</wp:posOffset>
                  </wp:positionV>
                  <wp:extent cx="2204720" cy="511175"/>
                  <wp:effectExtent l="0" t="0" r="24130" b="22225"/>
                  <wp:wrapNone/>
                  <wp:docPr id="1751" name="Text Box 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4720" cy="511175"/>
                          </a:xfrm>
                          <a:prstGeom prst="rect">
                            <a:avLst/>
                          </a:prstGeom>
                          <a:solidFill>
                            <a:schemeClr val="tx2">
                              <a:lumMod val="40000"/>
                              <a:lumOff val="60000"/>
                            </a:schemeClr>
                          </a:solidFill>
                          <a:ln w="19050">
                            <a:solidFill>
                              <a:srgbClr val="000000"/>
                            </a:solidFill>
                            <a:miter lim="800000"/>
                            <a:headEnd/>
                            <a:tailEnd/>
                          </a:ln>
                        </wps:spPr>
                        <wps:txbx>
                          <w:txbxContent>
                            <w:p w14:paraId="7A64DF95" w14:textId="77777777" w:rsidR="00257BB1" w:rsidRPr="00AE3916" w:rsidRDefault="00257BB1" w:rsidP="003C0924">
                              <w:pPr>
                                <w:rPr>
                                  <w:del w:id="228" w:author="Whitney Eiss" w:date="2017-10-16T11:36:00Z"/>
                                </w:rPr>
                              </w:pPr>
                              <w:del w:id="229" w:author="Whitney Eiss" w:date="2017-10-16T11:36:00Z">
                                <w:r w:rsidRPr="00AE3916">
                                  <w:rPr>
                                    <w:rFonts w:ascii="Arial" w:hAnsi="Arial" w:cs="Arial"/>
                                    <w:sz w:val="16"/>
                                    <w:szCs w:val="16"/>
                                    <w:u w:val="single"/>
                                  </w:rPr>
                                  <w:delText>Comments:</w:delText>
                                </w:r>
                                <w:r>
                                  <w:rPr>
                                    <w:rFonts w:ascii="Arial" w:hAnsi="Arial" w:cs="Arial"/>
                                    <w:sz w:val="16"/>
                                    <w:szCs w:val="16"/>
                                    <w:u w:val="single"/>
                                  </w:rPr>
                                  <w:delText xml:space="preserve"> </w:delText>
                                </w:r>
                                <w:r>
                                  <w:rPr>
                                    <w:rFonts w:ascii="Arial" w:hAnsi="Arial" w:cs="Arial"/>
                                    <w:sz w:val="16"/>
                                    <w:szCs w:val="16"/>
                                  </w:rPr>
                                  <w:delText xml:space="preserve"> This identifies the deduction type, in this example </w:delText>
                                </w:r>
                                <w:r>
                                  <w:rPr>
                                    <w:rFonts w:ascii="Arial" w:hAnsi="Arial" w:cs="Arial"/>
                                    <w:b/>
                                    <w:sz w:val="16"/>
                                    <w:szCs w:val="16"/>
                                  </w:rPr>
                                  <w:delText>Damage Invoice</w:delText>
                                </w:r>
                                <w:r>
                                  <w:rPr>
                                    <w:rFonts w:ascii="Arial" w:hAnsi="Arial" w:cs="Arial"/>
                                    <w:sz w:val="16"/>
                                    <w:szCs w:val="16"/>
                                  </w:rPr>
                                  <w:delText xml:space="preserve"> means unsaleables.  </w:delText>
                                </w:r>
                              </w:del>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5E751A" id="_x0000_s1100" type="#_x0000_t202" style="position:absolute;margin-left:316.15pt;margin-top:49.5pt;width:173.6pt;height:40.25pt;z-index:25207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" fillcolor="#8db3e2 [1311]" strokeweight="1.5pt">
                  <v:textbox>
                    <w:txbxContent>
                      <w:p w14:paraId="7A64DF95" w14:textId="77777777" w:rsidR="00257BB1" w:rsidRPr="00AE3916" w:rsidRDefault="00257BB1" w:rsidP="003C0924">
                        <w:pPr>
                          <w:rPr>
                            <w:del w:id="230" w:author="Whitney Eiss" w:date="2017-10-16T11:36:00Z"/>
                          </w:rPr>
                        </w:pPr>
                        <w:del w:id="231" w:author="Whitney Eiss" w:date="2017-10-16T11:36:00Z">
                          <w:r w:rsidRPr="00AE3916">
                            <w:rPr>
                              <w:rFonts w:ascii="Arial" w:hAnsi="Arial" w:cs="Arial"/>
                              <w:sz w:val="16"/>
                              <w:szCs w:val="16"/>
                              <w:u w:val="single"/>
                            </w:rPr>
                            <w:delText>Comments:</w:delText>
                          </w:r>
                          <w:r>
                            <w:rPr>
                              <w:rFonts w:ascii="Arial" w:hAnsi="Arial" w:cs="Arial"/>
                              <w:sz w:val="16"/>
                              <w:szCs w:val="16"/>
                              <w:u w:val="single"/>
                            </w:rPr>
                            <w:delText xml:space="preserve"> </w:delText>
                          </w:r>
                          <w:r>
                            <w:rPr>
                              <w:rFonts w:ascii="Arial" w:hAnsi="Arial" w:cs="Arial"/>
                              <w:sz w:val="16"/>
                              <w:szCs w:val="16"/>
                            </w:rPr>
                            <w:delText xml:space="preserve"> This identifies the deduction type, in this example </w:delText>
                          </w:r>
                          <w:r>
                            <w:rPr>
                              <w:rFonts w:ascii="Arial" w:hAnsi="Arial" w:cs="Arial"/>
                              <w:b/>
                              <w:sz w:val="16"/>
                              <w:szCs w:val="16"/>
                            </w:rPr>
                            <w:delText>Damage Invoice</w:delText>
                          </w:r>
                          <w:r>
                            <w:rPr>
                              <w:rFonts w:ascii="Arial" w:hAnsi="Arial" w:cs="Arial"/>
                              <w:sz w:val="16"/>
                              <w:szCs w:val="16"/>
                            </w:rPr>
                            <w:delText xml:space="preserve"> means unsaleables.  </w:delText>
                          </w:r>
                        </w:del>
                      </w:p>
                    </w:txbxContent>
                  </v:textbox>
                </v:shape>
              </w:pict>
            </mc:Fallback>
          </mc:AlternateContent>
        </w:r>
        <w:r w:rsidR="00191C69" w:rsidRPr="00FB3017">
          <w:rPr>
            <w:rFonts w:ascii="Arial" w:hAnsi="Arial" w:cs="Arial"/>
            <w:b/>
            <w:noProof/>
            <w:lang w:val="en-US"/>
          </w:rPr>
          <mc:AlternateContent>
            <mc:Choice Requires="wps">
              <w:drawing>
                <wp:anchor distT="0" distB="0" distL="114300" distR="114300" simplePos="0" relativeHeight="252070400" behindDoc="0" locked="0" layoutInCell="1" allowOverlap="1" wp14:anchorId="5A43E50D" wp14:editId="4DDA1750">
                  <wp:simplePos x="0" y="0"/>
                  <wp:positionH relativeFrom="column">
                    <wp:posOffset>3190875</wp:posOffset>
                  </wp:positionH>
                  <wp:positionV relativeFrom="paragraph">
                    <wp:posOffset>330835</wp:posOffset>
                  </wp:positionV>
                  <wp:extent cx="1487805" cy="191770"/>
                  <wp:effectExtent l="0" t="0" r="17145" b="17780"/>
                  <wp:wrapNone/>
                  <wp:docPr id="1752" name="Rectangle 5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7805" cy="19177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AF0BBD" id="Rectangle 517" o:spid="_x0000_s1026" style="position:absolute;margin-left:251.25pt;margin-top:26.05pt;width:117.15pt;height:15.1pt;z-index:25207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" filled="f" strokecolor="red" strokeweight="1.25pt">
                  <v:shadow color="#868686"/>
                </v:rect>
              </w:pict>
            </mc:Fallback>
          </mc:AlternateContent>
        </w:r>
      </w:del>
      <w:ins w:id="232" w:author="Whitney Eiss" w:date="2017-10-16T11:36:00Z">
        <w:r w:rsidR="007B74AE" w:rsidRPr="00FB3017">
          <w:rPr>
            <w:rFonts w:ascii="Arial" w:hAnsi="Arial" w:cs="Arial"/>
            <w:b/>
            <w:noProof/>
            <w:lang w:val="en-US"/>
          </w:rPr>
          <mc:AlternateContent>
            <mc:Choice Requires="wps">
              <w:drawing>
                <wp:anchor distT="0" distB="0" distL="114300" distR="114300" simplePos="0" relativeHeight="251818496" behindDoc="0" locked="0" layoutInCell="1" allowOverlap="1" wp14:anchorId="01868D8E" wp14:editId="42BD2683">
                  <wp:simplePos x="0" y="0"/>
                  <wp:positionH relativeFrom="column">
                    <wp:posOffset>3296865</wp:posOffset>
                  </wp:positionH>
                  <wp:positionV relativeFrom="paragraph">
                    <wp:posOffset>333844</wp:posOffset>
                  </wp:positionV>
                  <wp:extent cx="1384438" cy="191770"/>
                  <wp:effectExtent l="0" t="0" r="25400" b="17780"/>
                  <wp:wrapNone/>
                  <wp:docPr id="1715" name="Rectangle 5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438" cy="19177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C9F591" id="Rectangle 517" o:spid="_x0000_s1026" style="position:absolute;margin-left:259.6pt;margin-top:26.3pt;width:109pt;height:15.1pt;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" filled="f" strokecolor="red" strokeweight="1.25pt">
                  <v:shadow color="#868686"/>
                </v:rect>
              </w:pict>
            </mc:Fallback>
          </mc:AlternateContent>
        </w:r>
        <w:r w:rsidRPr="00FB3017">
          <w:rPr>
            <w:rFonts w:ascii="Arial" w:hAnsi="Arial" w:cs="Arial"/>
            <w:b/>
            <w:noProof/>
            <w:lang w:val="en-US"/>
          </w:rPr>
          <mc:AlternateContent>
            <mc:Choice Requires="wps">
              <w:drawing>
                <wp:anchor distT="0" distB="0" distL="114300" distR="114300" simplePos="0" relativeHeight="251830784" behindDoc="0" locked="0" layoutInCell="1" allowOverlap="1" wp14:anchorId="644E7E7F" wp14:editId="6D7B503F">
                  <wp:simplePos x="0" y="0"/>
                  <wp:positionH relativeFrom="column">
                    <wp:posOffset>5396009</wp:posOffset>
                  </wp:positionH>
                  <wp:positionV relativeFrom="paragraph">
                    <wp:posOffset>2906312</wp:posOffset>
                  </wp:positionV>
                  <wp:extent cx="0" cy="326004"/>
                  <wp:effectExtent l="76200" t="0" r="76200" b="55245"/>
                  <wp:wrapNone/>
                  <wp:docPr id="1727" name="AutoShape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6004"/>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EB8693" id="AutoShape 522" o:spid="_x0000_s1026" type="#_x0000_t32" style="position:absolute;margin-left:424.9pt;margin-top:228.85pt;width:0;height:25.65pt;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" strokeweight="1pt">
                  <v:stroke endarrow="block"/>
                  <v:shadow color="#868686"/>
                </v:shape>
              </w:pict>
            </mc:Fallback>
          </mc:AlternateContent>
        </w:r>
        <w:r w:rsidRPr="00FB3017">
          <w:rPr>
            <w:rFonts w:ascii="Arial" w:hAnsi="Arial" w:cs="Arial"/>
            <w:b/>
            <w:noProof/>
            <w:lang w:val="en-US"/>
          </w:rPr>
          <mc:AlternateContent>
            <mc:Choice Requires="wps">
              <w:drawing>
                <wp:anchor distT="0" distB="0" distL="114300" distR="114300" simplePos="0" relativeHeight="251832832" behindDoc="0" locked="0" layoutInCell="1" allowOverlap="1" wp14:anchorId="6AFE8F05" wp14:editId="2EC266DE">
                  <wp:simplePos x="0" y="0"/>
                  <wp:positionH relativeFrom="column">
                    <wp:posOffset>4306680</wp:posOffset>
                  </wp:positionH>
                  <wp:positionV relativeFrom="paragraph">
                    <wp:posOffset>2938117</wp:posOffset>
                  </wp:positionV>
                  <wp:extent cx="143124" cy="405517"/>
                  <wp:effectExtent l="0" t="0" r="66675" b="52070"/>
                  <wp:wrapNone/>
                  <wp:docPr id="1730" name="AutoShape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124" cy="405517"/>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83EBA9B" id="AutoShape 522" o:spid="_x0000_s1026" type="#_x0000_t32" style="position:absolute;margin-left:339.1pt;margin-top:231.35pt;width:11.25pt;height:31.95pt;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" strokeweight="1pt">
                  <v:stroke endarrow="block"/>
                  <v:shadow color="#868686"/>
                </v:shape>
              </w:pict>
            </mc:Fallback>
          </mc:AlternateContent>
        </w:r>
        <w:r w:rsidRPr="00FB3017">
          <w:rPr>
            <w:rFonts w:ascii="Arial" w:hAnsi="Arial" w:cs="Arial"/>
            <w:b/>
            <w:noProof/>
            <w:lang w:val="en-US"/>
          </w:rPr>
          <mc:AlternateContent>
            <mc:Choice Requires="wps">
              <w:drawing>
                <wp:anchor distT="0" distB="0" distL="114300" distR="114300" simplePos="0" relativeHeight="251829760" behindDoc="0" locked="0" layoutInCell="1" allowOverlap="1" wp14:anchorId="1A3D2CBE" wp14:editId="72F10E5D">
                  <wp:simplePos x="0" y="0"/>
                  <wp:positionH relativeFrom="column">
                    <wp:posOffset>3630240</wp:posOffset>
                  </wp:positionH>
                  <wp:positionV relativeFrom="paragraph">
                    <wp:posOffset>2524650</wp:posOffset>
                  </wp:positionV>
                  <wp:extent cx="1208405" cy="381635"/>
                  <wp:effectExtent l="0" t="0" r="10795" b="18415"/>
                  <wp:wrapNone/>
                  <wp:docPr id="1726" name="Text 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8405" cy="381635"/>
                          </a:xfrm>
                          <a:prstGeom prst="rect">
                            <a:avLst/>
                          </a:prstGeom>
                          <a:solidFill>
                            <a:srgbClr val="FFFFFF"/>
                          </a:solidFill>
                          <a:ln w="19050">
                            <a:solidFill>
                              <a:srgbClr val="000000"/>
                            </a:solidFill>
                            <a:miter lim="800000"/>
                            <a:headEnd/>
                            <a:tailEnd/>
                          </a:ln>
                        </wps:spPr>
                        <wps:txbx>
                          <w:txbxContent>
                            <w:p w14:paraId="17ADFC91" w14:textId="77777777" w:rsidR="00257BB1" w:rsidRPr="00A03A13" w:rsidRDefault="00257BB1" w:rsidP="00A03A13">
                              <w:pPr>
                                <w:rPr>
                                  <w:ins w:id="233" w:author="Whitney Eiss" w:date="2017-10-16T11:36:00Z"/>
                                  <w:rFonts w:ascii="Arial" w:hAnsi="Arial" w:cs="Arial"/>
                                  <w:sz w:val="16"/>
                                  <w:szCs w:val="16"/>
                                </w:rPr>
                              </w:pPr>
                              <w:ins w:id="234" w:author="Whitney Eiss" w:date="2017-10-16T11:36:00Z">
                                <w:r w:rsidRPr="00A03A13">
                                  <w:rPr>
                                    <w:rFonts w:ascii="Arial" w:hAnsi="Arial" w:cs="Arial"/>
                                    <w:sz w:val="16"/>
                                  </w:rPr>
                                  <w:t xml:space="preserve">This will be the </w:t>
                                </w:r>
                                <w:r w:rsidRPr="00A03A13">
                                  <w:rPr>
                                    <w:rFonts w:ascii="Arial" w:hAnsi="Arial" w:cs="Arial"/>
                                    <w:sz w:val="16"/>
                                    <w:u w:val="single"/>
                                  </w:rPr>
                                  <w:t>Rate 1</w:t>
                                </w:r>
                                <w:r w:rsidRPr="00A03A13">
                                  <w:rPr>
                                    <w:rFonts w:ascii="Arial" w:hAnsi="Arial" w:cs="Arial"/>
                                    <w:sz w:val="16"/>
                                  </w:rPr>
                                  <w:t xml:space="preserve"> on the DBW. </w:t>
                                </w:r>
                              </w:ins>
                            </w:p>
                            <w:p w14:paraId="08BF161A" w14:textId="77777777" w:rsidR="00257BB1" w:rsidRPr="00560871" w:rsidRDefault="00257BB1" w:rsidP="00191C69">
                              <w:pPr>
                                <w:rPr>
                                  <w:ins w:id="235" w:author="Whitney Eiss" w:date="2017-10-16T11:36:00Z"/>
                                </w:rPr>
                              </w:pPr>
                            </w:p>
                            <w:p w14:paraId="25BFAB9A" w14:textId="77777777" w:rsidR="00257BB1" w:rsidRPr="009A0EBA" w:rsidRDefault="00257BB1" w:rsidP="00191C69">
                              <w:pPr>
                                <w:rPr>
                                  <w:ins w:id="236" w:author="Whitney Eiss" w:date="2017-10-16T11:36:00Z"/>
                                  <w:rFonts w:ascii="Arial" w:hAnsi="Arial" w:cs="Arial"/>
                                </w:rPr>
                              </w:pPr>
                            </w:p>
                            <w:p w14:paraId="452709B6" w14:textId="77777777" w:rsidR="00257BB1" w:rsidRPr="00AC0817" w:rsidRDefault="00257BB1" w:rsidP="00191C69">
                              <w:pPr>
                                <w:rPr>
                                  <w:ins w:id="237" w:author="Whitney Eiss" w:date="2017-10-16T11:36:00Z"/>
                                  <w:szCs w:val="18"/>
                                </w:rPr>
                              </w:pPr>
                              <w:ins w:id="238" w:author="Whitney Eiss" w:date="2017-10-16T11:36:00Z">
                                <w:r>
                                  <w:rPr>
                                    <w:rFonts w:ascii="Arial" w:hAnsi="Arial" w:cs="Arial"/>
                                    <w:sz w:val="16"/>
                                  </w:rPr>
                                  <w:t xml:space="preserve"> </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3D2CBE" id="_x0000_s1101" type="#_x0000_t202" style="position:absolute;margin-left:285.85pt;margin-top:198.8pt;width:95.15pt;height:30.05pt;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" strokeweight="1.5pt">
                  <v:textbox>
                    <w:txbxContent>
                      <w:p w14:paraId="17ADFC91" w14:textId="77777777" w:rsidR="00257BB1" w:rsidRPr="00A03A13" w:rsidRDefault="00257BB1" w:rsidP="00A03A13">
                        <w:pPr>
                          <w:rPr>
                            <w:ins w:id="239" w:author="Whitney Eiss" w:date="2017-10-16T11:36:00Z"/>
                            <w:rFonts w:ascii="Arial" w:hAnsi="Arial" w:cs="Arial"/>
                            <w:sz w:val="16"/>
                            <w:szCs w:val="16"/>
                          </w:rPr>
                        </w:pPr>
                        <w:ins w:id="240" w:author="Whitney Eiss" w:date="2017-10-16T11:36:00Z">
                          <w:r w:rsidRPr="00A03A13">
                            <w:rPr>
                              <w:rFonts w:ascii="Arial" w:hAnsi="Arial" w:cs="Arial"/>
                              <w:sz w:val="16"/>
                            </w:rPr>
                            <w:t xml:space="preserve">This will be the </w:t>
                          </w:r>
                          <w:r w:rsidRPr="00A03A13">
                            <w:rPr>
                              <w:rFonts w:ascii="Arial" w:hAnsi="Arial" w:cs="Arial"/>
                              <w:sz w:val="16"/>
                              <w:u w:val="single"/>
                            </w:rPr>
                            <w:t>Rate 1</w:t>
                          </w:r>
                          <w:r w:rsidRPr="00A03A13">
                            <w:rPr>
                              <w:rFonts w:ascii="Arial" w:hAnsi="Arial" w:cs="Arial"/>
                              <w:sz w:val="16"/>
                            </w:rPr>
                            <w:t xml:space="preserve"> on the DBW. </w:t>
                          </w:r>
                        </w:ins>
                      </w:p>
                      <w:p w14:paraId="08BF161A" w14:textId="77777777" w:rsidR="00257BB1" w:rsidRPr="00560871" w:rsidRDefault="00257BB1" w:rsidP="00191C69">
                        <w:pPr>
                          <w:rPr>
                            <w:ins w:id="241" w:author="Whitney Eiss" w:date="2017-10-16T11:36:00Z"/>
                          </w:rPr>
                        </w:pPr>
                      </w:p>
                      <w:p w14:paraId="25BFAB9A" w14:textId="77777777" w:rsidR="00257BB1" w:rsidRPr="009A0EBA" w:rsidRDefault="00257BB1" w:rsidP="00191C69">
                        <w:pPr>
                          <w:rPr>
                            <w:ins w:id="242" w:author="Whitney Eiss" w:date="2017-10-16T11:36:00Z"/>
                            <w:rFonts w:ascii="Arial" w:hAnsi="Arial" w:cs="Arial"/>
                          </w:rPr>
                        </w:pPr>
                      </w:p>
                      <w:p w14:paraId="452709B6" w14:textId="77777777" w:rsidR="00257BB1" w:rsidRPr="00AC0817" w:rsidRDefault="00257BB1" w:rsidP="00191C69">
                        <w:pPr>
                          <w:rPr>
                            <w:ins w:id="243" w:author="Whitney Eiss" w:date="2017-10-16T11:36:00Z"/>
                            <w:szCs w:val="18"/>
                          </w:rPr>
                        </w:pPr>
                        <w:ins w:id="244" w:author="Whitney Eiss" w:date="2017-10-16T11:36:00Z">
                          <w:r>
                            <w:rPr>
                              <w:rFonts w:ascii="Arial" w:hAnsi="Arial" w:cs="Arial"/>
                              <w:sz w:val="16"/>
                            </w:rPr>
                            <w:t xml:space="preserve"> </w:t>
                          </w:r>
                        </w:ins>
                      </w:p>
                    </w:txbxContent>
                  </v:textbox>
                </v:shape>
              </w:pict>
            </mc:Fallback>
          </mc:AlternateContent>
        </w:r>
        <w:r w:rsidRPr="00FB3017">
          <w:rPr>
            <w:rFonts w:ascii="Arial" w:hAnsi="Arial" w:cs="Arial"/>
            <w:b/>
            <w:noProof/>
            <w:lang w:val="en-US"/>
          </w:rPr>
          <mc:AlternateContent>
            <mc:Choice Requires="wps">
              <w:drawing>
                <wp:anchor distT="0" distB="0" distL="114300" distR="114300" simplePos="0" relativeHeight="251831808" behindDoc="0" locked="0" layoutInCell="1" allowOverlap="1" wp14:anchorId="2CB62CF5" wp14:editId="24C0FD13">
                  <wp:simplePos x="0" y="0"/>
                  <wp:positionH relativeFrom="column">
                    <wp:posOffset>5009874</wp:posOffset>
                  </wp:positionH>
                  <wp:positionV relativeFrom="paragraph">
                    <wp:posOffset>2522772</wp:posOffset>
                  </wp:positionV>
                  <wp:extent cx="1208405" cy="381635"/>
                  <wp:effectExtent l="0" t="0" r="10795" b="18415"/>
                  <wp:wrapNone/>
                  <wp:docPr id="1729" name="Text 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8405" cy="381635"/>
                          </a:xfrm>
                          <a:prstGeom prst="rect">
                            <a:avLst/>
                          </a:prstGeom>
                          <a:solidFill>
                            <a:srgbClr val="FFFFFF"/>
                          </a:solidFill>
                          <a:ln w="19050">
                            <a:solidFill>
                              <a:srgbClr val="000000"/>
                            </a:solidFill>
                            <a:miter lim="800000"/>
                            <a:headEnd/>
                            <a:tailEnd/>
                          </a:ln>
                        </wps:spPr>
                        <wps:txbx>
                          <w:txbxContent>
                            <w:p w14:paraId="439E062C" w14:textId="77777777" w:rsidR="00257BB1" w:rsidRPr="00A03A13" w:rsidRDefault="00257BB1" w:rsidP="00A03A13">
                              <w:pPr>
                                <w:rPr>
                                  <w:ins w:id="245" w:author="Whitney Eiss" w:date="2017-10-16T11:36:00Z"/>
                                  <w:rFonts w:ascii="Arial" w:hAnsi="Arial" w:cs="Arial"/>
                                  <w:sz w:val="16"/>
                                  <w:szCs w:val="16"/>
                                </w:rPr>
                              </w:pPr>
                              <w:ins w:id="246" w:author="Whitney Eiss" w:date="2017-10-16T11:36:00Z">
                                <w:r w:rsidRPr="00A03A13">
                                  <w:rPr>
                                    <w:rFonts w:ascii="Arial" w:hAnsi="Arial" w:cs="Arial"/>
                                    <w:sz w:val="16"/>
                                  </w:rPr>
                                  <w:t xml:space="preserve">This will be the </w:t>
                                </w:r>
                                <w:r w:rsidRPr="00A03A13">
                                  <w:rPr>
                                    <w:rFonts w:ascii="Arial" w:hAnsi="Arial" w:cs="Arial"/>
                                    <w:sz w:val="16"/>
                                    <w:u w:val="single"/>
                                  </w:rPr>
                                  <w:t xml:space="preserve">Rate </w:t>
                                </w:r>
                                <w:r>
                                  <w:rPr>
                                    <w:rFonts w:ascii="Arial" w:hAnsi="Arial" w:cs="Arial"/>
                                    <w:sz w:val="16"/>
                                    <w:u w:val="single"/>
                                  </w:rPr>
                                  <w:t>2</w:t>
                                </w:r>
                                <w:r w:rsidRPr="00A03A13">
                                  <w:rPr>
                                    <w:rFonts w:ascii="Arial" w:hAnsi="Arial" w:cs="Arial"/>
                                    <w:sz w:val="16"/>
                                  </w:rPr>
                                  <w:t xml:space="preserve"> on the DBW. </w:t>
                                </w:r>
                              </w:ins>
                            </w:p>
                            <w:p w14:paraId="205FAB37" w14:textId="77777777" w:rsidR="00257BB1" w:rsidRPr="00560871" w:rsidRDefault="00257BB1" w:rsidP="00A03A13">
                              <w:pPr>
                                <w:rPr>
                                  <w:ins w:id="247" w:author="Whitney Eiss" w:date="2017-10-16T11:36:00Z"/>
                                </w:rPr>
                              </w:pPr>
                            </w:p>
                            <w:p w14:paraId="11381FAB" w14:textId="77777777" w:rsidR="00257BB1" w:rsidRPr="009A0EBA" w:rsidRDefault="00257BB1" w:rsidP="00A03A13">
                              <w:pPr>
                                <w:rPr>
                                  <w:ins w:id="248" w:author="Whitney Eiss" w:date="2017-10-16T11:36:00Z"/>
                                  <w:rFonts w:ascii="Arial" w:hAnsi="Arial" w:cs="Arial"/>
                                </w:rPr>
                              </w:pPr>
                            </w:p>
                            <w:p w14:paraId="3123AFEC" w14:textId="77777777" w:rsidR="00257BB1" w:rsidRPr="00AC0817" w:rsidRDefault="00257BB1" w:rsidP="00A03A13">
                              <w:pPr>
                                <w:rPr>
                                  <w:ins w:id="249" w:author="Whitney Eiss" w:date="2017-10-16T11:36:00Z"/>
                                  <w:szCs w:val="18"/>
                                </w:rPr>
                              </w:pPr>
                              <w:ins w:id="250" w:author="Whitney Eiss" w:date="2017-10-16T11:36:00Z">
                                <w:r>
                                  <w:rPr>
                                    <w:rFonts w:ascii="Arial" w:hAnsi="Arial" w:cs="Arial"/>
                                    <w:sz w:val="16"/>
                                  </w:rPr>
                                  <w:t xml:space="preserve"> </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B62CF5" id="_x0000_s1102" type="#_x0000_t202" style="position:absolute;margin-left:394.5pt;margin-top:198.65pt;width:95.15pt;height:30.05pt;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" strokeweight="1.5pt">
                  <v:textbox>
                    <w:txbxContent>
                      <w:p w14:paraId="439E062C" w14:textId="77777777" w:rsidR="00257BB1" w:rsidRPr="00A03A13" w:rsidRDefault="00257BB1" w:rsidP="00A03A13">
                        <w:pPr>
                          <w:rPr>
                            <w:ins w:id="251" w:author="Whitney Eiss" w:date="2017-10-16T11:36:00Z"/>
                            <w:rFonts w:ascii="Arial" w:hAnsi="Arial" w:cs="Arial"/>
                            <w:sz w:val="16"/>
                            <w:szCs w:val="16"/>
                          </w:rPr>
                        </w:pPr>
                        <w:ins w:id="252" w:author="Whitney Eiss" w:date="2017-10-16T11:36:00Z">
                          <w:r w:rsidRPr="00A03A13">
                            <w:rPr>
                              <w:rFonts w:ascii="Arial" w:hAnsi="Arial" w:cs="Arial"/>
                              <w:sz w:val="16"/>
                            </w:rPr>
                            <w:t xml:space="preserve">This will be the </w:t>
                          </w:r>
                          <w:r w:rsidRPr="00A03A13">
                            <w:rPr>
                              <w:rFonts w:ascii="Arial" w:hAnsi="Arial" w:cs="Arial"/>
                              <w:sz w:val="16"/>
                              <w:u w:val="single"/>
                            </w:rPr>
                            <w:t xml:space="preserve">Rate </w:t>
                          </w:r>
                          <w:r>
                            <w:rPr>
                              <w:rFonts w:ascii="Arial" w:hAnsi="Arial" w:cs="Arial"/>
                              <w:sz w:val="16"/>
                              <w:u w:val="single"/>
                            </w:rPr>
                            <w:t>2</w:t>
                          </w:r>
                          <w:r w:rsidRPr="00A03A13">
                            <w:rPr>
                              <w:rFonts w:ascii="Arial" w:hAnsi="Arial" w:cs="Arial"/>
                              <w:sz w:val="16"/>
                            </w:rPr>
                            <w:t xml:space="preserve"> on the DBW. </w:t>
                          </w:r>
                        </w:ins>
                      </w:p>
                      <w:p w14:paraId="205FAB37" w14:textId="77777777" w:rsidR="00257BB1" w:rsidRPr="00560871" w:rsidRDefault="00257BB1" w:rsidP="00A03A13">
                        <w:pPr>
                          <w:rPr>
                            <w:ins w:id="253" w:author="Whitney Eiss" w:date="2017-10-16T11:36:00Z"/>
                          </w:rPr>
                        </w:pPr>
                      </w:p>
                      <w:p w14:paraId="11381FAB" w14:textId="77777777" w:rsidR="00257BB1" w:rsidRPr="009A0EBA" w:rsidRDefault="00257BB1" w:rsidP="00A03A13">
                        <w:pPr>
                          <w:rPr>
                            <w:ins w:id="254" w:author="Whitney Eiss" w:date="2017-10-16T11:36:00Z"/>
                            <w:rFonts w:ascii="Arial" w:hAnsi="Arial" w:cs="Arial"/>
                          </w:rPr>
                        </w:pPr>
                      </w:p>
                      <w:p w14:paraId="3123AFEC" w14:textId="77777777" w:rsidR="00257BB1" w:rsidRPr="00AC0817" w:rsidRDefault="00257BB1" w:rsidP="00A03A13">
                        <w:pPr>
                          <w:rPr>
                            <w:ins w:id="255" w:author="Whitney Eiss" w:date="2017-10-16T11:36:00Z"/>
                            <w:szCs w:val="18"/>
                          </w:rPr>
                        </w:pPr>
                        <w:ins w:id="256" w:author="Whitney Eiss" w:date="2017-10-16T11:36:00Z">
                          <w:r>
                            <w:rPr>
                              <w:rFonts w:ascii="Arial" w:hAnsi="Arial" w:cs="Arial"/>
                              <w:sz w:val="16"/>
                            </w:rPr>
                            <w:t xml:space="preserve"> </w:t>
                          </w:r>
                        </w:ins>
                      </w:p>
                    </w:txbxContent>
                  </v:textbox>
                </v:shape>
              </w:pict>
            </mc:Fallback>
          </mc:AlternateContent>
        </w:r>
        <w:r w:rsidR="00191C69" w:rsidRPr="00FB3017">
          <w:rPr>
            <w:rFonts w:ascii="Arial" w:hAnsi="Arial" w:cs="Arial"/>
            <w:b/>
            <w:noProof/>
            <w:lang w:val="en-US"/>
          </w:rPr>
          <mc:AlternateContent>
            <mc:Choice Requires="wps">
              <w:drawing>
                <wp:anchor distT="0" distB="0" distL="114300" distR="114300" simplePos="0" relativeHeight="251828736" behindDoc="0" locked="0" layoutInCell="1" allowOverlap="1" wp14:anchorId="44DC6E99" wp14:editId="1AB97BF9">
                  <wp:simplePos x="0" y="0"/>
                  <wp:positionH relativeFrom="column">
                    <wp:posOffset>5133340</wp:posOffset>
                  </wp:positionH>
                  <wp:positionV relativeFrom="paragraph">
                    <wp:posOffset>3232150</wp:posOffset>
                  </wp:positionV>
                  <wp:extent cx="690880" cy="1621790"/>
                  <wp:effectExtent l="0" t="0" r="13970" b="16510"/>
                  <wp:wrapNone/>
                  <wp:docPr id="1725" name="Rectangle 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0880" cy="162179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E25CAB" id="Rectangle 520" o:spid="_x0000_s1026" style="position:absolute;margin-left:404.2pt;margin-top:254.5pt;width:54.4pt;height:127.7pt;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" filled="f" strokecolor="red" strokeweight="1.25pt">
                  <v:shadow color="#868686"/>
                </v:rect>
              </w:pict>
            </mc:Fallback>
          </mc:AlternateContent>
        </w:r>
        <w:r w:rsidR="00191C69" w:rsidRPr="00FB3017">
          <w:rPr>
            <w:rFonts w:ascii="Arial" w:hAnsi="Arial" w:cs="Arial"/>
            <w:b/>
            <w:noProof/>
            <w:lang w:val="en-US"/>
          </w:rPr>
          <mc:AlternateContent>
            <mc:Choice Requires="wps">
              <w:drawing>
                <wp:anchor distT="0" distB="0" distL="114300" distR="114300" simplePos="0" relativeHeight="251827712" behindDoc="0" locked="0" layoutInCell="1" allowOverlap="1" wp14:anchorId="2719C7F8" wp14:editId="58D5D087">
                  <wp:simplePos x="0" y="0"/>
                  <wp:positionH relativeFrom="column">
                    <wp:posOffset>4306680</wp:posOffset>
                  </wp:positionH>
                  <wp:positionV relativeFrom="paragraph">
                    <wp:posOffset>3343634</wp:posOffset>
                  </wp:positionV>
                  <wp:extent cx="739140" cy="1510472"/>
                  <wp:effectExtent l="0" t="0" r="22860" b="13970"/>
                  <wp:wrapNone/>
                  <wp:docPr id="1724" name="Rectangle 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 cy="1510472"/>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48C76" id="Rectangle 520" o:spid="_x0000_s1026" style="position:absolute;margin-left:339.1pt;margin-top:263.3pt;width:58.2pt;height:118.9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" filled="f" strokecolor="red" strokeweight="1.25pt">
                  <v:shadow color="#868686"/>
                </v:rect>
              </w:pict>
            </mc:Fallback>
          </mc:AlternateContent>
        </w:r>
        <w:r w:rsidR="00191C69" w:rsidRPr="00FB3017">
          <w:rPr>
            <w:rFonts w:ascii="Arial" w:hAnsi="Arial" w:cs="Arial"/>
            <w:b/>
            <w:noProof/>
            <w:lang w:val="en-US"/>
          </w:rPr>
          <mc:AlternateContent>
            <mc:Choice Requires="wps">
              <w:drawing>
                <wp:anchor distT="0" distB="0" distL="114300" distR="114300" simplePos="0" relativeHeight="251820544" behindDoc="0" locked="0" layoutInCell="1" allowOverlap="1" wp14:anchorId="196101C1" wp14:editId="1DADB96A">
                  <wp:simplePos x="0" y="0"/>
                  <wp:positionH relativeFrom="column">
                    <wp:posOffset>426085</wp:posOffset>
                  </wp:positionH>
                  <wp:positionV relativeFrom="paragraph">
                    <wp:posOffset>3582035</wp:posOffset>
                  </wp:positionV>
                  <wp:extent cx="739140" cy="160655"/>
                  <wp:effectExtent l="0" t="0" r="22860" b="10795"/>
                  <wp:wrapNone/>
                  <wp:docPr id="1717" name="Rectangle 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 cy="16065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8A235" id="Rectangle 520" o:spid="_x0000_s1026" style="position:absolute;margin-left:33.55pt;margin-top:282.05pt;width:58.2pt;height:12.65pt;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" filled="f" strokecolor="red" strokeweight="1.25pt">
                  <v:shadow color="#868686"/>
                </v:rect>
              </w:pict>
            </mc:Fallback>
          </mc:AlternateContent>
        </w:r>
        <w:r w:rsidR="00191C69" w:rsidRPr="00FB3017">
          <w:rPr>
            <w:rFonts w:ascii="Arial" w:hAnsi="Arial" w:cs="Arial"/>
            <w:b/>
            <w:noProof/>
            <w:lang w:val="en-US"/>
          </w:rPr>
          <mc:AlternateContent>
            <mc:Choice Requires="wps">
              <w:drawing>
                <wp:anchor distT="0" distB="0" distL="114300" distR="114300" simplePos="0" relativeHeight="251826688" behindDoc="0" locked="0" layoutInCell="1" allowOverlap="1" wp14:anchorId="723B8D95" wp14:editId="2CAEE057">
                  <wp:simplePos x="0" y="0"/>
                  <wp:positionH relativeFrom="column">
                    <wp:posOffset>1359535</wp:posOffset>
                  </wp:positionH>
                  <wp:positionV relativeFrom="paragraph">
                    <wp:posOffset>1512570</wp:posOffset>
                  </wp:positionV>
                  <wp:extent cx="635" cy="814705"/>
                  <wp:effectExtent l="76200" t="0" r="75565" b="61595"/>
                  <wp:wrapNone/>
                  <wp:docPr id="1723" name="AutoShape 7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147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41F6A3" id="AutoShape 712" o:spid="_x0000_s1026" type="#_x0000_t32" style="position:absolute;margin-left:107.05pt;margin-top:119.1pt;width:.05pt;height:64.15pt;z-index:2518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" strokeweight="1.5pt">
                  <v:stroke endarrow="block"/>
                  <v:shadow color="#868686"/>
                </v:shape>
              </w:pict>
            </mc:Fallback>
          </mc:AlternateContent>
        </w:r>
        <w:r w:rsidR="00191C69" w:rsidRPr="00FB3017">
          <w:rPr>
            <w:rFonts w:ascii="Arial" w:hAnsi="Arial" w:cs="Arial"/>
            <w:b/>
            <w:noProof/>
            <w:lang w:val="en-US"/>
          </w:rPr>
          <mc:AlternateContent>
            <mc:Choice Requires="wps">
              <w:drawing>
                <wp:anchor distT="0" distB="0" distL="114300" distR="114300" simplePos="0" relativeHeight="251824640" behindDoc="0" locked="0" layoutInCell="1" allowOverlap="1" wp14:anchorId="0FC62D1D" wp14:editId="4BE1325C">
                  <wp:simplePos x="0" y="0"/>
                  <wp:positionH relativeFrom="column">
                    <wp:posOffset>1256665</wp:posOffset>
                  </wp:positionH>
                  <wp:positionV relativeFrom="paragraph">
                    <wp:posOffset>1353185</wp:posOffset>
                  </wp:positionV>
                  <wp:extent cx="685165" cy="146685"/>
                  <wp:effectExtent l="0" t="0" r="19685" b="24765"/>
                  <wp:wrapNone/>
                  <wp:docPr id="1721" name="Rectangle 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165" cy="14668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941FA1" id="Rectangle 710" o:spid="_x0000_s1026" style="position:absolute;margin-left:98.95pt;margin-top:106.55pt;width:53.95pt;height:11.55pt;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" filled="f" strokecolor="red" strokeweight="1.25pt">
                  <v:shadow color="#868686"/>
                </v:rect>
              </w:pict>
            </mc:Fallback>
          </mc:AlternateContent>
        </w:r>
        <w:r w:rsidR="00191C69" w:rsidRPr="00FB3017">
          <w:rPr>
            <w:rFonts w:ascii="Arial" w:hAnsi="Arial" w:cs="Arial"/>
            <w:b/>
            <w:noProof/>
            <w:lang w:val="en-US"/>
          </w:rPr>
          <mc:AlternateContent>
            <mc:Choice Requires="wps">
              <w:drawing>
                <wp:anchor distT="0" distB="0" distL="114300" distR="114300" simplePos="0" relativeHeight="251819520" behindDoc="0" locked="0" layoutInCell="1" allowOverlap="1" wp14:anchorId="4059CD6A" wp14:editId="1955DB93">
                  <wp:simplePos x="0" y="0"/>
                  <wp:positionH relativeFrom="column">
                    <wp:posOffset>-27305</wp:posOffset>
                  </wp:positionH>
                  <wp:positionV relativeFrom="paragraph">
                    <wp:posOffset>2327275</wp:posOffset>
                  </wp:positionV>
                  <wp:extent cx="2099945" cy="577215"/>
                  <wp:effectExtent l="0" t="0" r="14605" b="13335"/>
                  <wp:wrapNone/>
                  <wp:docPr id="1716" name="Text 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9945" cy="577215"/>
                          </a:xfrm>
                          <a:prstGeom prst="rect">
                            <a:avLst/>
                          </a:prstGeom>
                          <a:solidFill>
                            <a:schemeClr val="tx2">
                              <a:lumMod val="40000"/>
                              <a:lumOff val="60000"/>
                            </a:schemeClr>
                          </a:solidFill>
                          <a:ln w="19050">
                            <a:solidFill>
                              <a:srgbClr val="000000"/>
                            </a:solidFill>
                            <a:miter lim="800000"/>
                            <a:headEnd/>
                            <a:tailEnd/>
                          </a:ln>
                        </wps:spPr>
                        <wps:txbx>
                          <w:txbxContent>
                            <w:p w14:paraId="23138F0D" w14:textId="77777777" w:rsidR="00257BB1" w:rsidRDefault="00257BB1" w:rsidP="003C0924">
                              <w:pPr>
                                <w:rPr>
                                  <w:ins w:id="257" w:author="Whitney Eiss" w:date="2017-10-16T11:36:00Z"/>
                                  <w:rFonts w:ascii="Arial" w:hAnsi="Arial" w:cs="Arial"/>
                                  <w:sz w:val="16"/>
                                  <w:szCs w:val="16"/>
                                </w:rPr>
                              </w:pPr>
                              <w:ins w:id="258" w:author="Whitney Eiss" w:date="2017-10-16T11:36:00Z">
                                <w:r w:rsidRPr="006C573B">
                                  <w:rPr>
                                    <w:rFonts w:ascii="Arial" w:hAnsi="Arial" w:cs="Arial"/>
                                    <w:sz w:val="16"/>
                                    <w:szCs w:val="16"/>
                                    <w:u w:val="single"/>
                                  </w:rPr>
                                  <w:t>Invoice#:</w:t>
                                </w:r>
                                <w:r>
                                  <w:rPr>
                                    <w:rFonts w:ascii="Arial" w:hAnsi="Arial" w:cs="Arial"/>
                                    <w:sz w:val="16"/>
                                    <w:szCs w:val="16"/>
                                    <w:u w:val="single"/>
                                  </w:rPr>
                                  <w:t xml:space="preserve"> </w:t>
                                </w:r>
                                <w:r>
                                  <w:rPr>
                                    <w:rFonts w:ascii="Arial" w:hAnsi="Arial" w:cs="Arial"/>
                                    <w:sz w:val="16"/>
                                    <w:szCs w:val="16"/>
                                  </w:rPr>
                                  <w:t>This is the customer invoice number.  Invoices for this customer that begin with ‘DR’ (Damaged Returns) indicate Spoils/Unsalesables.</w:t>
                                </w:r>
                              </w:ins>
                            </w:p>
                            <w:p w14:paraId="40639920" w14:textId="77777777" w:rsidR="00257BB1" w:rsidRPr="00E06F67" w:rsidRDefault="00257BB1" w:rsidP="003C0924">
                              <w:pPr>
                                <w:rPr>
                                  <w:ins w:id="259" w:author="Whitney Eiss" w:date="2017-10-16T11:36:00Z"/>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59CD6A" id="_x0000_s1103" type="#_x0000_t202" style="position:absolute;margin-left:-2.15pt;margin-top:183.25pt;width:165.35pt;height:45.45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" fillcolor="#8db3e2 [1311]" strokeweight="1.5pt">
                  <v:textbox>
                    <w:txbxContent>
                      <w:p w14:paraId="23138F0D" w14:textId="77777777" w:rsidR="00257BB1" w:rsidRDefault="00257BB1" w:rsidP="003C0924">
                        <w:pPr>
                          <w:rPr>
                            <w:ins w:id="260" w:author="Whitney Eiss" w:date="2017-10-16T11:36:00Z"/>
                            <w:rFonts w:ascii="Arial" w:hAnsi="Arial" w:cs="Arial"/>
                            <w:sz w:val="16"/>
                            <w:szCs w:val="16"/>
                          </w:rPr>
                        </w:pPr>
                        <w:ins w:id="261" w:author="Whitney Eiss" w:date="2017-10-16T11:36:00Z">
                          <w:r w:rsidRPr="006C573B">
                            <w:rPr>
                              <w:rFonts w:ascii="Arial" w:hAnsi="Arial" w:cs="Arial"/>
                              <w:sz w:val="16"/>
                              <w:szCs w:val="16"/>
                              <w:u w:val="single"/>
                            </w:rPr>
                            <w:t>Invoice#:</w:t>
                          </w:r>
                          <w:r>
                            <w:rPr>
                              <w:rFonts w:ascii="Arial" w:hAnsi="Arial" w:cs="Arial"/>
                              <w:sz w:val="16"/>
                              <w:szCs w:val="16"/>
                              <w:u w:val="single"/>
                            </w:rPr>
                            <w:t xml:space="preserve"> </w:t>
                          </w:r>
                          <w:r>
                            <w:rPr>
                              <w:rFonts w:ascii="Arial" w:hAnsi="Arial" w:cs="Arial"/>
                              <w:sz w:val="16"/>
                              <w:szCs w:val="16"/>
                            </w:rPr>
                            <w:t>This is the customer invoice number.  Invoices for this customer that begin with ‘DR’ (Damaged Returns) indicate Spoils/Unsalesables.</w:t>
                          </w:r>
                        </w:ins>
                      </w:p>
                      <w:p w14:paraId="40639920" w14:textId="77777777" w:rsidR="00257BB1" w:rsidRPr="00E06F67" w:rsidRDefault="00257BB1" w:rsidP="003C0924">
                        <w:pPr>
                          <w:rPr>
                            <w:ins w:id="262" w:author="Whitney Eiss" w:date="2017-10-16T11:36:00Z"/>
                          </w:rPr>
                        </w:pPr>
                      </w:p>
                    </w:txbxContent>
                  </v:textbox>
                </v:shape>
              </w:pict>
            </mc:Fallback>
          </mc:AlternateContent>
        </w:r>
        <w:r w:rsidR="00191C69" w:rsidRPr="00FB3017">
          <w:rPr>
            <w:rFonts w:ascii="Arial" w:hAnsi="Arial" w:cs="Arial"/>
            <w:b/>
            <w:noProof/>
            <w:lang w:val="en-US"/>
          </w:rPr>
          <mc:AlternateContent>
            <mc:Choice Requires="wps">
              <w:drawing>
                <wp:anchor distT="0" distB="0" distL="114300" distR="114300" simplePos="0" relativeHeight="251823616" behindDoc="0" locked="0" layoutInCell="1" allowOverlap="1" wp14:anchorId="7B454BEB" wp14:editId="0DD55C50">
                  <wp:simplePos x="0" y="0"/>
                  <wp:positionH relativeFrom="column">
                    <wp:posOffset>3741504</wp:posOffset>
                  </wp:positionH>
                  <wp:positionV relativeFrom="paragraph">
                    <wp:posOffset>520921</wp:posOffset>
                  </wp:positionV>
                  <wp:extent cx="270978" cy="238539"/>
                  <wp:effectExtent l="0" t="0" r="72390" b="47625"/>
                  <wp:wrapNone/>
                  <wp:docPr id="1720" name="AutoShape 5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978" cy="23853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BFD457" id="AutoShape 563" o:spid="_x0000_s1026" type="#_x0000_t32" style="position:absolute;margin-left:294.6pt;margin-top:41pt;width:21.35pt;height:18.8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" strokeweight="1.5pt">
                  <v:stroke endarrow="block"/>
                  <v:shadow color="#868686"/>
                </v:shape>
              </w:pict>
            </mc:Fallback>
          </mc:AlternateContent>
        </w:r>
        <w:r w:rsidR="00191C69" w:rsidRPr="00FB3017">
          <w:rPr>
            <w:rFonts w:ascii="Arial" w:hAnsi="Arial" w:cs="Arial"/>
            <w:b/>
            <w:noProof/>
            <w:lang w:val="en-US"/>
          </w:rPr>
          <mc:AlternateContent>
            <mc:Choice Requires="wps">
              <w:drawing>
                <wp:anchor distT="0" distB="0" distL="114300" distR="114300" simplePos="0" relativeHeight="251825664" behindDoc="0" locked="0" layoutInCell="1" allowOverlap="1" wp14:anchorId="0A8C37AC" wp14:editId="4D432E98">
                  <wp:simplePos x="0" y="0"/>
                  <wp:positionH relativeFrom="column">
                    <wp:posOffset>4015353</wp:posOffset>
                  </wp:positionH>
                  <wp:positionV relativeFrom="paragraph">
                    <wp:posOffset>628760</wp:posOffset>
                  </wp:positionV>
                  <wp:extent cx="2204720" cy="511175"/>
                  <wp:effectExtent l="0" t="0" r="24130" b="22225"/>
                  <wp:wrapNone/>
                  <wp:docPr id="1722" name="Text Box 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4720" cy="511175"/>
                          </a:xfrm>
                          <a:prstGeom prst="rect">
                            <a:avLst/>
                          </a:prstGeom>
                          <a:solidFill>
                            <a:schemeClr val="tx2">
                              <a:lumMod val="40000"/>
                              <a:lumOff val="60000"/>
                            </a:schemeClr>
                          </a:solidFill>
                          <a:ln w="19050">
                            <a:solidFill>
                              <a:srgbClr val="000000"/>
                            </a:solidFill>
                            <a:miter lim="800000"/>
                            <a:headEnd/>
                            <a:tailEnd/>
                          </a:ln>
                        </wps:spPr>
                        <wps:txbx>
                          <w:txbxContent>
                            <w:p w14:paraId="49E91307" w14:textId="77777777" w:rsidR="00257BB1" w:rsidRPr="00AE3916" w:rsidRDefault="00257BB1" w:rsidP="003C0924">
                              <w:pPr>
                                <w:rPr>
                                  <w:ins w:id="263" w:author="Whitney Eiss" w:date="2017-10-16T11:36:00Z"/>
                                </w:rPr>
                              </w:pPr>
                              <w:ins w:id="264" w:author="Whitney Eiss" w:date="2017-10-16T11:36:00Z">
                                <w:r w:rsidRPr="00AE3916">
                                  <w:rPr>
                                    <w:rFonts w:ascii="Arial" w:hAnsi="Arial" w:cs="Arial"/>
                                    <w:sz w:val="16"/>
                                    <w:szCs w:val="16"/>
                                    <w:u w:val="single"/>
                                  </w:rPr>
                                  <w:t>Comments:</w:t>
                                </w:r>
                                <w:r>
                                  <w:rPr>
                                    <w:rFonts w:ascii="Arial" w:hAnsi="Arial" w:cs="Arial"/>
                                    <w:sz w:val="16"/>
                                    <w:szCs w:val="16"/>
                                    <w:u w:val="single"/>
                                  </w:rPr>
                                  <w:t xml:space="preserve"> </w:t>
                                </w:r>
                                <w:r>
                                  <w:rPr>
                                    <w:rFonts w:ascii="Arial" w:hAnsi="Arial" w:cs="Arial"/>
                                    <w:sz w:val="16"/>
                                    <w:szCs w:val="16"/>
                                  </w:rPr>
                                  <w:t xml:space="preserve"> This identifies the deduction type, in this example </w:t>
                                </w:r>
                                <w:r>
                                  <w:rPr>
                                    <w:rFonts w:ascii="Arial" w:hAnsi="Arial" w:cs="Arial"/>
                                    <w:b/>
                                    <w:sz w:val="16"/>
                                    <w:szCs w:val="16"/>
                                  </w:rPr>
                                  <w:t>Damage Invoice</w:t>
                                </w:r>
                                <w:r>
                                  <w:rPr>
                                    <w:rFonts w:ascii="Arial" w:hAnsi="Arial" w:cs="Arial"/>
                                    <w:sz w:val="16"/>
                                    <w:szCs w:val="16"/>
                                  </w:rPr>
                                  <w:t xml:space="preserve"> means unsaleables.  </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8C37AC" id="_x0000_s1104" type="#_x0000_t202" style="position:absolute;margin-left:316.15pt;margin-top:49.5pt;width:173.6pt;height:40.25pt;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" fillcolor="#8db3e2 [1311]" strokeweight="1.5pt">
                  <v:textbox>
                    <w:txbxContent>
                      <w:p w14:paraId="49E91307" w14:textId="77777777" w:rsidR="00257BB1" w:rsidRPr="00AE3916" w:rsidRDefault="00257BB1" w:rsidP="003C0924">
                        <w:pPr>
                          <w:rPr>
                            <w:ins w:id="265" w:author="Whitney Eiss" w:date="2017-10-16T11:36:00Z"/>
                          </w:rPr>
                        </w:pPr>
                        <w:ins w:id="266" w:author="Whitney Eiss" w:date="2017-10-16T11:36:00Z">
                          <w:r w:rsidRPr="00AE3916">
                            <w:rPr>
                              <w:rFonts w:ascii="Arial" w:hAnsi="Arial" w:cs="Arial"/>
                              <w:sz w:val="16"/>
                              <w:szCs w:val="16"/>
                              <w:u w:val="single"/>
                            </w:rPr>
                            <w:t>Comments:</w:t>
                          </w:r>
                          <w:r>
                            <w:rPr>
                              <w:rFonts w:ascii="Arial" w:hAnsi="Arial" w:cs="Arial"/>
                              <w:sz w:val="16"/>
                              <w:szCs w:val="16"/>
                              <w:u w:val="single"/>
                            </w:rPr>
                            <w:t xml:space="preserve"> </w:t>
                          </w:r>
                          <w:r>
                            <w:rPr>
                              <w:rFonts w:ascii="Arial" w:hAnsi="Arial" w:cs="Arial"/>
                              <w:sz w:val="16"/>
                              <w:szCs w:val="16"/>
                            </w:rPr>
                            <w:t xml:space="preserve"> This identifies the deduction type, in this example </w:t>
                          </w:r>
                          <w:r>
                            <w:rPr>
                              <w:rFonts w:ascii="Arial" w:hAnsi="Arial" w:cs="Arial"/>
                              <w:b/>
                              <w:sz w:val="16"/>
                              <w:szCs w:val="16"/>
                            </w:rPr>
                            <w:t>Damage Invoice</w:t>
                          </w:r>
                          <w:r>
                            <w:rPr>
                              <w:rFonts w:ascii="Arial" w:hAnsi="Arial" w:cs="Arial"/>
                              <w:sz w:val="16"/>
                              <w:szCs w:val="16"/>
                            </w:rPr>
                            <w:t xml:space="preserve"> means unsaleables.  </w:t>
                          </w:r>
                        </w:ins>
                      </w:p>
                    </w:txbxContent>
                  </v:textbox>
                </v:shape>
              </w:pict>
            </mc:Fallback>
          </mc:AlternateContent>
        </w:r>
      </w:ins>
      <w:r w:rsidR="00191C69" w:rsidRPr="00FB3017">
        <w:rPr>
          <w:rFonts w:ascii="Arial" w:hAnsi="Arial" w:cs="Arial"/>
          <w:b/>
          <w:noProof/>
          <w:lang w:val="en-US"/>
        </w:rPr>
        <mc:AlternateContent>
          <mc:Choice Requires="wps">
            <w:drawing>
              <wp:anchor distT="0" distB="0" distL="114300" distR="114300" simplePos="0" relativeHeight="251822592" behindDoc="0" locked="0" layoutInCell="1" allowOverlap="1" wp14:anchorId="04A2001B" wp14:editId="255F6CA4">
                <wp:simplePos x="0" y="0"/>
                <wp:positionH relativeFrom="column">
                  <wp:posOffset>780415</wp:posOffset>
                </wp:positionH>
                <wp:positionV relativeFrom="paragraph">
                  <wp:posOffset>3739515</wp:posOffset>
                </wp:positionV>
                <wp:extent cx="208280" cy="278130"/>
                <wp:effectExtent l="0" t="0" r="77470" b="64770"/>
                <wp:wrapNone/>
                <wp:docPr id="1719" name="AutoShape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280" cy="27813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2860EB" id="AutoShape 522" o:spid="_x0000_s1026" type="#_x0000_t32" style="position:absolute;margin-left:61.45pt;margin-top:294.45pt;width:16.4pt;height:21.9pt;z-index:25182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" strokeweight="1pt">
                <v:stroke endarrow="block"/>
                <v:shadow color="#868686"/>
              </v:shape>
            </w:pict>
          </mc:Fallback>
        </mc:AlternateContent>
      </w:r>
      <w:r w:rsidR="00191C69" w:rsidRPr="00FB3017">
        <w:rPr>
          <w:rFonts w:ascii="Arial" w:hAnsi="Arial" w:cs="Arial"/>
          <w:b/>
          <w:noProof/>
          <w:lang w:val="en-US"/>
        </w:rPr>
        <mc:AlternateContent>
          <mc:Choice Requires="wps">
            <w:drawing>
              <wp:anchor distT="0" distB="0" distL="114300" distR="114300" simplePos="0" relativeHeight="251821568" behindDoc="0" locked="0" layoutInCell="1" allowOverlap="1" wp14:anchorId="2AA7BA75" wp14:editId="58D786E0">
                <wp:simplePos x="0" y="0"/>
                <wp:positionH relativeFrom="column">
                  <wp:posOffset>687705</wp:posOffset>
                </wp:positionH>
                <wp:positionV relativeFrom="paragraph">
                  <wp:posOffset>4017645</wp:posOffset>
                </wp:positionV>
                <wp:extent cx="2441575" cy="981075"/>
                <wp:effectExtent l="0" t="0" r="15875" b="28575"/>
                <wp:wrapNone/>
                <wp:docPr id="1718" name="Text 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1575" cy="981075"/>
                        </a:xfrm>
                        <a:prstGeom prst="rect">
                          <a:avLst/>
                        </a:prstGeom>
                        <a:solidFill>
                          <a:srgbClr val="FFFFFF"/>
                        </a:solidFill>
                        <a:ln w="19050">
                          <a:solidFill>
                            <a:srgbClr val="000000"/>
                          </a:solidFill>
                          <a:miter lim="800000"/>
                          <a:headEnd/>
                          <a:tailEnd/>
                        </a:ln>
                      </wps:spPr>
                      <wps:txbx>
                        <w:txbxContent>
                          <w:p w14:paraId="45870EF7" w14:textId="77777777" w:rsidR="00257BB1" w:rsidRPr="00802722" w:rsidRDefault="00257BB1" w:rsidP="003C0924">
                            <w:pPr>
                              <w:rPr>
                                <w:szCs w:val="16"/>
                              </w:rPr>
                            </w:pPr>
                            <w:r>
                              <w:rPr>
                                <w:rFonts w:ascii="Arial" w:hAnsi="Arial" w:cs="Arial"/>
                                <w:sz w:val="16"/>
                                <w:u w:val="single"/>
                              </w:rPr>
                              <w:t>UPC Code</w:t>
                            </w:r>
                            <w:r>
                              <w:rPr>
                                <w:rFonts w:ascii="Arial" w:hAnsi="Arial" w:cs="Arial"/>
                                <w:sz w:val="16"/>
                              </w:rPr>
                              <w:t xml:space="preserve"> – The Universal Product Code (UPC) is</w:t>
                            </w:r>
                            <w:r w:rsidRPr="000E1125">
                              <w:rPr>
                                <w:rFonts w:ascii="Arial" w:hAnsi="Arial" w:cs="Arial"/>
                                <w:sz w:val="16"/>
                              </w:rPr>
                              <w:t xml:space="preserve"> </w:t>
                            </w:r>
                            <w:r>
                              <w:rPr>
                                <w:rFonts w:ascii="Arial" w:hAnsi="Arial" w:cs="Arial"/>
                                <w:sz w:val="16"/>
                              </w:rPr>
                              <w:t xml:space="preserve">the last </w:t>
                            </w:r>
                            <w:r w:rsidRPr="000E1125">
                              <w:rPr>
                                <w:rFonts w:ascii="Arial" w:hAnsi="Arial" w:cs="Arial"/>
                                <w:sz w:val="16"/>
                              </w:rPr>
                              <w:t xml:space="preserve">5 digits </w:t>
                            </w:r>
                            <w:r>
                              <w:rPr>
                                <w:rFonts w:ascii="Arial" w:hAnsi="Arial" w:cs="Arial"/>
                                <w:sz w:val="16"/>
                              </w:rPr>
                              <w:t>of the full product code.  This is the product in which the c</w:t>
                            </w:r>
                            <w:r w:rsidRPr="000E1125">
                              <w:rPr>
                                <w:rFonts w:ascii="Arial" w:hAnsi="Arial" w:cs="Arial"/>
                                <w:sz w:val="16"/>
                              </w:rPr>
                              <w:t xml:space="preserve">ustomer is stating that </w:t>
                            </w:r>
                            <w:r>
                              <w:rPr>
                                <w:rFonts w:ascii="Arial" w:hAnsi="Arial" w:cs="Arial"/>
                                <w:sz w:val="16"/>
                              </w:rPr>
                              <w:t>these are unsalable.</w:t>
                            </w:r>
                          </w:p>
                          <w:p w14:paraId="6955FA50" w14:textId="77777777" w:rsidR="00257BB1" w:rsidRPr="00096239" w:rsidRDefault="00257BB1" w:rsidP="003C0924">
                            <w:pPr>
                              <w:rPr>
                                <w:rFonts w:ascii="Arial" w:hAnsi="Arial" w:cs="Arial"/>
                                <w:sz w:val="16"/>
                                <w:szCs w:val="16"/>
                              </w:rPr>
                            </w:pPr>
                            <w:r w:rsidRPr="006431E3">
                              <w:rPr>
                                <w:rFonts w:ascii="Arial" w:hAnsi="Arial" w:cs="Arial"/>
                                <w:sz w:val="16"/>
                                <w:szCs w:val="16"/>
                              </w:rPr>
                              <w:t>Example: In this case the UPC is highlighted in red</w:t>
                            </w:r>
                            <w:r>
                              <w:rPr>
                                <w:rFonts w:ascii="Arial" w:hAnsi="Arial" w:cs="Arial"/>
                                <w:sz w:val="16"/>
                                <w:szCs w:val="16"/>
                              </w:rPr>
                              <w:t xml:space="preserve"> 023700</w:t>
                            </w:r>
                            <w:r w:rsidRPr="00AE3916">
                              <w:rPr>
                                <w:rFonts w:ascii="Arial" w:hAnsi="Arial" w:cs="Arial"/>
                                <w:color w:val="FF0000"/>
                                <w:sz w:val="16"/>
                                <w:szCs w:val="16"/>
                              </w:rPr>
                              <w:t>00</w:t>
                            </w:r>
                            <w:r>
                              <w:rPr>
                                <w:rFonts w:ascii="Arial" w:hAnsi="Arial" w:cs="Arial"/>
                                <w:color w:val="FF0000"/>
                                <w:sz w:val="16"/>
                                <w:szCs w:val="16"/>
                              </w:rPr>
                              <w:t>591</w:t>
                            </w:r>
                            <w:r>
                              <w:rPr>
                                <w:rFonts w:ascii="Arial" w:hAnsi="Arial" w:cs="Arial"/>
                                <w:sz w:val="16"/>
                                <w:szCs w:val="16"/>
                              </w:rPr>
                              <w:t>.</w:t>
                            </w:r>
                          </w:p>
                          <w:p w14:paraId="2270AE13" w14:textId="77777777" w:rsidR="00257BB1" w:rsidRPr="00560871" w:rsidRDefault="00257BB1" w:rsidP="003C0924"/>
                          <w:p w14:paraId="57D2CEAA" w14:textId="77777777" w:rsidR="00257BB1" w:rsidRPr="009A0EBA" w:rsidRDefault="00257BB1" w:rsidP="003C0924">
                            <w:pPr>
                              <w:rPr>
                                <w:rFonts w:ascii="Arial" w:hAnsi="Arial" w:cs="Arial"/>
                              </w:rPr>
                            </w:pPr>
                          </w:p>
                          <w:p w14:paraId="4D4F3FB3" w14:textId="77777777" w:rsidR="00257BB1" w:rsidRPr="00AC0817" w:rsidRDefault="00257BB1" w:rsidP="003C0924">
                            <w:pPr>
                              <w:rPr>
                                <w:szCs w:val="18"/>
                              </w:rPr>
                            </w:pPr>
                            <w:r>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A7BA75" id="_x0000_s1105" type="#_x0000_t202" style="position:absolute;margin-left:54.15pt;margin-top:316.35pt;width:192.25pt;height:77.25pt;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" strokeweight="1.5pt">
                <v:textbox>
                  <w:txbxContent>
                    <w:p w14:paraId="45870EF7" w14:textId="77777777" w:rsidR="00257BB1" w:rsidRPr="00802722" w:rsidRDefault="00257BB1" w:rsidP="003C0924">
                      <w:pPr>
                        <w:rPr>
                          <w:szCs w:val="16"/>
                        </w:rPr>
                      </w:pPr>
                      <w:r>
                        <w:rPr>
                          <w:rFonts w:ascii="Arial" w:hAnsi="Arial" w:cs="Arial"/>
                          <w:sz w:val="16"/>
                          <w:u w:val="single"/>
                        </w:rPr>
                        <w:t>UPC Code</w:t>
                      </w:r>
                      <w:r>
                        <w:rPr>
                          <w:rFonts w:ascii="Arial" w:hAnsi="Arial" w:cs="Arial"/>
                          <w:sz w:val="16"/>
                        </w:rPr>
                        <w:t xml:space="preserve"> – The Universal Product Code (UPC) is</w:t>
                      </w:r>
                      <w:r w:rsidRPr="000E1125">
                        <w:rPr>
                          <w:rFonts w:ascii="Arial" w:hAnsi="Arial" w:cs="Arial"/>
                          <w:sz w:val="16"/>
                        </w:rPr>
                        <w:t xml:space="preserve"> </w:t>
                      </w:r>
                      <w:r>
                        <w:rPr>
                          <w:rFonts w:ascii="Arial" w:hAnsi="Arial" w:cs="Arial"/>
                          <w:sz w:val="16"/>
                        </w:rPr>
                        <w:t xml:space="preserve">the last </w:t>
                      </w:r>
                      <w:r w:rsidRPr="000E1125">
                        <w:rPr>
                          <w:rFonts w:ascii="Arial" w:hAnsi="Arial" w:cs="Arial"/>
                          <w:sz w:val="16"/>
                        </w:rPr>
                        <w:t xml:space="preserve">5 digits </w:t>
                      </w:r>
                      <w:r>
                        <w:rPr>
                          <w:rFonts w:ascii="Arial" w:hAnsi="Arial" w:cs="Arial"/>
                          <w:sz w:val="16"/>
                        </w:rPr>
                        <w:t>of the full product code.  This is the product in which the c</w:t>
                      </w:r>
                      <w:r w:rsidRPr="000E1125">
                        <w:rPr>
                          <w:rFonts w:ascii="Arial" w:hAnsi="Arial" w:cs="Arial"/>
                          <w:sz w:val="16"/>
                        </w:rPr>
                        <w:t xml:space="preserve">ustomer is stating that </w:t>
                      </w:r>
                      <w:r>
                        <w:rPr>
                          <w:rFonts w:ascii="Arial" w:hAnsi="Arial" w:cs="Arial"/>
                          <w:sz w:val="16"/>
                        </w:rPr>
                        <w:t>these are unsalable.</w:t>
                      </w:r>
                    </w:p>
                    <w:p w14:paraId="6955FA50" w14:textId="77777777" w:rsidR="00257BB1" w:rsidRPr="00096239" w:rsidRDefault="00257BB1" w:rsidP="003C0924">
                      <w:pPr>
                        <w:rPr>
                          <w:rFonts w:ascii="Arial" w:hAnsi="Arial" w:cs="Arial"/>
                          <w:sz w:val="16"/>
                          <w:szCs w:val="16"/>
                        </w:rPr>
                      </w:pPr>
                      <w:r w:rsidRPr="006431E3">
                        <w:rPr>
                          <w:rFonts w:ascii="Arial" w:hAnsi="Arial" w:cs="Arial"/>
                          <w:sz w:val="16"/>
                          <w:szCs w:val="16"/>
                        </w:rPr>
                        <w:t>Example: In this case the UPC is highlighted in red</w:t>
                      </w:r>
                      <w:r>
                        <w:rPr>
                          <w:rFonts w:ascii="Arial" w:hAnsi="Arial" w:cs="Arial"/>
                          <w:sz w:val="16"/>
                          <w:szCs w:val="16"/>
                        </w:rPr>
                        <w:t xml:space="preserve"> 023700</w:t>
                      </w:r>
                      <w:r w:rsidRPr="00AE3916">
                        <w:rPr>
                          <w:rFonts w:ascii="Arial" w:hAnsi="Arial" w:cs="Arial"/>
                          <w:color w:val="FF0000"/>
                          <w:sz w:val="16"/>
                          <w:szCs w:val="16"/>
                        </w:rPr>
                        <w:t>00</w:t>
                      </w:r>
                      <w:r>
                        <w:rPr>
                          <w:rFonts w:ascii="Arial" w:hAnsi="Arial" w:cs="Arial"/>
                          <w:color w:val="FF0000"/>
                          <w:sz w:val="16"/>
                          <w:szCs w:val="16"/>
                        </w:rPr>
                        <w:t>591</w:t>
                      </w:r>
                      <w:r>
                        <w:rPr>
                          <w:rFonts w:ascii="Arial" w:hAnsi="Arial" w:cs="Arial"/>
                          <w:sz w:val="16"/>
                          <w:szCs w:val="16"/>
                        </w:rPr>
                        <w:t>.</w:t>
                      </w:r>
                    </w:p>
                    <w:p w14:paraId="2270AE13" w14:textId="77777777" w:rsidR="00257BB1" w:rsidRPr="00560871" w:rsidRDefault="00257BB1" w:rsidP="003C0924"/>
                    <w:p w14:paraId="57D2CEAA" w14:textId="77777777" w:rsidR="00257BB1" w:rsidRPr="009A0EBA" w:rsidRDefault="00257BB1" w:rsidP="003C0924">
                      <w:pPr>
                        <w:rPr>
                          <w:rFonts w:ascii="Arial" w:hAnsi="Arial" w:cs="Arial"/>
                        </w:rPr>
                      </w:pPr>
                    </w:p>
                    <w:p w14:paraId="4D4F3FB3" w14:textId="77777777" w:rsidR="00257BB1" w:rsidRPr="00AC0817" w:rsidRDefault="00257BB1" w:rsidP="003C0924">
                      <w:pPr>
                        <w:rPr>
                          <w:szCs w:val="18"/>
                        </w:rPr>
                      </w:pPr>
                      <w:r>
                        <w:rPr>
                          <w:rFonts w:ascii="Arial" w:hAnsi="Arial" w:cs="Arial"/>
                          <w:sz w:val="16"/>
                        </w:rPr>
                        <w:t xml:space="preserve"> </w:t>
                      </w:r>
                    </w:p>
                  </w:txbxContent>
                </v:textbox>
              </v:shape>
            </w:pict>
          </mc:Fallback>
        </mc:AlternateContent>
      </w:r>
      <w:r w:rsidR="003C0924" w:rsidRPr="00FB3017">
        <w:rPr>
          <w:rFonts w:ascii="Arial" w:hAnsi="Arial" w:cs="Arial"/>
          <w:noProof/>
          <w:lang w:val="en-US"/>
        </w:rPr>
        <w:drawing>
          <wp:inline distT="0" distB="0" distL="0" distR="0" wp14:anchorId="101D00DC" wp14:editId="3308BC76">
            <wp:extent cx="6742357" cy="5254698"/>
            <wp:effectExtent l="19050" t="19050" r="20955" b="22225"/>
            <wp:docPr id="1698" name="Picture 1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6742085" cy="5254486"/>
                    </a:xfrm>
                    <a:prstGeom prst="rect">
                      <a:avLst/>
                    </a:prstGeom>
                    <a:ln>
                      <a:solidFill>
                        <a:schemeClr val="tx1"/>
                      </a:solidFill>
                    </a:ln>
                  </pic:spPr>
                </pic:pic>
              </a:graphicData>
            </a:graphic>
          </wp:inline>
        </w:drawing>
      </w:r>
    </w:p>
    <w:p w14:paraId="75E9474C" w14:textId="77777777" w:rsidR="00330B36" w:rsidRDefault="00330B36">
      <w:pPr>
        <w:overflowPunct/>
        <w:autoSpaceDE/>
        <w:autoSpaceDN/>
        <w:adjustRightInd/>
        <w:textAlignment w:val="auto"/>
        <w:rPr>
          <w:rFonts w:ascii="Arial" w:hAnsi="Arial" w:cs="Arial"/>
          <w:b/>
          <w:noProof/>
          <w:sz w:val="22"/>
          <w:szCs w:val="22"/>
          <w:lang w:val="en-US"/>
        </w:rPr>
      </w:pPr>
      <w:r>
        <w:rPr>
          <w:rFonts w:ascii="Arial" w:hAnsi="Arial" w:cs="Arial"/>
          <w:b/>
          <w:noProof/>
          <w:sz w:val="22"/>
          <w:szCs w:val="22"/>
          <w:lang w:val="en-US"/>
        </w:rPr>
        <w:br w:type="page"/>
      </w:r>
    </w:p>
    <w:p w14:paraId="1161133E" w14:textId="77777777" w:rsidR="00C34BFE" w:rsidRPr="0009162F" w:rsidRDefault="003C0A75" w:rsidP="003C0A75">
      <w:pPr>
        <w:rPr>
          <w:rFonts w:ascii="Arial" w:hAnsi="Arial" w:cs="Arial"/>
          <w:b/>
          <w:noProof/>
          <w:sz w:val="22"/>
          <w:szCs w:val="22"/>
          <w:lang w:val="en-US"/>
        </w:rPr>
      </w:pPr>
      <w:r w:rsidRPr="0009162F">
        <w:rPr>
          <w:rFonts w:ascii="Arial" w:hAnsi="Arial" w:cs="Arial"/>
          <w:b/>
          <w:noProof/>
          <w:sz w:val="22"/>
          <w:szCs w:val="22"/>
          <w:lang w:val="en-US"/>
        </w:rPr>
        <w:lastRenderedPageBreak/>
        <w:t>7</w:t>
      </w:r>
      <w:r w:rsidR="007F54C8" w:rsidRPr="0009162F">
        <w:rPr>
          <w:rFonts w:ascii="Arial" w:hAnsi="Arial" w:cs="Arial"/>
          <w:b/>
          <w:noProof/>
          <w:sz w:val="22"/>
          <w:szCs w:val="22"/>
          <w:lang w:val="en-US"/>
        </w:rPr>
        <w:t>.</w:t>
      </w:r>
      <w:r w:rsidR="00FB3017" w:rsidRPr="0009162F">
        <w:rPr>
          <w:rFonts w:ascii="Arial" w:hAnsi="Arial" w:cs="Arial"/>
          <w:b/>
          <w:noProof/>
          <w:sz w:val="22"/>
          <w:szCs w:val="22"/>
          <w:lang w:val="en-US"/>
        </w:rPr>
        <w:t xml:space="preserve">     </w:t>
      </w:r>
      <w:bookmarkStart w:id="267" w:name="display"/>
      <w:r w:rsidR="007F54C8" w:rsidRPr="0009162F">
        <w:rPr>
          <w:rFonts w:ascii="Arial" w:hAnsi="Arial" w:cs="Arial"/>
          <w:b/>
          <w:sz w:val="22"/>
          <w:szCs w:val="22"/>
          <w:u w:val="single"/>
          <w:lang w:val="en-GB"/>
        </w:rPr>
        <w:t xml:space="preserve">Deduction </w:t>
      </w:r>
      <w:r w:rsidR="00C34BFE" w:rsidRPr="0009162F">
        <w:rPr>
          <w:rFonts w:ascii="Arial" w:hAnsi="Arial" w:cs="Arial"/>
          <w:b/>
          <w:sz w:val="22"/>
          <w:szCs w:val="22"/>
          <w:u w:val="single"/>
          <w:lang w:val="en-GB"/>
        </w:rPr>
        <w:t>Type: Display</w:t>
      </w:r>
      <w:bookmarkEnd w:id="267"/>
    </w:p>
    <w:p w14:paraId="542BE2E6" w14:textId="77777777" w:rsidR="00C34BFE" w:rsidRPr="00FB3017" w:rsidRDefault="001765AB" w:rsidP="00330B36">
      <w:pPr>
        <w:ind w:left="810"/>
        <w:rPr>
          <w:rFonts w:ascii="Arial" w:hAnsi="Arial" w:cs="Arial"/>
        </w:rPr>
      </w:pPr>
      <w:r w:rsidRPr="00FB3017">
        <w:rPr>
          <w:rFonts w:ascii="Arial" w:hAnsi="Arial" w:cs="Arial"/>
        </w:rPr>
        <w:t>These are customer claims for an in-store product display on an end cap or displayed as per the client's requirements.</w:t>
      </w:r>
    </w:p>
    <w:p w14:paraId="32AC864B" w14:textId="77777777" w:rsidR="001765AB" w:rsidRPr="00FB3017" w:rsidRDefault="001765AB" w:rsidP="00C34BFE">
      <w:pPr>
        <w:ind w:left="720"/>
        <w:rPr>
          <w:rFonts w:ascii="Arial" w:hAnsi="Arial" w:cs="Arial"/>
          <w:lang w:val="en-GB"/>
        </w:rPr>
      </w:pPr>
    </w:p>
    <w:p w14:paraId="1FA8C4F0" w14:textId="77777777" w:rsidR="00C82879" w:rsidRPr="00FB3017" w:rsidRDefault="00FA31D4" w:rsidP="00C34BFE">
      <w:pPr>
        <w:ind w:left="720"/>
        <w:rPr>
          <w:rFonts w:ascii="Arial" w:hAnsi="Arial" w:cs="Arial"/>
          <w:noProof/>
          <w:sz w:val="22"/>
          <w:szCs w:val="22"/>
          <w:lang w:val="en-US"/>
        </w:rPr>
      </w:pPr>
      <w:r w:rsidRPr="00FB3017">
        <w:rPr>
          <w:rFonts w:ascii="Arial" w:hAnsi="Arial" w:cs="Arial"/>
        </w:rPr>
        <w:object w:dxaOrig="19424" w:dyaOrig="6918" w14:anchorId="51F138B1">
          <v:shape id="_x0000_i1037" type="#_x0000_t75" style="width:468pt;height:230.25pt" o:ole="">
            <v:imagedata r:id="rId85" o:title=""/>
          </v:shape>
          <o:OLEObject Type="Embed" ProgID="Visio.Drawing.11" ShapeID="_x0000_i1037" DrawAspect="Content" ObjectID="_1845519984" r:id="rId86"/>
        </w:object>
      </w:r>
    </w:p>
    <w:p w14:paraId="2897EEED" w14:textId="77777777" w:rsidR="006C573B" w:rsidRPr="00FB3017" w:rsidRDefault="006C573B" w:rsidP="00C34BFE">
      <w:pPr>
        <w:ind w:left="720"/>
        <w:rPr>
          <w:rFonts w:ascii="Arial" w:hAnsi="Arial" w:cs="Arial"/>
          <w:noProof/>
          <w:sz w:val="22"/>
          <w:szCs w:val="22"/>
          <w:lang w:val="en-US"/>
        </w:rPr>
      </w:pPr>
    </w:p>
    <w:p w14:paraId="67B5B55D" w14:textId="77777777" w:rsidR="006C573B" w:rsidRPr="00FB3017" w:rsidRDefault="006C573B" w:rsidP="00C34BFE">
      <w:pPr>
        <w:ind w:left="720"/>
        <w:rPr>
          <w:rFonts w:ascii="Arial" w:hAnsi="Arial" w:cs="Arial"/>
          <w:noProof/>
          <w:sz w:val="22"/>
          <w:szCs w:val="22"/>
          <w:lang w:val="en-US"/>
        </w:rPr>
      </w:pPr>
    </w:p>
    <w:p w14:paraId="40FBA4A0" w14:textId="77777777" w:rsidR="006C573B" w:rsidRPr="00FB3017" w:rsidRDefault="006C573B" w:rsidP="00C34BFE">
      <w:pPr>
        <w:ind w:left="720"/>
        <w:rPr>
          <w:rFonts w:ascii="Arial" w:hAnsi="Arial" w:cs="Arial"/>
          <w:noProof/>
          <w:sz w:val="22"/>
          <w:szCs w:val="22"/>
          <w:lang w:val="en-US"/>
        </w:rPr>
      </w:pPr>
    </w:p>
    <w:p w14:paraId="10E760ED" w14:textId="77777777" w:rsidR="006C573B" w:rsidRPr="00FB3017" w:rsidRDefault="006C573B" w:rsidP="00C34BFE">
      <w:pPr>
        <w:ind w:left="720"/>
        <w:rPr>
          <w:rFonts w:ascii="Arial" w:hAnsi="Arial" w:cs="Arial"/>
          <w:noProof/>
          <w:sz w:val="22"/>
          <w:szCs w:val="22"/>
          <w:lang w:val="en-US"/>
        </w:rPr>
      </w:pPr>
    </w:p>
    <w:p w14:paraId="177E0C90" w14:textId="77777777" w:rsidR="006C573B" w:rsidRPr="00FB3017" w:rsidRDefault="006C573B" w:rsidP="00C34BFE">
      <w:pPr>
        <w:ind w:left="720"/>
        <w:rPr>
          <w:rFonts w:ascii="Arial" w:hAnsi="Arial" w:cs="Arial"/>
          <w:noProof/>
          <w:sz w:val="22"/>
          <w:szCs w:val="22"/>
          <w:lang w:val="en-US"/>
        </w:rPr>
      </w:pPr>
    </w:p>
    <w:p w14:paraId="59B4A715" w14:textId="77777777" w:rsidR="006C573B" w:rsidRPr="00FB3017" w:rsidRDefault="006C573B" w:rsidP="00C34BFE">
      <w:pPr>
        <w:ind w:left="720"/>
        <w:rPr>
          <w:rFonts w:ascii="Arial" w:hAnsi="Arial" w:cs="Arial"/>
          <w:noProof/>
          <w:sz w:val="22"/>
          <w:szCs w:val="22"/>
          <w:lang w:val="en-US"/>
        </w:rPr>
      </w:pPr>
    </w:p>
    <w:p w14:paraId="027AC85E" w14:textId="77777777" w:rsidR="006C573B" w:rsidRPr="00FB3017" w:rsidRDefault="006C573B" w:rsidP="00C34BFE">
      <w:pPr>
        <w:ind w:left="720"/>
        <w:rPr>
          <w:rFonts w:ascii="Arial" w:hAnsi="Arial" w:cs="Arial"/>
          <w:noProof/>
          <w:sz w:val="22"/>
          <w:szCs w:val="22"/>
          <w:lang w:val="en-US"/>
        </w:rPr>
      </w:pPr>
    </w:p>
    <w:p w14:paraId="3B657BAA" w14:textId="77777777" w:rsidR="006C573B" w:rsidRPr="00FB3017" w:rsidRDefault="006C573B" w:rsidP="00C34BFE">
      <w:pPr>
        <w:ind w:left="720"/>
        <w:rPr>
          <w:rFonts w:ascii="Arial" w:hAnsi="Arial" w:cs="Arial"/>
          <w:noProof/>
          <w:sz w:val="22"/>
          <w:szCs w:val="22"/>
          <w:lang w:val="en-US"/>
        </w:rPr>
      </w:pPr>
    </w:p>
    <w:p w14:paraId="3F460778" w14:textId="77777777" w:rsidR="006C573B" w:rsidRPr="00FB3017" w:rsidRDefault="006C573B" w:rsidP="00C34BFE">
      <w:pPr>
        <w:ind w:left="720"/>
        <w:rPr>
          <w:rFonts w:ascii="Arial" w:hAnsi="Arial" w:cs="Arial"/>
          <w:noProof/>
          <w:sz w:val="22"/>
          <w:szCs w:val="22"/>
          <w:lang w:val="en-US"/>
        </w:rPr>
      </w:pPr>
    </w:p>
    <w:p w14:paraId="7C9967D9" w14:textId="77777777" w:rsidR="006C573B" w:rsidRPr="00FB3017" w:rsidRDefault="006C573B" w:rsidP="00C34BFE">
      <w:pPr>
        <w:ind w:left="720"/>
        <w:rPr>
          <w:rFonts w:ascii="Arial" w:hAnsi="Arial" w:cs="Arial"/>
          <w:noProof/>
          <w:sz w:val="22"/>
          <w:szCs w:val="22"/>
          <w:lang w:val="en-US"/>
        </w:rPr>
      </w:pPr>
    </w:p>
    <w:p w14:paraId="2431E732" w14:textId="77777777" w:rsidR="006C573B" w:rsidRPr="00FB3017" w:rsidRDefault="006C573B" w:rsidP="00C34BFE">
      <w:pPr>
        <w:ind w:left="720"/>
        <w:rPr>
          <w:rFonts w:ascii="Arial" w:hAnsi="Arial" w:cs="Arial"/>
          <w:noProof/>
          <w:sz w:val="22"/>
          <w:szCs w:val="22"/>
          <w:lang w:val="en-US"/>
        </w:rPr>
      </w:pPr>
    </w:p>
    <w:p w14:paraId="297F2A47" w14:textId="77777777" w:rsidR="006C573B" w:rsidRPr="00FB3017" w:rsidRDefault="006C573B" w:rsidP="00C34BFE">
      <w:pPr>
        <w:ind w:left="720"/>
        <w:rPr>
          <w:rFonts w:ascii="Arial" w:hAnsi="Arial" w:cs="Arial"/>
          <w:noProof/>
          <w:sz w:val="22"/>
          <w:szCs w:val="22"/>
          <w:lang w:val="en-US"/>
        </w:rPr>
      </w:pPr>
    </w:p>
    <w:p w14:paraId="0E85B9B7" w14:textId="77777777" w:rsidR="006C573B" w:rsidRPr="00FB3017" w:rsidRDefault="006C573B" w:rsidP="00C34BFE">
      <w:pPr>
        <w:ind w:left="720"/>
        <w:rPr>
          <w:rFonts w:ascii="Arial" w:hAnsi="Arial" w:cs="Arial"/>
          <w:noProof/>
          <w:sz w:val="22"/>
          <w:szCs w:val="22"/>
          <w:lang w:val="en-US"/>
        </w:rPr>
      </w:pPr>
    </w:p>
    <w:p w14:paraId="3B3265BE" w14:textId="77777777" w:rsidR="006C573B" w:rsidRPr="00FB3017" w:rsidRDefault="006C573B" w:rsidP="00C34BFE">
      <w:pPr>
        <w:ind w:left="720"/>
        <w:rPr>
          <w:rFonts w:ascii="Arial" w:hAnsi="Arial" w:cs="Arial"/>
          <w:noProof/>
          <w:sz w:val="22"/>
          <w:szCs w:val="22"/>
          <w:lang w:val="en-US"/>
        </w:rPr>
      </w:pPr>
    </w:p>
    <w:p w14:paraId="1775EFB6" w14:textId="77777777" w:rsidR="006C573B" w:rsidRPr="00FB3017" w:rsidRDefault="006C573B" w:rsidP="00C34BFE">
      <w:pPr>
        <w:ind w:left="720"/>
        <w:rPr>
          <w:rFonts w:ascii="Arial" w:hAnsi="Arial" w:cs="Arial"/>
          <w:noProof/>
          <w:sz w:val="22"/>
          <w:szCs w:val="22"/>
          <w:lang w:val="en-US"/>
        </w:rPr>
      </w:pPr>
    </w:p>
    <w:p w14:paraId="2279C9BF" w14:textId="77777777" w:rsidR="006C573B" w:rsidRPr="00FB3017" w:rsidRDefault="006C573B" w:rsidP="00C34BFE">
      <w:pPr>
        <w:ind w:left="720"/>
        <w:rPr>
          <w:rFonts w:ascii="Arial" w:hAnsi="Arial" w:cs="Arial"/>
          <w:noProof/>
          <w:sz w:val="22"/>
          <w:szCs w:val="22"/>
          <w:lang w:val="en-US"/>
        </w:rPr>
      </w:pPr>
    </w:p>
    <w:p w14:paraId="353D79CE" w14:textId="77777777" w:rsidR="006C573B" w:rsidRPr="00FB3017" w:rsidRDefault="006C573B" w:rsidP="00C34BFE">
      <w:pPr>
        <w:ind w:left="720"/>
        <w:rPr>
          <w:rFonts w:ascii="Arial" w:hAnsi="Arial" w:cs="Arial"/>
          <w:noProof/>
          <w:sz w:val="22"/>
          <w:szCs w:val="22"/>
          <w:lang w:val="en-US"/>
        </w:rPr>
      </w:pPr>
    </w:p>
    <w:p w14:paraId="6E5912DC" w14:textId="7507EB95" w:rsidR="00C82879" w:rsidRPr="006F5B1C" w:rsidRDefault="00085771" w:rsidP="006F5B1C">
      <w:pPr>
        <w:overflowPunct/>
        <w:autoSpaceDE/>
        <w:autoSpaceDN/>
        <w:adjustRightInd/>
        <w:textAlignment w:val="auto"/>
        <w:rPr>
          <w:rFonts w:ascii="Arial" w:hAnsi="Arial" w:cs="Arial"/>
          <w:noProof/>
          <w:sz w:val="22"/>
          <w:szCs w:val="22"/>
          <w:lang w:val="en-US"/>
        </w:rPr>
      </w:pPr>
      <w:r w:rsidRPr="00FB3017">
        <w:rPr>
          <w:rFonts w:ascii="Arial" w:hAnsi="Arial" w:cs="Arial"/>
          <w:noProof/>
          <w:sz w:val="22"/>
          <w:szCs w:val="22"/>
          <w:lang w:val="en-US"/>
        </w:rPr>
        <w:br w:type="page"/>
      </w:r>
    </w:p>
    <w:p w14:paraId="03D9F0F7" w14:textId="77777777" w:rsidR="006F5B1C" w:rsidRPr="00FB3017" w:rsidRDefault="006F5B1C" w:rsidP="006F5B1C">
      <w:pPr>
        <w:rPr>
          <w:rFonts w:ascii="Arial" w:hAnsi="Arial" w:cs="Arial"/>
          <w:b/>
          <w:lang w:val="en-GB"/>
        </w:rPr>
      </w:pPr>
    </w:p>
    <w:p w14:paraId="5AFDDE23" w14:textId="5693F2AC" w:rsidR="006F5B1C" w:rsidRPr="00FB3017" w:rsidRDefault="006F5B1C" w:rsidP="006F5B1C">
      <w:pPr>
        <w:rPr>
          <w:rFonts w:ascii="Arial" w:hAnsi="Arial" w:cs="Arial"/>
          <w:b/>
          <w:lang w:val="en-GB"/>
        </w:rPr>
      </w:pPr>
      <w:r w:rsidRPr="00FB3017">
        <w:rPr>
          <w:rFonts w:ascii="Arial" w:hAnsi="Arial" w:cs="Arial"/>
          <w:b/>
          <w:lang w:val="en-GB"/>
        </w:rPr>
        <w:t>7.1</w:t>
      </w:r>
      <w:r w:rsidRPr="00FB3017">
        <w:rPr>
          <w:rFonts w:ascii="Arial" w:hAnsi="Arial" w:cs="Arial"/>
          <w:b/>
          <w:lang w:val="en-GB"/>
        </w:rPr>
        <w:tab/>
      </w:r>
      <w:r w:rsidRPr="00FB3017">
        <w:rPr>
          <w:rFonts w:ascii="Arial" w:hAnsi="Arial" w:cs="Arial"/>
          <w:b/>
          <w:noProof/>
          <w:lang w:val="en-US"/>
        </w:rPr>
        <w:t>Customer Invoice for Display, Example 1</w:t>
      </w:r>
    </w:p>
    <w:p w14:paraId="583FDD93" w14:textId="44A89652" w:rsidR="006F5B1C" w:rsidRPr="00FB3017" w:rsidRDefault="0094539E" w:rsidP="006F5B1C">
      <w:pPr>
        <w:rPr>
          <w:rFonts w:ascii="Arial" w:hAnsi="Arial" w:cs="Arial"/>
          <w:b/>
          <w:lang w:val="en-GB"/>
        </w:rPr>
      </w:pPr>
      <w:r w:rsidRPr="00FB3017">
        <w:rPr>
          <w:rFonts w:ascii="Arial" w:hAnsi="Arial" w:cs="Arial"/>
          <w:b/>
          <w:noProof/>
          <w:lang w:val="en-US"/>
        </w:rPr>
        <mc:AlternateContent>
          <mc:Choice Requires="wps">
            <w:drawing>
              <wp:anchor distT="0" distB="0" distL="114300" distR="114300" simplePos="0" relativeHeight="252178944" behindDoc="0" locked="0" layoutInCell="1" allowOverlap="1" wp14:anchorId="34D861C8" wp14:editId="08ED1911">
                <wp:simplePos x="0" y="0"/>
                <wp:positionH relativeFrom="column">
                  <wp:posOffset>3677418</wp:posOffset>
                </wp:positionH>
                <wp:positionV relativeFrom="paragraph">
                  <wp:posOffset>3918687</wp:posOffset>
                </wp:positionV>
                <wp:extent cx="137647" cy="349915"/>
                <wp:effectExtent l="0" t="38100" r="53340" b="31115"/>
                <wp:wrapNone/>
                <wp:docPr id="1472" name="AutoShape 20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647" cy="34991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39E98841" id="_x0000_t32" coordsize="21600,21600" o:spt="32" o:oned="t" path="m,l21600,21600e" filled="f">
                <v:path arrowok="t" fillok="f" o:connecttype="none"/>
                <o:lock v:ext="edit" shapetype="t"/>
              </v:shapetype>
              <v:shape id="AutoShape 2063" o:spid="_x0000_s1026" type="#_x0000_t32" style="position:absolute;margin-left:289.55pt;margin-top:308.55pt;width:10.85pt;height:27.55pt;flip:y;z-index:2521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" strokeweight="1.5pt">
                <v:stroke endarrow="block"/>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434496" behindDoc="0" locked="0" layoutInCell="1" allowOverlap="1" wp14:anchorId="6830CFF3" wp14:editId="205E06FF">
                <wp:simplePos x="0" y="0"/>
                <wp:positionH relativeFrom="margin">
                  <wp:posOffset>1911601</wp:posOffset>
                </wp:positionH>
                <wp:positionV relativeFrom="paragraph">
                  <wp:posOffset>4062789</wp:posOffset>
                </wp:positionV>
                <wp:extent cx="1734185" cy="454660"/>
                <wp:effectExtent l="0" t="0" r="18415" b="21590"/>
                <wp:wrapNone/>
                <wp:docPr id="1281" name="Text Box 9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4185" cy="454660"/>
                        </a:xfrm>
                        <a:prstGeom prst="rect">
                          <a:avLst/>
                        </a:prstGeom>
                        <a:solidFill>
                          <a:srgbClr val="FFFFFF"/>
                        </a:solidFill>
                        <a:ln w="9525">
                          <a:solidFill>
                            <a:srgbClr val="000000"/>
                          </a:solidFill>
                          <a:miter lim="800000"/>
                          <a:headEnd/>
                          <a:tailEnd/>
                        </a:ln>
                      </wps:spPr>
                      <wps:txbx>
                        <w:txbxContent>
                          <w:p w14:paraId="0567AC4B" w14:textId="77777777" w:rsidR="00257BB1" w:rsidRPr="006D3B28" w:rsidRDefault="00257BB1" w:rsidP="006D3B28">
                            <w:pPr>
                              <w:rPr>
                                <w:rFonts w:ascii="Arial" w:hAnsi="Arial" w:cs="Arial"/>
                                <w:sz w:val="16"/>
                                <w:szCs w:val="16"/>
                              </w:rPr>
                            </w:pPr>
                            <w:r>
                              <w:rPr>
                                <w:rFonts w:ascii="Arial" w:hAnsi="Arial" w:cs="Arial"/>
                                <w:sz w:val="16"/>
                                <w:szCs w:val="16"/>
                                <w:u w:val="single"/>
                              </w:rPr>
                              <w:t>UPC:</w:t>
                            </w:r>
                            <w:r>
                              <w:rPr>
                                <w:rFonts w:ascii="Arial" w:hAnsi="Arial" w:cs="Arial"/>
                                <w:sz w:val="16"/>
                                <w:szCs w:val="16"/>
                              </w:rPr>
                              <w:t xml:space="preserve">  This needs to match the UPC provided on the contract. </w:t>
                            </w:r>
                          </w:p>
                          <w:p w14:paraId="7549763C" w14:textId="77777777" w:rsidR="00257BB1" w:rsidRPr="006C573B" w:rsidRDefault="00257BB1" w:rsidP="006D3B28">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30CFF3" id="Text Box 961" o:spid="_x0000_s1106" type="#_x0000_t202" style="position:absolute;margin-left:150.5pt;margin-top:319.9pt;width:136.55pt;height:35.8pt;z-index:25143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">
                <v:textbox>
                  <w:txbxContent>
                    <w:p w14:paraId="0567AC4B" w14:textId="77777777" w:rsidR="00257BB1" w:rsidRPr="006D3B28" w:rsidRDefault="00257BB1" w:rsidP="006D3B28">
                      <w:pPr>
                        <w:rPr>
                          <w:rFonts w:ascii="Arial" w:hAnsi="Arial" w:cs="Arial"/>
                          <w:sz w:val="16"/>
                          <w:szCs w:val="16"/>
                        </w:rPr>
                      </w:pPr>
                      <w:r>
                        <w:rPr>
                          <w:rFonts w:ascii="Arial" w:hAnsi="Arial" w:cs="Arial"/>
                          <w:sz w:val="16"/>
                          <w:szCs w:val="16"/>
                          <w:u w:val="single"/>
                        </w:rPr>
                        <w:t>UPC:</w:t>
                      </w:r>
                      <w:r>
                        <w:rPr>
                          <w:rFonts w:ascii="Arial" w:hAnsi="Arial" w:cs="Arial"/>
                          <w:sz w:val="16"/>
                          <w:szCs w:val="16"/>
                        </w:rPr>
                        <w:t xml:space="preserve">  This needs to match the UPC provided on the contract. </w:t>
                      </w:r>
                    </w:p>
                    <w:p w14:paraId="7549763C" w14:textId="77777777" w:rsidR="00257BB1" w:rsidRPr="006C573B" w:rsidRDefault="00257BB1" w:rsidP="006D3B28">
                      <w:pPr>
                        <w:rPr>
                          <w:szCs w:val="16"/>
                        </w:rPr>
                      </w:pPr>
                    </w:p>
                  </w:txbxContent>
                </v:textbox>
                <w10:wrap anchorx="margin"/>
              </v:shape>
            </w:pict>
          </mc:Fallback>
        </mc:AlternateContent>
      </w:r>
      <w:r w:rsidR="006F5B1C" w:rsidRPr="00FB3017">
        <w:rPr>
          <w:rFonts w:ascii="Arial" w:hAnsi="Arial" w:cs="Arial"/>
          <w:b/>
          <w:noProof/>
          <w:lang w:val="en-US"/>
        </w:rPr>
        <mc:AlternateContent>
          <mc:Choice Requires="wps">
            <w:drawing>
              <wp:anchor distT="0" distB="0" distL="114300" distR="114300" simplePos="0" relativeHeight="252159488" behindDoc="0" locked="0" layoutInCell="1" allowOverlap="1" wp14:anchorId="68BE9851" wp14:editId="72E64D8A">
                <wp:simplePos x="0" y="0"/>
                <wp:positionH relativeFrom="column">
                  <wp:posOffset>3992717</wp:posOffset>
                </wp:positionH>
                <wp:positionV relativeFrom="paragraph">
                  <wp:posOffset>4267791</wp:posOffset>
                </wp:positionV>
                <wp:extent cx="2249805" cy="457200"/>
                <wp:effectExtent l="17145" t="15875" r="9525" b="12700"/>
                <wp:wrapNone/>
                <wp:docPr id="14" name="Text Box 20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457200"/>
                        </a:xfrm>
                        <a:prstGeom prst="rect">
                          <a:avLst/>
                        </a:prstGeom>
                        <a:solidFill>
                          <a:schemeClr val="tx2">
                            <a:lumMod val="40000"/>
                            <a:lumOff val="60000"/>
                          </a:schemeClr>
                        </a:solidFill>
                        <a:ln w="19050">
                          <a:solidFill>
                            <a:srgbClr val="000000"/>
                          </a:solidFill>
                          <a:miter lim="800000"/>
                          <a:headEnd/>
                          <a:tailEnd/>
                        </a:ln>
                      </wps:spPr>
                      <wps:txbx>
                        <w:txbxContent>
                          <w:p w14:paraId="3A45601A" w14:textId="77777777" w:rsidR="00257BB1" w:rsidRPr="008B5772" w:rsidRDefault="00257BB1" w:rsidP="006F5B1C">
                            <w:pPr>
                              <w:rPr>
                                <w:szCs w:val="16"/>
                              </w:rPr>
                            </w:pPr>
                            <w:r>
                              <w:rPr>
                                <w:rFonts w:ascii="Arial" w:hAnsi="Arial" w:cs="Arial"/>
                                <w:sz w:val="16"/>
                                <w:szCs w:val="16"/>
                                <w:u w:val="single"/>
                              </w:rPr>
                              <w:t xml:space="preserve">FEE- </w:t>
                            </w:r>
                            <w:r>
                              <w:rPr>
                                <w:rFonts w:ascii="Arial" w:hAnsi="Arial" w:cs="Arial"/>
                                <w:sz w:val="16"/>
                                <w:szCs w:val="16"/>
                              </w:rPr>
                              <w:t xml:space="preserve"> Harris Teeter is only billing for the AD/Display if there is an amount in the FEE Column.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BE9851" id="Text Box 2061" o:spid="_x0000_s1107" type="#_x0000_t202" style="position:absolute;margin-left:314.4pt;margin-top:336.05pt;width:177.15pt;height:36pt;z-index:25215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" fillcolor="#8db3e2 [1311]" strokeweight="1.5pt">
                <v:textbox>
                  <w:txbxContent>
                    <w:p w14:paraId="3A45601A" w14:textId="77777777" w:rsidR="00257BB1" w:rsidRPr="008B5772" w:rsidRDefault="00257BB1" w:rsidP="006F5B1C">
                      <w:pPr>
                        <w:rPr>
                          <w:szCs w:val="16"/>
                        </w:rPr>
                      </w:pPr>
                      <w:r>
                        <w:rPr>
                          <w:rFonts w:ascii="Arial" w:hAnsi="Arial" w:cs="Arial"/>
                          <w:sz w:val="16"/>
                          <w:szCs w:val="16"/>
                          <w:u w:val="single"/>
                        </w:rPr>
                        <w:t xml:space="preserve">FEE- </w:t>
                      </w:r>
                      <w:r>
                        <w:rPr>
                          <w:rFonts w:ascii="Arial" w:hAnsi="Arial" w:cs="Arial"/>
                          <w:sz w:val="16"/>
                          <w:szCs w:val="16"/>
                        </w:rPr>
                        <w:t xml:space="preserve"> Harris Teeter is only billing for the AD/Display if there is an amount in the FEE Column.</w:t>
                      </w:r>
                    </w:p>
                  </w:txbxContent>
                </v:textbox>
              </v:shape>
            </w:pict>
          </mc:Fallback>
        </mc:AlternateContent>
      </w:r>
      <w:r w:rsidR="006F5B1C" w:rsidRPr="00FB3017">
        <w:rPr>
          <w:rFonts w:ascii="Arial" w:hAnsi="Arial" w:cs="Arial"/>
          <w:b/>
          <w:noProof/>
          <w:lang w:val="en-US"/>
        </w:rPr>
        <mc:AlternateContent>
          <mc:Choice Requires="wps">
            <w:drawing>
              <wp:anchor distT="0" distB="0" distL="114300" distR="114300" simplePos="0" relativeHeight="252161536" behindDoc="0" locked="0" layoutInCell="1" allowOverlap="1" wp14:anchorId="0839997A" wp14:editId="24C197FE">
                <wp:simplePos x="0" y="0"/>
                <wp:positionH relativeFrom="column">
                  <wp:posOffset>6133539</wp:posOffset>
                </wp:positionH>
                <wp:positionV relativeFrom="paragraph">
                  <wp:posOffset>3048443</wp:posOffset>
                </wp:positionV>
                <wp:extent cx="367753" cy="265578"/>
                <wp:effectExtent l="0" t="0" r="70485" b="58420"/>
                <wp:wrapNone/>
                <wp:docPr id="16" name="AutoShape 20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753" cy="265578"/>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6696AE7F" id="AutoShape 2063" o:spid="_x0000_s1026" type="#_x0000_t32" style="position:absolute;margin-left:482.95pt;margin-top:240.05pt;width:28.95pt;height:20.9pt;z-index:25216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" strokeweight="1.5pt">
                <v:stroke endarrow="block"/>
              </v:shape>
            </w:pict>
          </mc:Fallback>
        </mc:AlternateContent>
      </w:r>
      <w:r w:rsidR="006F5B1C" w:rsidRPr="00FB3017">
        <w:rPr>
          <w:rFonts w:ascii="Arial" w:hAnsi="Arial" w:cs="Arial"/>
          <w:b/>
          <w:noProof/>
          <w:lang w:val="en-US"/>
        </w:rPr>
        <mc:AlternateContent>
          <mc:Choice Requires="wps">
            <w:drawing>
              <wp:anchor distT="0" distB="0" distL="114300" distR="114300" simplePos="0" relativeHeight="252157440" behindDoc="0" locked="0" layoutInCell="1" allowOverlap="1" wp14:anchorId="31F0A75E" wp14:editId="78518E8C">
                <wp:simplePos x="0" y="0"/>
                <wp:positionH relativeFrom="margin">
                  <wp:align>right</wp:align>
                </wp:positionH>
                <wp:positionV relativeFrom="paragraph">
                  <wp:posOffset>2549510</wp:posOffset>
                </wp:positionV>
                <wp:extent cx="3085465" cy="476250"/>
                <wp:effectExtent l="0" t="0" r="19685" b="19050"/>
                <wp:wrapNone/>
                <wp:docPr id="17" name="Text Box 20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5465" cy="476250"/>
                        </a:xfrm>
                        <a:prstGeom prst="rect">
                          <a:avLst/>
                        </a:prstGeom>
                        <a:solidFill>
                          <a:schemeClr val="tx2">
                            <a:lumMod val="40000"/>
                            <a:lumOff val="60000"/>
                          </a:schemeClr>
                        </a:solidFill>
                        <a:ln w="19050">
                          <a:solidFill>
                            <a:srgbClr val="000000"/>
                          </a:solidFill>
                          <a:miter lim="800000"/>
                          <a:headEnd/>
                          <a:tailEnd/>
                        </a:ln>
                      </wps:spPr>
                      <wps:txbx>
                        <w:txbxContent>
                          <w:p w14:paraId="12849878" w14:textId="77777777" w:rsidR="00257BB1" w:rsidRPr="009226E2" w:rsidRDefault="00257BB1" w:rsidP="006F5B1C">
                            <w:pPr>
                              <w:rPr>
                                <w:szCs w:val="16"/>
                              </w:rPr>
                            </w:pPr>
                            <w:r>
                              <w:rPr>
                                <w:rFonts w:ascii="Arial" w:hAnsi="Arial" w:cs="Arial"/>
                                <w:sz w:val="16"/>
                                <w:szCs w:val="16"/>
                                <w:u w:val="single"/>
                              </w:rPr>
                              <w:t xml:space="preserve">FEE REASON: </w:t>
                            </w:r>
                            <w:r w:rsidRPr="00995C0F">
                              <w:rPr>
                                <w:rFonts w:ascii="Arial" w:hAnsi="Arial" w:cs="Arial"/>
                                <w:sz w:val="16"/>
                                <w:szCs w:val="16"/>
                              </w:rPr>
                              <w:t xml:space="preserve">The Fee Reason of </w:t>
                            </w:r>
                            <w:r>
                              <w:rPr>
                                <w:rFonts w:ascii="Arial" w:hAnsi="Arial" w:cs="Arial"/>
                                <w:b/>
                                <w:sz w:val="16"/>
                                <w:szCs w:val="16"/>
                              </w:rPr>
                              <w:t xml:space="preserve">AD//Display </w:t>
                            </w:r>
                            <w:r>
                              <w:rPr>
                                <w:rFonts w:ascii="Arial" w:hAnsi="Arial" w:cs="Arial"/>
                                <w:sz w:val="16"/>
                                <w:szCs w:val="16"/>
                              </w:rPr>
                              <w:t xml:space="preserve">means this portion of  the invoice is for a display.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F0A75E" id="Text Box 2058" o:spid="_x0000_s1108" type="#_x0000_t202" style="position:absolute;margin-left:191.75pt;margin-top:200.75pt;width:242.95pt;height:37.5pt;z-index:252157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" fillcolor="#8db3e2 [1311]" strokeweight="1.5pt">
                <v:textbox>
                  <w:txbxContent>
                    <w:p w14:paraId="12849878" w14:textId="77777777" w:rsidR="00257BB1" w:rsidRPr="009226E2" w:rsidRDefault="00257BB1" w:rsidP="006F5B1C">
                      <w:pPr>
                        <w:rPr>
                          <w:szCs w:val="16"/>
                        </w:rPr>
                      </w:pPr>
                      <w:r>
                        <w:rPr>
                          <w:rFonts w:ascii="Arial" w:hAnsi="Arial" w:cs="Arial"/>
                          <w:sz w:val="16"/>
                          <w:szCs w:val="16"/>
                          <w:u w:val="single"/>
                        </w:rPr>
                        <w:t xml:space="preserve">FEE REASON: </w:t>
                      </w:r>
                      <w:r w:rsidRPr="00995C0F">
                        <w:rPr>
                          <w:rFonts w:ascii="Arial" w:hAnsi="Arial" w:cs="Arial"/>
                          <w:sz w:val="16"/>
                          <w:szCs w:val="16"/>
                        </w:rPr>
                        <w:t xml:space="preserve">The Fee Reason of </w:t>
                      </w:r>
                      <w:r>
                        <w:rPr>
                          <w:rFonts w:ascii="Arial" w:hAnsi="Arial" w:cs="Arial"/>
                          <w:b/>
                          <w:sz w:val="16"/>
                          <w:szCs w:val="16"/>
                        </w:rPr>
                        <w:t xml:space="preserve">AD//Display </w:t>
                      </w:r>
                      <w:r>
                        <w:rPr>
                          <w:rFonts w:ascii="Arial" w:hAnsi="Arial" w:cs="Arial"/>
                          <w:sz w:val="16"/>
                          <w:szCs w:val="16"/>
                        </w:rPr>
                        <w:t xml:space="preserve">means this portion of  the invoice is for a display. </w:t>
                      </w:r>
                    </w:p>
                  </w:txbxContent>
                </v:textbox>
                <w10:wrap anchorx="margin"/>
              </v:shape>
            </w:pict>
          </mc:Fallback>
        </mc:AlternateContent>
      </w:r>
      <w:r w:rsidR="006F5B1C">
        <w:rPr>
          <w:noProof/>
        </w:rPr>
        <w:drawing>
          <wp:inline distT="0" distB="0" distL="0" distR="0" wp14:anchorId="6BD6830C" wp14:editId="1F6E5CAC">
            <wp:extent cx="6831965" cy="4793615"/>
            <wp:effectExtent l="19050" t="19050" r="26035" b="26035"/>
            <wp:docPr id="1383" name="Picture 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831965" cy="4793615"/>
                    </a:xfrm>
                    <a:prstGeom prst="rect">
                      <a:avLst/>
                    </a:prstGeom>
                    <a:ln w="12700">
                      <a:solidFill>
                        <a:schemeClr val="tx1"/>
                      </a:solidFill>
                    </a:ln>
                  </pic:spPr>
                </pic:pic>
              </a:graphicData>
            </a:graphic>
          </wp:inline>
        </w:drawing>
      </w:r>
    </w:p>
    <w:p w14:paraId="252429B8" w14:textId="26ADD8CF" w:rsidR="006F5B1C" w:rsidRPr="00FB3017" w:rsidRDefault="006F5B1C" w:rsidP="006F5B1C">
      <w:pPr>
        <w:rPr>
          <w:rFonts w:ascii="Arial" w:hAnsi="Arial" w:cs="Arial"/>
          <w:b/>
          <w:lang w:val="en-GB"/>
        </w:rPr>
      </w:pPr>
    </w:p>
    <w:p w14:paraId="77613F19" w14:textId="2886349F" w:rsidR="006F5B1C" w:rsidRPr="00FB3017" w:rsidRDefault="006F5B1C" w:rsidP="006F5B1C">
      <w:pPr>
        <w:rPr>
          <w:rFonts w:ascii="Arial" w:hAnsi="Arial" w:cs="Arial"/>
          <w:b/>
          <w:lang w:val="en-GB"/>
        </w:rPr>
      </w:pPr>
      <w:r w:rsidRPr="00FB3017">
        <w:rPr>
          <w:rFonts w:ascii="Arial" w:hAnsi="Arial" w:cs="Arial"/>
          <w:b/>
          <w:noProof/>
          <w:lang w:val="en-US"/>
        </w:rPr>
        <mc:AlternateContent>
          <mc:Choice Requires="wps">
            <w:drawing>
              <wp:anchor distT="0" distB="0" distL="114300" distR="114300" simplePos="0" relativeHeight="252160512" behindDoc="0" locked="0" layoutInCell="1" allowOverlap="1" wp14:anchorId="67E5E8F5" wp14:editId="7A26DADD">
                <wp:simplePos x="0" y="0"/>
                <wp:positionH relativeFrom="column">
                  <wp:posOffset>5514975</wp:posOffset>
                </wp:positionH>
                <wp:positionV relativeFrom="paragraph">
                  <wp:posOffset>4064000</wp:posOffset>
                </wp:positionV>
                <wp:extent cx="478790" cy="180975"/>
                <wp:effectExtent l="9525" t="15875" r="16510" b="12700"/>
                <wp:wrapNone/>
                <wp:docPr id="18" name="Rectangle 20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8790" cy="18097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6EFE135" id="Rectangle 2062" o:spid="_x0000_s1026" style="position:absolute;margin-left:434.25pt;margin-top:320pt;width:37.7pt;height:14.25pt;z-index:25216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" filled="f" strokecolor="red" strokeweight="1.5pt"/>
            </w:pict>
          </mc:Fallback>
        </mc:AlternateContent>
      </w:r>
      <w:r w:rsidRPr="00FB3017">
        <w:rPr>
          <w:rFonts w:ascii="Arial" w:hAnsi="Arial" w:cs="Arial"/>
          <w:b/>
          <w:noProof/>
          <w:lang w:val="en-US"/>
        </w:rPr>
        <mc:AlternateContent>
          <mc:Choice Requires="wps">
            <w:drawing>
              <wp:anchor distT="0" distB="0" distL="114300" distR="114300" simplePos="0" relativeHeight="252158464" behindDoc="0" locked="0" layoutInCell="1" allowOverlap="1" wp14:anchorId="3FA744A6" wp14:editId="0F017198">
                <wp:simplePos x="0" y="0"/>
                <wp:positionH relativeFrom="column">
                  <wp:posOffset>4907915</wp:posOffset>
                </wp:positionH>
                <wp:positionV relativeFrom="paragraph">
                  <wp:posOffset>4124325</wp:posOffset>
                </wp:positionV>
                <wp:extent cx="1445260" cy="1225550"/>
                <wp:effectExtent l="50165" t="9525" r="9525" b="60325"/>
                <wp:wrapNone/>
                <wp:docPr id="21" name="AutoShape 20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45260" cy="12255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28051CC" id="AutoShape 2059" o:spid="_x0000_s1026" type="#_x0000_t32" style="position:absolute;margin-left:386.45pt;margin-top:324.75pt;width:113.8pt;height:96.5pt;flip:x;z-index:25215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" strokeweight="1.5pt">
                <v:stroke endarrow="block"/>
              </v:shape>
            </w:pict>
          </mc:Fallback>
        </mc:AlternateContent>
      </w:r>
      <w:r w:rsidRPr="00FB3017">
        <w:rPr>
          <w:rFonts w:ascii="Arial" w:hAnsi="Arial" w:cs="Arial"/>
          <w:b/>
          <w:noProof/>
          <w:lang w:val="en-US"/>
        </w:rPr>
        <mc:AlternateContent>
          <mc:Choice Requires="wps">
            <w:drawing>
              <wp:anchor distT="0" distB="0" distL="114300" distR="114300" simplePos="0" relativeHeight="252156416" behindDoc="0" locked="0" layoutInCell="1" allowOverlap="1" wp14:anchorId="456F8D2A" wp14:editId="63875FE5">
                <wp:simplePos x="0" y="0"/>
                <wp:positionH relativeFrom="column">
                  <wp:posOffset>6353175</wp:posOffset>
                </wp:positionH>
                <wp:positionV relativeFrom="paragraph">
                  <wp:posOffset>4035425</wp:posOffset>
                </wp:positionV>
                <wp:extent cx="554990" cy="228600"/>
                <wp:effectExtent l="9525" t="15875" r="16510" b="12700"/>
                <wp:wrapNone/>
                <wp:docPr id="1382" name="Rectangle 2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4990" cy="22860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92F3E70" id="Rectangle 2057" o:spid="_x0000_s1026" style="position:absolute;margin-left:500.25pt;margin-top:317.75pt;width:43.7pt;height:18pt;z-index:25215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" filled="f" strokecolor="red" strokeweight="1.5pt"/>
            </w:pict>
          </mc:Fallback>
        </mc:AlternateContent>
      </w:r>
    </w:p>
    <w:p w14:paraId="300A879F" w14:textId="6CA3178B" w:rsidR="006F5B1C" w:rsidRPr="00FB3017" w:rsidRDefault="006F5B1C" w:rsidP="00060299">
      <w:pPr>
        <w:rPr>
          <w:rFonts w:ascii="Arial" w:hAnsi="Arial" w:cs="Arial"/>
          <w:noProof/>
          <w:lang w:val="en-US"/>
        </w:rPr>
      </w:pPr>
    </w:p>
    <w:p w14:paraId="6A3586C4" w14:textId="1BF4F5EA" w:rsidR="00C82879" w:rsidRPr="00FB3017" w:rsidRDefault="00C82879" w:rsidP="00C34BFE">
      <w:pPr>
        <w:ind w:left="720"/>
        <w:rPr>
          <w:rFonts w:ascii="Arial" w:hAnsi="Arial" w:cs="Arial"/>
          <w:noProof/>
          <w:lang w:val="en-US"/>
        </w:rPr>
      </w:pPr>
    </w:p>
    <w:p w14:paraId="22800F5B" w14:textId="08C4A9CD" w:rsidR="00C728D5" w:rsidRPr="00FB3017" w:rsidRDefault="00650065" w:rsidP="00D81EE2">
      <w:pPr>
        <w:tabs>
          <w:tab w:val="left" w:pos="1080"/>
          <w:tab w:val="left" w:pos="1170"/>
        </w:tabs>
        <w:ind w:left="1080"/>
        <w:rPr>
          <w:rFonts w:ascii="Arial" w:hAnsi="Arial" w:cs="Arial"/>
          <w:noProof/>
          <w:sz w:val="22"/>
          <w:szCs w:val="22"/>
          <w:lang w:val="en-US"/>
        </w:rPr>
      </w:pPr>
      <w:r w:rsidRPr="00FB3017">
        <w:rPr>
          <w:rFonts w:ascii="Arial" w:hAnsi="Arial" w:cs="Arial"/>
          <w:noProof/>
          <w:sz w:val="22"/>
          <w:szCs w:val="22"/>
          <w:lang w:val="en-US"/>
        </w:rPr>
        <mc:AlternateContent>
          <mc:Choice Requires="wps">
            <w:drawing>
              <wp:anchor distT="0" distB="0" distL="114300" distR="114300" simplePos="0" relativeHeight="251402752" behindDoc="0" locked="0" layoutInCell="1" allowOverlap="1" wp14:anchorId="6F6C31B8" wp14:editId="52B33680">
                <wp:simplePos x="0" y="0"/>
                <wp:positionH relativeFrom="column">
                  <wp:posOffset>4911090</wp:posOffset>
                </wp:positionH>
                <wp:positionV relativeFrom="paragraph">
                  <wp:posOffset>3342640</wp:posOffset>
                </wp:positionV>
                <wp:extent cx="1638300" cy="733425"/>
                <wp:effectExtent l="15240" t="18415" r="13335" b="10160"/>
                <wp:wrapNone/>
                <wp:docPr id="1282" name="Text Box 9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733425"/>
                        </a:xfrm>
                        <a:prstGeom prst="rect">
                          <a:avLst/>
                        </a:prstGeom>
                        <a:solidFill>
                          <a:schemeClr val="tx2">
                            <a:lumMod val="40000"/>
                            <a:lumOff val="60000"/>
                          </a:schemeClr>
                        </a:solidFill>
                        <a:ln w="19050">
                          <a:solidFill>
                            <a:srgbClr val="000000"/>
                          </a:solidFill>
                          <a:miter lim="800000"/>
                          <a:headEnd/>
                          <a:tailEnd/>
                        </a:ln>
                      </wps:spPr>
                      <wps:txbx>
                        <w:txbxContent>
                          <w:p w14:paraId="6EC37469" w14:textId="77777777" w:rsidR="00257BB1" w:rsidRPr="009332AB" w:rsidRDefault="00257BB1" w:rsidP="00D80977">
                            <w:pPr>
                              <w:rPr>
                                <w:rFonts w:ascii="Arial" w:hAnsi="Arial" w:cs="Arial"/>
                                <w:sz w:val="16"/>
                                <w:szCs w:val="16"/>
                              </w:rPr>
                            </w:pPr>
                            <w:r>
                              <w:rPr>
                                <w:rFonts w:ascii="Arial" w:hAnsi="Arial" w:cs="Arial"/>
                                <w:sz w:val="16"/>
                                <w:szCs w:val="16"/>
                              </w:rPr>
                              <w:t>Fee Reason: This provides the description of the deduction type for the ‘Fee’ column.  In this case the customer is billing $6,500 for a Display.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6C31B8" id="Text Box 916" o:spid="_x0000_s1109" type="#_x0000_t202" style="position:absolute;left:0;text-align:left;margin-left:386.7pt;margin-top:263.2pt;width:129pt;height:57.75pt;z-index:25140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" fillcolor="#8db3e2 [1311]" strokeweight="1.5pt">
                <v:textbox>
                  <w:txbxContent>
                    <w:p w14:paraId="6EC37469" w14:textId="77777777" w:rsidR="00257BB1" w:rsidRPr="009332AB" w:rsidRDefault="00257BB1" w:rsidP="00D80977">
                      <w:pPr>
                        <w:rPr>
                          <w:rFonts w:ascii="Arial" w:hAnsi="Arial" w:cs="Arial"/>
                          <w:sz w:val="16"/>
                          <w:szCs w:val="16"/>
                        </w:rPr>
                      </w:pPr>
                      <w:r>
                        <w:rPr>
                          <w:rFonts w:ascii="Arial" w:hAnsi="Arial" w:cs="Arial"/>
                          <w:sz w:val="16"/>
                          <w:szCs w:val="16"/>
                        </w:rPr>
                        <w:t>Fee Reason: This provides the description of the deduction type for the ‘Fee’ column.  In this case the customer is billing $6,500 for a Display.</w:t>
                      </w:r>
                    </w:p>
                  </w:txbxContent>
                </v:textbox>
              </v:shape>
            </w:pict>
          </mc:Fallback>
        </mc:AlternateContent>
      </w:r>
    </w:p>
    <w:p w14:paraId="25D9DD18" w14:textId="0DAD1919" w:rsidR="00C728D5" w:rsidRPr="00FB3017" w:rsidRDefault="00C728D5" w:rsidP="00C34BFE">
      <w:pPr>
        <w:ind w:left="720"/>
        <w:rPr>
          <w:rFonts w:ascii="Arial" w:hAnsi="Arial" w:cs="Arial"/>
          <w:noProof/>
          <w:sz w:val="22"/>
          <w:szCs w:val="22"/>
          <w:lang w:val="en-US"/>
        </w:rPr>
      </w:pPr>
    </w:p>
    <w:p w14:paraId="32039CB0" w14:textId="403EA8AA" w:rsidR="00C728D5" w:rsidRPr="00FB3017" w:rsidRDefault="00C728D5" w:rsidP="00C34BFE">
      <w:pPr>
        <w:ind w:left="720"/>
        <w:rPr>
          <w:rFonts w:ascii="Arial" w:hAnsi="Arial" w:cs="Arial"/>
          <w:noProof/>
          <w:sz w:val="22"/>
          <w:szCs w:val="22"/>
          <w:lang w:val="en-US"/>
        </w:rPr>
      </w:pPr>
    </w:p>
    <w:p w14:paraId="4F9EE3E7" w14:textId="4407F1A6" w:rsidR="003A6F8A" w:rsidRPr="00FB3017" w:rsidRDefault="003A6F8A" w:rsidP="00C34BFE">
      <w:pPr>
        <w:ind w:left="720"/>
        <w:rPr>
          <w:rFonts w:ascii="Arial" w:hAnsi="Arial" w:cs="Arial"/>
          <w:noProof/>
          <w:sz w:val="22"/>
          <w:szCs w:val="22"/>
          <w:lang w:val="en-US"/>
        </w:rPr>
      </w:pPr>
    </w:p>
    <w:p w14:paraId="1D99F833" w14:textId="3ED94545" w:rsidR="003A6F8A" w:rsidRPr="00FB3017" w:rsidRDefault="003A6F8A" w:rsidP="00C34BFE">
      <w:pPr>
        <w:ind w:left="720"/>
        <w:rPr>
          <w:rFonts w:ascii="Arial" w:hAnsi="Arial" w:cs="Arial"/>
          <w:noProof/>
          <w:sz w:val="22"/>
          <w:szCs w:val="22"/>
          <w:lang w:val="en-US"/>
        </w:rPr>
      </w:pPr>
    </w:p>
    <w:p w14:paraId="36D389DB" w14:textId="304334CB" w:rsidR="003A6F8A" w:rsidRPr="00FB3017" w:rsidRDefault="003A6F8A" w:rsidP="00C34BFE">
      <w:pPr>
        <w:ind w:left="720"/>
        <w:rPr>
          <w:rFonts w:ascii="Arial" w:hAnsi="Arial" w:cs="Arial"/>
          <w:noProof/>
          <w:sz w:val="22"/>
          <w:szCs w:val="22"/>
          <w:lang w:val="en-US"/>
        </w:rPr>
      </w:pPr>
    </w:p>
    <w:p w14:paraId="6C5C5B6A" w14:textId="31B5F7BB" w:rsidR="003A6F8A" w:rsidRPr="00FB3017" w:rsidRDefault="003A6F8A" w:rsidP="00C34BFE">
      <w:pPr>
        <w:ind w:left="720"/>
        <w:rPr>
          <w:rFonts w:ascii="Arial" w:hAnsi="Arial" w:cs="Arial"/>
          <w:noProof/>
          <w:sz w:val="22"/>
          <w:szCs w:val="22"/>
          <w:lang w:val="en-US"/>
        </w:rPr>
      </w:pPr>
    </w:p>
    <w:p w14:paraId="2E2BEEF0" w14:textId="1D4D2996" w:rsidR="003A6F8A" w:rsidRPr="00FB3017" w:rsidRDefault="003A6F8A" w:rsidP="00C34BFE">
      <w:pPr>
        <w:ind w:left="720"/>
        <w:rPr>
          <w:rFonts w:ascii="Arial" w:hAnsi="Arial" w:cs="Arial"/>
          <w:noProof/>
          <w:sz w:val="22"/>
          <w:szCs w:val="22"/>
          <w:lang w:val="en-US"/>
        </w:rPr>
      </w:pPr>
    </w:p>
    <w:p w14:paraId="667A49B9" w14:textId="3441312A" w:rsidR="003A6F8A" w:rsidRPr="00FB3017" w:rsidRDefault="003A6F8A" w:rsidP="00C34BFE">
      <w:pPr>
        <w:ind w:left="720"/>
        <w:rPr>
          <w:rFonts w:ascii="Arial" w:hAnsi="Arial" w:cs="Arial"/>
          <w:noProof/>
          <w:sz w:val="22"/>
          <w:szCs w:val="22"/>
          <w:lang w:val="en-US"/>
        </w:rPr>
      </w:pPr>
    </w:p>
    <w:p w14:paraId="7C6B248E" w14:textId="5E4E316F" w:rsidR="003A6F8A" w:rsidRPr="00FB3017" w:rsidRDefault="003A6F8A" w:rsidP="00C34BFE">
      <w:pPr>
        <w:ind w:left="720"/>
        <w:rPr>
          <w:rFonts w:ascii="Arial" w:hAnsi="Arial" w:cs="Arial"/>
          <w:noProof/>
          <w:sz w:val="22"/>
          <w:szCs w:val="22"/>
          <w:lang w:val="en-US"/>
        </w:rPr>
      </w:pPr>
    </w:p>
    <w:p w14:paraId="3566606F" w14:textId="471A8E23" w:rsidR="003A6F8A" w:rsidRPr="00FB3017" w:rsidRDefault="003A6F8A" w:rsidP="00C34BFE">
      <w:pPr>
        <w:ind w:left="720"/>
        <w:rPr>
          <w:rFonts w:ascii="Arial" w:hAnsi="Arial" w:cs="Arial"/>
          <w:noProof/>
          <w:sz w:val="22"/>
          <w:szCs w:val="22"/>
          <w:lang w:val="en-US"/>
        </w:rPr>
      </w:pPr>
    </w:p>
    <w:p w14:paraId="338E5E1D" w14:textId="318005E2" w:rsidR="003A6F8A" w:rsidRPr="00FB3017" w:rsidRDefault="003A6F8A" w:rsidP="00C34BFE">
      <w:pPr>
        <w:ind w:left="720"/>
        <w:rPr>
          <w:rFonts w:ascii="Arial" w:hAnsi="Arial" w:cs="Arial"/>
          <w:noProof/>
          <w:sz w:val="22"/>
          <w:szCs w:val="22"/>
          <w:lang w:val="en-US"/>
        </w:rPr>
      </w:pPr>
    </w:p>
    <w:p w14:paraId="05005F6F" w14:textId="60BF2463" w:rsidR="0067170D" w:rsidRPr="00FB3017" w:rsidRDefault="0067170D" w:rsidP="0067170D">
      <w:pPr>
        <w:rPr>
          <w:rFonts w:ascii="Arial" w:hAnsi="Arial" w:cs="Arial"/>
          <w:noProof/>
          <w:lang w:val="en-US"/>
        </w:rPr>
      </w:pPr>
      <w:r>
        <w:rPr>
          <w:rFonts w:ascii="Arial" w:hAnsi="Arial" w:cs="Arial"/>
          <w:b/>
          <w:noProof/>
          <w:lang w:val="en-US"/>
        </w:rPr>
        <w:lastRenderedPageBreak/>
        <w:t xml:space="preserve">7.1     </w:t>
      </w:r>
      <w:r w:rsidRPr="00FB3017">
        <w:rPr>
          <w:rFonts w:ascii="Arial" w:hAnsi="Arial" w:cs="Arial"/>
          <w:b/>
          <w:noProof/>
          <w:lang w:val="en-US"/>
        </w:rPr>
        <w:t>Customer Contract for Display, Example 1:</w:t>
      </w:r>
      <w:r w:rsidRPr="00FB3017">
        <w:rPr>
          <w:rFonts w:ascii="Arial" w:hAnsi="Arial" w:cs="Arial"/>
          <w:noProof/>
          <w:lang w:val="en-US"/>
        </w:rPr>
        <w:t xml:space="preserve">  </w:t>
      </w:r>
    </w:p>
    <w:p w14:paraId="7A59CD68" w14:textId="73892564" w:rsidR="0067170D" w:rsidRDefault="0067170D" w:rsidP="0067170D">
      <w:pPr>
        <w:ind w:left="900"/>
        <w:rPr>
          <w:rFonts w:ascii="Arial" w:hAnsi="Arial" w:cs="Arial"/>
          <w:color w:val="000000"/>
          <w:lang w:val="en-US"/>
        </w:rPr>
      </w:pPr>
      <w:r w:rsidRPr="00FB3017">
        <w:rPr>
          <w:rFonts w:ascii="Arial" w:hAnsi="Arial" w:cs="Arial"/>
          <w:color w:val="000000"/>
          <w:lang w:val="en-US"/>
        </w:rPr>
        <w:t>Contract can be found via "Search For" Promotions or Backup Documentation (Doc Type 17). Signon HARRCN.</w:t>
      </w:r>
    </w:p>
    <w:p w14:paraId="6F6C6CA1" w14:textId="4F154CD7" w:rsidR="0067170D" w:rsidRPr="00FB3017" w:rsidRDefault="0067170D" w:rsidP="0067170D">
      <w:pPr>
        <w:rPr>
          <w:rFonts w:ascii="Arial" w:hAnsi="Arial" w:cs="Arial"/>
          <w:color w:val="000000"/>
          <w:lang w:val="en-US"/>
        </w:rPr>
      </w:pPr>
      <w:r>
        <w:rPr>
          <w:noProof/>
        </w:rPr>
        <w:drawing>
          <wp:inline distT="0" distB="0" distL="0" distR="0" wp14:anchorId="7F31A998" wp14:editId="3C716D13">
            <wp:extent cx="6831396" cy="6084039"/>
            <wp:effectExtent l="19050" t="19050" r="26670" b="12065"/>
            <wp:docPr id="1389" name="Picture 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840186" cy="6091867"/>
                    </a:xfrm>
                    <a:prstGeom prst="rect">
                      <a:avLst/>
                    </a:prstGeom>
                    <a:ln w="12700">
                      <a:solidFill>
                        <a:schemeClr val="tx1"/>
                      </a:solidFill>
                    </a:ln>
                  </pic:spPr>
                </pic:pic>
              </a:graphicData>
            </a:graphic>
          </wp:inline>
        </w:drawing>
      </w:r>
    </w:p>
    <w:p w14:paraId="77BD4590" w14:textId="40E02F73" w:rsidR="003A6F8A" w:rsidRPr="00FB3017" w:rsidRDefault="003A6F8A" w:rsidP="00C34BFE">
      <w:pPr>
        <w:ind w:left="720"/>
        <w:rPr>
          <w:rFonts w:ascii="Arial" w:hAnsi="Arial" w:cs="Arial"/>
          <w:noProof/>
          <w:sz w:val="22"/>
          <w:szCs w:val="22"/>
          <w:lang w:val="en-US"/>
        </w:rPr>
      </w:pPr>
    </w:p>
    <w:p w14:paraId="3322AD02" w14:textId="77777777" w:rsidR="003A6F8A" w:rsidRPr="00FB3017" w:rsidRDefault="003A6F8A" w:rsidP="00C34BFE">
      <w:pPr>
        <w:ind w:left="720"/>
        <w:rPr>
          <w:rFonts w:ascii="Arial" w:hAnsi="Arial" w:cs="Arial"/>
          <w:noProof/>
          <w:sz w:val="22"/>
          <w:szCs w:val="22"/>
          <w:lang w:val="en-US"/>
        </w:rPr>
      </w:pPr>
    </w:p>
    <w:p w14:paraId="5453FDC4" w14:textId="77777777" w:rsidR="003A6F8A" w:rsidRPr="00FB3017" w:rsidRDefault="003A6F8A" w:rsidP="00C34BFE">
      <w:pPr>
        <w:ind w:left="720"/>
        <w:rPr>
          <w:rFonts w:ascii="Arial" w:hAnsi="Arial" w:cs="Arial"/>
          <w:noProof/>
          <w:sz w:val="22"/>
          <w:szCs w:val="22"/>
          <w:lang w:val="en-US"/>
        </w:rPr>
      </w:pPr>
    </w:p>
    <w:p w14:paraId="353B3274" w14:textId="77777777" w:rsidR="003A6F8A" w:rsidRPr="00FB3017" w:rsidRDefault="003A6F8A" w:rsidP="00C34BFE">
      <w:pPr>
        <w:ind w:left="720"/>
        <w:rPr>
          <w:rFonts w:ascii="Arial" w:hAnsi="Arial" w:cs="Arial"/>
          <w:noProof/>
          <w:sz w:val="22"/>
          <w:szCs w:val="22"/>
          <w:lang w:val="en-US"/>
        </w:rPr>
      </w:pPr>
    </w:p>
    <w:p w14:paraId="3B0B5559" w14:textId="77777777" w:rsidR="003A6F8A" w:rsidRPr="00FB3017" w:rsidRDefault="003A6F8A" w:rsidP="00C34BFE">
      <w:pPr>
        <w:ind w:left="720"/>
        <w:rPr>
          <w:rFonts w:ascii="Arial" w:hAnsi="Arial" w:cs="Arial"/>
          <w:noProof/>
          <w:sz w:val="22"/>
          <w:szCs w:val="22"/>
          <w:lang w:val="en-US"/>
        </w:rPr>
      </w:pPr>
    </w:p>
    <w:p w14:paraId="11E3A823" w14:textId="77777777" w:rsidR="009161F8" w:rsidRDefault="009161F8" w:rsidP="009161F8">
      <w:pPr>
        <w:rPr>
          <w:rFonts w:ascii="Arial" w:hAnsi="Arial" w:cs="Arial"/>
          <w:noProof/>
          <w:sz w:val="22"/>
          <w:szCs w:val="22"/>
          <w:lang w:val="en-US"/>
        </w:rPr>
      </w:pPr>
    </w:p>
    <w:p w14:paraId="702286E2" w14:textId="77777777" w:rsidR="00402472" w:rsidRPr="00FB3017" w:rsidRDefault="00402472" w:rsidP="009161F8">
      <w:pPr>
        <w:rPr>
          <w:rFonts w:ascii="Arial" w:hAnsi="Arial" w:cs="Arial"/>
          <w:b/>
          <w:lang w:val="en-GB"/>
        </w:rPr>
      </w:pPr>
    </w:p>
    <w:p w14:paraId="65B601AF" w14:textId="3B90BA98" w:rsidR="009161F8" w:rsidRPr="00FB3017" w:rsidRDefault="009161F8" w:rsidP="009161F8">
      <w:pPr>
        <w:rPr>
          <w:rFonts w:ascii="Arial" w:hAnsi="Arial" w:cs="Arial"/>
          <w:b/>
          <w:lang w:val="en-GB"/>
        </w:rPr>
      </w:pPr>
      <w:r w:rsidRPr="00FB3017">
        <w:rPr>
          <w:rFonts w:ascii="Arial" w:hAnsi="Arial" w:cs="Arial"/>
          <w:b/>
          <w:lang w:val="en-GB"/>
        </w:rPr>
        <w:lastRenderedPageBreak/>
        <w:t>7.</w:t>
      </w:r>
      <w:r w:rsidR="00975EBA">
        <w:rPr>
          <w:rFonts w:ascii="Arial" w:hAnsi="Arial" w:cs="Arial"/>
          <w:b/>
          <w:lang w:val="en-GB"/>
        </w:rPr>
        <w:t>4</w:t>
      </w:r>
      <w:r w:rsidRPr="00FB3017">
        <w:rPr>
          <w:rFonts w:ascii="Arial" w:hAnsi="Arial" w:cs="Arial"/>
          <w:b/>
          <w:lang w:val="en-GB"/>
        </w:rPr>
        <w:tab/>
        <w:t xml:space="preserve">Invoice for Display, Example </w:t>
      </w:r>
      <w:r w:rsidR="006F5B1C">
        <w:rPr>
          <w:rFonts w:ascii="Arial" w:hAnsi="Arial" w:cs="Arial"/>
          <w:b/>
          <w:lang w:val="en-GB"/>
        </w:rPr>
        <w:t>4</w:t>
      </w:r>
      <w:r w:rsidRPr="00FB3017">
        <w:rPr>
          <w:rFonts w:ascii="Arial" w:hAnsi="Arial" w:cs="Arial"/>
          <w:b/>
          <w:lang w:val="en-GB"/>
        </w:rPr>
        <w:t>:</w:t>
      </w:r>
    </w:p>
    <w:p w14:paraId="126B858C" w14:textId="70391D78" w:rsidR="009161F8" w:rsidRPr="00FB3017" w:rsidRDefault="009161F8" w:rsidP="009161F8">
      <w:pPr>
        <w:rPr>
          <w:rFonts w:ascii="Arial" w:hAnsi="Arial" w:cs="Arial"/>
          <w:b/>
          <w:lang w:val="en-GB"/>
        </w:rPr>
      </w:pPr>
    </w:p>
    <w:p w14:paraId="41EEFFB6" w14:textId="64938FC3" w:rsidR="009161F8" w:rsidRPr="00FB3017" w:rsidRDefault="009161F8" w:rsidP="009161F8">
      <w:pPr>
        <w:rPr>
          <w:rFonts w:ascii="Arial" w:hAnsi="Arial" w:cs="Arial"/>
          <w:b/>
          <w:lang w:val="en-GB"/>
        </w:rPr>
      </w:pPr>
    </w:p>
    <w:p w14:paraId="35806680" w14:textId="44556651" w:rsidR="009161F8" w:rsidRPr="00FB3017" w:rsidRDefault="00F36AA4" w:rsidP="009161F8">
      <w:pPr>
        <w:rPr>
          <w:rFonts w:ascii="Arial" w:hAnsi="Arial" w:cs="Arial"/>
          <w:b/>
          <w:lang w:val="en-GB"/>
        </w:rPr>
      </w:pPr>
      <w:r w:rsidRPr="00FB3017">
        <w:rPr>
          <w:rFonts w:ascii="Arial" w:hAnsi="Arial" w:cs="Arial"/>
          <w:b/>
          <w:noProof/>
          <w:sz w:val="22"/>
          <w:szCs w:val="22"/>
          <w:lang w:val="en-US"/>
        </w:rPr>
        <mc:AlternateContent>
          <mc:Choice Requires="wps">
            <w:drawing>
              <wp:anchor distT="0" distB="0" distL="114300" distR="114300" simplePos="0" relativeHeight="252176896" behindDoc="0" locked="0" layoutInCell="1" allowOverlap="1" wp14:anchorId="3C22013D" wp14:editId="6E5A2AC5">
                <wp:simplePos x="0" y="0"/>
                <wp:positionH relativeFrom="column">
                  <wp:posOffset>2919833</wp:posOffset>
                </wp:positionH>
                <wp:positionV relativeFrom="paragraph">
                  <wp:posOffset>1675189</wp:posOffset>
                </wp:positionV>
                <wp:extent cx="3085465" cy="476250"/>
                <wp:effectExtent l="17145" t="10795" r="12065" b="17780"/>
                <wp:wrapNone/>
                <wp:docPr id="1470" name="Text Box 1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5465" cy="476250"/>
                        </a:xfrm>
                        <a:prstGeom prst="rect">
                          <a:avLst/>
                        </a:prstGeom>
                        <a:solidFill>
                          <a:srgbClr val="1F497D">
                            <a:lumMod val="40000"/>
                            <a:lumOff val="60000"/>
                          </a:srgbClr>
                        </a:solidFill>
                        <a:ln w="19050">
                          <a:solidFill>
                            <a:srgbClr val="000000"/>
                          </a:solidFill>
                          <a:miter lim="800000"/>
                          <a:headEnd/>
                          <a:tailEnd/>
                        </a:ln>
                      </wps:spPr>
                      <wps:txbx>
                        <w:txbxContent>
                          <w:p w14:paraId="7F068F05" w14:textId="4B257375" w:rsidR="00257BB1" w:rsidRPr="009226E2" w:rsidRDefault="00257BB1" w:rsidP="00F36AA4">
                            <w:pPr>
                              <w:rPr>
                                <w:szCs w:val="16"/>
                              </w:rPr>
                            </w:pPr>
                            <w:r>
                              <w:rPr>
                                <w:rFonts w:ascii="Arial" w:hAnsi="Arial" w:cs="Arial"/>
                                <w:sz w:val="16"/>
                                <w:szCs w:val="16"/>
                                <w:u w:val="single"/>
                              </w:rPr>
                              <w:t xml:space="preserve">FEE REASON: </w:t>
                            </w:r>
                            <w:r w:rsidRPr="00995C0F">
                              <w:rPr>
                                <w:rFonts w:ascii="Arial" w:hAnsi="Arial" w:cs="Arial"/>
                                <w:sz w:val="16"/>
                                <w:szCs w:val="16"/>
                              </w:rPr>
                              <w:t xml:space="preserve">The Fee Reason of </w:t>
                            </w:r>
                            <w:r>
                              <w:rPr>
                                <w:rFonts w:ascii="Arial" w:hAnsi="Arial" w:cs="Arial"/>
                                <w:b/>
                                <w:sz w:val="16"/>
                                <w:szCs w:val="16"/>
                              </w:rPr>
                              <w:t xml:space="preserve">AD </w:t>
                            </w:r>
                            <w:r w:rsidRPr="00FD38EA">
                              <w:rPr>
                                <w:rFonts w:ascii="Arial" w:hAnsi="Arial" w:cs="Arial"/>
                                <w:sz w:val="16"/>
                                <w:szCs w:val="16"/>
                              </w:rPr>
                              <w:t>is a</w:t>
                            </w:r>
                            <w:r>
                              <w:rPr>
                                <w:rFonts w:ascii="Arial" w:hAnsi="Arial" w:cs="Arial"/>
                                <w:sz w:val="16"/>
                                <w:szCs w:val="16"/>
                              </w:rPr>
                              <w:t>nother</w:t>
                            </w:r>
                            <w:r w:rsidRPr="00FD38EA">
                              <w:rPr>
                                <w:rFonts w:ascii="Arial" w:hAnsi="Arial" w:cs="Arial"/>
                                <w:sz w:val="16"/>
                                <w:szCs w:val="16"/>
                              </w:rPr>
                              <w:t xml:space="preserve"> term</w:t>
                            </w:r>
                            <w:r>
                              <w:rPr>
                                <w:rFonts w:ascii="Arial" w:hAnsi="Arial" w:cs="Arial"/>
                                <w:b/>
                                <w:sz w:val="16"/>
                                <w:szCs w:val="16"/>
                              </w:rPr>
                              <w:t xml:space="preserve"> </w:t>
                            </w:r>
                            <w:r w:rsidRPr="00995C0F">
                              <w:rPr>
                                <w:rFonts w:ascii="Arial" w:hAnsi="Arial" w:cs="Arial"/>
                                <w:sz w:val="16"/>
                                <w:szCs w:val="16"/>
                              </w:rPr>
                              <w:t xml:space="preserve">Harris Teeter uses to describe </w:t>
                            </w:r>
                            <w:r>
                              <w:rPr>
                                <w:rFonts w:ascii="Arial" w:hAnsi="Arial" w:cs="Arial"/>
                                <w:sz w:val="16"/>
                                <w:szCs w:val="16"/>
                              </w:rPr>
                              <w:t>a display</w:t>
                            </w:r>
                            <w:r w:rsidRPr="00995C0F">
                              <w:rPr>
                                <w:rFonts w:ascii="Arial" w:hAnsi="Arial" w:cs="Arial"/>
                                <w:sz w:val="16"/>
                                <w:szCs w:val="16"/>
                              </w:rPr>
                              <w:t xml:space="preserve">. </w:t>
                            </w:r>
                            <w:r>
                              <w:rPr>
                                <w:rFonts w:ascii="Arial" w:hAnsi="Arial" w:cs="Arial"/>
                                <w:sz w:val="16"/>
                                <w:szCs w:val="16"/>
                              </w:rPr>
                              <w:t>Compare information to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22013D" id="Text Box 1646" o:spid="_x0000_s1110" type="#_x0000_t202" style="position:absolute;margin-left:229.9pt;margin-top:131.9pt;width:242.95pt;height:37.5pt;z-index:25217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" fillcolor="#8eb4e3" strokeweight="1.5pt">
                <v:textbox>
                  <w:txbxContent>
                    <w:p w14:paraId="7F068F05" w14:textId="4B257375" w:rsidR="00257BB1" w:rsidRPr="009226E2" w:rsidRDefault="00257BB1" w:rsidP="00F36AA4">
                      <w:pPr>
                        <w:rPr>
                          <w:szCs w:val="16"/>
                        </w:rPr>
                      </w:pPr>
                      <w:r>
                        <w:rPr>
                          <w:rFonts w:ascii="Arial" w:hAnsi="Arial" w:cs="Arial"/>
                          <w:sz w:val="16"/>
                          <w:szCs w:val="16"/>
                          <w:u w:val="single"/>
                        </w:rPr>
                        <w:t xml:space="preserve">FEE REASON: </w:t>
                      </w:r>
                      <w:r w:rsidRPr="00995C0F">
                        <w:rPr>
                          <w:rFonts w:ascii="Arial" w:hAnsi="Arial" w:cs="Arial"/>
                          <w:sz w:val="16"/>
                          <w:szCs w:val="16"/>
                        </w:rPr>
                        <w:t xml:space="preserve">The Fee Reason of </w:t>
                      </w:r>
                      <w:r>
                        <w:rPr>
                          <w:rFonts w:ascii="Arial" w:hAnsi="Arial" w:cs="Arial"/>
                          <w:b/>
                          <w:sz w:val="16"/>
                          <w:szCs w:val="16"/>
                        </w:rPr>
                        <w:t xml:space="preserve">AD </w:t>
                      </w:r>
                      <w:r w:rsidRPr="00FD38EA">
                        <w:rPr>
                          <w:rFonts w:ascii="Arial" w:hAnsi="Arial" w:cs="Arial"/>
                          <w:sz w:val="16"/>
                          <w:szCs w:val="16"/>
                        </w:rPr>
                        <w:t>is a</w:t>
                      </w:r>
                      <w:r>
                        <w:rPr>
                          <w:rFonts w:ascii="Arial" w:hAnsi="Arial" w:cs="Arial"/>
                          <w:sz w:val="16"/>
                          <w:szCs w:val="16"/>
                        </w:rPr>
                        <w:t>nother</w:t>
                      </w:r>
                      <w:r w:rsidRPr="00FD38EA">
                        <w:rPr>
                          <w:rFonts w:ascii="Arial" w:hAnsi="Arial" w:cs="Arial"/>
                          <w:sz w:val="16"/>
                          <w:szCs w:val="16"/>
                        </w:rPr>
                        <w:t xml:space="preserve"> term</w:t>
                      </w:r>
                      <w:r>
                        <w:rPr>
                          <w:rFonts w:ascii="Arial" w:hAnsi="Arial" w:cs="Arial"/>
                          <w:b/>
                          <w:sz w:val="16"/>
                          <w:szCs w:val="16"/>
                        </w:rPr>
                        <w:t xml:space="preserve"> </w:t>
                      </w:r>
                      <w:r w:rsidRPr="00995C0F">
                        <w:rPr>
                          <w:rFonts w:ascii="Arial" w:hAnsi="Arial" w:cs="Arial"/>
                          <w:sz w:val="16"/>
                          <w:szCs w:val="16"/>
                        </w:rPr>
                        <w:t xml:space="preserve">Harris Teeter uses to describe </w:t>
                      </w:r>
                      <w:r>
                        <w:rPr>
                          <w:rFonts w:ascii="Arial" w:hAnsi="Arial" w:cs="Arial"/>
                          <w:sz w:val="16"/>
                          <w:szCs w:val="16"/>
                        </w:rPr>
                        <w:t>a display</w:t>
                      </w:r>
                      <w:r w:rsidRPr="00995C0F">
                        <w:rPr>
                          <w:rFonts w:ascii="Arial" w:hAnsi="Arial" w:cs="Arial"/>
                          <w:sz w:val="16"/>
                          <w:szCs w:val="16"/>
                        </w:rPr>
                        <w:t xml:space="preserve">. </w:t>
                      </w:r>
                      <w:r>
                        <w:rPr>
                          <w:rFonts w:ascii="Arial" w:hAnsi="Arial" w:cs="Arial"/>
                          <w:sz w:val="16"/>
                          <w:szCs w:val="16"/>
                        </w:rPr>
                        <w:t>Compare information to the contract.</w:t>
                      </w:r>
                    </w:p>
                  </w:txbxContent>
                </v:textbox>
              </v:shape>
            </w:pict>
          </mc:Fallback>
        </mc:AlternateContent>
      </w:r>
      <w:r w:rsidRPr="00FB3017">
        <w:rPr>
          <w:rFonts w:ascii="Arial" w:hAnsi="Arial" w:cs="Arial"/>
          <w:b/>
          <w:noProof/>
          <w:lang w:val="en-US"/>
        </w:rPr>
        <mc:AlternateContent>
          <mc:Choice Requires="wps">
            <w:drawing>
              <wp:anchor distT="0" distB="0" distL="114300" distR="114300" simplePos="0" relativeHeight="252174848" behindDoc="0" locked="0" layoutInCell="1" allowOverlap="1" wp14:anchorId="138FFBD6" wp14:editId="67D53024">
                <wp:simplePos x="0" y="0"/>
                <wp:positionH relativeFrom="column">
                  <wp:posOffset>4950652</wp:posOffset>
                </wp:positionH>
                <wp:positionV relativeFrom="paragraph">
                  <wp:posOffset>2250469</wp:posOffset>
                </wp:positionV>
                <wp:extent cx="478790" cy="462590"/>
                <wp:effectExtent l="0" t="0" r="16510" b="13970"/>
                <wp:wrapNone/>
                <wp:docPr id="1456" name="Rectangle 20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8790" cy="46259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00A74E9" id="Rectangle 2062" o:spid="_x0000_s1026" style="position:absolute;margin-left:389.8pt;margin-top:177.2pt;width:37.7pt;height:36.4pt;z-index:25217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" filled="f" strokecolor="red" strokeweight="1.5p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2172800" behindDoc="0" locked="0" layoutInCell="1" allowOverlap="1" wp14:anchorId="222CEBB1" wp14:editId="6BE979A0">
                <wp:simplePos x="0" y="0"/>
                <wp:positionH relativeFrom="column">
                  <wp:posOffset>4740673</wp:posOffset>
                </wp:positionH>
                <wp:positionV relativeFrom="paragraph">
                  <wp:posOffset>2714994</wp:posOffset>
                </wp:positionV>
                <wp:extent cx="361507" cy="318947"/>
                <wp:effectExtent l="0" t="38100" r="57785" b="24130"/>
                <wp:wrapNone/>
                <wp:docPr id="1454" name="AutoShape 1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61507" cy="318947"/>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9A482C6" id="AutoShape 1647" o:spid="_x0000_s1026" type="#_x0000_t32" style="position:absolute;margin-left:373.3pt;margin-top:213.8pt;width:28.45pt;height:25.1pt;flip:y;z-index:25217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" strokeweight="1.5pt">
                <v:stroke endarrow="block"/>
              </v:shape>
            </w:pict>
          </mc:Fallback>
        </mc:AlternateContent>
      </w:r>
      <w:r w:rsidRPr="00FB3017">
        <w:rPr>
          <w:rFonts w:ascii="Arial" w:hAnsi="Arial" w:cs="Arial"/>
          <w:noProof/>
          <w:lang w:val="en-US"/>
        </w:rPr>
        <mc:AlternateContent>
          <mc:Choice Requires="wps">
            <w:drawing>
              <wp:anchor distT="0" distB="0" distL="114300" distR="114300" simplePos="0" relativeHeight="252170752" behindDoc="0" locked="0" layoutInCell="1" allowOverlap="1" wp14:anchorId="4FD90F6B" wp14:editId="18A25399">
                <wp:simplePos x="0" y="0"/>
                <wp:positionH relativeFrom="column">
                  <wp:posOffset>3089718</wp:posOffset>
                </wp:positionH>
                <wp:positionV relativeFrom="paragraph">
                  <wp:posOffset>2854842</wp:posOffset>
                </wp:positionV>
                <wp:extent cx="1671320" cy="702310"/>
                <wp:effectExtent l="17780" t="17780" r="15875" b="13335"/>
                <wp:wrapNone/>
                <wp:docPr id="1445" name="Text Box 7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1320" cy="702310"/>
                        </a:xfrm>
                        <a:prstGeom prst="rect">
                          <a:avLst/>
                        </a:prstGeom>
                        <a:solidFill>
                          <a:srgbClr val="FFFFFF"/>
                        </a:solidFill>
                        <a:ln w="19050">
                          <a:solidFill>
                            <a:srgbClr val="000000"/>
                          </a:solidFill>
                          <a:miter lim="800000"/>
                          <a:headEnd/>
                          <a:tailEnd/>
                        </a:ln>
                      </wps:spPr>
                      <wps:txbx>
                        <w:txbxContent>
                          <w:p w14:paraId="62AD2069" w14:textId="640CB30C" w:rsidR="00257BB1" w:rsidRDefault="00257BB1" w:rsidP="00F36AA4">
                            <w:pPr>
                              <w:rPr>
                                <w:rFonts w:ascii="Arial" w:hAnsi="Arial" w:cs="Arial"/>
                                <w:sz w:val="16"/>
                                <w:szCs w:val="16"/>
                              </w:rPr>
                            </w:pPr>
                            <w:r>
                              <w:rPr>
                                <w:rFonts w:ascii="Arial" w:hAnsi="Arial" w:cs="Arial"/>
                                <w:sz w:val="16"/>
                                <w:szCs w:val="16"/>
                                <w:u w:val="single"/>
                              </w:rPr>
                              <w:t>FEE</w:t>
                            </w:r>
                            <w:r>
                              <w:rPr>
                                <w:rFonts w:ascii="Arial" w:hAnsi="Arial" w:cs="Arial"/>
                                <w:sz w:val="16"/>
                                <w:szCs w:val="16"/>
                              </w:rPr>
                              <w:t>: this is the lump sum display allowance which the customer should claim for and should match the customer invoice.</w:t>
                            </w:r>
                          </w:p>
                          <w:p w14:paraId="26C152FC" w14:textId="77777777" w:rsidR="00257BB1" w:rsidRPr="009332AB" w:rsidRDefault="00257BB1" w:rsidP="00F36AA4">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D90F6B" id="Text Box 726" o:spid="_x0000_s1111" type="#_x0000_t202" style="position:absolute;margin-left:243.3pt;margin-top:224.8pt;width:131.6pt;height:55.3pt;z-index:2521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" strokeweight="1.5pt">
                <v:textbox>
                  <w:txbxContent>
                    <w:p w14:paraId="62AD2069" w14:textId="640CB30C" w:rsidR="00257BB1" w:rsidRDefault="00257BB1" w:rsidP="00F36AA4">
                      <w:pPr>
                        <w:rPr>
                          <w:rFonts w:ascii="Arial" w:hAnsi="Arial" w:cs="Arial"/>
                          <w:sz w:val="16"/>
                          <w:szCs w:val="16"/>
                        </w:rPr>
                      </w:pPr>
                      <w:r>
                        <w:rPr>
                          <w:rFonts w:ascii="Arial" w:hAnsi="Arial" w:cs="Arial"/>
                          <w:sz w:val="16"/>
                          <w:szCs w:val="16"/>
                          <w:u w:val="single"/>
                        </w:rPr>
                        <w:t>FEE</w:t>
                      </w:r>
                      <w:r>
                        <w:rPr>
                          <w:rFonts w:ascii="Arial" w:hAnsi="Arial" w:cs="Arial"/>
                          <w:sz w:val="16"/>
                          <w:szCs w:val="16"/>
                        </w:rPr>
                        <w:t>: this is the lump sum display allowance which the customer should claim for and should match the customer invoice.</w:t>
                      </w:r>
                    </w:p>
                    <w:p w14:paraId="26C152FC" w14:textId="77777777" w:rsidR="00257BB1" w:rsidRPr="009332AB" w:rsidRDefault="00257BB1" w:rsidP="00F36AA4">
                      <w:pPr>
                        <w:rPr>
                          <w:rFonts w:ascii="Arial" w:hAnsi="Arial" w:cs="Arial"/>
                          <w:sz w:val="16"/>
                          <w:szCs w:val="16"/>
                        </w:rPr>
                      </w:pPr>
                    </w:p>
                  </w:txbxContent>
                </v:textbox>
              </v:shape>
            </w:pict>
          </mc:Fallback>
        </mc:AlternateContent>
      </w:r>
      <w:r w:rsidRPr="00FB3017">
        <w:rPr>
          <w:rFonts w:ascii="Arial" w:hAnsi="Arial" w:cs="Arial"/>
          <w:b/>
          <w:noProof/>
          <w:lang w:val="en-US"/>
        </w:rPr>
        <mc:AlternateContent>
          <mc:Choice Requires="wps">
            <w:drawing>
              <wp:anchor distT="0" distB="0" distL="114300" distR="114300" simplePos="0" relativeHeight="251957760" behindDoc="0" locked="0" layoutInCell="1" allowOverlap="1" wp14:anchorId="64A07E2E" wp14:editId="2A1AA3F2">
                <wp:simplePos x="0" y="0"/>
                <wp:positionH relativeFrom="column">
                  <wp:posOffset>5653966</wp:posOffset>
                </wp:positionH>
                <wp:positionV relativeFrom="paragraph">
                  <wp:posOffset>2256834</wp:posOffset>
                </wp:positionV>
                <wp:extent cx="478790" cy="462590"/>
                <wp:effectExtent l="0" t="0" r="16510" b="13970"/>
                <wp:wrapNone/>
                <wp:docPr id="1212" name="Rectangle 20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8790" cy="46259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3030466" id="Rectangle 2062" o:spid="_x0000_s1026" style="position:absolute;margin-left:445.2pt;margin-top:177.7pt;width:37.7pt;height:36.4pt;z-index:25195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" filled="f" strokecolor="red" strokeweight="1.5pt"/>
            </w:pict>
          </mc:Fallback>
        </mc:AlternateContent>
      </w:r>
      <w:r>
        <w:rPr>
          <w:noProof/>
        </w:rPr>
        <w:drawing>
          <wp:inline distT="0" distB="0" distL="0" distR="0" wp14:anchorId="157D254A" wp14:editId="34BF46A5">
            <wp:extent cx="6337004" cy="6905625"/>
            <wp:effectExtent l="19050" t="19050" r="26035"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338543" cy="6907302"/>
                    </a:xfrm>
                    <a:prstGeom prst="rect">
                      <a:avLst/>
                    </a:prstGeom>
                    <a:ln w="12700">
                      <a:solidFill>
                        <a:schemeClr val="tx1"/>
                      </a:solidFill>
                    </a:ln>
                  </pic:spPr>
                </pic:pic>
              </a:graphicData>
            </a:graphic>
          </wp:inline>
        </w:drawing>
      </w:r>
    </w:p>
    <w:p w14:paraId="098E1DBA" w14:textId="54D716C8" w:rsidR="004F75EF" w:rsidRPr="00FB3017" w:rsidRDefault="004F75EF" w:rsidP="004F75EF">
      <w:pPr>
        <w:rPr>
          <w:rFonts w:ascii="Arial" w:hAnsi="Arial" w:cs="Arial"/>
          <w:b/>
          <w:lang w:val="en-GB"/>
        </w:rPr>
      </w:pPr>
      <w:r w:rsidRPr="00FB3017">
        <w:rPr>
          <w:rFonts w:ascii="Arial" w:hAnsi="Arial" w:cs="Arial"/>
          <w:b/>
          <w:lang w:val="en-GB"/>
        </w:rPr>
        <w:t>7.</w:t>
      </w:r>
      <w:r>
        <w:rPr>
          <w:rFonts w:ascii="Arial" w:hAnsi="Arial" w:cs="Arial"/>
          <w:b/>
          <w:lang w:val="en-GB"/>
        </w:rPr>
        <w:t>5</w:t>
      </w:r>
      <w:r w:rsidRPr="00FB3017">
        <w:rPr>
          <w:rFonts w:ascii="Arial" w:hAnsi="Arial" w:cs="Arial"/>
          <w:b/>
          <w:lang w:val="en-GB"/>
        </w:rPr>
        <w:tab/>
        <w:t xml:space="preserve">Invoice for Display, Example </w:t>
      </w:r>
      <w:r>
        <w:rPr>
          <w:rFonts w:ascii="Arial" w:hAnsi="Arial" w:cs="Arial"/>
          <w:b/>
          <w:lang w:val="en-GB"/>
        </w:rPr>
        <w:t>5</w:t>
      </w:r>
      <w:r w:rsidRPr="00FB3017">
        <w:rPr>
          <w:rFonts w:ascii="Arial" w:hAnsi="Arial" w:cs="Arial"/>
          <w:b/>
          <w:lang w:val="en-GB"/>
        </w:rPr>
        <w:t>:</w:t>
      </w:r>
    </w:p>
    <w:p w14:paraId="2A68023D" w14:textId="77777777" w:rsidR="004F75EF" w:rsidRDefault="004F75EF">
      <w:pPr>
        <w:overflowPunct/>
        <w:autoSpaceDE/>
        <w:autoSpaceDN/>
        <w:adjustRightInd/>
        <w:textAlignment w:val="auto"/>
        <w:rPr>
          <w:rFonts w:ascii="Arial" w:hAnsi="Arial" w:cs="Arial"/>
          <w:b/>
          <w:lang w:val="en-GB"/>
        </w:rPr>
      </w:pPr>
    </w:p>
    <w:p w14:paraId="43CE6421" w14:textId="77777777" w:rsidR="004F75EF" w:rsidRDefault="004F75EF">
      <w:pPr>
        <w:overflowPunct/>
        <w:autoSpaceDE/>
        <w:autoSpaceDN/>
        <w:adjustRightInd/>
        <w:textAlignment w:val="auto"/>
        <w:rPr>
          <w:rFonts w:ascii="Arial" w:hAnsi="Arial" w:cs="Arial"/>
          <w:b/>
          <w:lang w:val="en-GB"/>
        </w:rPr>
      </w:pPr>
    </w:p>
    <w:p w14:paraId="19E9100C" w14:textId="5378275C" w:rsidR="004F75EF" w:rsidRDefault="004F75EF">
      <w:pPr>
        <w:overflowPunct/>
        <w:autoSpaceDE/>
        <w:autoSpaceDN/>
        <w:adjustRightInd/>
        <w:textAlignment w:val="auto"/>
        <w:rPr>
          <w:rFonts w:ascii="Arial" w:hAnsi="Arial" w:cs="Arial"/>
          <w:b/>
          <w:lang w:val="en-GB"/>
        </w:rPr>
      </w:pPr>
      <w:r w:rsidRPr="00FB3017">
        <w:rPr>
          <w:rFonts w:ascii="Arial" w:hAnsi="Arial" w:cs="Arial"/>
          <w:b/>
          <w:noProof/>
          <w:lang w:val="en-US"/>
        </w:rPr>
        <mc:AlternateContent>
          <mc:Choice Requires="wps">
            <w:drawing>
              <wp:anchor distT="0" distB="0" distL="114300" distR="114300" simplePos="0" relativeHeight="252284416" behindDoc="0" locked="0" layoutInCell="1" allowOverlap="1" wp14:anchorId="295D7050" wp14:editId="762DC3A6">
                <wp:simplePos x="0" y="0"/>
                <wp:positionH relativeFrom="column">
                  <wp:posOffset>5622859</wp:posOffset>
                </wp:positionH>
                <wp:positionV relativeFrom="paragraph">
                  <wp:posOffset>3049611</wp:posOffset>
                </wp:positionV>
                <wp:extent cx="1016758" cy="354842"/>
                <wp:effectExtent l="0" t="0" r="12065" b="26670"/>
                <wp:wrapNone/>
                <wp:docPr id="25" name="Rectangle 20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758" cy="354842"/>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7E88F56" id="Rectangle 2062" o:spid="_x0000_s1026" style="position:absolute;margin-left:442.75pt;margin-top:240.15pt;width:80.05pt;height:27.95pt;z-index:25228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" filled="f" strokecolor="red" strokeweight="1.5p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2282368" behindDoc="0" locked="0" layoutInCell="1" allowOverlap="1" wp14:anchorId="7C7FC3F8" wp14:editId="78891FF0">
                <wp:simplePos x="0" y="0"/>
                <wp:positionH relativeFrom="column">
                  <wp:posOffset>3439066</wp:posOffset>
                </wp:positionH>
                <wp:positionV relativeFrom="paragraph">
                  <wp:posOffset>2585464</wp:posOffset>
                </wp:positionV>
                <wp:extent cx="2756847" cy="344047"/>
                <wp:effectExtent l="0" t="0" r="24765" b="18415"/>
                <wp:wrapNone/>
                <wp:docPr id="23" name="Text Box 1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6847" cy="344047"/>
                        </a:xfrm>
                        <a:prstGeom prst="rect">
                          <a:avLst/>
                        </a:prstGeom>
                        <a:solidFill>
                          <a:srgbClr val="1F497D">
                            <a:lumMod val="40000"/>
                            <a:lumOff val="60000"/>
                          </a:srgbClr>
                        </a:solidFill>
                        <a:ln w="19050">
                          <a:solidFill>
                            <a:srgbClr val="000000"/>
                          </a:solidFill>
                          <a:miter lim="800000"/>
                          <a:headEnd/>
                          <a:tailEnd/>
                        </a:ln>
                      </wps:spPr>
                      <wps:txbx>
                        <w:txbxContent>
                          <w:p w14:paraId="21E4FE9F" w14:textId="050DAF05" w:rsidR="004F75EF" w:rsidRPr="004F75EF" w:rsidRDefault="004F75EF" w:rsidP="004F75EF">
                            <w:pPr>
                              <w:rPr>
                                <w:bCs/>
                                <w:szCs w:val="16"/>
                              </w:rPr>
                            </w:pPr>
                            <w:r>
                              <w:rPr>
                                <w:rFonts w:ascii="Arial" w:hAnsi="Arial" w:cs="Arial"/>
                                <w:sz w:val="16"/>
                                <w:szCs w:val="16"/>
                                <w:u w:val="single"/>
                              </w:rPr>
                              <w:t xml:space="preserve">FEE REASON: </w:t>
                            </w:r>
                            <w:r w:rsidRPr="00995C0F">
                              <w:rPr>
                                <w:rFonts w:ascii="Arial" w:hAnsi="Arial" w:cs="Arial"/>
                                <w:sz w:val="16"/>
                                <w:szCs w:val="16"/>
                              </w:rPr>
                              <w:t xml:space="preserve">The Fee Reason of </w:t>
                            </w:r>
                            <w:r>
                              <w:rPr>
                                <w:rFonts w:ascii="Arial" w:hAnsi="Arial" w:cs="Arial"/>
                                <w:b/>
                                <w:sz w:val="16"/>
                                <w:szCs w:val="16"/>
                              </w:rPr>
                              <w:t xml:space="preserve">Merchandising Fee </w:t>
                            </w:r>
                            <w:r>
                              <w:rPr>
                                <w:rFonts w:ascii="Arial" w:hAnsi="Arial" w:cs="Arial"/>
                                <w:bCs/>
                                <w:sz w:val="16"/>
                                <w:szCs w:val="16"/>
                              </w:rPr>
                              <w:t>indicates that this invoice is for Display.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7FC3F8" id="_x0000_s1112" type="#_x0000_t202" style="position:absolute;margin-left:270.8pt;margin-top:203.6pt;width:217.05pt;height:27.1pt;z-index:25228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" fillcolor="#8eb4e3" strokeweight="1.5pt">
                <v:textbox>
                  <w:txbxContent>
                    <w:p w14:paraId="21E4FE9F" w14:textId="050DAF05" w:rsidR="004F75EF" w:rsidRPr="004F75EF" w:rsidRDefault="004F75EF" w:rsidP="004F75EF">
                      <w:pPr>
                        <w:rPr>
                          <w:bCs/>
                          <w:szCs w:val="16"/>
                        </w:rPr>
                      </w:pPr>
                      <w:r>
                        <w:rPr>
                          <w:rFonts w:ascii="Arial" w:hAnsi="Arial" w:cs="Arial"/>
                          <w:sz w:val="16"/>
                          <w:szCs w:val="16"/>
                          <w:u w:val="single"/>
                        </w:rPr>
                        <w:t xml:space="preserve">FEE REASON: </w:t>
                      </w:r>
                      <w:r w:rsidRPr="00995C0F">
                        <w:rPr>
                          <w:rFonts w:ascii="Arial" w:hAnsi="Arial" w:cs="Arial"/>
                          <w:sz w:val="16"/>
                          <w:szCs w:val="16"/>
                        </w:rPr>
                        <w:t xml:space="preserve">The Fee Reason of </w:t>
                      </w:r>
                      <w:r>
                        <w:rPr>
                          <w:rFonts w:ascii="Arial" w:hAnsi="Arial" w:cs="Arial"/>
                          <w:b/>
                          <w:sz w:val="16"/>
                          <w:szCs w:val="16"/>
                        </w:rPr>
                        <w:t xml:space="preserve">Merchandising Fee </w:t>
                      </w:r>
                      <w:r>
                        <w:rPr>
                          <w:rFonts w:ascii="Arial" w:hAnsi="Arial" w:cs="Arial"/>
                          <w:bCs/>
                          <w:sz w:val="16"/>
                          <w:szCs w:val="16"/>
                        </w:rPr>
                        <w:t>indicates that this invoice is for Display.</w:t>
                      </w:r>
                    </w:p>
                  </w:txbxContent>
                </v:textbox>
              </v:shape>
            </w:pict>
          </mc:Fallback>
        </mc:AlternateContent>
      </w:r>
      <w:r w:rsidRPr="004F75EF">
        <w:rPr>
          <w:rFonts w:ascii="Arial" w:hAnsi="Arial" w:cs="Arial"/>
          <w:b/>
          <w:noProof/>
          <w:lang w:val="en-GB"/>
        </w:rPr>
        <w:drawing>
          <wp:inline distT="0" distB="0" distL="0" distR="0" wp14:anchorId="3C6E3B70" wp14:editId="306FF875">
            <wp:extent cx="6831965" cy="4028440"/>
            <wp:effectExtent l="19050" t="19050" r="26035" b="101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831965" cy="4028440"/>
                    </a:xfrm>
                    <a:prstGeom prst="rect">
                      <a:avLst/>
                    </a:prstGeom>
                    <a:ln>
                      <a:solidFill>
                        <a:schemeClr val="tx1"/>
                      </a:solidFill>
                    </a:ln>
                  </pic:spPr>
                </pic:pic>
              </a:graphicData>
            </a:graphic>
          </wp:inline>
        </w:drawing>
      </w:r>
      <w:r>
        <w:rPr>
          <w:rFonts w:ascii="Arial" w:hAnsi="Arial" w:cs="Arial"/>
          <w:b/>
          <w:lang w:val="en-GB"/>
        </w:rPr>
        <w:br w:type="page"/>
      </w:r>
    </w:p>
    <w:p w14:paraId="546BAA03" w14:textId="69117316" w:rsidR="00B53E78" w:rsidRPr="00FB3017" w:rsidRDefault="00BB60C2" w:rsidP="00B53E78">
      <w:pPr>
        <w:rPr>
          <w:rFonts w:ascii="Arial" w:hAnsi="Arial" w:cs="Arial"/>
          <w:b/>
          <w:lang w:val="en-GB"/>
        </w:rPr>
      </w:pPr>
      <w:r w:rsidRPr="00FB3017">
        <w:rPr>
          <w:rFonts w:ascii="Arial" w:hAnsi="Arial" w:cs="Arial"/>
          <w:b/>
          <w:noProof/>
          <w:sz w:val="22"/>
          <w:szCs w:val="22"/>
          <w:lang w:val="en-US"/>
        </w:rPr>
        <w:lastRenderedPageBreak/>
        <mc:AlternateContent>
          <mc:Choice Requires="wps">
            <w:drawing>
              <wp:anchor distT="0" distB="0" distL="114300" distR="114300" simplePos="0" relativeHeight="252287488" behindDoc="0" locked="0" layoutInCell="1" allowOverlap="1" wp14:anchorId="5BBBFE8B" wp14:editId="04380B44">
                <wp:simplePos x="0" y="0"/>
                <wp:positionH relativeFrom="column">
                  <wp:posOffset>3648075</wp:posOffset>
                </wp:positionH>
                <wp:positionV relativeFrom="paragraph">
                  <wp:posOffset>2888615</wp:posOffset>
                </wp:positionV>
                <wp:extent cx="2756847" cy="344047"/>
                <wp:effectExtent l="0" t="0" r="24765" b="18415"/>
                <wp:wrapNone/>
                <wp:docPr id="31" name="Text Box 1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6847" cy="344047"/>
                        </a:xfrm>
                        <a:prstGeom prst="rect">
                          <a:avLst/>
                        </a:prstGeom>
                        <a:solidFill>
                          <a:srgbClr val="1F497D">
                            <a:lumMod val="40000"/>
                            <a:lumOff val="60000"/>
                          </a:srgbClr>
                        </a:solidFill>
                        <a:ln w="19050">
                          <a:solidFill>
                            <a:srgbClr val="000000"/>
                          </a:solidFill>
                          <a:miter lim="800000"/>
                          <a:headEnd/>
                          <a:tailEnd/>
                        </a:ln>
                      </wps:spPr>
                      <wps:txbx>
                        <w:txbxContent>
                          <w:p w14:paraId="00944CB9" w14:textId="330366D6" w:rsidR="00BB60C2" w:rsidRPr="004F75EF" w:rsidRDefault="00BB60C2" w:rsidP="00BB60C2">
                            <w:pPr>
                              <w:rPr>
                                <w:bCs/>
                                <w:szCs w:val="16"/>
                              </w:rPr>
                            </w:pPr>
                            <w:r>
                              <w:rPr>
                                <w:rFonts w:ascii="Arial" w:hAnsi="Arial" w:cs="Arial"/>
                                <w:sz w:val="16"/>
                                <w:szCs w:val="16"/>
                                <w:u w:val="single"/>
                              </w:rPr>
                              <w:t xml:space="preserve">FEE REASON: </w:t>
                            </w:r>
                            <w:r w:rsidRPr="00995C0F">
                              <w:rPr>
                                <w:rFonts w:ascii="Arial" w:hAnsi="Arial" w:cs="Arial"/>
                                <w:sz w:val="16"/>
                                <w:szCs w:val="16"/>
                              </w:rPr>
                              <w:t xml:space="preserve">The Fee Reason of </w:t>
                            </w:r>
                            <w:r>
                              <w:rPr>
                                <w:rFonts w:ascii="Arial" w:hAnsi="Arial" w:cs="Arial"/>
                                <w:b/>
                                <w:sz w:val="16"/>
                                <w:szCs w:val="16"/>
                              </w:rPr>
                              <w:t xml:space="preserve">Merch Funds </w:t>
                            </w:r>
                            <w:r>
                              <w:rPr>
                                <w:rFonts w:ascii="Arial" w:hAnsi="Arial" w:cs="Arial"/>
                                <w:bCs/>
                                <w:sz w:val="16"/>
                                <w:szCs w:val="16"/>
                              </w:rPr>
                              <w:t>indicates that this invoice is for Display.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BBFE8B" id="_x0000_s1113" type="#_x0000_t202" style="position:absolute;margin-left:287.25pt;margin-top:227.45pt;width:217.05pt;height:27.1pt;z-index:25228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" fillcolor="#8eb4e3" strokeweight="1.5pt">
                <v:textbox>
                  <w:txbxContent>
                    <w:p w14:paraId="00944CB9" w14:textId="330366D6" w:rsidR="00BB60C2" w:rsidRPr="004F75EF" w:rsidRDefault="00BB60C2" w:rsidP="00BB60C2">
                      <w:pPr>
                        <w:rPr>
                          <w:bCs/>
                          <w:szCs w:val="16"/>
                        </w:rPr>
                      </w:pPr>
                      <w:r>
                        <w:rPr>
                          <w:rFonts w:ascii="Arial" w:hAnsi="Arial" w:cs="Arial"/>
                          <w:sz w:val="16"/>
                          <w:szCs w:val="16"/>
                          <w:u w:val="single"/>
                        </w:rPr>
                        <w:t xml:space="preserve">FEE REASON: </w:t>
                      </w:r>
                      <w:r w:rsidRPr="00995C0F">
                        <w:rPr>
                          <w:rFonts w:ascii="Arial" w:hAnsi="Arial" w:cs="Arial"/>
                          <w:sz w:val="16"/>
                          <w:szCs w:val="16"/>
                        </w:rPr>
                        <w:t xml:space="preserve">The Fee Reason of </w:t>
                      </w:r>
                      <w:r>
                        <w:rPr>
                          <w:rFonts w:ascii="Arial" w:hAnsi="Arial" w:cs="Arial"/>
                          <w:b/>
                          <w:sz w:val="16"/>
                          <w:szCs w:val="16"/>
                        </w:rPr>
                        <w:t xml:space="preserve">Merch Funds </w:t>
                      </w:r>
                      <w:r>
                        <w:rPr>
                          <w:rFonts w:ascii="Arial" w:hAnsi="Arial" w:cs="Arial"/>
                          <w:bCs/>
                          <w:sz w:val="16"/>
                          <w:szCs w:val="16"/>
                        </w:rPr>
                        <w:t>indicates that this invoice is for Display.</w:t>
                      </w:r>
                    </w:p>
                  </w:txbxContent>
                </v:textbox>
              </v:shape>
            </w:pict>
          </mc:Fallback>
        </mc:AlternateContent>
      </w:r>
      <w:r w:rsidRPr="00FB3017">
        <w:rPr>
          <w:rFonts w:ascii="Arial" w:hAnsi="Arial" w:cs="Arial"/>
          <w:b/>
          <w:noProof/>
          <w:lang w:val="en-US"/>
        </w:rPr>
        <mc:AlternateContent>
          <mc:Choice Requires="wps">
            <w:drawing>
              <wp:anchor distT="0" distB="0" distL="114300" distR="114300" simplePos="0" relativeHeight="252289536" behindDoc="0" locked="0" layoutInCell="1" allowOverlap="1" wp14:anchorId="3428E21B" wp14:editId="04755467">
                <wp:simplePos x="0" y="0"/>
                <wp:positionH relativeFrom="column">
                  <wp:posOffset>5546090</wp:posOffset>
                </wp:positionH>
                <wp:positionV relativeFrom="paragraph">
                  <wp:posOffset>3336925</wp:posOffset>
                </wp:positionV>
                <wp:extent cx="1209675" cy="354842"/>
                <wp:effectExtent l="0" t="0" r="28575" b="26670"/>
                <wp:wrapNone/>
                <wp:docPr id="1388" name="Rectangle 20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9675" cy="354842"/>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71ACC41" id="Rectangle 2062" o:spid="_x0000_s1026" style="position:absolute;margin-left:436.7pt;margin-top:262.75pt;width:95.25pt;height:27.95pt;z-index:2522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" filled="f" strokecolor="red" strokeweight="1.5pt"/>
            </w:pict>
          </mc:Fallback>
        </mc:AlternateContent>
      </w:r>
      <w:r w:rsidR="00B53E78" w:rsidRPr="00FB3017">
        <w:rPr>
          <w:rFonts w:ascii="Arial" w:hAnsi="Arial" w:cs="Arial"/>
          <w:b/>
          <w:lang w:val="en-GB"/>
        </w:rPr>
        <w:t>7.</w:t>
      </w:r>
      <w:r w:rsidR="00B53E78">
        <w:rPr>
          <w:rFonts w:ascii="Arial" w:hAnsi="Arial" w:cs="Arial"/>
          <w:b/>
          <w:lang w:val="en-GB"/>
        </w:rPr>
        <w:t>5</w:t>
      </w:r>
      <w:r w:rsidR="00B53E78" w:rsidRPr="00FB3017">
        <w:rPr>
          <w:rFonts w:ascii="Arial" w:hAnsi="Arial" w:cs="Arial"/>
          <w:b/>
          <w:lang w:val="en-GB"/>
        </w:rPr>
        <w:tab/>
        <w:t xml:space="preserve">Invoice for Display, Example </w:t>
      </w:r>
      <w:r>
        <w:rPr>
          <w:rFonts w:ascii="Arial" w:hAnsi="Arial" w:cs="Arial"/>
          <w:b/>
          <w:lang w:val="en-GB"/>
        </w:rPr>
        <w:t>6</w:t>
      </w:r>
      <w:r w:rsidR="00B53E78" w:rsidRPr="00FB3017">
        <w:rPr>
          <w:rFonts w:ascii="Arial" w:hAnsi="Arial" w:cs="Arial"/>
          <w:b/>
          <w:lang w:val="en-GB"/>
        </w:rPr>
        <w:t>:</w:t>
      </w:r>
    </w:p>
    <w:p w14:paraId="5E193EE1" w14:textId="31A6F384" w:rsidR="009161F8" w:rsidRDefault="009161F8" w:rsidP="009161F8">
      <w:pPr>
        <w:rPr>
          <w:rFonts w:ascii="Arial" w:hAnsi="Arial" w:cs="Arial"/>
          <w:b/>
          <w:lang w:val="en-GB"/>
        </w:rPr>
      </w:pPr>
    </w:p>
    <w:p w14:paraId="06964CC3" w14:textId="3AA70921" w:rsidR="00B53E78" w:rsidRPr="00FB3017" w:rsidRDefault="00B53E78" w:rsidP="009161F8">
      <w:pPr>
        <w:rPr>
          <w:rFonts w:ascii="Arial" w:hAnsi="Arial" w:cs="Arial"/>
          <w:b/>
          <w:lang w:val="en-GB"/>
        </w:rPr>
      </w:pPr>
      <w:r w:rsidRPr="00B53E78">
        <w:rPr>
          <w:rFonts w:ascii="Arial" w:hAnsi="Arial" w:cs="Arial"/>
          <w:b/>
          <w:noProof/>
          <w:lang w:val="en-GB"/>
        </w:rPr>
        <w:drawing>
          <wp:anchor distT="0" distB="0" distL="114300" distR="114300" simplePos="0" relativeHeight="252285440" behindDoc="0" locked="0" layoutInCell="1" allowOverlap="1" wp14:anchorId="4FF2CF3A" wp14:editId="20227B60">
            <wp:simplePos x="0" y="0"/>
            <wp:positionH relativeFrom="column">
              <wp:posOffset>2540</wp:posOffset>
            </wp:positionH>
            <wp:positionV relativeFrom="paragraph">
              <wp:posOffset>-3175</wp:posOffset>
            </wp:positionV>
            <wp:extent cx="6831965" cy="4001770"/>
            <wp:effectExtent l="19050" t="19050" r="26035" b="1778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6831965" cy="4001770"/>
                    </a:xfrm>
                    <a:prstGeom prst="rect">
                      <a:avLst/>
                    </a:prstGeom>
                    <a:ln>
                      <a:solidFill>
                        <a:schemeClr val="tx1"/>
                      </a:solidFill>
                    </a:ln>
                  </pic:spPr>
                </pic:pic>
              </a:graphicData>
            </a:graphic>
          </wp:anchor>
        </w:drawing>
      </w:r>
    </w:p>
    <w:p w14:paraId="1D196425" w14:textId="2C5DF209" w:rsidR="009161F8" w:rsidRPr="00FB3017" w:rsidRDefault="009161F8" w:rsidP="009161F8">
      <w:pPr>
        <w:rPr>
          <w:rFonts w:ascii="Arial" w:hAnsi="Arial" w:cs="Arial"/>
          <w:b/>
          <w:lang w:val="en-GB"/>
        </w:rPr>
      </w:pPr>
    </w:p>
    <w:p w14:paraId="7223935D" w14:textId="6877020C" w:rsidR="00B53E78" w:rsidRDefault="00B53E78">
      <w:pPr>
        <w:overflowPunct/>
        <w:autoSpaceDE/>
        <w:autoSpaceDN/>
        <w:adjustRightInd/>
        <w:textAlignment w:val="auto"/>
        <w:rPr>
          <w:rFonts w:ascii="Arial" w:hAnsi="Arial" w:cs="Arial"/>
          <w:b/>
          <w:lang w:val="en-GB"/>
        </w:rPr>
      </w:pPr>
      <w:r>
        <w:rPr>
          <w:rFonts w:ascii="Arial" w:hAnsi="Arial" w:cs="Arial"/>
          <w:b/>
          <w:lang w:val="en-GB"/>
        </w:rPr>
        <w:br w:type="page"/>
      </w:r>
    </w:p>
    <w:p w14:paraId="2753C9A6" w14:textId="77777777" w:rsidR="009161F8" w:rsidRPr="00FB3017" w:rsidRDefault="009161F8" w:rsidP="009161F8">
      <w:pPr>
        <w:rPr>
          <w:rFonts w:ascii="Arial" w:hAnsi="Arial" w:cs="Arial"/>
          <w:b/>
          <w:lang w:val="en-GB"/>
        </w:rPr>
      </w:pPr>
    </w:p>
    <w:p w14:paraId="59D95244" w14:textId="77777777" w:rsidR="009161F8" w:rsidRPr="00FB3017" w:rsidRDefault="009161F8" w:rsidP="009161F8">
      <w:pPr>
        <w:rPr>
          <w:rFonts w:ascii="Arial" w:hAnsi="Arial" w:cs="Arial"/>
          <w:b/>
          <w:lang w:val="en-GB"/>
        </w:rPr>
      </w:pPr>
    </w:p>
    <w:p w14:paraId="2220D9C5" w14:textId="78513EE4" w:rsidR="009161F8" w:rsidRDefault="009161F8">
      <w:pPr>
        <w:overflowPunct/>
        <w:autoSpaceDE/>
        <w:autoSpaceDN/>
        <w:adjustRightInd/>
        <w:textAlignment w:val="auto"/>
        <w:rPr>
          <w:rFonts w:ascii="Arial" w:hAnsi="Arial" w:cs="Arial"/>
          <w:b/>
          <w:noProof/>
          <w:lang w:val="en-US"/>
        </w:rPr>
      </w:pPr>
    </w:p>
    <w:p w14:paraId="614F2980" w14:textId="27BEB714" w:rsidR="00EF4C1A" w:rsidRPr="00FB3017" w:rsidRDefault="003C0A75" w:rsidP="00FD4FFE">
      <w:pPr>
        <w:rPr>
          <w:rFonts w:ascii="Arial" w:hAnsi="Arial" w:cs="Arial"/>
          <w:noProof/>
          <w:lang w:val="en-US"/>
        </w:rPr>
      </w:pPr>
      <w:r w:rsidRPr="00FB3017">
        <w:rPr>
          <w:rFonts w:ascii="Arial" w:hAnsi="Arial" w:cs="Arial"/>
          <w:b/>
          <w:noProof/>
          <w:lang w:val="en-US"/>
        </w:rPr>
        <w:t>7.</w:t>
      </w:r>
      <w:r w:rsidR="00F36AA4">
        <w:rPr>
          <w:rFonts w:ascii="Arial" w:hAnsi="Arial" w:cs="Arial"/>
          <w:b/>
          <w:noProof/>
          <w:lang w:val="en-US"/>
        </w:rPr>
        <w:t>4</w:t>
      </w:r>
      <w:r w:rsidR="00FB3017" w:rsidRPr="00FB3017">
        <w:rPr>
          <w:rFonts w:ascii="Arial" w:hAnsi="Arial" w:cs="Arial"/>
          <w:b/>
          <w:noProof/>
          <w:lang w:val="en-US"/>
        </w:rPr>
        <w:t xml:space="preserve">     </w:t>
      </w:r>
      <w:r w:rsidR="001D2AE2" w:rsidRPr="00FB3017">
        <w:rPr>
          <w:rFonts w:ascii="Arial" w:hAnsi="Arial" w:cs="Arial"/>
          <w:b/>
          <w:noProof/>
          <w:lang w:val="en-US"/>
        </w:rPr>
        <w:t xml:space="preserve"> </w:t>
      </w:r>
      <w:r w:rsidR="00FD4FFE" w:rsidRPr="00FB3017">
        <w:rPr>
          <w:rFonts w:ascii="Arial" w:hAnsi="Arial" w:cs="Arial"/>
          <w:b/>
          <w:noProof/>
          <w:lang w:val="en-US"/>
        </w:rPr>
        <w:t>Customer C</w:t>
      </w:r>
      <w:r w:rsidR="00C728D5" w:rsidRPr="00FB3017">
        <w:rPr>
          <w:rFonts w:ascii="Arial" w:hAnsi="Arial" w:cs="Arial"/>
          <w:b/>
          <w:noProof/>
          <w:lang w:val="en-US"/>
        </w:rPr>
        <w:t>ontract</w:t>
      </w:r>
      <w:r w:rsidR="003C58E5" w:rsidRPr="00FB3017">
        <w:rPr>
          <w:rFonts w:ascii="Arial" w:hAnsi="Arial" w:cs="Arial"/>
          <w:b/>
          <w:noProof/>
          <w:lang w:val="en-US"/>
        </w:rPr>
        <w:t xml:space="preserve"> for Display</w:t>
      </w:r>
      <w:r w:rsidR="00FD4FFE" w:rsidRPr="00FB3017">
        <w:rPr>
          <w:rFonts w:ascii="Arial" w:hAnsi="Arial" w:cs="Arial"/>
          <w:b/>
          <w:noProof/>
          <w:lang w:val="en-US"/>
        </w:rPr>
        <w:t>:</w:t>
      </w:r>
      <w:r w:rsidR="00FB3017" w:rsidRPr="00FB3017">
        <w:rPr>
          <w:rFonts w:ascii="Arial" w:hAnsi="Arial" w:cs="Arial"/>
          <w:noProof/>
          <w:lang w:val="en-US"/>
        </w:rPr>
        <w:t xml:space="preserve"> </w:t>
      </w:r>
      <w:r w:rsidR="005278AA" w:rsidRPr="00FB3017">
        <w:rPr>
          <w:rFonts w:ascii="Arial" w:hAnsi="Arial" w:cs="Arial"/>
          <w:noProof/>
          <w:lang w:val="en-US"/>
        </w:rPr>
        <w:t xml:space="preserve"> </w:t>
      </w:r>
    </w:p>
    <w:p w14:paraId="34F80E45" w14:textId="77777777" w:rsidR="00EF4C1A" w:rsidRPr="00FB3017" w:rsidRDefault="00EF4C1A" w:rsidP="00067300">
      <w:pPr>
        <w:ind w:left="900"/>
        <w:rPr>
          <w:rFonts w:ascii="Arial" w:hAnsi="Arial" w:cs="Arial"/>
          <w:color w:val="000000"/>
          <w:lang w:val="en-US"/>
        </w:rPr>
      </w:pPr>
      <w:r w:rsidRPr="00FB3017">
        <w:rPr>
          <w:rFonts w:ascii="Arial" w:hAnsi="Arial" w:cs="Arial"/>
          <w:color w:val="000000"/>
          <w:lang w:val="en-US"/>
        </w:rPr>
        <w:t>Contract can be found via "Search For" Promotions or Backup Documentation (Doc Type 17).</w:t>
      </w:r>
      <w:r w:rsidR="00FB3017" w:rsidRPr="00FB3017">
        <w:rPr>
          <w:rFonts w:ascii="Arial" w:hAnsi="Arial" w:cs="Arial"/>
          <w:color w:val="000000"/>
          <w:lang w:val="en-US"/>
        </w:rPr>
        <w:t xml:space="preserve"> </w:t>
      </w:r>
      <w:r w:rsidRPr="00FB3017">
        <w:rPr>
          <w:rFonts w:ascii="Arial" w:hAnsi="Arial" w:cs="Arial"/>
          <w:color w:val="000000"/>
          <w:lang w:val="en-US"/>
        </w:rPr>
        <w:t>Signon is HARRCN.</w:t>
      </w:r>
    </w:p>
    <w:p w14:paraId="2B484B7A" w14:textId="77777777" w:rsidR="005278AA" w:rsidRPr="00FB3017" w:rsidRDefault="00FD4FFE" w:rsidP="00FD4FFE">
      <w:pPr>
        <w:rPr>
          <w:rFonts w:ascii="Arial" w:hAnsi="Arial" w:cs="Arial"/>
          <w:b/>
          <w:noProof/>
          <w:lang w:val="en-US"/>
        </w:rPr>
      </w:pPr>
      <w:r w:rsidRPr="00FB3017">
        <w:rPr>
          <w:rFonts w:ascii="Arial" w:hAnsi="Arial" w:cs="Arial"/>
          <w:noProof/>
          <w:lang w:val="en-US"/>
        </w:rPr>
        <w:tab/>
      </w:r>
    </w:p>
    <w:p w14:paraId="0F845C11" w14:textId="5A8254ED" w:rsidR="003C0A75" w:rsidRPr="00FB3017" w:rsidRDefault="00650065" w:rsidP="00771F17">
      <w:pPr>
        <w:ind w:left="990"/>
        <w:rPr>
          <w:rFonts w:ascii="Arial" w:hAnsi="Arial" w:cs="Arial"/>
          <w:noProof/>
          <w:highlight w:val="yellow"/>
          <w:lang w:val="en-US"/>
        </w:rPr>
      </w:pPr>
      <w:r w:rsidRPr="00FB3017">
        <w:rPr>
          <w:rFonts w:ascii="Arial" w:hAnsi="Arial" w:cs="Arial"/>
          <w:noProof/>
          <w:lang w:val="en-US"/>
        </w:rPr>
        <mc:AlternateContent>
          <mc:Choice Requires="wps">
            <w:drawing>
              <wp:anchor distT="0" distB="0" distL="114300" distR="114300" simplePos="0" relativeHeight="251331072" behindDoc="0" locked="0" layoutInCell="1" allowOverlap="1" wp14:anchorId="36C203D1" wp14:editId="4FD6B0BB">
                <wp:simplePos x="0" y="0"/>
                <wp:positionH relativeFrom="column">
                  <wp:posOffset>6029960</wp:posOffset>
                </wp:positionH>
                <wp:positionV relativeFrom="paragraph">
                  <wp:posOffset>737870</wp:posOffset>
                </wp:positionV>
                <wp:extent cx="0" cy="1353185"/>
                <wp:effectExtent l="57785" t="13970" r="66040" b="23495"/>
                <wp:wrapNone/>
                <wp:docPr id="1262" name="AutoShap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531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7E5793" id="AutoShape 727" o:spid="_x0000_s1026" type="#_x0000_t32" style="position:absolute;margin-left:474.8pt;margin-top:58.1pt;width:0;height:106.55pt;z-index:25133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" strokeweight="1.5pt">
                <v:stroke endarrow="block"/>
                <v:shadow color="#868686"/>
              </v:shape>
            </w:pict>
          </mc:Fallback>
        </mc:AlternateContent>
      </w:r>
      <w:r w:rsidRPr="00FB3017">
        <w:rPr>
          <w:rFonts w:ascii="Arial" w:hAnsi="Arial" w:cs="Arial"/>
          <w:noProof/>
          <w:lang w:val="en-US"/>
        </w:rPr>
        <mc:AlternateContent>
          <mc:Choice Requires="wps">
            <w:drawing>
              <wp:anchor distT="0" distB="0" distL="114300" distR="114300" simplePos="0" relativeHeight="251330048" behindDoc="0" locked="0" layoutInCell="1" allowOverlap="1" wp14:anchorId="7F9EF0D2" wp14:editId="7A46DA56">
                <wp:simplePos x="0" y="0"/>
                <wp:positionH relativeFrom="column">
                  <wp:posOffset>5351780</wp:posOffset>
                </wp:positionH>
                <wp:positionV relativeFrom="paragraph">
                  <wp:posOffset>2046605</wp:posOffset>
                </wp:positionV>
                <wp:extent cx="1671320" cy="702310"/>
                <wp:effectExtent l="17780" t="17780" r="15875" b="13335"/>
                <wp:wrapNone/>
                <wp:docPr id="1261" name="Text Box 7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1320" cy="702310"/>
                        </a:xfrm>
                        <a:prstGeom prst="rect">
                          <a:avLst/>
                        </a:prstGeom>
                        <a:solidFill>
                          <a:srgbClr val="FFFFFF"/>
                        </a:solidFill>
                        <a:ln w="19050">
                          <a:solidFill>
                            <a:srgbClr val="000000"/>
                          </a:solidFill>
                          <a:miter lim="800000"/>
                          <a:headEnd/>
                          <a:tailEnd/>
                        </a:ln>
                      </wps:spPr>
                      <wps:txbx>
                        <w:txbxContent>
                          <w:p w14:paraId="0B97BFBF" w14:textId="77777777" w:rsidR="00257BB1" w:rsidRDefault="00257BB1" w:rsidP="003A6F8A">
                            <w:pPr>
                              <w:rPr>
                                <w:rFonts w:ascii="Arial" w:hAnsi="Arial" w:cs="Arial"/>
                                <w:sz w:val="16"/>
                                <w:szCs w:val="16"/>
                              </w:rPr>
                            </w:pPr>
                            <w:r w:rsidRPr="00DD6072">
                              <w:rPr>
                                <w:rFonts w:ascii="Arial" w:hAnsi="Arial" w:cs="Arial"/>
                                <w:sz w:val="16"/>
                                <w:szCs w:val="16"/>
                                <w:u w:val="single"/>
                              </w:rPr>
                              <w:t>Amoun</w:t>
                            </w:r>
                            <w:r>
                              <w:rPr>
                                <w:rFonts w:ascii="Arial" w:hAnsi="Arial" w:cs="Arial"/>
                                <w:sz w:val="16"/>
                                <w:szCs w:val="16"/>
                                <w:u w:val="single"/>
                              </w:rPr>
                              <w:t>t</w:t>
                            </w:r>
                            <w:r>
                              <w:rPr>
                                <w:rFonts w:ascii="Arial" w:hAnsi="Arial" w:cs="Arial"/>
                                <w:sz w:val="16"/>
                                <w:szCs w:val="16"/>
                              </w:rPr>
                              <w:t>: this is the lump sum display allowance which the customer should claim for and should match the customer invoice.</w:t>
                            </w:r>
                          </w:p>
                          <w:p w14:paraId="57A3BCFB" w14:textId="77777777" w:rsidR="00257BB1" w:rsidRPr="009332AB" w:rsidRDefault="00257BB1" w:rsidP="003A6F8A">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9EF0D2" id="_x0000_s1114" type="#_x0000_t202" style="position:absolute;left:0;text-align:left;margin-left:421.4pt;margin-top:161.15pt;width:131.6pt;height:55.3pt;z-index:25133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" strokeweight="1.5pt">
                <v:textbox>
                  <w:txbxContent>
                    <w:p w14:paraId="0B97BFBF" w14:textId="77777777" w:rsidR="00257BB1" w:rsidRDefault="00257BB1" w:rsidP="003A6F8A">
                      <w:pPr>
                        <w:rPr>
                          <w:rFonts w:ascii="Arial" w:hAnsi="Arial" w:cs="Arial"/>
                          <w:sz w:val="16"/>
                          <w:szCs w:val="16"/>
                        </w:rPr>
                      </w:pPr>
                      <w:r w:rsidRPr="00DD6072">
                        <w:rPr>
                          <w:rFonts w:ascii="Arial" w:hAnsi="Arial" w:cs="Arial"/>
                          <w:sz w:val="16"/>
                          <w:szCs w:val="16"/>
                          <w:u w:val="single"/>
                        </w:rPr>
                        <w:t>Amoun</w:t>
                      </w:r>
                      <w:r>
                        <w:rPr>
                          <w:rFonts w:ascii="Arial" w:hAnsi="Arial" w:cs="Arial"/>
                          <w:sz w:val="16"/>
                          <w:szCs w:val="16"/>
                          <w:u w:val="single"/>
                        </w:rPr>
                        <w:t>t</w:t>
                      </w:r>
                      <w:r>
                        <w:rPr>
                          <w:rFonts w:ascii="Arial" w:hAnsi="Arial" w:cs="Arial"/>
                          <w:sz w:val="16"/>
                          <w:szCs w:val="16"/>
                        </w:rPr>
                        <w:t>: this is the lump sum display allowance which the customer should claim for and should match the customer invoice.</w:t>
                      </w:r>
                    </w:p>
                    <w:p w14:paraId="57A3BCFB" w14:textId="77777777" w:rsidR="00257BB1" w:rsidRPr="009332AB" w:rsidRDefault="00257BB1" w:rsidP="003A6F8A">
                      <w:pPr>
                        <w:rPr>
                          <w:rFonts w:ascii="Arial" w:hAnsi="Arial" w:cs="Arial"/>
                          <w:sz w:val="16"/>
                          <w:szCs w:val="16"/>
                        </w:rPr>
                      </w:pPr>
                    </w:p>
                  </w:txbxContent>
                </v:textbox>
              </v:shape>
            </w:pict>
          </mc:Fallback>
        </mc:AlternateContent>
      </w:r>
      <w:r w:rsidRPr="00FB3017">
        <w:rPr>
          <w:rFonts w:ascii="Arial" w:hAnsi="Arial" w:cs="Arial"/>
          <w:noProof/>
          <w:lang w:val="en-US"/>
        </w:rPr>
        <mc:AlternateContent>
          <mc:Choice Requires="wps">
            <w:drawing>
              <wp:anchor distT="0" distB="0" distL="114300" distR="114300" simplePos="0" relativeHeight="251324928" behindDoc="0" locked="0" layoutInCell="1" allowOverlap="1" wp14:anchorId="6EE518A6" wp14:editId="0B32FE5F">
                <wp:simplePos x="0" y="0"/>
                <wp:positionH relativeFrom="column">
                  <wp:posOffset>2624455</wp:posOffset>
                </wp:positionH>
                <wp:positionV relativeFrom="paragraph">
                  <wp:posOffset>3008630</wp:posOffset>
                </wp:positionV>
                <wp:extent cx="635" cy="654050"/>
                <wp:effectExtent l="62230" t="27305" r="60960" b="13970"/>
                <wp:wrapNone/>
                <wp:docPr id="1259" name="AutoShap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6540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4136A5" id="AutoShape 721" o:spid="_x0000_s1026" type="#_x0000_t32" style="position:absolute;margin-left:206.65pt;margin-top:236.9pt;width:.05pt;height:51.5pt;flip:y;z-index:2513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" strokeweight="1.5pt">
                <v:stroke endarrow="block"/>
                <v:shadow color="#868686"/>
              </v:shape>
            </w:pict>
          </mc:Fallback>
        </mc:AlternateContent>
      </w:r>
      <w:r w:rsidRPr="00FB3017">
        <w:rPr>
          <w:rFonts w:ascii="Arial" w:hAnsi="Arial" w:cs="Arial"/>
          <w:noProof/>
          <w:lang w:val="en-US"/>
        </w:rPr>
        <mc:AlternateContent>
          <mc:Choice Requires="wps">
            <w:drawing>
              <wp:anchor distT="0" distB="0" distL="114300" distR="114300" simplePos="0" relativeHeight="251322880" behindDoc="0" locked="0" layoutInCell="1" allowOverlap="1" wp14:anchorId="336CE864" wp14:editId="3E552FFE">
                <wp:simplePos x="0" y="0"/>
                <wp:positionH relativeFrom="column">
                  <wp:posOffset>2113280</wp:posOffset>
                </wp:positionH>
                <wp:positionV relativeFrom="paragraph">
                  <wp:posOffset>3662680</wp:posOffset>
                </wp:positionV>
                <wp:extent cx="588645" cy="170180"/>
                <wp:effectExtent l="8255" t="14605" r="12700" b="15240"/>
                <wp:wrapNone/>
                <wp:docPr id="1258" name="Rectangle 7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645" cy="17018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62D186" id="Rectangle 719" o:spid="_x0000_s1026" style="position:absolute;margin-left:166.4pt;margin-top:288.4pt;width:46.35pt;height:13.4pt;z-index:2513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" filled="f" strokecolor="red" strokeweight="1.25pt">
                <v:shadow color="#868686"/>
              </v:rect>
            </w:pict>
          </mc:Fallback>
        </mc:AlternateContent>
      </w:r>
      <w:r w:rsidRPr="00FB3017">
        <w:rPr>
          <w:rFonts w:ascii="Arial" w:hAnsi="Arial" w:cs="Arial"/>
          <w:noProof/>
          <w:lang w:val="en-US"/>
        </w:rPr>
        <mc:AlternateContent>
          <mc:Choice Requires="wps">
            <w:drawing>
              <wp:anchor distT="0" distB="0" distL="114300" distR="114300" simplePos="0" relativeHeight="251326976" behindDoc="0" locked="0" layoutInCell="1" allowOverlap="1" wp14:anchorId="37C16ED4" wp14:editId="651F06ED">
                <wp:simplePos x="0" y="0"/>
                <wp:positionH relativeFrom="column">
                  <wp:posOffset>3976370</wp:posOffset>
                </wp:positionH>
                <wp:positionV relativeFrom="paragraph">
                  <wp:posOffset>3043555</wp:posOffset>
                </wp:positionV>
                <wp:extent cx="521970" cy="405130"/>
                <wp:effectExtent l="13970" t="14605" r="16510" b="18415"/>
                <wp:wrapNone/>
                <wp:docPr id="1256" name="Rectangle 7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970" cy="40513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F3A2B3" id="Rectangle 723" o:spid="_x0000_s1026" style="position:absolute;margin-left:313.1pt;margin-top:239.65pt;width:41.1pt;height:31.9pt;z-index:25132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" filled="f" strokecolor="red" strokeweight="1.5pt">
                <v:shadow color="#868686"/>
              </v:rect>
            </w:pict>
          </mc:Fallback>
        </mc:AlternateContent>
      </w:r>
      <w:r w:rsidRPr="00FB3017">
        <w:rPr>
          <w:rFonts w:ascii="Arial" w:hAnsi="Arial" w:cs="Arial"/>
          <w:noProof/>
          <w:lang w:val="en-US"/>
        </w:rPr>
        <mc:AlternateContent>
          <mc:Choice Requires="wps">
            <w:drawing>
              <wp:anchor distT="0" distB="0" distL="114300" distR="114300" simplePos="0" relativeHeight="251329024" behindDoc="0" locked="0" layoutInCell="1" allowOverlap="1" wp14:anchorId="40934B3D" wp14:editId="7259A243">
                <wp:simplePos x="0" y="0"/>
                <wp:positionH relativeFrom="column">
                  <wp:posOffset>5115560</wp:posOffset>
                </wp:positionH>
                <wp:positionV relativeFrom="paragraph">
                  <wp:posOffset>598170</wp:posOffset>
                </wp:positionV>
                <wp:extent cx="951865" cy="139700"/>
                <wp:effectExtent l="10160" t="17145" r="9525" b="14605"/>
                <wp:wrapNone/>
                <wp:docPr id="1255" name="Rectangle 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1865" cy="13970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2152E9" id="Rectangle 725" o:spid="_x0000_s1026" style="position:absolute;margin-left:402.8pt;margin-top:47.1pt;width:74.95pt;height:11pt;z-index:2513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" filled="f" strokecolor="red" strokeweight="1.5pt">
                <v:shadow color="#868686"/>
              </v:rect>
            </w:pict>
          </mc:Fallback>
        </mc:AlternateContent>
      </w:r>
      <w:r w:rsidRPr="00FB3017">
        <w:rPr>
          <w:rFonts w:ascii="Arial" w:hAnsi="Arial" w:cs="Arial"/>
          <w:noProof/>
          <w:lang w:val="en-US"/>
        </w:rPr>
        <mc:AlternateContent>
          <mc:Choice Requires="wps">
            <w:drawing>
              <wp:anchor distT="0" distB="0" distL="114300" distR="114300" simplePos="0" relativeHeight="251325952" behindDoc="0" locked="0" layoutInCell="1" allowOverlap="1" wp14:anchorId="1E978598" wp14:editId="73B2E151">
                <wp:simplePos x="0" y="0"/>
                <wp:positionH relativeFrom="column">
                  <wp:posOffset>3053080</wp:posOffset>
                </wp:positionH>
                <wp:positionV relativeFrom="paragraph">
                  <wp:posOffset>1478280</wp:posOffset>
                </wp:positionV>
                <wp:extent cx="2117090" cy="698500"/>
                <wp:effectExtent l="14605" t="11430" r="11430" b="13970"/>
                <wp:wrapNone/>
                <wp:docPr id="1254" name="Text Box 7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698500"/>
                        </a:xfrm>
                        <a:prstGeom prst="rect">
                          <a:avLst/>
                        </a:prstGeom>
                        <a:solidFill>
                          <a:srgbClr val="FFFFFF"/>
                        </a:solidFill>
                        <a:ln w="19050">
                          <a:solidFill>
                            <a:srgbClr val="000000"/>
                          </a:solidFill>
                          <a:miter lim="800000"/>
                          <a:headEnd/>
                          <a:tailEnd/>
                        </a:ln>
                      </wps:spPr>
                      <wps:txbx>
                        <w:txbxContent>
                          <w:p w14:paraId="7160F342" w14:textId="77777777" w:rsidR="00257BB1" w:rsidRPr="006C573B" w:rsidRDefault="00257BB1" w:rsidP="003A6F8A">
                            <w:pPr>
                              <w:rPr>
                                <w:szCs w:val="16"/>
                              </w:rPr>
                            </w:pPr>
                            <w:r w:rsidRPr="00D87E03">
                              <w:rPr>
                                <w:rFonts w:ascii="Arial" w:hAnsi="Arial" w:cs="Arial"/>
                                <w:sz w:val="16"/>
                                <w:szCs w:val="16"/>
                                <w:u w:val="single"/>
                              </w:rPr>
                              <w:t xml:space="preserve">Performance </w:t>
                            </w:r>
                            <w:r>
                              <w:rPr>
                                <w:rFonts w:ascii="Arial" w:hAnsi="Arial" w:cs="Arial"/>
                                <w:sz w:val="16"/>
                                <w:szCs w:val="16"/>
                                <w:u w:val="single"/>
                              </w:rPr>
                              <w:t>D</w:t>
                            </w:r>
                            <w:r w:rsidRPr="00D87E03">
                              <w:rPr>
                                <w:rFonts w:ascii="Arial" w:hAnsi="Arial" w:cs="Arial"/>
                                <w:sz w:val="16"/>
                                <w:szCs w:val="16"/>
                                <w:u w:val="single"/>
                              </w:rPr>
                              <w:t>ate</w:t>
                            </w:r>
                            <w:r>
                              <w:rPr>
                                <w:rFonts w:ascii="Arial" w:hAnsi="Arial" w:cs="Arial"/>
                                <w:sz w:val="16"/>
                                <w:szCs w:val="16"/>
                              </w:rPr>
                              <w:t>: the start and end date of the allowance which the Week Ending date of the customer invoice should fall within to validate the claim.</w:t>
                            </w:r>
                            <w:r w:rsidRPr="006C573B">
                              <w:rPr>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978598" id="Text Box 722" o:spid="_x0000_s1115" type="#_x0000_t202" style="position:absolute;left:0;text-align:left;margin-left:240.4pt;margin-top:116.4pt;width:166.7pt;height:55pt;z-index:25132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" strokeweight="1.5pt">
                <v:textbox>
                  <w:txbxContent>
                    <w:p w14:paraId="7160F342" w14:textId="77777777" w:rsidR="00257BB1" w:rsidRPr="006C573B" w:rsidRDefault="00257BB1" w:rsidP="003A6F8A">
                      <w:pPr>
                        <w:rPr>
                          <w:szCs w:val="16"/>
                        </w:rPr>
                      </w:pPr>
                      <w:r w:rsidRPr="00D87E03">
                        <w:rPr>
                          <w:rFonts w:ascii="Arial" w:hAnsi="Arial" w:cs="Arial"/>
                          <w:sz w:val="16"/>
                          <w:szCs w:val="16"/>
                          <w:u w:val="single"/>
                        </w:rPr>
                        <w:t xml:space="preserve">Performance </w:t>
                      </w:r>
                      <w:r>
                        <w:rPr>
                          <w:rFonts w:ascii="Arial" w:hAnsi="Arial" w:cs="Arial"/>
                          <w:sz w:val="16"/>
                          <w:szCs w:val="16"/>
                          <w:u w:val="single"/>
                        </w:rPr>
                        <w:t>D</w:t>
                      </w:r>
                      <w:r w:rsidRPr="00D87E03">
                        <w:rPr>
                          <w:rFonts w:ascii="Arial" w:hAnsi="Arial" w:cs="Arial"/>
                          <w:sz w:val="16"/>
                          <w:szCs w:val="16"/>
                          <w:u w:val="single"/>
                        </w:rPr>
                        <w:t>ate</w:t>
                      </w:r>
                      <w:r>
                        <w:rPr>
                          <w:rFonts w:ascii="Arial" w:hAnsi="Arial" w:cs="Arial"/>
                          <w:sz w:val="16"/>
                          <w:szCs w:val="16"/>
                        </w:rPr>
                        <w:t>: the start and end date of the allowance which the Week Ending date of the customer invoice should fall within to validate the claim.</w:t>
                      </w:r>
                      <w:r w:rsidRPr="006C573B">
                        <w:rPr>
                          <w:szCs w:val="16"/>
                        </w:rPr>
                        <w:t xml:space="preserve"> </w:t>
                      </w:r>
                    </w:p>
                  </w:txbxContent>
                </v:textbox>
              </v:shape>
            </w:pict>
          </mc:Fallback>
        </mc:AlternateContent>
      </w:r>
      <w:r w:rsidRPr="00FB3017">
        <w:rPr>
          <w:rFonts w:ascii="Arial" w:hAnsi="Arial" w:cs="Arial"/>
          <w:noProof/>
          <w:lang w:val="en-US"/>
        </w:rPr>
        <mc:AlternateContent>
          <mc:Choice Requires="wps">
            <w:drawing>
              <wp:anchor distT="0" distB="0" distL="114300" distR="114300" simplePos="0" relativeHeight="251323904" behindDoc="0" locked="0" layoutInCell="1" allowOverlap="1" wp14:anchorId="49FB57F5" wp14:editId="307ADFBB">
                <wp:simplePos x="0" y="0"/>
                <wp:positionH relativeFrom="column">
                  <wp:posOffset>1759585</wp:posOffset>
                </wp:positionH>
                <wp:positionV relativeFrom="paragraph">
                  <wp:posOffset>2242185</wp:posOffset>
                </wp:positionV>
                <wp:extent cx="1984375" cy="766445"/>
                <wp:effectExtent l="16510" t="13335" r="18415" b="10795"/>
                <wp:wrapNone/>
                <wp:docPr id="1252" name="Text Box 7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4375" cy="766445"/>
                        </a:xfrm>
                        <a:prstGeom prst="rect">
                          <a:avLst/>
                        </a:prstGeom>
                        <a:solidFill>
                          <a:srgbClr val="FFFFFF"/>
                        </a:solidFill>
                        <a:ln w="19050">
                          <a:solidFill>
                            <a:srgbClr val="000000"/>
                          </a:solidFill>
                          <a:miter lim="800000"/>
                          <a:headEnd/>
                          <a:tailEnd/>
                        </a:ln>
                      </wps:spPr>
                      <wps:txbx>
                        <w:txbxContent>
                          <w:p w14:paraId="68711E04" w14:textId="77777777" w:rsidR="00257BB1" w:rsidRPr="006C573B" w:rsidRDefault="00257BB1" w:rsidP="003A6F8A">
                            <w:pPr>
                              <w:rPr>
                                <w:rFonts w:ascii="Arial" w:hAnsi="Arial" w:cs="Arial"/>
                                <w:sz w:val="16"/>
                                <w:szCs w:val="16"/>
                              </w:rPr>
                            </w:pPr>
                            <w:r w:rsidRPr="00337444">
                              <w:rPr>
                                <w:rFonts w:ascii="Arial" w:hAnsi="Arial" w:cs="Arial"/>
                                <w:sz w:val="16"/>
                                <w:szCs w:val="16"/>
                              </w:rPr>
                              <w:t xml:space="preserve"> </w:t>
                            </w:r>
                            <w:r>
                              <w:rPr>
                                <w:rFonts w:ascii="Arial" w:hAnsi="Arial" w:cs="Arial"/>
                                <w:sz w:val="16"/>
                                <w:szCs w:val="16"/>
                                <w:u w:val="single"/>
                              </w:rPr>
                              <w:t>UPC:</w:t>
                            </w:r>
                            <w:r>
                              <w:rPr>
                                <w:rFonts w:ascii="Arial" w:hAnsi="Arial" w:cs="Arial"/>
                                <w:sz w:val="16"/>
                                <w:szCs w:val="16"/>
                              </w:rPr>
                              <w:t xml:space="preserve"> This indicates the product that is claimed by customer as displayed during the mentioned period. This needs to match the customer invoice to validate.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FB57F5" id="Text Box 720" o:spid="_x0000_s1116" type="#_x0000_t202" style="position:absolute;left:0;text-align:left;margin-left:138.55pt;margin-top:176.55pt;width:156.25pt;height:60.35pt;z-index:25132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" strokeweight="1.5pt">
                <v:textbox>
                  <w:txbxContent>
                    <w:p w14:paraId="68711E04" w14:textId="77777777" w:rsidR="00257BB1" w:rsidRPr="006C573B" w:rsidRDefault="00257BB1" w:rsidP="003A6F8A">
                      <w:pPr>
                        <w:rPr>
                          <w:rFonts w:ascii="Arial" w:hAnsi="Arial" w:cs="Arial"/>
                          <w:sz w:val="16"/>
                          <w:szCs w:val="16"/>
                        </w:rPr>
                      </w:pPr>
                      <w:r w:rsidRPr="00337444">
                        <w:rPr>
                          <w:rFonts w:ascii="Arial" w:hAnsi="Arial" w:cs="Arial"/>
                          <w:sz w:val="16"/>
                          <w:szCs w:val="16"/>
                        </w:rPr>
                        <w:t xml:space="preserve"> </w:t>
                      </w:r>
                      <w:r>
                        <w:rPr>
                          <w:rFonts w:ascii="Arial" w:hAnsi="Arial" w:cs="Arial"/>
                          <w:sz w:val="16"/>
                          <w:szCs w:val="16"/>
                          <w:u w:val="single"/>
                        </w:rPr>
                        <w:t>UPC:</w:t>
                      </w:r>
                      <w:r>
                        <w:rPr>
                          <w:rFonts w:ascii="Arial" w:hAnsi="Arial" w:cs="Arial"/>
                          <w:sz w:val="16"/>
                          <w:szCs w:val="16"/>
                        </w:rPr>
                        <w:t xml:space="preserve"> This indicates the product that is claimed by customer as displayed during the mentioned period. This needs to match the customer invoice to validate.</w:t>
                      </w:r>
                    </w:p>
                  </w:txbxContent>
                </v:textbox>
              </v:shape>
            </w:pict>
          </mc:Fallback>
        </mc:AlternateContent>
      </w:r>
      <w:r w:rsidRPr="00FB3017">
        <w:rPr>
          <w:rFonts w:ascii="Arial" w:hAnsi="Arial" w:cs="Arial"/>
          <w:noProof/>
          <w:lang w:val="en-US"/>
        </w:rPr>
        <mc:AlternateContent>
          <mc:Choice Requires="wps">
            <w:drawing>
              <wp:anchor distT="0" distB="0" distL="114300" distR="114300" simplePos="0" relativeHeight="251328000" behindDoc="0" locked="0" layoutInCell="1" allowOverlap="1" wp14:anchorId="666B8BC7" wp14:editId="74E5D3C9">
                <wp:simplePos x="0" y="0"/>
                <wp:positionH relativeFrom="column">
                  <wp:posOffset>4138930</wp:posOffset>
                </wp:positionH>
                <wp:positionV relativeFrom="paragraph">
                  <wp:posOffset>2176780</wp:posOffset>
                </wp:positionV>
                <wp:extent cx="635" cy="831850"/>
                <wp:effectExtent l="62230" t="24130" r="60960" b="10795"/>
                <wp:wrapNone/>
                <wp:docPr id="1251" name="AutoShape 7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831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4A02A71" id="AutoShape 724" o:spid="_x0000_s1026" type="#_x0000_t32" style="position:absolute;margin-left:325.9pt;margin-top:171.4pt;width:.05pt;height:65.5pt;flip:y;z-index:25132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" strokeweight="1.5pt">
                <v:stroke endarrow="block"/>
                <v:shadow color="#868686"/>
              </v:shape>
            </w:pict>
          </mc:Fallback>
        </mc:AlternateContent>
      </w:r>
    </w:p>
    <w:p w14:paraId="63CCBC5C" w14:textId="77777777" w:rsidR="003C0A75" w:rsidRPr="00FB3017" w:rsidRDefault="00FB3017" w:rsidP="003C0A75">
      <w:pPr>
        <w:rPr>
          <w:rFonts w:ascii="Arial" w:hAnsi="Arial" w:cs="Arial"/>
          <w:color w:val="000000"/>
          <w:lang w:val="en-US"/>
        </w:rPr>
      </w:pPr>
      <w:r w:rsidRPr="00FB3017">
        <w:rPr>
          <w:rFonts w:ascii="Arial" w:hAnsi="Arial" w:cs="Arial"/>
          <w:color w:val="000000"/>
          <w:lang w:val="en-US"/>
        </w:rPr>
        <w:t xml:space="preserve">        </w:t>
      </w:r>
    </w:p>
    <w:p w14:paraId="4062FA80" w14:textId="09384F6F" w:rsidR="00484284" w:rsidRPr="00FB3017" w:rsidRDefault="00F36AA4" w:rsidP="003C0A75">
      <w:pPr>
        <w:rPr>
          <w:rFonts w:ascii="Arial" w:hAnsi="Arial" w:cs="Arial"/>
          <w:color w:val="000000"/>
          <w:lang w:val="en-US"/>
        </w:rPr>
      </w:pPr>
      <w:r>
        <w:rPr>
          <w:noProof/>
        </w:rPr>
        <w:drawing>
          <wp:inline distT="0" distB="0" distL="0" distR="0" wp14:anchorId="504BFD09" wp14:editId="6D5B6BC0">
            <wp:extent cx="6831965" cy="5156790"/>
            <wp:effectExtent l="19050" t="19050" r="26035" b="25400"/>
            <wp:docPr id="1471" name="Picture 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839184" cy="5162239"/>
                    </a:xfrm>
                    <a:prstGeom prst="rect">
                      <a:avLst/>
                    </a:prstGeom>
                    <a:ln w="12700">
                      <a:solidFill>
                        <a:schemeClr val="tx1"/>
                      </a:solidFill>
                    </a:ln>
                  </pic:spPr>
                </pic:pic>
              </a:graphicData>
            </a:graphic>
          </wp:inline>
        </w:drawing>
      </w:r>
    </w:p>
    <w:p w14:paraId="3030DB9D" w14:textId="77777777" w:rsidR="00EF4C1A" w:rsidRPr="00FB3017" w:rsidRDefault="00EF4C1A" w:rsidP="003C0A75">
      <w:pPr>
        <w:rPr>
          <w:rFonts w:ascii="Arial" w:hAnsi="Arial" w:cs="Arial"/>
          <w:color w:val="000000"/>
          <w:lang w:val="en-US"/>
        </w:rPr>
      </w:pPr>
    </w:p>
    <w:p w14:paraId="5D65EB14" w14:textId="77777777" w:rsidR="009347AC" w:rsidRDefault="009347AC">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29F83E53" w14:textId="01766971" w:rsidR="00493E7E" w:rsidRPr="009347AC" w:rsidRDefault="00927524" w:rsidP="00493E7E">
      <w:pPr>
        <w:rPr>
          <w:rFonts w:ascii="Arial" w:hAnsi="Arial" w:cs="Arial"/>
          <w:b/>
          <w:szCs w:val="22"/>
          <w:lang w:val="en-GB"/>
        </w:rPr>
      </w:pPr>
      <w:r w:rsidRPr="009347AC">
        <w:rPr>
          <w:rFonts w:ascii="Arial" w:hAnsi="Arial" w:cs="Arial"/>
          <w:b/>
          <w:szCs w:val="22"/>
          <w:lang w:val="en-GB"/>
        </w:rPr>
        <w:lastRenderedPageBreak/>
        <w:t>7.</w:t>
      </w:r>
      <w:r w:rsidR="00DA7C36">
        <w:rPr>
          <w:rFonts w:ascii="Arial" w:hAnsi="Arial" w:cs="Arial"/>
          <w:b/>
          <w:szCs w:val="22"/>
          <w:lang w:val="en-GB"/>
        </w:rPr>
        <w:t>4</w:t>
      </w:r>
      <w:r w:rsidR="00493E7E" w:rsidRPr="009347AC">
        <w:rPr>
          <w:rFonts w:ascii="Arial" w:hAnsi="Arial" w:cs="Arial"/>
          <w:b/>
          <w:szCs w:val="22"/>
          <w:lang w:val="en-GB"/>
        </w:rPr>
        <w:tab/>
        <w:t>Customer Contract for Display</w:t>
      </w:r>
      <w:r w:rsidRPr="009347AC">
        <w:rPr>
          <w:rFonts w:ascii="Arial" w:hAnsi="Arial" w:cs="Arial"/>
          <w:b/>
          <w:szCs w:val="22"/>
          <w:lang w:val="en-GB"/>
        </w:rPr>
        <w:t xml:space="preserve">, Example </w:t>
      </w:r>
      <w:r w:rsidR="0094539E">
        <w:rPr>
          <w:rFonts w:ascii="Arial" w:hAnsi="Arial" w:cs="Arial"/>
          <w:b/>
          <w:szCs w:val="22"/>
          <w:lang w:val="en-GB"/>
        </w:rPr>
        <w:t>5</w:t>
      </w:r>
      <w:r w:rsidR="00493E7E" w:rsidRPr="009347AC">
        <w:rPr>
          <w:rFonts w:ascii="Arial" w:hAnsi="Arial" w:cs="Arial"/>
          <w:b/>
          <w:szCs w:val="22"/>
          <w:lang w:val="en-GB"/>
        </w:rPr>
        <w:t>:</w:t>
      </w:r>
    </w:p>
    <w:p w14:paraId="337BCABF" w14:textId="77777777" w:rsidR="00493E7E" w:rsidRPr="00FB3017" w:rsidRDefault="00493E7E" w:rsidP="00493E7E">
      <w:pPr>
        <w:rPr>
          <w:rFonts w:ascii="Arial" w:hAnsi="Arial" w:cs="Arial"/>
          <w:b/>
          <w:sz w:val="22"/>
          <w:szCs w:val="22"/>
          <w:lang w:val="en-GB"/>
        </w:rPr>
      </w:pPr>
    </w:p>
    <w:p w14:paraId="2F1DDE00" w14:textId="499AD757" w:rsidR="00493E7E" w:rsidRPr="00FB3017" w:rsidRDefault="0094539E" w:rsidP="00493E7E">
      <w:pPr>
        <w:rPr>
          <w:rFonts w:ascii="Arial" w:hAnsi="Arial" w:cs="Arial"/>
          <w:b/>
          <w:sz w:val="22"/>
          <w:szCs w:val="22"/>
          <w:lang w:val="en-GB"/>
        </w:rPr>
      </w:pPr>
      <w:r w:rsidRPr="00FB3017">
        <w:rPr>
          <w:rFonts w:ascii="Arial" w:hAnsi="Arial" w:cs="Arial"/>
          <w:b/>
          <w:noProof/>
          <w:sz w:val="22"/>
          <w:szCs w:val="22"/>
          <w:lang w:val="en-US"/>
        </w:rPr>
        <mc:AlternateContent>
          <mc:Choice Requires="wps">
            <w:drawing>
              <wp:anchor distT="0" distB="0" distL="114300" distR="114300" simplePos="0" relativeHeight="252180992" behindDoc="0" locked="0" layoutInCell="1" allowOverlap="1" wp14:anchorId="48546854" wp14:editId="54440902">
                <wp:simplePos x="0" y="0"/>
                <wp:positionH relativeFrom="page">
                  <wp:posOffset>3976577</wp:posOffset>
                </wp:positionH>
                <wp:positionV relativeFrom="paragraph">
                  <wp:posOffset>1654411</wp:posOffset>
                </wp:positionV>
                <wp:extent cx="595423" cy="520996"/>
                <wp:effectExtent l="0" t="0" r="14605" b="12700"/>
                <wp:wrapNone/>
                <wp:docPr id="1475" name="Rectangle 16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423" cy="520996"/>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42A0414" id="Rectangle 1649" o:spid="_x0000_s1026" style="position:absolute;margin-left:313.1pt;margin-top:130.25pt;width:46.9pt;height:41pt;z-index:252180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" filled="f" strokecolor="red" strokeweight="1.5pt">
                <w10:wrap anchorx="page"/>
              </v:rec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49536" behindDoc="0" locked="0" layoutInCell="1" allowOverlap="1" wp14:anchorId="0E98C182" wp14:editId="03A74C31">
                <wp:simplePos x="0" y="0"/>
                <wp:positionH relativeFrom="column">
                  <wp:posOffset>4570553</wp:posOffset>
                </wp:positionH>
                <wp:positionV relativeFrom="paragraph">
                  <wp:posOffset>1707574</wp:posOffset>
                </wp:positionV>
                <wp:extent cx="1732723" cy="1095154"/>
                <wp:effectExtent l="0" t="0" r="20320" b="10160"/>
                <wp:wrapNone/>
                <wp:docPr id="1240" name="Rectangle 16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2723" cy="1095154"/>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65822C3" id="Rectangle 1649" o:spid="_x0000_s1026" style="position:absolute;margin-left:359.9pt;margin-top:134.45pt;width:136.45pt;height:86.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" filled="f" strokecolor="red" strokeweight="1.5pt"/>
            </w:pict>
          </mc:Fallback>
        </mc:AlternateContent>
      </w:r>
      <w:r>
        <w:rPr>
          <w:noProof/>
        </w:rPr>
        <w:drawing>
          <wp:inline distT="0" distB="0" distL="0" distR="0" wp14:anchorId="1AA6CCF8" wp14:editId="4114F7E4">
            <wp:extent cx="6831965" cy="4731489"/>
            <wp:effectExtent l="19050" t="19050" r="26035" b="12065"/>
            <wp:docPr id="1473" name="Picture 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841143" cy="4737845"/>
                    </a:xfrm>
                    <a:prstGeom prst="rect">
                      <a:avLst/>
                    </a:prstGeom>
                    <a:ln w="12700">
                      <a:solidFill>
                        <a:schemeClr val="tx1"/>
                      </a:solidFill>
                    </a:ln>
                  </pic:spPr>
                </pic:pic>
              </a:graphicData>
            </a:graphic>
          </wp:inline>
        </w:drawing>
      </w:r>
    </w:p>
    <w:p w14:paraId="27DA6CF5" w14:textId="21326333" w:rsidR="00493E7E" w:rsidRPr="00FB3017" w:rsidRDefault="00493E7E" w:rsidP="00493E7E">
      <w:pPr>
        <w:rPr>
          <w:rFonts w:ascii="Arial" w:hAnsi="Arial" w:cs="Arial"/>
          <w:b/>
          <w:sz w:val="22"/>
          <w:szCs w:val="22"/>
          <w:lang w:val="en-GB"/>
        </w:rPr>
      </w:pPr>
    </w:p>
    <w:p w14:paraId="0192CD5F" w14:textId="653F607A" w:rsidR="00493E7E" w:rsidRPr="00FB3017" w:rsidRDefault="00493E7E" w:rsidP="00493E7E">
      <w:pPr>
        <w:rPr>
          <w:rFonts w:ascii="Arial" w:hAnsi="Arial" w:cs="Arial"/>
          <w:b/>
          <w:sz w:val="22"/>
          <w:szCs w:val="22"/>
          <w:lang w:val="en-GB"/>
        </w:rPr>
      </w:pPr>
    </w:p>
    <w:p w14:paraId="77DD6B3B" w14:textId="64082029" w:rsidR="00493E7E" w:rsidRPr="00FB3017" w:rsidRDefault="00493E7E" w:rsidP="00493E7E">
      <w:pPr>
        <w:rPr>
          <w:rFonts w:ascii="Arial" w:hAnsi="Arial" w:cs="Arial"/>
          <w:b/>
          <w:sz w:val="22"/>
          <w:szCs w:val="22"/>
          <w:lang w:val="en-GB"/>
        </w:rPr>
      </w:pPr>
    </w:p>
    <w:p w14:paraId="0467BFB5" w14:textId="77777777" w:rsidR="00493E7E" w:rsidRPr="00FB3017" w:rsidRDefault="00493E7E" w:rsidP="00493E7E">
      <w:pPr>
        <w:rPr>
          <w:rFonts w:ascii="Arial" w:hAnsi="Arial" w:cs="Arial"/>
          <w:b/>
          <w:sz w:val="22"/>
          <w:szCs w:val="22"/>
          <w:lang w:val="en-GB"/>
        </w:rPr>
      </w:pPr>
    </w:p>
    <w:p w14:paraId="1B3238C8" w14:textId="77777777" w:rsidR="00493E7E" w:rsidRPr="00FB3017" w:rsidRDefault="00493E7E" w:rsidP="00493E7E">
      <w:pPr>
        <w:rPr>
          <w:rFonts w:ascii="Arial" w:hAnsi="Arial" w:cs="Arial"/>
          <w:b/>
          <w:sz w:val="22"/>
          <w:szCs w:val="22"/>
          <w:lang w:val="en-GB"/>
        </w:rPr>
      </w:pPr>
    </w:p>
    <w:p w14:paraId="70B902B5" w14:textId="77777777" w:rsidR="00493E7E" w:rsidRPr="00FB3017" w:rsidRDefault="00493E7E" w:rsidP="00493E7E">
      <w:pPr>
        <w:rPr>
          <w:rFonts w:ascii="Arial" w:hAnsi="Arial" w:cs="Arial"/>
          <w:b/>
          <w:sz w:val="22"/>
          <w:szCs w:val="22"/>
          <w:lang w:val="en-GB"/>
        </w:rPr>
      </w:pPr>
    </w:p>
    <w:p w14:paraId="04A9C07C" w14:textId="77777777" w:rsidR="00493E7E" w:rsidRPr="00FB3017" w:rsidRDefault="00493E7E" w:rsidP="00493E7E">
      <w:pPr>
        <w:rPr>
          <w:rFonts w:ascii="Arial" w:hAnsi="Arial" w:cs="Arial"/>
          <w:b/>
          <w:sz w:val="22"/>
          <w:szCs w:val="22"/>
          <w:lang w:val="en-GB"/>
        </w:rPr>
      </w:pPr>
    </w:p>
    <w:p w14:paraId="7F4A09B8" w14:textId="77777777" w:rsidR="00493E7E" w:rsidRPr="00FB3017" w:rsidRDefault="00493E7E" w:rsidP="00493E7E">
      <w:pPr>
        <w:rPr>
          <w:rFonts w:ascii="Arial" w:hAnsi="Arial" w:cs="Arial"/>
          <w:b/>
          <w:sz w:val="22"/>
          <w:szCs w:val="22"/>
          <w:lang w:val="en-GB"/>
        </w:rPr>
      </w:pPr>
    </w:p>
    <w:p w14:paraId="5663CC48" w14:textId="77777777" w:rsidR="00493E7E" w:rsidRPr="00FB3017" w:rsidRDefault="00493E7E" w:rsidP="00493E7E">
      <w:pPr>
        <w:rPr>
          <w:rFonts w:ascii="Arial" w:hAnsi="Arial" w:cs="Arial"/>
          <w:b/>
          <w:sz w:val="22"/>
          <w:szCs w:val="22"/>
          <w:lang w:val="en-GB"/>
        </w:rPr>
      </w:pPr>
    </w:p>
    <w:p w14:paraId="4DA0CA7C" w14:textId="77777777" w:rsidR="00493E7E" w:rsidRPr="00FB3017" w:rsidRDefault="00493E7E" w:rsidP="00493E7E">
      <w:pPr>
        <w:rPr>
          <w:rFonts w:ascii="Arial" w:hAnsi="Arial" w:cs="Arial"/>
          <w:b/>
          <w:sz w:val="22"/>
          <w:szCs w:val="22"/>
          <w:lang w:val="en-GB"/>
        </w:rPr>
      </w:pPr>
    </w:p>
    <w:p w14:paraId="2C84D934" w14:textId="77777777" w:rsidR="00493E7E" w:rsidRPr="00FB3017" w:rsidRDefault="00493E7E" w:rsidP="00493E7E">
      <w:pPr>
        <w:rPr>
          <w:rFonts w:ascii="Arial" w:hAnsi="Arial" w:cs="Arial"/>
          <w:b/>
          <w:sz w:val="22"/>
          <w:szCs w:val="22"/>
          <w:lang w:val="en-GB"/>
        </w:rPr>
      </w:pPr>
    </w:p>
    <w:p w14:paraId="7F8D77C7" w14:textId="77777777" w:rsidR="00493E7E" w:rsidRPr="00FB3017" w:rsidRDefault="00493E7E" w:rsidP="00493E7E">
      <w:pPr>
        <w:rPr>
          <w:rFonts w:ascii="Arial" w:hAnsi="Arial" w:cs="Arial"/>
          <w:b/>
          <w:sz w:val="22"/>
          <w:szCs w:val="22"/>
          <w:lang w:val="en-GB"/>
        </w:rPr>
      </w:pPr>
    </w:p>
    <w:p w14:paraId="71390FF7" w14:textId="77777777" w:rsidR="00493E7E" w:rsidRPr="00FB3017" w:rsidRDefault="00493E7E" w:rsidP="00493E7E">
      <w:pPr>
        <w:rPr>
          <w:rFonts w:ascii="Arial" w:hAnsi="Arial" w:cs="Arial"/>
          <w:b/>
          <w:sz w:val="22"/>
          <w:szCs w:val="22"/>
          <w:lang w:val="en-GB"/>
        </w:rPr>
      </w:pPr>
    </w:p>
    <w:p w14:paraId="35266E8B" w14:textId="77777777" w:rsidR="002D59B8" w:rsidRPr="00FB3017" w:rsidRDefault="002D59B8" w:rsidP="00493E7E">
      <w:pPr>
        <w:rPr>
          <w:rFonts w:ascii="Arial" w:hAnsi="Arial" w:cs="Arial"/>
          <w:b/>
          <w:sz w:val="22"/>
          <w:szCs w:val="22"/>
          <w:lang w:val="en-GB"/>
        </w:rPr>
      </w:pPr>
    </w:p>
    <w:p w14:paraId="1E6B8F0F" w14:textId="77777777" w:rsidR="002D59B8" w:rsidRPr="00FB3017" w:rsidRDefault="002D59B8" w:rsidP="00493E7E">
      <w:pPr>
        <w:rPr>
          <w:rFonts w:ascii="Arial" w:hAnsi="Arial" w:cs="Arial"/>
          <w:b/>
          <w:sz w:val="22"/>
          <w:szCs w:val="22"/>
          <w:lang w:val="en-GB"/>
        </w:rPr>
      </w:pPr>
    </w:p>
    <w:p w14:paraId="1F5BEDA5" w14:textId="77777777" w:rsidR="002D59B8" w:rsidRPr="00FB3017" w:rsidRDefault="002D59B8" w:rsidP="00493E7E">
      <w:pPr>
        <w:rPr>
          <w:rFonts w:ascii="Arial" w:hAnsi="Arial" w:cs="Arial"/>
          <w:b/>
          <w:sz w:val="22"/>
          <w:szCs w:val="22"/>
          <w:lang w:val="en-GB"/>
        </w:rPr>
      </w:pPr>
    </w:p>
    <w:p w14:paraId="0E861B14" w14:textId="00CC1002" w:rsidR="00DA7C36" w:rsidRPr="00FB3017" w:rsidRDefault="009161F8" w:rsidP="00EB2E29">
      <w:pPr>
        <w:rPr>
          <w:rFonts w:ascii="Arial" w:hAnsi="Arial" w:cs="Arial"/>
          <w:b/>
          <w:lang w:val="en-GB"/>
        </w:rPr>
      </w:pPr>
      <w:r w:rsidRPr="00FB3017">
        <w:rPr>
          <w:rFonts w:ascii="Arial" w:hAnsi="Arial" w:cs="Arial"/>
          <w:b/>
          <w:noProof/>
          <w:lang w:val="en-US"/>
        </w:rPr>
        <w:lastRenderedPageBreak/>
        <mc:AlternateContent>
          <mc:Choice Requires="wps">
            <w:drawing>
              <wp:anchor distT="0" distB="0" distL="114300" distR="114300" simplePos="0" relativeHeight="251668992" behindDoc="0" locked="0" layoutInCell="1" allowOverlap="1" wp14:anchorId="4F0FF577" wp14:editId="5C709D6D">
                <wp:simplePos x="0" y="0"/>
                <wp:positionH relativeFrom="column">
                  <wp:posOffset>1806575</wp:posOffset>
                </wp:positionH>
                <wp:positionV relativeFrom="paragraph">
                  <wp:posOffset>4088130</wp:posOffset>
                </wp:positionV>
                <wp:extent cx="2596515" cy="420370"/>
                <wp:effectExtent l="12065" t="9525" r="10795" b="17780"/>
                <wp:wrapNone/>
                <wp:docPr id="1228" name="Text Box 1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6515" cy="420370"/>
                        </a:xfrm>
                        <a:prstGeom prst="rect">
                          <a:avLst/>
                        </a:prstGeom>
                        <a:solidFill>
                          <a:schemeClr val="tx2">
                            <a:lumMod val="40000"/>
                            <a:lumOff val="60000"/>
                          </a:schemeClr>
                        </a:solidFill>
                        <a:ln w="19050">
                          <a:solidFill>
                            <a:srgbClr val="000000"/>
                          </a:solidFill>
                          <a:miter lim="800000"/>
                          <a:headEnd/>
                          <a:tailEnd/>
                        </a:ln>
                      </wps:spPr>
                      <wps:txbx>
                        <w:txbxContent>
                          <w:p w14:paraId="3C2F8006" w14:textId="77777777" w:rsidR="00257BB1" w:rsidRPr="002D59B8" w:rsidRDefault="00257BB1" w:rsidP="00FA14B7">
                            <w:pPr>
                              <w:rPr>
                                <w:rFonts w:ascii="Arial" w:hAnsi="Arial" w:cs="Arial"/>
                                <w:sz w:val="16"/>
                                <w:szCs w:val="16"/>
                              </w:rPr>
                            </w:pPr>
                            <w:r>
                              <w:rPr>
                                <w:rFonts w:ascii="Arial" w:hAnsi="Arial" w:cs="Arial"/>
                                <w:sz w:val="16"/>
                                <w:szCs w:val="16"/>
                              </w:rPr>
                              <w:t>This note indicates that the deal is for 4</w:t>
                            </w:r>
                            <w:r w:rsidRPr="00FA14B7">
                              <w:rPr>
                                <w:rFonts w:ascii="Arial" w:hAnsi="Arial" w:cs="Arial"/>
                                <w:sz w:val="16"/>
                                <w:szCs w:val="16"/>
                                <w:vertAlign w:val="superscript"/>
                              </w:rPr>
                              <w:t>th</w:t>
                            </w:r>
                            <w:r>
                              <w:rPr>
                                <w:rFonts w:ascii="Arial" w:hAnsi="Arial" w:cs="Arial"/>
                                <w:sz w:val="16"/>
                                <w:szCs w:val="16"/>
                              </w:rPr>
                              <w:t xml:space="preserve"> Qtr 2012 Merchandising and Display.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0FF577" id="Text Box 1702" o:spid="_x0000_s1117" type="#_x0000_t202" style="position:absolute;margin-left:142.25pt;margin-top:321.9pt;width:204.45pt;height:33.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" fillcolor="#8db3e2 [1311]" strokeweight="1.5pt">
                <v:textbox>
                  <w:txbxContent>
                    <w:p w14:paraId="3C2F8006" w14:textId="77777777" w:rsidR="00257BB1" w:rsidRPr="002D59B8" w:rsidRDefault="00257BB1" w:rsidP="00FA14B7">
                      <w:pPr>
                        <w:rPr>
                          <w:rFonts w:ascii="Arial" w:hAnsi="Arial" w:cs="Arial"/>
                          <w:sz w:val="16"/>
                          <w:szCs w:val="16"/>
                        </w:rPr>
                      </w:pPr>
                      <w:r>
                        <w:rPr>
                          <w:rFonts w:ascii="Arial" w:hAnsi="Arial" w:cs="Arial"/>
                          <w:sz w:val="16"/>
                          <w:szCs w:val="16"/>
                        </w:rPr>
                        <w:t>This note indicates that the deal is for 4</w:t>
                      </w:r>
                      <w:r w:rsidRPr="00FA14B7">
                        <w:rPr>
                          <w:rFonts w:ascii="Arial" w:hAnsi="Arial" w:cs="Arial"/>
                          <w:sz w:val="16"/>
                          <w:szCs w:val="16"/>
                          <w:vertAlign w:val="superscript"/>
                        </w:rPr>
                        <w:t>th</w:t>
                      </w:r>
                      <w:r>
                        <w:rPr>
                          <w:rFonts w:ascii="Arial" w:hAnsi="Arial" w:cs="Arial"/>
                          <w:sz w:val="16"/>
                          <w:szCs w:val="16"/>
                        </w:rPr>
                        <w:t xml:space="preserve"> Qtr 2012 Merchandising and Display.  </w:t>
                      </w:r>
                    </w:p>
                  </w:txbxContent>
                </v:textbox>
              </v:shape>
            </w:pict>
          </mc:Fallback>
        </mc:AlternateContent>
      </w:r>
      <w:r w:rsidR="00650065" w:rsidRPr="00FB3017">
        <w:rPr>
          <w:rFonts w:ascii="Arial" w:hAnsi="Arial" w:cs="Arial"/>
          <w:b/>
          <w:noProof/>
          <w:lang w:val="en-US"/>
        </w:rPr>
        <mc:AlternateContent>
          <mc:Choice Requires="wps">
            <w:drawing>
              <wp:anchor distT="0" distB="0" distL="114300" distR="114300" simplePos="0" relativeHeight="251677184" behindDoc="0" locked="0" layoutInCell="1" allowOverlap="1" wp14:anchorId="28752146" wp14:editId="67544ED7">
                <wp:simplePos x="0" y="0"/>
                <wp:positionH relativeFrom="column">
                  <wp:posOffset>3077209</wp:posOffset>
                </wp:positionH>
                <wp:positionV relativeFrom="paragraph">
                  <wp:posOffset>3797301</wp:posOffset>
                </wp:positionV>
                <wp:extent cx="45719" cy="251460"/>
                <wp:effectExtent l="38100" t="0" r="69215" b="53340"/>
                <wp:wrapNone/>
                <wp:docPr id="1234" name="AutoShape 17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25146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C6BAC5E" id="AutoShape 1708" o:spid="_x0000_s1026" type="#_x0000_t32" style="position:absolute;margin-left:242.3pt;margin-top:299pt;width:3.6pt;height:19.8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1inPQIAAGc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" strokeweight="1.5pt">
                <v:stroke endarrow="block"/>
              </v:shape>
            </w:pict>
          </mc:Fallback>
        </mc:AlternateContent>
      </w:r>
      <w:r w:rsidR="00DA7C36" w:rsidRPr="00FB3017">
        <w:rPr>
          <w:rFonts w:ascii="Arial" w:hAnsi="Arial" w:cs="Arial"/>
          <w:b/>
          <w:lang w:val="en-GB"/>
        </w:rPr>
        <w:t>7.</w:t>
      </w:r>
      <w:r w:rsidR="00DA7C36">
        <w:rPr>
          <w:rFonts w:ascii="Arial" w:hAnsi="Arial" w:cs="Arial"/>
          <w:b/>
          <w:lang w:val="en-GB"/>
        </w:rPr>
        <w:t>4</w:t>
      </w:r>
      <w:r w:rsidR="00DA7C36" w:rsidRPr="00FB3017">
        <w:rPr>
          <w:rFonts w:ascii="Arial" w:hAnsi="Arial" w:cs="Arial"/>
          <w:b/>
          <w:lang w:val="en-GB"/>
        </w:rPr>
        <w:t xml:space="preserve"> Customer contract for Display Example </w:t>
      </w:r>
      <w:r w:rsidR="00DA7C36">
        <w:rPr>
          <w:rFonts w:ascii="Arial" w:hAnsi="Arial" w:cs="Arial"/>
          <w:b/>
          <w:lang w:val="en-GB"/>
        </w:rPr>
        <w:t>7</w:t>
      </w:r>
      <w:r w:rsidR="00DA7C36" w:rsidRPr="00FB3017">
        <w:rPr>
          <w:rFonts w:ascii="Arial" w:hAnsi="Arial" w:cs="Arial"/>
          <w:b/>
          <w:lang w:val="en-GB"/>
        </w:rPr>
        <w:t>:</w:t>
      </w:r>
    </w:p>
    <w:p w14:paraId="1075E6A3" w14:textId="75C44960" w:rsidR="00792CB2" w:rsidRPr="00FB3017" w:rsidRDefault="00792CB2" w:rsidP="003C0A75">
      <w:pPr>
        <w:rPr>
          <w:rFonts w:ascii="Arial" w:hAnsi="Arial" w:cs="Arial"/>
          <w:b/>
          <w:lang w:val="en-GB"/>
        </w:rPr>
      </w:pPr>
    </w:p>
    <w:p w14:paraId="161DB237" w14:textId="7BA6FCC3" w:rsidR="00792CB2" w:rsidRPr="00FB3017" w:rsidRDefault="00DA7C36" w:rsidP="003C0A75">
      <w:pPr>
        <w:rPr>
          <w:rFonts w:ascii="Arial" w:hAnsi="Arial" w:cs="Arial"/>
          <w:b/>
          <w:lang w:val="en-GB"/>
        </w:rPr>
      </w:pPr>
      <w:r w:rsidRPr="00FB3017">
        <w:rPr>
          <w:rFonts w:ascii="Arial" w:hAnsi="Arial" w:cs="Arial"/>
          <w:b/>
          <w:noProof/>
          <w:sz w:val="22"/>
          <w:szCs w:val="22"/>
          <w:lang w:val="en-US"/>
        </w:rPr>
        <mc:AlternateContent>
          <mc:Choice Requires="wps">
            <w:drawing>
              <wp:anchor distT="0" distB="0" distL="114300" distR="114300" simplePos="0" relativeHeight="252185088" behindDoc="0" locked="0" layoutInCell="1" allowOverlap="1" wp14:anchorId="1C6185EB" wp14:editId="503BAEB6">
                <wp:simplePos x="0" y="0"/>
                <wp:positionH relativeFrom="margin">
                  <wp:align>right</wp:align>
                </wp:positionH>
                <wp:positionV relativeFrom="paragraph">
                  <wp:posOffset>1256665</wp:posOffset>
                </wp:positionV>
                <wp:extent cx="2360295" cy="1116330"/>
                <wp:effectExtent l="0" t="0" r="20955" b="26670"/>
                <wp:wrapNone/>
                <wp:docPr id="1476" name="Rectangle 16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0295" cy="111633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286A119" id="Rectangle 1649" o:spid="_x0000_s1026" style="position:absolute;margin-left:134.65pt;margin-top:98.95pt;width:185.85pt;height:87.9pt;z-index:252185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" filled="f" strokecolor="red" strokeweight="1.5pt">
                <w10:wrap anchorx="margin"/>
              </v:rect>
            </w:pict>
          </mc:Fallback>
        </mc:AlternateContent>
      </w:r>
      <w:r>
        <w:rPr>
          <w:noProof/>
        </w:rPr>
        <w:drawing>
          <wp:inline distT="0" distB="0" distL="0" distR="0" wp14:anchorId="3D7D2572" wp14:editId="1CCABA49">
            <wp:extent cx="6831965" cy="4093535"/>
            <wp:effectExtent l="19050" t="19050" r="26035" b="21590"/>
            <wp:docPr id="1478" name="Picture 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848661" cy="4103539"/>
                    </a:xfrm>
                    <a:prstGeom prst="rect">
                      <a:avLst/>
                    </a:prstGeom>
                    <a:ln w="12700">
                      <a:solidFill>
                        <a:schemeClr val="tx1"/>
                      </a:solidFill>
                    </a:ln>
                  </pic:spPr>
                </pic:pic>
              </a:graphicData>
            </a:graphic>
          </wp:inline>
        </w:drawing>
      </w:r>
      <w:r w:rsidRPr="00FB3017">
        <w:rPr>
          <w:rFonts w:ascii="Arial" w:hAnsi="Arial" w:cs="Arial"/>
          <w:b/>
          <w:noProof/>
          <w:sz w:val="22"/>
          <w:szCs w:val="22"/>
          <w:lang w:val="en-US"/>
        </w:rPr>
        <mc:AlternateContent>
          <mc:Choice Requires="wps">
            <w:drawing>
              <wp:anchor distT="0" distB="0" distL="114300" distR="114300" simplePos="0" relativeHeight="252183040" behindDoc="0" locked="0" layoutInCell="1" allowOverlap="1" wp14:anchorId="617075B3" wp14:editId="18D629D7">
                <wp:simplePos x="0" y="0"/>
                <wp:positionH relativeFrom="column">
                  <wp:posOffset>861060</wp:posOffset>
                </wp:positionH>
                <wp:positionV relativeFrom="paragraph">
                  <wp:posOffset>2459695</wp:posOffset>
                </wp:positionV>
                <wp:extent cx="3085465" cy="657225"/>
                <wp:effectExtent l="17145" t="12065" r="12065" b="16510"/>
                <wp:wrapNone/>
                <wp:docPr id="1242" name="Text Box 1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5465" cy="657225"/>
                        </a:xfrm>
                        <a:prstGeom prst="rect">
                          <a:avLst/>
                        </a:prstGeom>
                        <a:solidFill>
                          <a:srgbClr val="1F497D">
                            <a:lumMod val="40000"/>
                            <a:lumOff val="60000"/>
                          </a:srgbClr>
                        </a:solidFill>
                        <a:ln w="19050">
                          <a:solidFill>
                            <a:srgbClr val="000000"/>
                          </a:solidFill>
                          <a:miter lim="800000"/>
                          <a:headEnd/>
                          <a:tailEnd/>
                        </a:ln>
                      </wps:spPr>
                      <wps:txbx>
                        <w:txbxContent>
                          <w:p w14:paraId="47F8B127" w14:textId="6597386B" w:rsidR="00257BB1" w:rsidRPr="002D59B8" w:rsidRDefault="00257BB1" w:rsidP="00DA7C36">
                            <w:pPr>
                              <w:rPr>
                                <w:rFonts w:ascii="Arial" w:hAnsi="Arial" w:cs="Arial"/>
                                <w:sz w:val="16"/>
                                <w:szCs w:val="16"/>
                              </w:rPr>
                            </w:pPr>
                            <w:r w:rsidRPr="002D59B8">
                              <w:rPr>
                                <w:rFonts w:ascii="Arial" w:hAnsi="Arial" w:cs="Arial"/>
                                <w:sz w:val="16"/>
                                <w:szCs w:val="16"/>
                              </w:rPr>
                              <w:t>The  boxes shown on the right side of the contracts are for  types of Displays. If the Dollar amount from the Customer Invoice</w:t>
                            </w:r>
                            <w:r>
                              <w:rPr>
                                <w:rFonts w:ascii="Arial" w:hAnsi="Arial" w:cs="Arial"/>
                                <w:sz w:val="16"/>
                                <w:szCs w:val="16"/>
                              </w:rPr>
                              <w:t xml:space="preserve"> Fee</w:t>
                            </w:r>
                            <w:r w:rsidRPr="002D59B8">
                              <w:rPr>
                                <w:rFonts w:ascii="Arial" w:hAnsi="Arial" w:cs="Arial"/>
                                <w:sz w:val="16"/>
                                <w:szCs w:val="16"/>
                              </w:rPr>
                              <w:t xml:space="preserve"> is listed in one of these boxes, the </w:t>
                            </w:r>
                            <w:r>
                              <w:rPr>
                                <w:rFonts w:ascii="Arial" w:hAnsi="Arial" w:cs="Arial"/>
                                <w:sz w:val="16"/>
                                <w:szCs w:val="16"/>
                              </w:rPr>
                              <w:t xml:space="preserve">Fee </w:t>
                            </w:r>
                            <w:r w:rsidRPr="002D59B8">
                              <w:rPr>
                                <w:rFonts w:ascii="Arial" w:hAnsi="Arial" w:cs="Arial"/>
                                <w:sz w:val="16"/>
                                <w:szCs w:val="16"/>
                              </w:rPr>
                              <w:t xml:space="preserve">is for a Display.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7075B3" id="Text Box 1650" o:spid="_x0000_s1118" type="#_x0000_t202" style="position:absolute;margin-left:67.8pt;margin-top:193.7pt;width:242.95pt;height:51.75pt;z-index:25218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" fillcolor="#8eb4e3" strokeweight="1.5pt">
                <v:textbox>
                  <w:txbxContent>
                    <w:p w14:paraId="47F8B127" w14:textId="6597386B" w:rsidR="00257BB1" w:rsidRPr="002D59B8" w:rsidRDefault="00257BB1" w:rsidP="00DA7C36">
                      <w:pPr>
                        <w:rPr>
                          <w:rFonts w:ascii="Arial" w:hAnsi="Arial" w:cs="Arial"/>
                          <w:sz w:val="16"/>
                          <w:szCs w:val="16"/>
                        </w:rPr>
                      </w:pPr>
                      <w:r w:rsidRPr="002D59B8">
                        <w:rPr>
                          <w:rFonts w:ascii="Arial" w:hAnsi="Arial" w:cs="Arial"/>
                          <w:sz w:val="16"/>
                          <w:szCs w:val="16"/>
                        </w:rPr>
                        <w:t>The  boxes shown on the right side of the contracts are for  types of Displays. If the Dollar amount from the Customer Invoice</w:t>
                      </w:r>
                      <w:r>
                        <w:rPr>
                          <w:rFonts w:ascii="Arial" w:hAnsi="Arial" w:cs="Arial"/>
                          <w:sz w:val="16"/>
                          <w:szCs w:val="16"/>
                        </w:rPr>
                        <w:t xml:space="preserve"> Fee</w:t>
                      </w:r>
                      <w:r w:rsidRPr="002D59B8">
                        <w:rPr>
                          <w:rFonts w:ascii="Arial" w:hAnsi="Arial" w:cs="Arial"/>
                          <w:sz w:val="16"/>
                          <w:szCs w:val="16"/>
                        </w:rPr>
                        <w:t xml:space="preserve"> is listed in one of these boxes, the </w:t>
                      </w:r>
                      <w:r>
                        <w:rPr>
                          <w:rFonts w:ascii="Arial" w:hAnsi="Arial" w:cs="Arial"/>
                          <w:sz w:val="16"/>
                          <w:szCs w:val="16"/>
                        </w:rPr>
                        <w:t xml:space="preserve">Fee </w:t>
                      </w:r>
                      <w:r w:rsidRPr="002D59B8">
                        <w:rPr>
                          <w:rFonts w:ascii="Arial" w:hAnsi="Arial" w:cs="Arial"/>
                          <w:sz w:val="16"/>
                          <w:szCs w:val="16"/>
                        </w:rPr>
                        <w:t xml:space="preserve">is for a Display. </w:t>
                      </w:r>
                    </w:p>
                  </w:txbxContent>
                </v:textbox>
              </v:shape>
            </w:pict>
          </mc:Fallback>
        </mc:AlternateContent>
      </w:r>
    </w:p>
    <w:p w14:paraId="0C4AA7E6" w14:textId="77777777" w:rsidR="00792CB2" w:rsidRPr="00FB3017" w:rsidRDefault="00792CB2" w:rsidP="003C0A75">
      <w:pPr>
        <w:rPr>
          <w:rFonts w:ascii="Arial" w:hAnsi="Arial" w:cs="Arial"/>
          <w:b/>
          <w:lang w:val="en-GB"/>
        </w:rPr>
      </w:pPr>
    </w:p>
    <w:p w14:paraId="33FCF2B3" w14:textId="4737F5AF" w:rsidR="009161F8" w:rsidRDefault="009161F8" w:rsidP="00EB2E29">
      <w:pPr>
        <w:overflowPunct/>
        <w:autoSpaceDE/>
        <w:autoSpaceDN/>
        <w:adjustRightInd/>
        <w:textAlignment w:val="auto"/>
        <w:rPr>
          <w:rFonts w:ascii="Arial" w:hAnsi="Arial" w:cs="Arial"/>
          <w:b/>
          <w:lang w:val="en-GB"/>
        </w:rPr>
      </w:pPr>
      <w:r>
        <w:rPr>
          <w:rFonts w:ascii="Arial" w:hAnsi="Arial" w:cs="Arial"/>
          <w:b/>
          <w:lang w:val="en-GB"/>
        </w:rPr>
        <w:t xml:space="preserve">7.3 </w:t>
      </w:r>
      <w:r w:rsidRPr="0098483D">
        <w:rPr>
          <w:rFonts w:ascii="Arial" w:hAnsi="Arial" w:cs="Arial"/>
          <w:b/>
          <w:lang w:val="en-GB"/>
        </w:rPr>
        <w:t>Refer to the SOPs/Generic Help File for POP requirements.</w:t>
      </w:r>
    </w:p>
    <w:p w14:paraId="09F79991" w14:textId="77777777" w:rsidR="0015064A" w:rsidRPr="00FB3017" w:rsidRDefault="0015064A">
      <w:pPr>
        <w:overflowPunct/>
        <w:autoSpaceDE/>
        <w:autoSpaceDN/>
        <w:adjustRightInd/>
        <w:textAlignment w:val="auto"/>
        <w:rPr>
          <w:rFonts w:ascii="Arial" w:hAnsi="Arial" w:cs="Arial"/>
          <w:b/>
          <w:lang w:val="en-GB"/>
        </w:rPr>
      </w:pPr>
      <w:r w:rsidRPr="00FB3017">
        <w:rPr>
          <w:rFonts w:ascii="Arial" w:hAnsi="Arial" w:cs="Arial"/>
          <w:b/>
          <w:lang w:val="en-GB"/>
        </w:rPr>
        <w:br w:type="page"/>
      </w:r>
    </w:p>
    <w:p w14:paraId="7ACB0FA9" w14:textId="77777777" w:rsidR="00EF1EA3" w:rsidRPr="0009162F" w:rsidRDefault="003C0A75" w:rsidP="003C0A75">
      <w:pPr>
        <w:rPr>
          <w:rFonts w:ascii="Arial" w:hAnsi="Arial" w:cs="Arial"/>
          <w:noProof/>
          <w:sz w:val="22"/>
          <w:szCs w:val="22"/>
          <w:lang w:val="en-US"/>
        </w:rPr>
      </w:pPr>
      <w:r w:rsidRPr="0009162F">
        <w:rPr>
          <w:rFonts w:ascii="Arial" w:hAnsi="Arial" w:cs="Arial"/>
          <w:b/>
          <w:sz w:val="22"/>
          <w:szCs w:val="22"/>
          <w:lang w:val="en-GB"/>
        </w:rPr>
        <w:lastRenderedPageBreak/>
        <w:t>8</w:t>
      </w:r>
      <w:r w:rsidR="007F54C8" w:rsidRPr="0009162F">
        <w:rPr>
          <w:rFonts w:ascii="Arial" w:hAnsi="Arial" w:cs="Arial"/>
          <w:b/>
          <w:sz w:val="22"/>
          <w:szCs w:val="22"/>
          <w:lang w:val="en-GB"/>
        </w:rPr>
        <w:t>.</w:t>
      </w:r>
      <w:r w:rsidR="00FB3017" w:rsidRPr="0009162F">
        <w:rPr>
          <w:rFonts w:ascii="Arial" w:hAnsi="Arial" w:cs="Arial"/>
          <w:b/>
          <w:sz w:val="22"/>
          <w:szCs w:val="22"/>
          <w:lang w:val="en-GB"/>
        </w:rPr>
        <w:t xml:space="preserve">      </w:t>
      </w:r>
      <w:bookmarkStart w:id="268" w:name="shortage"/>
      <w:r w:rsidR="00EF1EA3" w:rsidRPr="0009162F">
        <w:rPr>
          <w:rFonts w:ascii="Arial" w:hAnsi="Arial" w:cs="Arial"/>
          <w:b/>
          <w:sz w:val="22"/>
          <w:szCs w:val="22"/>
          <w:u w:val="single"/>
          <w:lang w:val="en-GB"/>
        </w:rPr>
        <w:t>Deduction Type: Shortage</w:t>
      </w:r>
      <w:r w:rsidR="00771F17" w:rsidRPr="0009162F">
        <w:rPr>
          <w:rFonts w:ascii="Arial" w:hAnsi="Arial" w:cs="Arial"/>
          <w:b/>
          <w:sz w:val="22"/>
          <w:szCs w:val="22"/>
          <w:lang w:val="en-GB"/>
        </w:rPr>
        <w:t xml:space="preserve"> </w:t>
      </w:r>
      <w:bookmarkEnd w:id="268"/>
    </w:p>
    <w:p w14:paraId="5B24CB3E" w14:textId="77777777" w:rsidR="00771F17" w:rsidRPr="00FB3017" w:rsidRDefault="001765AB" w:rsidP="007704B2">
      <w:pPr>
        <w:pStyle w:val="ListParagraph"/>
        <w:overflowPunct/>
        <w:autoSpaceDE/>
        <w:autoSpaceDN/>
        <w:adjustRightInd/>
        <w:spacing w:after="200" w:line="276" w:lineRule="auto"/>
        <w:textAlignment w:val="auto"/>
        <w:rPr>
          <w:rFonts w:ascii="Arial" w:hAnsi="Arial" w:cs="Arial"/>
        </w:rPr>
      </w:pPr>
      <w:r w:rsidRPr="00FB3017">
        <w:rPr>
          <w:rFonts w:ascii="Arial" w:hAnsi="Arial" w:cs="Arial"/>
        </w:rPr>
        <w:t>These claims are for short shipment on an order that was bil</w:t>
      </w:r>
      <w:r w:rsidR="007704B2" w:rsidRPr="00FB3017">
        <w:rPr>
          <w:rFonts w:ascii="Arial" w:hAnsi="Arial" w:cs="Arial"/>
        </w:rPr>
        <w:t>led by the client for customer.</w:t>
      </w:r>
    </w:p>
    <w:p w14:paraId="2D95E550" w14:textId="77777777" w:rsidR="00771F17" w:rsidRPr="00FB3017" w:rsidRDefault="00FB3017" w:rsidP="00771F17">
      <w:pPr>
        <w:ind w:firstLine="630"/>
        <w:rPr>
          <w:rFonts w:ascii="Arial" w:hAnsi="Arial" w:cs="Arial"/>
          <w:u w:val="single"/>
          <w:lang w:val="en-GB"/>
        </w:rPr>
      </w:pPr>
      <w:r w:rsidRPr="00FB3017">
        <w:rPr>
          <w:rFonts w:ascii="Arial" w:hAnsi="Arial" w:cs="Arial"/>
          <w:lang w:val="en-GB"/>
        </w:rPr>
        <w:t xml:space="preserve">  </w:t>
      </w:r>
      <w:r w:rsidR="00FD4FFE" w:rsidRPr="00FB3017">
        <w:rPr>
          <w:rFonts w:ascii="Arial" w:hAnsi="Arial" w:cs="Arial"/>
          <w:lang w:val="en-GB"/>
        </w:rPr>
        <w:t xml:space="preserve"> </w:t>
      </w:r>
      <w:r w:rsidR="00D851FF" w:rsidRPr="00FB3017">
        <w:rPr>
          <w:rFonts w:ascii="Arial" w:hAnsi="Arial" w:cs="Arial"/>
          <w:u w:val="single"/>
          <w:lang w:val="en-GB"/>
        </w:rPr>
        <w:t>D</w:t>
      </w:r>
      <w:r w:rsidR="003C0A75" w:rsidRPr="00FB3017">
        <w:rPr>
          <w:rFonts w:ascii="Arial" w:hAnsi="Arial" w:cs="Arial"/>
          <w:u w:val="single"/>
          <w:lang w:val="en-GB"/>
        </w:rPr>
        <w:t>ocuments required for validating</w:t>
      </w:r>
      <w:r w:rsidR="00D851FF" w:rsidRPr="00FB3017">
        <w:rPr>
          <w:rFonts w:ascii="Arial" w:hAnsi="Arial" w:cs="Arial"/>
          <w:u w:val="single"/>
          <w:lang w:val="en-GB"/>
        </w:rPr>
        <w:t xml:space="preserve"> </w:t>
      </w:r>
      <w:r w:rsidR="00FD4FFE" w:rsidRPr="00FB3017">
        <w:rPr>
          <w:rFonts w:ascii="Arial" w:hAnsi="Arial" w:cs="Arial"/>
          <w:u w:val="single"/>
          <w:lang w:val="en-GB"/>
        </w:rPr>
        <w:t xml:space="preserve">a </w:t>
      </w:r>
      <w:r w:rsidR="00771F17" w:rsidRPr="00FB3017">
        <w:rPr>
          <w:rFonts w:ascii="Arial" w:hAnsi="Arial" w:cs="Arial"/>
          <w:u w:val="single"/>
          <w:lang w:val="en-GB"/>
        </w:rPr>
        <w:t>Shortage</w:t>
      </w:r>
      <w:r w:rsidR="00FD4FFE" w:rsidRPr="00FB3017">
        <w:rPr>
          <w:rFonts w:ascii="Arial" w:hAnsi="Arial" w:cs="Arial"/>
          <w:u w:val="single"/>
          <w:lang w:val="en-GB"/>
        </w:rPr>
        <w:t xml:space="preserve"> c</w:t>
      </w:r>
      <w:r w:rsidR="003C0A75" w:rsidRPr="00FB3017">
        <w:rPr>
          <w:rFonts w:ascii="Arial" w:hAnsi="Arial" w:cs="Arial"/>
          <w:u w:val="single"/>
          <w:lang w:val="en-GB"/>
        </w:rPr>
        <w:t>laim</w:t>
      </w:r>
    </w:p>
    <w:p w14:paraId="6A8AF518" w14:textId="77777777" w:rsidR="00067300" w:rsidRPr="00FB3017" w:rsidRDefault="00067300" w:rsidP="00067300">
      <w:pPr>
        <w:ind w:left="900"/>
        <w:rPr>
          <w:rFonts w:ascii="Arial" w:hAnsi="Arial" w:cs="Arial"/>
          <w:u w:val="single"/>
          <w:lang w:val="en-GB"/>
        </w:rPr>
      </w:pPr>
    </w:p>
    <w:tbl>
      <w:tblPr>
        <w:tblW w:w="9797" w:type="dxa"/>
        <w:tblInd w:w="943" w:type="dxa"/>
        <w:tblLook w:val="04A0" w:firstRow="1" w:lastRow="0" w:firstColumn="1" w:lastColumn="0" w:noHBand="0" w:noVBand="1"/>
      </w:tblPr>
      <w:tblGrid>
        <w:gridCol w:w="3319"/>
        <w:gridCol w:w="5233"/>
        <w:gridCol w:w="1245"/>
      </w:tblGrid>
      <w:tr w:rsidR="00067300" w:rsidRPr="00FB3017" w14:paraId="24B6497D" w14:textId="77777777" w:rsidTr="00067300">
        <w:trPr>
          <w:trHeight w:val="280"/>
        </w:trPr>
        <w:tc>
          <w:tcPr>
            <w:tcW w:w="3319" w:type="dxa"/>
            <w:tcBorders>
              <w:top w:val="single" w:sz="4" w:space="0" w:color="auto"/>
              <w:left w:val="single" w:sz="4" w:space="0" w:color="auto"/>
              <w:bottom w:val="single" w:sz="4" w:space="0" w:color="auto"/>
              <w:right w:val="single" w:sz="4" w:space="0" w:color="auto"/>
            </w:tcBorders>
            <w:noWrap/>
            <w:vAlign w:val="center"/>
            <w:hideMark/>
          </w:tcPr>
          <w:p w14:paraId="6FE97B0C" w14:textId="77777777" w:rsidR="00067300" w:rsidRPr="00FB3017" w:rsidRDefault="00067300" w:rsidP="00920646">
            <w:pPr>
              <w:overflowPunct/>
              <w:autoSpaceDE/>
              <w:adjustRightInd/>
              <w:rPr>
                <w:rFonts w:ascii="Arial" w:hAnsi="Arial" w:cs="Arial"/>
                <w:b/>
                <w:color w:val="000000"/>
                <w:lang w:val="en-US"/>
              </w:rPr>
            </w:pPr>
            <w:r w:rsidRPr="00FB3017">
              <w:rPr>
                <w:rFonts w:ascii="Arial" w:hAnsi="Arial" w:cs="Arial"/>
                <w:b/>
                <w:color w:val="000000"/>
                <w:lang w:val="en-US"/>
              </w:rPr>
              <w:t>Document Name</w:t>
            </w:r>
          </w:p>
        </w:tc>
        <w:tc>
          <w:tcPr>
            <w:tcW w:w="5233" w:type="dxa"/>
            <w:tcBorders>
              <w:top w:val="single" w:sz="4" w:space="0" w:color="auto"/>
              <w:left w:val="nil"/>
              <w:bottom w:val="single" w:sz="4" w:space="0" w:color="auto"/>
              <w:right w:val="single" w:sz="4" w:space="0" w:color="auto"/>
            </w:tcBorders>
            <w:noWrap/>
            <w:vAlign w:val="center"/>
            <w:hideMark/>
          </w:tcPr>
          <w:p w14:paraId="6B2279B0" w14:textId="77777777" w:rsidR="00067300" w:rsidRPr="00FB3017" w:rsidRDefault="00067300" w:rsidP="00920646">
            <w:pPr>
              <w:overflowPunct/>
              <w:autoSpaceDE/>
              <w:adjustRightInd/>
              <w:rPr>
                <w:rFonts w:ascii="Arial" w:hAnsi="Arial" w:cs="Arial"/>
                <w:b/>
                <w:color w:val="000000"/>
                <w:lang w:val="en-US"/>
              </w:rPr>
            </w:pPr>
            <w:r w:rsidRPr="00FB3017">
              <w:rPr>
                <w:rFonts w:ascii="Arial" w:hAnsi="Arial" w:cs="Arial"/>
                <w:b/>
                <w:color w:val="000000"/>
                <w:lang w:val="en-US"/>
              </w:rPr>
              <w:t>Source of the Document</w:t>
            </w:r>
          </w:p>
        </w:tc>
        <w:tc>
          <w:tcPr>
            <w:tcW w:w="1245" w:type="dxa"/>
            <w:tcBorders>
              <w:top w:val="single" w:sz="4" w:space="0" w:color="auto"/>
              <w:left w:val="nil"/>
              <w:bottom w:val="single" w:sz="4" w:space="0" w:color="auto"/>
              <w:right w:val="single" w:sz="4" w:space="0" w:color="auto"/>
            </w:tcBorders>
            <w:hideMark/>
          </w:tcPr>
          <w:p w14:paraId="24A3385F" w14:textId="77777777" w:rsidR="00067300" w:rsidRPr="00FB3017" w:rsidRDefault="00067300" w:rsidP="00920646">
            <w:pPr>
              <w:overflowPunct/>
              <w:autoSpaceDE/>
              <w:adjustRightInd/>
              <w:jc w:val="center"/>
              <w:rPr>
                <w:rFonts w:ascii="Arial" w:hAnsi="Arial" w:cs="Arial"/>
                <w:b/>
                <w:color w:val="000000"/>
                <w:lang w:val="en-US"/>
              </w:rPr>
            </w:pPr>
            <w:r w:rsidRPr="00FB3017">
              <w:rPr>
                <w:rFonts w:ascii="Arial" w:hAnsi="Arial" w:cs="Arial"/>
                <w:b/>
                <w:color w:val="000000"/>
                <w:lang w:val="en-US"/>
              </w:rPr>
              <w:t>Action by Accenture</w:t>
            </w:r>
          </w:p>
        </w:tc>
      </w:tr>
      <w:tr w:rsidR="00067300" w:rsidRPr="00FB3017" w14:paraId="2ACCC101" w14:textId="77777777" w:rsidTr="00067300">
        <w:trPr>
          <w:trHeight w:val="280"/>
        </w:trPr>
        <w:tc>
          <w:tcPr>
            <w:tcW w:w="3319" w:type="dxa"/>
            <w:tcBorders>
              <w:top w:val="single" w:sz="4" w:space="0" w:color="auto"/>
              <w:left w:val="single" w:sz="4" w:space="0" w:color="auto"/>
              <w:bottom w:val="single" w:sz="4" w:space="0" w:color="auto"/>
              <w:right w:val="single" w:sz="4" w:space="0" w:color="auto"/>
            </w:tcBorders>
            <w:noWrap/>
            <w:vAlign w:val="center"/>
            <w:hideMark/>
          </w:tcPr>
          <w:p w14:paraId="002E0400" w14:textId="77777777" w:rsidR="00067300" w:rsidRPr="00FB3017" w:rsidRDefault="00067300" w:rsidP="00920646">
            <w:pPr>
              <w:overflowPunct/>
              <w:autoSpaceDE/>
              <w:adjustRightInd/>
              <w:rPr>
                <w:rFonts w:ascii="Arial" w:hAnsi="Arial" w:cs="Arial"/>
                <w:color w:val="000000"/>
                <w:lang w:val="en-US"/>
              </w:rPr>
            </w:pPr>
            <w:r w:rsidRPr="00FB3017">
              <w:rPr>
                <w:rFonts w:ascii="Arial" w:hAnsi="Arial" w:cs="Arial"/>
                <w:color w:val="000000"/>
                <w:lang w:val="en-US"/>
              </w:rPr>
              <w:t xml:space="preserve">Customer Invoice </w:t>
            </w:r>
          </w:p>
        </w:tc>
        <w:tc>
          <w:tcPr>
            <w:tcW w:w="5233" w:type="dxa"/>
            <w:tcBorders>
              <w:top w:val="nil"/>
              <w:left w:val="nil"/>
              <w:bottom w:val="single" w:sz="4" w:space="0" w:color="auto"/>
              <w:right w:val="single" w:sz="4" w:space="0" w:color="auto"/>
            </w:tcBorders>
            <w:noWrap/>
            <w:vAlign w:val="center"/>
            <w:hideMark/>
          </w:tcPr>
          <w:p w14:paraId="005C2156" w14:textId="1741DC82" w:rsidR="00067300" w:rsidRPr="00FB3017" w:rsidRDefault="00067300" w:rsidP="00920646">
            <w:pPr>
              <w:overflowPunct/>
              <w:autoSpaceDE/>
              <w:adjustRightInd/>
              <w:rPr>
                <w:rFonts w:ascii="Arial" w:hAnsi="Arial" w:cs="Arial"/>
                <w:color w:val="000000"/>
                <w:lang w:val="en-US"/>
              </w:rPr>
            </w:pPr>
            <w:del w:id="269" w:author="Whitney Eiss" w:date="2017-10-16T11:36:00Z">
              <w:r w:rsidRPr="00FB3017">
                <w:rPr>
                  <w:rFonts w:ascii="Arial" w:hAnsi="Arial" w:cs="Arial"/>
                  <w:color w:val="000000"/>
                  <w:lang w:val="en-US"/>
                </w:rPr>
                <w:delText>SHARP</w:delText>
              </w:r>
            </w:del>
            <w:ins w:id="270" w:author="Whitney Eiss" w:date="2017-10-16T11:36:00Z">
              <w:r w:rsidR="001B5EC0">
                <w:rPr>
                  <w:rFonts w:ascii="Arial" w:hAnsi="Arial" w:cs="Arial"/>
                  <w:color w:val="000000"/>
                  <w:lang w:val="en-US"/>
                </w:rPr>
                <w:t>ACOSTA Relay</w:t>
              </w:r>
            </w:ins>
            <w:r w:rsidRPr="00FB3017">
              <w:rPr>
                <w:rFonts w:ascii="Arial" w:hAnsi="Arial" w:cs="Arial"/>
                <w:color w:val="000000"/>
                <w:lang w:val="en-US"/>
              </w:rPr>
              <w:t xml:space="preserve"> – search for the invoice under Backup Documentation, document type 2.</w:t>
            </w:r>
          </w:p>
        </w:tc>
        <w:tc>
          <w:tcPr>
            <w:tcW w:w="1245" w:type="dxa"/>
            <w:vMerge w:val="restart"/>
            <w:tcBorders>
              <w:top w:val="nil"/>
              <w:left w:val="nil"/>
              <w:bottom w:val="single" w:sz="4" w:space="0" w:color="auto"/>
              <w:right w:val="single" w:sz="4" w:space="0" w:color="auto"/>
            </w:tcBorders>
            <w:vAlign w:val="center"/>
            <w:hideMark/>
          </w:tcPr>
          <w:p w14:paraId="69778F99" w14:textId="77777777" w:rsidR="00067300" w:rsidRPr="00FB3017" w:rsidRDefault="00067300" w:rsidP="00920646">
            <w:pPr>
              <w:overflowPunct/>
              <w:autoSpaceDE/>
              <w:adjustRightInd/>
              <w:rPr>
                <w:rFonts w:ascii="Arial" w:hAnsi="Arial" w:cs="Arial"/>
                <w:color w:val="000000"/>
                <w:lang w:val="en-US"/>
              </w:rPr>
            </w:pPr>
            <w:r w:rsidRPr="00FB3017">
              <w:rPr>
                <w:rFonts w:ascii="Arial" w:hAnsi="Arial" w:cs="Arial"/>
                <w:color w:val="000000"/>
                <w:lang w:val="en-US"/>
              </w:rPr>
              <w:t>Step up the claim to Acosta for research</w:t>
            </w:r>
          </w:p>
        </w:tc>
      </w:tr>
      <w:tr w:rsidR="00067300" w:rsidRPr="00FB3017" w14:paraId="1A0746B0" w14:textId="77777777" w:rsidTr="00067300">
        <w:trPr>
          <w:trHeight w:val="280"/>
        </w:trPr>
        <w:tc>
          <w:tcPr>
            <w:tcW w:w="3319" w:type="dxa"/>
            <w:tcBorders>
              <w:top w:val="single" w:sz="4" w:space="0" w:color="auto"/>
              <w:left w:val="single" w:sz="4" w:space="0" w:color="auto"/>
              <w:bottom w:val="single" w:sz="4" w:space="0" w:color="auto"/>
              <w:right w:val="single" w:sz="4" w:space="0" w:color="auto"/>
            </w:tcBorders>
            <w:noWrap/>
            <w:vAlign w:val="center"/>
            <w:hideMark/>
          </w:tcPr>
          <w:p w14:paraId="0C150ED2" w14:textId="77777777" w:rsidR="00067300" w:rsidRPr="00FB3017" w:rsidRDefault="00067300" w:rsidP="00920646">
            <w:pPr>
              <w:overflowPunct/>
              <w:autoSpaceDE/>
              <w:adjustRightInd/>
              <w:rPr>
                <w:rFonts w:ascii="Arial" w:hAnsi="Arial" w:cs="Arial"/>
                <w:color w:val="000000"/>
                <w:lang w:val="en-US"/>
              </w:rPr>
            </w:pPr>
            <w:r w:rsidRPr="00FB3017">
              <w:rPr>
                <w:rFonts w:ascii="Arial" w:hAnsi="Arial" w:cs="Arial"/>
                <w:color w:val="000000"/>
                <w:lang w:val="en-US"/>
              </w:rPr>
              <w:t>Client Order Invoice</w:t>
            </w:r>
          </w:p>
        </w:tc>
        <w:tc>
          <w:tcPr>
            <w:tcW w:w="5233" w:type="dxa"/>
            <w:tcBorders>
              <w:top w:val="nil"/>
              <w:left w:val="nil"/>
              <w:bottom w:val="single" w:sz="4" w:space="0" w:color="auto"/>
              <w:right w:val="single" w:sz="4" w:space="0" w:color="auto"/>
            </w:tcBorders>
            <w:noWrap/>
            <w:vAlign w:val="center"/>
            <w:hideMark/>
          </w:tcPr>
          <w:p w14:paraId="1EE63E65" w14:textId="54B518AE" w:rsidR="00067300" w:rsidRPr="00FB3017" w:rsidRDefault="00067300" w:rsidP="00920646">
            <w:pPr>
              <w:overflowPunct/>
              <w:autoSpaceDE/>
              <w:adjustRightInd/>
              <w:rPr>
                <w:rFonts w:ascii="Arial" w:hAnsi="Arial" w:cs="Arial"/>
                <w:color w:val="000000"/>
                <w:lang w:val="en-US"/>
              </w:rPr>
            </w:pPr>
            <w:del w:id="271" w:author="Whitney Eiss" w:date="2017-10-16T11:36:00Z">
              <w:r w:rsidRPr="00FB3017">
                <w:rPr>
                  <w:rFonts w:ascii="Arial" w:hAnsi="Arial" w:cs="Arial"/>
                  <w:color w:val="000000"/>
                  <w:lang w:val="en-US"/>
                </w:rPr>
                <w:delText>SHARP</w:delText>
              </w:r>
            </w:del>
            <w:ins w:id="272" w:author="Whitney Eiss" w:date="2017-10-16T11:36:00Z">
              <w:r w:rsidR="001B5EC0">
                <w:rPr>
                  <w:rFonts w:ascii="Arial" w:hAnsi="Arial" w:cs="Arial"/>
                  <w:color w:val="000000"/>
                  <w:lang w:val="en-US"/>
                </w:rPr>
                <w:t>ACOSTA Relay</w:t>
              </w:r>
            </w:ins>
            <w:r w:rsidRPr="00FB3017">
              <w:rPr>
                <w:rFonts w:ascii="Arial" w:hAnsi="Arial" w:cs="Arial"/>
                <w:color w:val="000000"/>
                <w:lang w:val="en-US"/>
              </w:rPr>
              <w:t xml:space="preserve"> – search for this document within the Order/Invoice/PO search.</w:t>
            </w:r>
          </w:p>
        </w:tc>
        <w:tc>
          <w:tcPr>
            <w:tcW w:w="1245" w:type="dxa"/>
            <w:vMerge/>
            <w:tcBorders>
              <w:top w:val="nil"/>
              <w:left w:val="nil"/>
              <w:bottom w:val="single" w:sz="4" w:space="0" w:color="auto"/>
              <w:right w:val="single" w:sz="4" w:space="0" w:color="auto"/>
            </w:tcBorders>
            <w:vAlign w:val="center"/>
            <w:hideMark/>
          </w:tcPr>
          <w:p w14:paraId="01F473B3" w14:textId="77777777" w:rsidR="00067300" w:rsidRPr="00FB3017" w:rsidRDefault="00067300" w:rsidP="00920646">
            <w:pPr>
              <w:overflowPunct/>
              <w:autoSpaceDE/>
              <w:autoSpaceDN/>
              <w:adjustRightInd/>
              <w:rPr>
                <w:rFonts w:ascii="Arial" w:hAnsi="Arial" w:cs="Arial"/>
                <w:color w:val="000000"/>
                <w:lang w:val="en-US"/>
              </w:rPr>
            </w:pPr>
          </w:p>
        </w:tc>
      </w:tr>
    </w:tbl>
    <w:p w14:paraId="242F8B4F" w14:textId="77777777" w:rsidR="00067300" w:rsidRPr="00FB3017" w:rsidRDefault="00067300" w:rsidP="00067300">
      <w:pPr>
        <w:rPr>
          <w:rFonts w:ascii="Arial" w:hAnsi="Arial" w:cs="Arial"/>
        </w:rPr>
      </w:pPr>
    </w:p>
    <w:p w14:paraId="4F00171C" w14:textId="77777777" w:rsidR="00067300" w:rsidRPr="00FB3017" w:rsidRDefault="00067300" w:rsidP="00067300">
      <w:pPr>
        <w:ind w:left="900"/>
        <w:rPr>
          <w:rFonts w:ascii="Arial" w:hAnsi="Arial" w:cs="Arial"/>
          <w:u w:val="single"/>
          <w:lang w:val="en-GB"/>
        </w:rPr>
      </w:pPr>
    </w:p>
    <w:p w14:paraId="51837CF7" w14:textId="77777777" w:rsidR="00771F17" w:rsidRPr="00FB3017" w:rsidRDefault="00771F17" w:rsidP="00771F17">
      <w:pPr>
        <w:ind w:left="450"/>
        <w:rPr>
          <w:rFonts w:ascii="Arial" w:hAnsi="Arial" w:cs="Arial"/>
          <w:u w:val="single"/>
          <w:lang w:val="en-GB"/>
        </w:rPr>
      </w:pPr>
    </w:p>
    <w:p w14:paraId="3C5DE9DF" w14:textId="77777777" w:rsidR="007704B2" w:rsidRPr="00FB3017" w:rsidRDefault="00067300" w:rsidP="003C0A75">
      <w:pPr>
        <w:jc w:val="both"/>
        <w:rPr>
          <w:rFonts w:ascii="Arial" w:hAnsi="Arial" w:cs="Arial"/>
          <w:b/>
          <w:noProof/>
          <w:lang w:val="en-US"/>
        </w:rPr>
      </w:pPr>
      <w:r w:rsidRPr="00FB3017">
        <w:rPr>
          <w:rFonts w:ascii="Arial" w:hAnsi="Arial" w:cs="Arial"/>
          <w:b/>
          <w:noProof/>
          <w:lang w:val="en-US"/>
        </w:rPr>
        <w:tab/>
      </w:r>
    </w:p>
    <w:p w14:paraId="79E1D731" w14:textId="77777777" w:rsidR="0042693E" w:rsidRPr="00FB3017" w:rsidRDefault="0042693E" w:rsidP="003C0A75">
      <w:pPr>
        <w:jc w:val="both"/>
        <w:rPr>
          <w:rFonts w:ascii="Arial" w:hAnsi="Arial" w:cs="Arial"/>
          <w:b/>
          <w:noProof/>
          <w:lang w:val="en-US"/>
        </w:rPr>
      </w:pPr>
    </w:p>
    <w:p w14:paraId="68096211" w14:textId="77777777" w:rsidR="0042693E" w:rsidRPr="00FB3017" w:rsidRDefault="0042693E" w:rsidP="003C0A75">
      <w:pPr>
        <w:jc w:val="both"/>
        <w:rPr>
          <w:rFonts w:ascii="Arial" w:hAnsi="Arial" w:cs="Arial"/>
          <w:b/>
          <w:noProof/>
          <w:lang w:val="en-US"/>
        </w:rPr>
      </w:pPr>
    </w:p>
    <w:p w14:paraId="4B041C56" w14:textId="77777777" w:rsidR="0042693E" w:rsidRPr="00FB3017" w:rsidRDefault="0042693E" w:rsidP="003C0A75">
      <w:pPr>
        <w:jc w:val="both"/>
        <w:rPr>
          <w:rFonts w:ascii="Arial" w:hAnsi="Arial" w:cs="Arial"/>
          <w:b/>
          <w:noProof/>
          <w:lang w:val="en-US"/>
        </w:rPr>
      </w:pPr>
    </w:p>
    <w:p w14:paraId="77BFFA3D" w14:textId="77777777" w:rsidR="00F54C08" w:rsidRPr="00FB3017" w:rsidRDefault="00F54C08">
      <w:pPr>
        <w:overflowPunct/>
        <w:autoSpaceDE/>
        <w:autoSpaceDN/>
        <w:adjustRightInd/>
        <w:textAlignment w:val="auto"/>
        <w:rPr>
          <w:rFonts w:ascii="Arial" w:hAnsi="Arial" w:cs="Arial"/>
          <w:b/>
          <w:noProof/>
          <w:lang w:val="en-US"/>
        </w:rPr>
      </w:pPr>
      <w:r w:rsidRPr="00FB3017">
        <w:rPr>
          <w:rFonts w:ascii="Arial" w:hAnsi="Arial" w:cs="Arial"/>
          <w:b/>
          <w:noProof/>
          <w:lang w:val="en-US"/>
        </w:rPr>
        <w:br w:type="page"/>
      </w:r>
    </w:p>
    <w:p w14:paraId="1AEFDEB0" w14:textId="1026E172" w:rsidR="007445E0" w:rsidRPr="00FB3017" w:rsidRDefault="003C0A75" w:rsidP="003C0A75">
      <w:pPr>
        <w:jc w:val="both"/>
        <w:rPr>
          <w:rFonts w:ascii="Arial" w:hAnsi="Arial" w:cs="Arial"/>
          <w:noProof/>
          <w:lang w:val="en-US"/>
        </w:rPr>
      </w:pPr>
      <w:r w:rsidRPr="00FB3017">
        <w:rPr>
          <w:rFonts w:ascii="Arial" w:hAnsi="Arial" w:cs="Arial"/>
          <w:b/>
          <w:noProof/>
          <w:lang w:val="en-US"/>
        </w:rPr>
        <w:lastRenderedPageBreak/>
        <w:t>8.1</w:t>
      </w:r>
      <w:r w:rsidR="00FB3017" w:rsidRPr="00FB3017">
        <w:rPr>
          <w:rFonts w:ascii="Arial" w:hAnsi="Arial" w:cs="Arial"/>
          <w:b/>
          <w:noProof/>
          <w:lang w:val="en-US"/>
        </w:rPr>
        <w:t xml:space="preserve">     </w:t>
      </w:r>
      <w:r w:rsidR="00FD4FFE" w:rsidRPr="00FB3017">
        <w:rPr>
          <w:rFonts w:ascii="Arial" w:hAnsi="Arial" w:cs="Arial"/>
          <w:b/>
          <w:noProof/>
          <w:lang w:val="en-US"/>
        </w:rPr>
        <w:t>Customer I</w:t>
      </w:r>
      <w:r w:rsidR="00771F17" w:rsidRPr="00FB3017">
        <w:rPr>
          <w:rFonts w:ascii="Arial" w:hAnsi="Arial" w:cs="Arial"/>
          <w:b/>
          <w:noProof/>
          <w:lang w:val="en-US"/>
        </w:rPr>
        <w:t>nvoice</w:t>
      </w:r>
      <w:r w:rsidR="003C58E5" w:rsidRPr="00FB3017">
        <w:rPr>
          <w:rFonts w:ascii="Arial" w:hAnsi="Arial" w:cs="Arial"/>
          <w:b/>
          <w:noProof/>
          <w:lang w:val="en-US"/>
        </w:rPr>
        <w:t xml:space="preserve"> for Shortage</w:t>
      </w:r>
      <w:r w:rsidR="00F54C08" w:rsidRPr="00FB3017">
        <w:rPr>
          <w:rFonts w:ascii="Arial" w:hAnsi="Arial" w:cs="Arial"/>
          <w:b/>
          <w:noProof/>
          <w:lang w:val="en-US"/>
        </w:rPr>
        <w:t>, Example 1</w:t>
      </w:r>
      <w:r w:rsidR="00771F17" w:rsidRPr="00FB3017">
        <w:rPr>
          <w:rFonts w:ascii="Arial" w:hAnsi="Arial" w:cs="Arial"/>
          <w:noProof/>
          <w:lang w:val="en-US"/>
        </w:rPr>
        <w:t xml:space="preserve">: </w:t>
      </w:r>
    </w:p>
    <w:p w14:paraId="0D1F74D9" w14:textId="0B57F970" w:rsidR="007445E0" w:rsidRPr="00FB3017" w:rsidRDefault="00650065" w:rsidP="003C0A75">
      <w:pPr>
        <w:jc w:val="both"/>
        <w:rPr>
          <w:del w:id="273" w:author="Whitney Eiss" w:date="2017-10-16T11:36:00Z"/>
          <w:rFonts w:ascii="Arial" w:hAnsi="Arial" w:cs="Arial"/>
          <w:noProof/>
          <w:lang w:val="en-US"/>
        </w:rPr>
      </w:pPr>
      <w:del w:id="274" w:author="Whitney Eiss" w:date="2017-10-16T11:36:00Z">
        <w:r w:rsidRPr="00FB3017">
          <w:rPr>
            <w:rFonts w:ascii="Arial" w:hAnsi="Arial" w:cs="Arial"/>
            <w:noProof/>
            <w:sz w:val="22"/>
            <w:szCs w:val="22"/>
            <w:lang w:val="en-US"/>
          </w:rPr>
          <mc:AlternateContent>
            <mc:Choice Requires="wps">
              <w:drawing>
                <wp:anchor distT="0" distB="0" distL="114300" distR="114300" simplePos="0" relativeHeight="252083712" behindDoc="0" locked="0" layoutInCell="1" allowOverlap="1" wp14:anchorId="0AD26C45" wp14:editId="3EDAD7ED">
                  <wp:simplePos x="0" y="0"/>
                  <wp:positionH relativeFrom="column">
                    <wp:posOffset>348615</wp:posOffset>
                  </wp:positionH>
                  <wp:positionV relativeFrom="paragraph">
                    <wp:posOffset>85725</wp:posOffset>
                  </wp:positionV>
                  <wp:extent cx="2612390" cy="679450"/>
                  <wp:effectExtent l="15240" t="9525" r="10795" b="15875"/>
                  <wp:wrapNone/>
                  <wp:docPr id="1753" name="Text Box 1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390" cy="679450"/>
                          </a:xfrm>
                          <a:prstGeom prst="rect">
                            <a:avLst/>
                          </a:prstGeom>
                          <a:solidFill>
                            <a:schemeClr val="tx2">
                              <a:lumMod val="40000"/>
                              <a:lumOff val="60000"/>
                            </a:schemeClr>
                          </a:solidFill>
                          <a:ln w="19050">
                            <a:solidFill>
                              <a:srgbClr val="000000"/>
                            </a:solidFill>
                            <a:miter lim="800000"/>
                            <a:headEnd/>
                            <a:tailEnd/>
                          </a:ln>
                        </wps:spPr>
                        <wps:txbx>
                          <w:txbxContent>
                            <w:p w14:paraId="6B889FA7" w14:textId="77777777" w:rsidR="00257BB1" w:rsidRDefault="00257BB1" w:rsidP="00CC6D55">
                              <w:pPr>
                                <w:rPr>
                                  <w:del w:id="275" w:author="Whitney Eiss" w:date="2017-10-16T11:36:00Z"/>
                                  <w:rFonts w:ascii="Arial" w:hAnsi="Arial" w:cs="Arial"/>
                                  <w:sz w:val="16"/>
                                  <w:szCs w:val="16"/>
                                </w:rPr>
                              </w:pPr>
                              <w:del w:id="276" w:author="Whitney Eiss" w:date="2017-10-16T11:36:00Z">
                                <w:r>
                                  <w:rPr>
                                    <w:rFonts w:ascii="Arial" w:hAnsi="Arial" w:cs="Arial"/>
                                    <w:sz w:val="16"/>
                                    <w:szCs w:val="16"/>
                                    <w:u w:val="single"/>
                                  </w:rPr>
                                  <w:delText>Invoice #</w:delText>
                                </w:r>
                                <w:r w:rsidRPr="000862F3">
                                  <w:rPr>
                                    <w:rFonts w:ascii="Arial" w:hAnsi="Arial" w:cs="Arial"/>
                                    <w:sz w:val="16"/>
                                    <w:szCs w:val="16"/>
                                  </w:rPr>
                                  <w:delText>: Used to search for the customer invoice in SHARP.</w:delText>
                                </w:r>
                                <w:r>
                                  <w:rPr>
                                    <w:rFonts w:ascii="Arial" w:hAnsi="Arial" w:cs="Arial"/>
                                    <w:sz w:val="16"/>
                                    <w:szCs w:val="16"/>
                                  </w:rPr>
                                  <w:delText xml:space="preserve">  Drop the “A” when searching.</w:delText>
                                </w:r>
                              </w:del>
                            </w:p>
                            <w:p w14:paraId="7361AD3F" w14:textId="77777777" w:rsidR="00257BB1" w:rsidRPr="00417BD8" w:rsidRDefault="00257BB1" w:rsidP="00CC6D55">
                              <w:pPr>
                                <w:rPr>
                                  <w:del w:id="277" w:author="Whitney Eiss" w:date="2017-10-16T11:36:00Z"/>
                                  <w:rFonts w:ascii="Arial" w:hAnsi="Arial" w:cs="Arial"/>
                                  <w:sz w:val="16"/>
                                  <w:szCs w:val="16"/>
                                </w:rPr>
                              </w:pPr>
                              <w:del w:id="278" w:author="Whitney Eiss" w:date="2017-10-16T11:36:00Z">
                                <w:r>
                                  <w:rPr>
                                    <w:rFonts w:ascii="Arial" w:hAnsi="Arial" w:cs="Arial"/>
                                    <w:sz w:val="16"/>
                                    <w:szCs w:val="16"/>
                                  </w:rPr>
                                  <w:delText>Use this invoice number to search for the Client Order Invoice within SHARP.</w:delText>
                                </w:r>
                              </w:del>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D26C45" id="Text Box 1121" o:spid="_x0000_s1119" type="#_x0000_t202" style="position:absolute;left:0;text-align:left;margin-left:27.45pt;margin-top:6.75pt;width:205.7pt;height:53.5pt;z-index:25208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" fillcolor="#8db3e2 [1311]" strokeweight="1.5pt">
                  <v:textbox>
                    <w:txbxContent>
                      <w:p w14:paraId="6B889FA7" w14:textId="77777777" w:rsidR="00257BB1" w:rsidRDefault="00257BB1" w:rsidP="00CC6D55">
                        <w:pPr>
                          <w:rPr>
                            <w:del w:id="279" w:author="Whitney Eiss" w:date="2017-10-16T11:36:00Z"/>
                            <w:rFonts w:ascii="Arial" w:hAnsi="Arial" w:cs="Arial"/>
                            <w:sz w:val="16"/>
                            <w:szCs w:val="16"/>
                          </w:rPr>
                        </w:pPr>
                        <w:del w:id="280" w:author="Whitney Eiss" w:date="2017-10-16T11:36:00Z">
                          <w:r>
                            <w:rPr>
                              <w:rFonts w:ascii="Arial" w:hAnsi="Arial" w:cs="Arial"/>
                              <w:sz w:val="16"/>
                              <w:szCs w:val="16"/>
                              <w:u w:val="single"/>
                            </w:rPr>
                            <w:delText>Invoice #</w:delText>
                          </w:r>
                          <w:r w:rsidRPr="000862F3">
                            <w:rPr>
                              <w:rFonts w:ascii="Arial" w:hAnsi="Arial" w:cs="Arial"/>
                              <w:sz w:val="16"/>
                              <w:szCs w:val="16"/>
                            </w:rPr>
                            <w:delText>: Used to search for the customer invoice in SHARP.</w:delText>
                          </w:r>
                          <w:r>
                            <w:rPr>
                              <w:rFonts w:ascii="Arial" w:hAnsi="Arial" w:cs="Arial"/>
                              <w:sz w:val="16"/>
                              <w:szCs w:val="16"/>
                            </w:rPr>
                            <w:delText xml:space="preserve">  Drop the “A” when searching.</w:delText>
                          </w:r>
                        </w:del>
                      </w:p>
                      <w:p w14:paraId="7361AD3F" w14:textId="77777777" w:rsidR="00257BB1" w:rsidRPr="00417BD8" w:rsidRDefault="00257BB1" w:rsidP="00CC6D55">
                        <w:pPr>
                          <w:rPr>
                            <w:del w:id="281" w:author="Whitney Eiss" w:date="2017-10-16T11:36:00Z"/>
                            <w:rFonts w:ascii="Arial" w:hAnsi="Arial" w:cs="Arial"/>
                            <w:sz w:val="16"/>
                            <w:szCs w:val="16"/>
                          </w:rPr>
                        </w:pPr>
                        <w:del w:id="282" w:author="Whitney Eiss" w:date="2017-10-16T11:36:00Z">
                          <w:r>
                            <w:rPr>
                              <w:rFonts w:ascii="Arial" w:hAnsi="Arial" w:cs="Arial"/>
                              <w:sz w:val="16"/>
                              <w:szCs w:val="16"/>
                            </w:rPr>
                            <w:delText>Use this invoice number to search for the Client Order Invoice within SHARP.</w:delText>
                          </w:r>
                        </w:del>
                      </w:p>
                    </w:txbxContent>
                  </v:textbox>
                </v:shape>
              </w:pict>
            </mc:Fallback>
          </mc:AlternateContent>
        </w:r>
      </w:del>
    </w:p>
    <w:p w14:paraId="7F3EC865" w14:textId="4E2F1330" w:rsidR="007445E0" w:rsidRPr="00FB3017" w:rsidRDefault="007445E0" w:rsidP="003C0A75">
      <w:pPr>
        <w:jc w:val="both"/>
        <w:rPr>
          <w:ins w:id="283" w:author="Whitney Eiss" w:date="2017-10-16T11:36:00Z"/>
          <w:rFonts w:ascii="Arial" w:hAnsi="Arial" w:cs="Arial"/>
          <w:noProof/>
          <w:lang w:val="en-US"/>
        </w:rPr>
      </w:pPr>
    </w:p>
    <w:p w14:paraId="269ACF51" w14:textId="77777777" w:rsidR="00771F17" w:rsidRPr="00FB3017" w:rsidRDefault="00FB3017" w:rsidP="00FD4FFE">
      <w:pPr>
        <w:jc w:val="both"/>
        <w:rPr>
          <w:rFonts w:ascii="Arial" w:hAnsi="Arial" w:cs="Arial"/>
          <w:noProof/>
          <w:sz w:val="22"/>
          <w:szCs w:val="22"/>
          <w:lang w:val="en-US"/>
        </w:rPr>
      </w:pPr>
      <w:r w:rsidRPr="00FB3017">
        <w:rPr>
          <w:rFonts w:ascii="Arial" w:hAnsi="Arial" w:cs="Arial"/>
          <w:noProof/>
          <w:lang w:val="en-US"/>
        </w:rPr>
        <w:t xml:space="preserve">       </w:t>
      </w:r>
    </w:p>
    <w:p w14:paraId="1C101D63" w14:textId="1E829375" w:rsidR="00DE74DE" w:rsidRPr="00FB3017" w:rsidRDefault="00BC58C0" w:rsidP="00D654F1">
      <w:pPr>
        <w:pStyle w:val="ListParagraph"/>
        <w:ind w:left="0"/>
        <w:rPr>
          <w:rFonts w:ascii="Arial" w:hAnsi="Arial" w:cs="Arial"/>
          <w:bCs/>
          <w:sz w:val="22"/>
          <w:szCs w:val="22"/>
        </w:rPr>
      </w:pPr>
      <w:r w:rsidRPr="00FB3017">
        <w:rPr>
          <w:rFonts w:ascii="Arial" w:hAnsi="Arial" w:cs="Arial"/>
          <w:noProof/>
          <w:sz w:val="22"/>
          <w:szCs w:val="22"/>
          <w:lang w:val="en-US"/>
        </w:rPr>
        <mc:AlternateContent>
          <mc:Choice Requires="wps">
            <w:drawing>
              <wp:anchor distT="0" distB="0" distL="114300" distR="114300" simplePos="0" relativeHeight="251244032" behindDoc="0" locked="0" layoutInCell="1" allowOverlap="1" wp14:anchorId="68235D27" wp14:editId="224F7401">
                <wp:simplePos x="0" y="0"/>
                <wp:positionH relativeFrom="column">
                  <wp:posOffset>1384831</wp:posOffset>
                </wp:positionH>
                <wp:positionV relativeFrom="paragraph">
                  <wp:posOffset>1267209</wp:posOffset>
                </wp:positionV>
                <wp:extent cx="1217295" cy="529590"/>
                <wp:effectExtent l="9525" t="12065" r="11430" b="10795"/>
                <wp:wrapNone/>
                <wp:docPr id="1191" name="Text Box 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295" cy="529590"/>
                        </a:xfrm>
                        <a:prstGeom prst="rect">
                          <a:avLst/>
                        </a:prstGeom>
                        <a:solidFill>
                          <a:schemeClr val="tx2">
                            <a:lumMod val="40000"/>
                            <a:lumOff val="60000"/>
                          </a:schemeClr>
                        </a:solidFill>
                        <a:ln w="19050">
                          <a:solidFill>
                            <a:srgbClr val="000000"/>
                          </a:solidFill>
                          <a:miter lim="800000"/>
                          <a:headEnd/>
                          <a:tailEnd/>
                        </a:ln>
                      </wps:spPr>
                      <wps:txbx>
                        <w:txbxContent>
                          <w:p w14:paraId="4912239B" w14:textId="386372A9" w:rsidR="00257BB1" w:rsidRPr="00990DFB" w:rsidRDefault="00257BB1" w:rsidP="00771F17">
                            <w:pPr>
                              <w:rPr>
                                <w:rFonts w:ascii="Arial" w:hAnsi="Arial" w:cs="Arial"/>
                                <w:sz w:val="16"/>
                                <w:szCs w:val="16"/>
                              </w:rPr>
                            </w:pPr>
                            <w:r>
                              <w:rPr>
                                <w:rFonts w:ascii="Arial" w:hAnsi="Arial" w:cs="Arial"/>
                                <w:sz w:val="16"/>
                                <w:szCs w:val="16"/>
                                <w:u w:val="single"/>
                              </w:rPr>
                              <w:t>Shortage D</w:t>
                            </w:r>
                            <w:r w:rsidRPr="008A62D8">
                              <w:rPr>
                                <w:rFonts w:ascii="Arial" w:hAnsi="Arial" w:cs="Arial"/>
                                <w:sz w:val="16"/>
                                <w:szCs w:val="16"/>
                                <w:u w:val="single"/>
                              </w:rPr>
                              <w:t>e</w:t>
                            </w:r>
                            <w:r>
                              <w:rPr>
                                <w:rFonts w:ascii="Arial" w:hAnsi="Arial" w:cs="Arial"/>
                                <w:sz w:val="16"/>
                                <w:szCs w:val="16"/>
                                <w:u w:val="single"/>
                              </w:rPr>
                              <w:t>duction:</w:t>
                            </w:r>
                            <w:r w:rsidRPr="00990DFB">
                              <w:rPr>
                                <w:rFonts w:ascii="Arial" w:hAnsi="Arial" w:cs="Arial"/>
                                <w:sz w:val="16"/>
                                <w:szCs w:val="16"/>
                              </w:rPr>
                              <w:t xml:space="preserve"> </w:t>
                            </w:r>
                            <w:r>
                              <w:rPr>
                                <w:rFonts w:ascii="Arial" w:hAnsi="Arial" w:cs="Arial"/>
                                <w:sz w:val="16"/>
                                <w:szCs w:val="16"/>
                              </w:rPr>
                              <w:t>indicates this is a shortage claim.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235D27" id="Text Box 527" o:spid="_x0000_s1120" type="#_x0000_t202" style="position:absolute;margin-left:109.05pt;margin-top:99.8pt;width:95.85pt;height:41.7pt;z-index:2512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" fillcolor="#8db3e2 [1311]" strokeweight="1.5pt">
                <v:textbox>
                  <w:txbxContent>
                    <w:p w14:paraId="4912239B" w14:textId="386372A9" w:rsidR="00257BB1" w:rsidRPr="00990DFB" w:rsidRDefault="00257BB1" w:rsidP="00771F17">
                      <w:pPr>
                        <w:rPr>
                          <w:rFonts w:ascii="Arial" w:hAnsi="Arial" w:cs="Arial"/>
                          <w:sz w:val="16"/>
                          <w:szCs w:val="16"/>
                        </w:rPr>
                      </w:pPr>
                      <w:r>
                        <w:rPr>
                          <w:rFonts w:ascii="Arial" w:hAnsi="Arial" w:cs="Arial"/>
                          <w:sz w:val="16"/>
                          <w:szCs w:val="16"/>
                          <w:u w:val="single"/>
                        </w:rPr>
                        <w:t>Shortage D</w:t>
                      </w:r>
                      <w:r w:rsidRPr="008A62D8">
                        <w:rPr>
                          <w:rFonts w:ascii="Arial" w:hAnsi="Arial" w:cs="Arial"/>
                          <w:sz w:val="16"/>
                          <w:szCs w:val="16"/>
                          <w:u w:val="single"/>
                        </w:rPr>
                        <w:t>e</w:t>
                      </w:r>
                      <w:r>
                        <w:rPr>
                          <w:rFonts w:ascii="Arial" w:hAnsi="Arial" w:cs="Arial"/>
                          <w:sz w:val="16"/>
                          <w:szCs w:val="16"/>
                          <w:u w:val="single"/>
                        </w:rPr>
                        <w:t>duction:</w:t>
                      </w:r>
                      <w:r w:rsidRPr="00990DFB">
                        <w:rPr>
                          <w:rFonts w:ascii="Arial" w:hAnsi="Arial" w:cs="Arial"/>
                          <w:sz w:val="16"/>
                          <w:szCs w:val="16"/>
                        </w:rPr>
                        <w:t xml:space="preserve"> </w:t>
                      </w:r>
                      <w:r>
                        <w:rPr>
                          <w:rFonts w:ascii="Arial" w:hAnsi="Arial" w:cs="Arial"/>
                          <w:sz w:val="16"/>
                          <w:szCs w:val="16"/>
                        </w:rPr>
                        <w:t>indicates this is a shortage claim.</w:t>
                      </w:r>
                    </w:p>
                  </w:txbxContent>
                </v:textbox>
              </v:shape>
            </w:pict>
          </mc:Fallback>
        </mc:AlternateContent>
      </w:r>
      <w:r w:rsidR="0053763A" w:rsidRPr="00FB3017">
        <w:rPr>
          <w:rFonts w:ascii="Arial" w:hAnsi="Arial" w:cs="Arial"/>
          <w:noProof/>
          <w:sz w:val="22"/>
          <w:szCs w:val="22"/>
          <w:lang w:val="en-US"/>
        </w:rPr>
        <mc:AlternateContent>
          <mc:Choice Requires="wps">
            <w:drawing>
              <wp:anchor distT="0" distB="0" distL="114300" distR="114300" simplePos="0" relativeHeight="251245056" behindDoc="0" locked="0" layoutInCell="1" allowOverlap="1" wp14:anchorId="1EDA1CDC" wp14:editId="61AFF3C6">
                <wp:simplePos x="0" y="0"/>
                <wp:positionH relativeFrom="column">
                  <wp:posOffset>3853430</wp:posOffset>
                </wp:positionH>
                <wp:positionV relativeFrom="paragraph">
                  <wp:posOffset>387350</wp:posOffset>
                </wp:positionV>
                <wp:extent cx="121699" cy="429895"/>
                <wp:effectExtent l="57150" t="38100" r="31115" b="27305"/>
                <wp:wrapNone/>
                <wp:docPr id="1192" name="AutoShape 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1699" cy="429895"/>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5A46A1" id="AutoShape 528" o:spid="_x0000_s1026" type="#_x0000_t32" style="position:absolute;margin-left:303.4pt;margin-top:30.5pt;width:9.6pt;height:33.85pt;flip:x y;z-index:2512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" strokeweight="1pt">
                <v:stroke endarrow="block"/>
                <v:shadow color="#868686"/>
              </v:shape>
            </w:pict>
          </mc:Fallback>
        </mc:AlternateContent>
      </w:r>
      <w:r w:rsidR="0053763A" w:rsidRPr="00FB3017">
        <w:rPr>
          <w:rFonts w:ascii="Arial" w:hAnsi="Arial" w:cs="Arial"/>
          <w:noProof/>
          <w:sz w:val="22"/>
          <w:szCs w:val="22"/>
          <w:lang w:val="en-US"/>
        </w:rPr>
        <mc:AlternateContent>
          <mc:Choice Requires="wps">
            <w:drawing>
              <wp:anchor distT="0" distB="0" distL="114300" distR="114300" simplePos="0" relativeHeight="251243008" behindDoc="0" locked="0" layoutInCell="1" allowOverlap="1" wp14:anchorId="7D03A71D" wp14:editId="2AE09A54">
                <wp:simplePos x="0" y="0"/>
                <wp:positionH relativeFrom="margin">
                  <wp:posOffset>3018199</wp:posOffset>
                </wp:positionH>
                <wp:positionV relativeFrom="paragraph">
                  <wp:posOffset>179292</wp:posOffset>
                </wp:positionV>
                <wp:extent cx="1903228" cy="212651"/>
                <wp:effectExtent l="0" t="0" r="20955" b="16510"/>
                <wp:wrapNone/>
                <wp:docPr id="1190" name="Rectangle 5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3228" cy="212651"/>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4A0342" id="Rectangle 526" o:spid="_x0000_s1026" style="position:absolute;margin-left:237.65pt;margin-top:14.1pt;width:149.85pt;height:16.75pt;z-index:25124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" filled="f" strokecolor="red" strokeweight="1.25pt">
                <v:shadow color="#868686"/>
                <w10:wrap anchorx="margin"/>
              </v:rect>
            </w:pict>
          </mc:Fallback>
        </mc:AlternateContent>
      </w:r>
      <w:ins w:id="284" w:author="Whitney Eiss" w:date="2017-10-16T11:36:00Z">
        <w:r w:rsidR="0053763A" w:rsidRPr="00FB3017">
          <w:rPr>
            <w:rFonts w:ascii="Arial" w:hAnsi="Arial" w:cs="Arial"/>
            <w:noProof/>
            <w:sz w:val="22"/>
            <w:szCs w:val="22"/>
            <w:lang w:val="en-US"/>
          </w:rPr>
          <mc:AlternateContent>
            <mc:Choice Requires="wps">
              <w:drawing>
                <wp:anchor distT="0" distB="0" distL="114300" distR="114300" simplePos="0" relativeHeight="251509248" behindDoc="0" locked="0" layoutInCell="1" allowOverlap="1" wp14:anchorId="5634EDD6" wp14:editId="0679D267">
                  <wp:simplePos x="0" y="0"/>
                  <wp:positionH relativeFrom="column">
                    <wp:posOffset>4003321</wp:posOffset>
                  </wp:positionH>
                  <wp:positionV relativeFrom="paragraph">
                    <wp:posOffset>540755</wp:posOffset>
                  </wp:positionV>
                  <wp:extent cx="2612390" cy="652007"/>
                  <wp:effectExtent l="0" t="0" r="16510" b="15240"/>
                  <wp:wrapNone/>
                  <wp:docPr id="1203" name="Text Box 1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390" cy="652007"/>
                          </a:xfrm>
                          <a:prstGeom prst="rect">
                            <a:avLst/>
                          </a:prstGeom>
                          <a:solidFill>
                            <a:schemeClr val="tx2">
                              <a:lumMod val="40000"/>
                              <a:lumOff val="60000"/>
                            </a:schemeClr>
                          </a:solidFill>
                          <a:ln w="19050">
                            <a:solidFill>
                              <a:srgbClr val="000000"/>
                            </a:solidFill>
                            <a:miter lim="800000"/>
                            <a:headEnd/>
                            <a:tailEnd/>
                          </a:ln>
                        </wps:spPr>
                        <wps:txbx>
                          <w:txbxContent>
                            <w:p w14:paraId="497CCC99" w14:textId="77777777" w:rsidR="00257BB1" w:rsidRDefault="00257BB1" w:rsidP="00CC6D55">
                              <w:pPr>
                                <w:rPr>
                                  <w:ins w:id="285" w:author="Whitney Eiss" w:date="2017-10-16T11:36:00Z"/>
                                  <w:rFonts w:ascii="Arial" w:hAnsi="Arial" w:cs="Arial"/>
                                  <w:sz w:val="16"/>
                                  <w:szCs w:val="16"/>
                                </w:rPr>
                              </w:pPr>
                              <w:ins w:id="286" w:author="Whitney Eiss" w:date="2017-10-16T11:36:00Z">
                                <w:r>
                                  <w:rPr>
                                    <w:rFonts w:ascii="Arial" w:hAnsi="Arial" w:cs="Arial"/>
                                    <w:sz w:val="16"/>
                                    <w:szCs w:val="16"/>
                                    <w:u w:val="single"/>
                                  </w:rPr>
                                  <w:t>Invoice #</w:t>
                                </w:r>
                                <w:r w:rsidRPr="000862F3">
                                  <w:rPr>
                                    <w:rFonts w:ascii="Arial" w:hAnsi="Arial" w:cs="Arial"/>
                                    <w:sz w:val="16"/>
                                    <w:szCs w:val="16"/>
                                  </w:rPr>
                                  <w:t xml:space="preserve">: Used to search for the customer invoice in </w:t>
                                </w:r>
                                <w:r>
                                  <w:rPr>
                                    <w:rFonts w:ascii="Verdana" w:hAnsi="Verdana"/>
                                    <w:color w:val="000000"/>
                                    <w:sz w:val="17"/>
                                    <w:szCs w:val="17"/>
                                  </w:rPr>
                                  <w:t>ACOSTA Relay</w:t>
                                </w:r>
                                <w:r w:rsidRPr="000862F3">
                                  <w:rPr>
                                    <w:rFonts w:ascii="Arial" w:hAnsi="Arial" w:cs="Arial"/>
                                    <w:sz w:val="16"/>
                                    <w:szCs w:val="16"/>
                                  </w:rPr>
                                  <w:t>.</w:t>
                                </w:r>
                                <w:r>
                                  <w:rPr>
                                    <w:rFonts w:ascii="Arial" w:hAnsi="Arial" w:cs="Arial"/>
                                    <w:sz w:val="16"/>
                                    <w:szCs w:val="16"/>
                                  </w:rPr>
                                  <w:t xml:space="preserve">  Drop the “A” when searching.</w:t>
                                </w:r>
                              </w:ins>
                            </w:p>
                            <w:p w14:paraId="53C1D9C1" w14:textId="77777777" w:rsidR="00257BB1" w:rsidRPr="00417BD8" w:rsidRDefault="00257BB1" w:rsidP="00CC6D55">
                              <w:pPr>
                                <w:rPr>
                                  <w:ins w:id="287" w:author="Whitney Eiss" w:date="2017-10-16T11:36:00Z"/>
                                  <w:rFonts w:ascii="Arial" w:hAnsi="Arial" w:cs="Arial"/>
                                  <w:sz w:val="16"/>
                                  <w:szCs w:val="16"/>
                                </w:rPr>
                              </w:pPr>
                              <w:ins w:id="288" w:author="Whitney Eiss" w:date="2017-10-16T11:36:00Z">
                                <w:r>
                                  <w:rPr>
                                    <w:rFonts w:ascii="Arial" w:hAnsi="Arial" w:cs="Arial"/>
                                    <w:sz w:val="16"/>
                                    <w:szCs w:val="16"/>
                                  </w:rPr>
                                  <w:t xml:space="preserve">Use this invoice number to search for the Client Order Invoice within </w:t>
                                </w:r>
                                <w:r>
                                  <w:rPr>
                                    <w:rFonts w:ascii="Verdana" w:hAnsi="Verdana"/>
                                    <w:color w:val="000000"/>
                                    <w:sz w:val="17"/>
                                    <w:szCs w:val="17"/>
                                  </w:rPr>
                                  <w:t>ACOSTA Relay</w:t>
                                </w:r>
                                <w:r>
                                  <w:rPr>
                                    <w:rFonts w:ascii="Arial" w:hAnsi="Arial" w:cs="Arial"/>
                                    <w:sz w:val="16"/>
                                    <w:szCs w:val="16"/>
                                  </w:rPr>
                                  <w:t>.</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34EDD6" id="_x0000_s1121" type="#_x0000_t202" style="position:absolute;margin-left:315.2pt;margin-top:42.6pt;width:205.7pt;height:51.35pt;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" fillcolor="#8db3e2 [1311]" strokeweight="1.5pt">
                  <v:textbox>
                    <w:txbxContent>
                      <w:p w14:paraId="497CCC99" w14:textId="77777777" w:rsidR="00257BB1" w:rsidRDefault="00257BB1" w:rsidP="00CC6D55">
                        <w:pPr>
                          <w:rPr>
                            <w:ins w:id="289" w:author="Whitney Eiss" w:date="2017-10-16T11:36:00Z"/>
                            <w:rFonts w:ascii="Arial" w:hAnsi="Arial" w:cs="Arial"/>
                            <w:sz w:val="16"/>
                            <w:szCs w:val="16"/>
                          </w:rPr>
                        </w:pPr>
                        <w:ins w:id="290" w:author="Whitney Eiss" w:date="2017-10-16T11:36:00Z">
                          <w:r>
                            <w:rPr>
                              <w:rFonts w:ascii="Arial" w:hAnsi="Arial" w:cs="Arial"/>
                              <w:sz w:val="16"/>
                              <w:szCs w:val="16"/>
                              <w:u w:val="single"/>
                            </w:rPr>
                            <w:t>Invoice #</w:t>
                          </w:r>
                          <w:r w:rsidRPr="000862F3">
                            <w:rPr>
                              <w:rFonts w:ascii="Arial" w:hAnsi="Arial" w:cs="Arial"/>
                              <w:sz w:val="16"/>
                              <w:szCs w:val="16"/>
                            </w:rPr>
                            <w:t xml:space="preserve">: Used to search for the customer invoice in </w:t>
                          </w:r>
                          <w:r>
                            <w:rPr>
                              <w:rFonts w:ascii="Verdana" w:hAnsi="Verdana"/>
                              <w:color w:val="000000"/>
                              <w:sz w:val="17"/>
                              <w:szCs w:val="17"/>
                            </w:rPr>
                            <w:t>ACOSTA Relay</w:t>
                          </w:r>
                          <w:r w:rsidRPr="000862F3">
                            <w:rPr>
                              <w:rFonts w:ascii="Arial" w:hAnsi="Arial" w:cs="Arial"/>
                              <w:sz w:val="16"/>
                              <w:szCs w:val="16"/>
                            </w:rPr>
                            <w:t>.</w:t>
                          </w:r>
                          <w:r>
                            <w:rPr>
                              <w:rFonts w:ascii="Arial" w:hAnsi="Arial" w:cs="Arial"/>
                              <w:sz w:val="16"/>
                              <w:szCs w:val="16"/>
                            </w:rPr>
                            <w:t xml:space="preserve">  Drop the “A” when searching.</w:t>
                          </w:r>
                        </w:ins>
                      </w:p>
                      <w:p w14:paraId="53C1D9C1" w14:textId="77777777" w:rsidR="00257BB1" w:rsidRPr="00417BD8" w:rsidRDefault="00257BB1" w:rsidP="00CC6D55">
                        <w:pPr>
                          <w:rPr>
                            <w:ins w:id="291" w:author="Whitney Eiss" w:date="2017-10-16T11:36:00Z"/>
                            <w:rFonts w:ascii="Arial" w:hAnsi="Arial" w:cs="Arial"/>
                            <w:sz w:val="16"/>
                            <w:szCs w:val="16"/>
                          </w:rPr>
                        </w:pPr>
                        <w:ins w:id="292" w:author="Whitney Eiss" w:date="2017-10-16T11:36:00Z">
                          <w:r>
                            <w:rPr>
                              <w:rFonts w:ascii="Arial" w:hAnsi="Arial" w:cs="Arial"/>
                              <w:sz w:val="16"/>
                              <w:szCs w:val="16"/>
                            </w:rPr>
                            <w:t xml:space="preserve">Use this invoice number to search for the Client Order Invoice within </w:t>
                          </w:r>
                          <w:r>
                            <w:rPr>
                              <w:rFonts w:ascii="Verdana" w:hAnsi="Verdana"/>
                              <w:color w:val="000000"/>
                              <w:sz w:val="17"/>
                              <w:szCs w:val="17"/>
                            </w:rPr>
                            <w:t>ACOSTA Relay</w:t>
                          </w:r>
                          <w:r>
                            <w:rPr>
                              <w:rFonts w:ascii="Arial" w:hAnsi="Arial" w:cs="Arial"/>
                              <w:sz w:val="16"/>
                              <w:szCs w:val="16"/>
                            </w:rPr>
                            <w:t>.</w:t>
                          </w:r>
                        </w:ins>
                      </w:p>
                    </w:txbxContent>
                  </v:textbox>
                </v:shape>
              </w:pict>
            </mc:Fallback>
          </mc:AlternateContent>
        </w:r>
      </w:ins>
      <w:r w:rsidR="0053763A" w:rsidRPr="00FB3017">
        <w:rPr>
          <w:rFonts w:ascii="Arial" w:hAnsi="Arial" w:cs="Arial"/>
          <w:noProof/>
          <w:sz w:val="22"/>
          <w:szCs w:val="22"/>
          <w:lang w:val="en-US"/>
        </w:rPr>
        <mc:AlternateContent>
          <mc:Choice Requires="wps">
            <w:drawing>
              <wp:anchor distT="0" distB="0" distL="114300" distR="114300" simplePos="0" relativeHeight="251250176" behindDoc="0" locked="0" layoutInCell="1" allowOverlap="1" wp14:anchorId="108D0BA0" wp14:editId="634263F4">
                <wp:simplePos x="0" y="0"/>
                <wp:positionH relativeFrom="column">
                  <wp:posOffset>2856835</wp:posOffset>
                </wp:positionH>
                <wp:positionV relativeFrom="paragraph">
                  <wp:posOffset>2386433</wp:posOffset>
                </wp:positionV>
                <wp:extent cx="104982" cy="227714"/>
                <wp:effectExtent l="38100" t="38100" r="28575" b="20320"/>
                <wp:wrapNone/>
                <wp:docPr id="1194" name="AutoShape 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4982" cy="227714"/>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258AF2" id="AutoShape 533" o:spid="_x0000_s1026" type="#_x0000_t32" style="position:absolute;margin-left:224.95pt;margin-top:187.9pt;width:8.25pt;height:17.95pt;flip:x y;z-index:25125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" strokeweight="1pt">
                <v:stroke endarrow="block"/>
                <v:shadow color="#868686"/>
              </v:shape>
            </w:pict>
          </mc:Fallback>
        </mc:AlternateContent>
      </w:r>
      <w:r w:rsidR="0053763A" w:rsidRPr="00FB3017">
        <w:rPr>
          <w:rFonts w:ascii="Arial" w:hAnsi="Arial" w:cs="Arial"/>
          <w:noProof/>
          <w:sz w:val="22"/>
          <w:szCs w:val="22"/>
          <w:lang w:val="en-US"/>
        </w:rPr>
        <mc:AlternateContent>
          <mc:Choice Requires="wps">
            <w:drawing>
              <wp:anchor distT="0" distB="0" distL="114300" distR="114300" simplePos="0" relativeHeight="251251200" behindDoc="0" locked="0" layoutInCell="1" allowOverlap="1" wp14:anchorId="3BBDCFB7" wp14:editId="68F49558">
                <wp:simplePos x="0" y="0"/>
                <wp:positionH relativeFrom="column">
                  <wp:posOffset>2458764</wp:posOffset>
                </wp:positionH>
                <wp:positionV relativeFrom="paragraph">
                  <wp:posOffset>2627512</wp:posOffset>
                </wp:positionV>
                <wp:extent cx="1471295" cy="554990"/>
                <wp:effectExtent l="14605" t="10795" r="9525" b="15240"/>
                <wp:wrapNone/>
                <wp:docPr id="1202" name="Text Box 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295" cy="554990"/>
                        </a:xfrm>
                        <a:prstGeom prst="rect">
                          <a:avLst/>
                        </a:prstGeom>
                        <a:solidFill>
                          <a:schemeClr val="tx2">
                            <a:lumMod val="40000"/>
                            <a:lumOff val="60000"/>
                          </a:schemeClr>
                        </a:solidFill>
                        <a:ln w="19050">
                          <a:solidFill>
                            <a:srgbClr val="000000"/>
                          </a:solidFill>
                          <a:miter lim="800000"/>
                          <a:headEnd/>
                          <a:tailEnd/>
                        </a:ln>
                      </wps:spPr>
                      <wps:txbx>
                        <w:txbxContent>
                          <w:p w14:paraId="760F7CC6" w14:textId="77777777" w:rsidR="00257BB1" w:rsidRPr="00A97035" w:rsidRDefault="00257BB1" w:rsidP="004C633F">
                            <w:pPr>
                              <w:rPr>
                                <w:rFonts w:ascii="Arial" w:hAnsi="Arial" w:cs="Arial"/>
                                <w:sz w:val="16"/>
                                <w:szCs w:val="16"/>
                              </w:rPr>
                            </w:pPr>
                            <w:r w:rsidRPr="00E24941">
                              <w:rPr>
                                <w:rFonts w:ascii="Arial" w:hAnsi="Arial" w:cs="Arial"/>
                                <w:sz w:val="16"/>
                                <w:szCs w:val="16"/>
                                <w:u w:val="single"/>
                              </w:rPr>
                              <w:t>Quantity</w:t>
                            </w:r>
                            <w:r>
                              <w:rPr>
                                <w:rFonts w:ascii="Arial" w:hAnsi="Arial" w:cs="Arial"/>
                                <w:sz w:val="16"/>
                                <w:szCs w:val="16"/>
                              </w:rPr>
                              <w:t xml:space="preserve"> – R</w:t>
                            </w:r>
                            <w:r w:rsidRPr="00A97035">
                              <w:rPr>
                                <w:rFonts w:ascii="Arial" w:hAnsi="Arial" w:cs="Arial"/>
                                <w:sz w:val="16"/>
                                <w:szCs w:val="16"/>
                              </w:rPr>
                              <w:t>efers to the count of items short</w:t>
                            </w:r>
                            <w:r>
                              <w:rPr>
                                <w:rFonts w:ascii="Arial" w:hAnsi="Arial" w:cs="Arial"/>
                                <w:sz w:val="16"/>
                                <w:szCs w:val="16"/>
                              </w:rPr>
                              <w:t>ed at the time of delivery.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BDCFB7" id="Text Box 534" o:spid="_x0000_s1122" type="#_x0000_t202" style="position:absolute;margin-left:193.6pt;margin-top:206.9pt;width:115.85pt;height:43.7pt;z-index:2512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" fillcolor="#8db3e2 [1311]" strokeweight="1.5pt">
                <v:textbox>
                  <w:txbxContent>
                    <w:p w14:paraId="760F7CC6" w14:textId="77777777" w:rsidR="00257BB1" w:rsidRPr="00A97035" w:rsidRDefault="00257BB1" w:rsidP="004C633F">
                      <w:pPr>
                        <w:rPr>
                          <w:rFonts w:ascii="Arial" w:hAnsi="Arial" w:cs="Arial"/>
                          <w:sz w:val="16"/>
                          <w:szCs w:val="16"/>
                        </w:rPr>
                      </w:pPr>
                      <w:r w:rsidRPr="00E24941">
                        <w:rPr>
                          <w:rFonts w:ascii="Arial" w:hAnsi="Arial" w:cs="Arial"/>
                          <w:sz w:val="16"/>
                          <w:szCs w:val="16"/>
                          <w:u w:val="single"/>
                        </w:rPr>
                        <w:t>Quantity</w:t>
                      </w:r>
                      <w:r>
                        <w:rPr>
                          <w:rFonts w:ascii="Arial" w:hAnsi="Arial" w:cs="Arial"/>
                          <w:sz w:val="16"/>
                          <w:szCs w:val="16"/>
                        </w:rPr>
                        <w:t xml:space="preserve"> – R</w:t>
                      </w:r>
                      <w:r w:rsidRPr="00A97035">
                        <w:rPr>
                          <w:rFonts w:ascii="Arial" w:hAnsi="Arial" w:cs="Arial"/>
                          <w:sz w:val="16"/>
                          <w:szCs w:val="16"/>
                        </w:rPr>
                        <w:t>efers to the count of items short</w:t>
                      </w:r>
                      <w:r>
                        <w:rPr>
                          <w:rFonts w:ascii="Arial" w:hAnsi="Arial" w:cs="Arial"/>
                          <w:sz w:val="16"/>
                          <w:szCs w:val="16"/>
                        </w:rPr>
                        <w:t>ed at the time of delivery.</w:t>
                      </w:r>
                    </w:p>
                  </w:txbxContent>
                </v:textbox>
              </v:shape>
            </w:pict>
          </mc:Fallback>
        </mc:AlternateContent>
      </w:r>
      <w:r w:rsidR="0053763A" w:rsidRPr="00FB3017">
        <w:rPr>
          <w:rFonts w:ascii="Arial" w:hAnsi="Arial" w:cs="Arial"/>
          <w:noProof/>
          <w:sz w:val="22"/>
          <w:szCs w:val="22"/>
          <w:lang w:val="en-US"/>
        </w:rPr>
        <mc:AlternateContent>
          <mc:Choice Requires="wps">
            <w:drawing>
              <wp:anchor distT="0" distB="0" distL="114300" distR="114300" simplePos="0" relativeHeight="251247104" behindDoc="0" locked="0" layoutInCell="1" allowOverlap="1" wp14:anchorId="3F0415FA" wp14:editId="1D48B8E8">
                <wp:simplePos x="0" y="0"/>
                <wp:positionH relativeFrom="column">
                  <wp:posOffset>2648127</wp:posOffset>
                </wp:positionH>
                <wp:positionV relativeFrom="paragraph">
                  <wp:posOffset>1646747</wp:posOffset>
                </wp:positionV>
                <wp:extent cx="404495" cy="690954"/>
                <wp:effectExtent l="0" t="0" r="14605" b="13970"/>
                <wp:wrapNone/>
                <wp:docPr id="1193" name="Rectangle 5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495" cy="690954"/>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D8504" id="Rectangle 530" o:spid="_x0000_s1026" style="position:absolute;margin-left:208.5pt;margin-top:129.65pt;width:31.85pt;height:54.4pt;z-index:2512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" filled="f" strokecolor="red" strokeweight="1.25pt">
                <v:shadow color="#868686"/>
              </v:rect>
            </w:pict>
          </mc:Fallback>
        </mc:AlternateContent>
      </w:r>
      <w:r w:rsidR="0053763A" w:rsidRPr="00FB3017">
        <w:rPr>
          <w:rFonts w:ascii="Arial" w:hAnsi="Arial" w:cs="Arial"/>
          <w:noProof/>
          <w:sz w:val="22"/>
          <w:szCs w:val="22"/>
          <w:lang w:val="en-US"/>
        </w:rPr>
        <mc:AlternateContent>
          <mc:Choice Requires="wps">
            <w:drawing>
              <wp:anchor distT="0" distB="0" distL="114300" distR="114300" simplePos="0" relativeHeight="251249152" behindDoc="0" locked="0" layoutInCell="1" allowOverlap="1" wp14:anchorId="7026B3B1" wp14:editId="591DD244">
                <wp:simplePos x="0" y="0"/>
                <wp:positionH relativeFrom="column">
                  <wp:posOffset>1291443</wp:posOffset>
                </wp:positionH>
                <wp:positionV relativeFrom="paragraph">
                  <wp:posOffset>2391661</wp:posOffset>
                </wp:positionV>
                <wp:extent cx="240444" cy="477668"/>
                <wp:effectExtent l="0" t="0" r="83820" b="55880"/>
                <wp:wrapNone/>
                <wp:docPr id="1198" name="AutoShap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444" cy="477668"/>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374BAD" id="AutoShape 532" o:spid="_x0000_s1026" type="#_x0000_t32" style="position:absolute;margin-left:101.7pt;margin-top:188.3pt;width:18.95pt;height:37.6pt;z-index:2512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" strokeweight="1pt">
                <v:stroke endarrow="block"/>
                <v:shadow color="#868686"/>
              </v:shape>
            </w:pict>
          </mc:Fallback>
        </mc:AlternateContent>
      </w:r>
      <w:r w:rsidR="0053763A" w:rsidRPr="00FB3017">
        <w:rPr>
          <w:rFonts w:ascii="Arial" w:hAnsi="Arial" w:cs="Arial"/>
          <w:noProof/>
          <w:sz w:val="22"/>
          <w:szCs w:val="22"/>
          <w:lang w:val="en-US"/>
        </w:rPr>
        <mc:AlternateContent>
          <mc:Choice Requires="wps">
            <w:drawing>
              <wp:anchor distT="0" distB="0" distL="114300" distR="114300" simplePos="0" relativeHeight="251246080" behindDoc="0" locked="0" layoutInCell="1" allowOverlap="1" wp14:anchorId="05B85E70" wp14:editId="5AC0C75D">
                <wp:simplePos x="0" y="0"/>
                <wp:positionH relativeFrom="column">
                  <wp:posOffset>115511</wp:posOffset>
                </wp:positionH>
                <wp:positionV relativeFrom="paragraph">
                  <wp:posOffset>1508361</wp:posOffset>
                </wp:positionV>
                <wp:extent cx="1180214" cy="797914"/>
                <wp:effectExtent l="0" t="0" r="20320" b="21590"/>
                <wp:wrapNone/>
                <wp:docPr id="1195" name="Rectangle 5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0214" cy="797914"/>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6B36DE" id="Rectangle 529" o:spid="_x0000_s1026" style="position:absolute;margin-left:9.1pt;margin-top:118.75pt;width:92.95pt;height:62.85pt;z-index:25124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" filled="f" strokecolor="red" strokeweight="1.25pt">
                <v:shadow color="#868686"/>
              </v:rect>
            </w:pict>
          </mc:Fallback>
        </mc:AlternateContent>
      </w:r>
      <w:r w:rsidR="0053763A" w:rsidRPr="00FB3017">
        <w:rPr>
          <w:rFonts w:ascii="Arial" w:hAnsi="Arial" w:cs="Arial"/>
          <w:noProof/>
          <w:sz w:val="22"/>
          <w:szCs w:val="22"/>
          <w:lang w:val="en-US"/>
        </w:rPr>
        <mc:AlternateContent>
          <mc:Choice Requires="wps">
            <w:drawing>
              <wp:anchor distT="0" distB="0" distL="114300" distR="114300" simplePos="0" relativeHeight="251248128" behindDoc="0" locked="0" layoutInCell="1" allowOverlap="1" wp14:anchorId="24E08B0D" wp14:editId="2B3A3246">
                <wp:simplePos x="0" y="0"/>
                <wp:positionH relativeFrom="column">
                  <wp:posOffset>181241</wp:posOffset>
                </wp:positionH>
                <wp:positionV relativeFrom="paragraph">
                  <wp:posOffset>2977220</wp:posOffset>
                </wp:positionV>
                <wp:extent cx="2108200" cy="690880"/>
                <wp:effectExtent l="13335" t="15875" r="12065" b="17145"/>
                <wp:wrapNone/>
                <wp:docPr id="1188" name="Text Box 5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8200" cy="690880"/>
                        </a:xfrm>
                        <a:prstGeom prst="rect">
                          <a:avLst/>
                        </a:prstGeom>
                        <a:solidFill>
                          <a:schemeClr val="tx2">
                            <a:lumMod val="40000"/>
                            <a:lumOff val="60000"/>
                          </a:schemeClr>
                        </a:solidFill>
                        <a:ln w="19050">
                          <a:solidFill>
                            <a:srgbClr val="000000"/>
                          </a:solidFill>
                          <a:miter lim="800000"/>
                          <a:headEnd/>
                          <a:tailEnd/>
                        </a:ln>
                      </wps:spPr>
                      <wps:txbx>
                        <w:txbxContent>
                          <w:p w14:paraId="41889324" w14:textId="77777777" w:rsidR="00257BB1" w:rsidRPr="00802722" w:rsidRDefault="00257BB1" w:rsidP="001765AB">
                            <w:pPr>
                              <w:rPr>
                                <w:szCs w:val="16"/>
                              </w:rPr>
                            </w:pPr>
                            <w:r>
                              <w:rPr>
                                <w:rFonts w:ascii="Arial" w:hAnsi="Arial" w:cs="Arial"/>
                                <w:sz w:val="16"/>
                                <w:u w:val="single"/>
                              </w:rPr>
                              <w:t>UPC Code</w:t>
                            </w:r>
                            <w:r>
                              <w:rPr>
                                <w:rFonts w:ascii="Arial" w:hAnsi="Arial" w:cs="Arial"/>
                                <w:sz w:val="16"/>
                              </w:rPr>
                              <w:t xml:space="preserve"> – The Universal Product Code (UPC) is</w:t>
                            </w:r>
                            <w:r w:rsidRPr="000E1125">
                              <w:rPr>
                                <w:rFonts w:ascii="Arial" w:hAnsi="Arial" w:cs="Arial"/>
                                <w:sz w:val="16"/>
                              </w:rPr>
                              <w:t xml:space="preserve"> </w:t>
                            </w:r>
                            <w:r>
                              <w:rPr>
                                <w:rFonts w:ascii="Arial" w:hAnsi="Arial" w:cs="Arial"/>
                                <w:sz w:val="16"/>
                              </w:rPr>
                              <w:t xml:space="preserve">the last </w:t>
                            </w:r>
                            <w:r w:rsidRPr="000E1125">
                              <w:rPr>
                                <w:rFonts w:ascii="Arial" w:hAnsi="Arial" w:cs="Arial"/>
                                <w:sz w:val="16"/>
                              </w:rPr>
                              <w:t>5 digits</w:t>
                            </w:r>
                            <w:r>
                              <w:rPr>
                                <w:rFonts w:ascii="Arial" w:hAnsi="Arial" w:cs="Arial"/>
                                <w:sz w:val="16"/>
                              </w:rPr>
                              <w:t xml:space="preserve"> of the full product code.  This is the product in which the c</w:t>
                            </w:r>
                            <w:r w:rsidRPr="000E1125">
                              <w:rPr>
                                <w:rFonts w:ascii="Arial" w:hAnsi="Arial" w:cs="Arial"/>
                                <w:sz w:val="16"/>
                              </w:rPr>
                              <w:t xml:space="preserve">ustomer is stating </w:t>
                            </w:r>
                            <w:r>
                              <w:rPr>
                                <w:rFonts w:ascii="Arial" w:hAnsi="Arial" w:cs="Arial"/>
                                <w:sz w:val="16"/>
                              </w:rPr>
                              <w:t>there are Shortages.</w:t>
                            </w:r>
                          </w:p>
                          <w:p w14:paraId="2F819B5B" w14:textId="77777777" w:rsidR="00257BB1" w:rsidRPr="00356DAF" w:rsidRDefault="00257BB1" w:rsidP="001765AB">
                            <w:pPr>
                              <w:rPr>
                                <w:rFonts w:ascii="Arial" w:hAnsi="Arial" w:cs="Arial"/>
                                <w:sz w:val="16"/>
                              </w:rPr>
                            </w:pPr>
                            <w:r>
                              <w:rPr>
                                <w:rFonts w:ascii="Arial" w:hAnsi="Arial" w:cs="Arial"/>
                                <w:sz w:val="16"/>
                              </w:rPr>
                              <w:t xml:space="preserve">. </w:t>
                            </w:r>
                          </w:p>
                          <w:p w14:paraId="1A31AC48" w14:textId="77777777" w:rsidR="00257BB1" w:rsidRPr="00096239" w:rsidRDefault="00257BB1" w:rsidP="001765AB">
                            <w:pPr>
                              <w:rPr>
                                <w:rFonts w:ascii="Arial" w:hAnsi="Arial" w:cs="Arial"/>
                                <w:sz w:val="16"/>
                                <w:szCs w:val="16"/>
                              </w:rPr>
                            </w:pPr>
                          </w:p>
                          <w:p w14:paraId="7EAAFECC" w14:textId="77777777" w:rsidR="00257BB1" w:rsidRPr="00560871" w:rsidRDefault="00257BB1" w:rsidP="001765AB"/>
                          <w:p w14:paraId="00FDE49B" w14:textId="77777777" w:rsidR="00257BB1" w:rsidRPr="009A0EBA" w:rsidRDefault="00257BB1" w:rsidP="001765AB">
                            <w:pPr>
                              <w:rPr>
                                <w:rFonts w:ascii="Arial" w:hAnsi="Arial" w:cs="Arial"/>
                              </w:rPr>
                            </w:pPr>
                          </w:p>
                          <w:p w14:paraId="2737B19A" w14:textId="77777777" w:rsidR="00257BB1" w:rsidRPr="00AC0817" w:rsidRDefault="00257BB1" w:rsidP="001765AB">
                            <w:pPr>
                              <w:rPr>
                                <w:szCs w:val="18"/>
                              </w:rPr>
                            </w:pPr>
                            <w:r>
                              <w:rPr>
                                <w:rFonts w:ascii="Arial" w:hAnsi="Arial" w:cs="Arial"/>
                                <w:sz w:val="16"/>
                              </w:rPr>
                              <w:t xml:space="preserve"> </w:t>
                            </w:r>
                          </w:p>
                          <w:p w14:paraId="1EA529A1" w14:textId="77777777" w:rsidR="00257BB1" w:rsidRPr="007445E0" w:rsidRDefault="00257BB1" w:rsidP="007445E0">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E08B0D" id="Text Box 531" o:spid="_x0000_s1123" type="#_x0000_t202" style="position:absolute;margin-left:14.25pt;margin-top:234.45pt;width:166pt;height:54.4pt;z-index:2512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" fillcolor="#8db3e2 [1311]" strokeweight="1.5pt">
                <v:textbox>
                  <w:txbxContent>
                    <w:p w14:paraId="41889324" w14:textId="77777777" w:rsidR="00257BB1" w:rsidRPr="00802722" w:rsidRDefault="00257BB1" w:rsidP="001765AB">
                      <w:pPr>
                        <w:rPr>
                          <w:szCs w:val="16"/>
                        </w:rPr>
                      </w:pPr>
                      <w:r>
                        <w:rPr>
                          <w:rFonts w:ascii="Arial" w:hAnsi="Arial" w:cs="Arial"/>
                          <w:sz w:val="16"/>
                          <w:u w:val="single"/>
                        </w:rPr>
                        <w:t>UPC Code</w:t>
                      </w:r>
                      <w:r>
                        <w:rPr>
                          <w:rFonts w:ascii="Arial" w:hAnsi="Arial" w:cs="Arial"/>
                          <w:sz w:val="16"/>
                        </w:rPr>
                        <w:t xml:space="preserve"> – The Universal Product Code (UPC) is</w:t>
                      </w:r>
                      <w:r w:rsidRPr="000E1125">
                        <w:rPr>
                          <w:rFonts w:ascii="Arial" w:hAnsi="Arial" w:cs="Arial"/>
                          <w:sz w:val="16"/>
                        </w:rPr>
                        <w:t xml:space="preserve"> </w:t>
                      </w:r>
                      <w:r>
                        <w:rPr>
                          <w:rFonts w:ascii="Arial" w:hAnsi="Arial" w:cs="Arial"/>
                          <w:sz w:val="16"/>
                        </w:rPr>
                        <w:t xml:space="preserve">the last </w:t>
                      </w:r>
                      <w:r w:rsidRPr="000E1125">
                        <w:rPr>
                          <w:rFonts w:ascii="Arial" w:hAnsi="Arial" w:cs="Arial"/>
                          <w:sz w:val="16"/>
                        </w:rPr>
                        <w:t>5 digits</w:t>
                      </w:r>
                      <w:r>
                        <w:rPr>
                          <w:rFonts w:ascii="Arial" w:hAnsi="Arial" w:cs="Arial"/>
                          <w:sz w:val="16"/>
                        </w:rPr>
                        <w:t xml:space="preserve"> of the full product code.  This is the product in which the c</w:t>
                      </w:r>
                      <w:r w:rsidRPr="000E1125">
                        <w:rPr>
                          <w:rFonts w:ascii="Arial" w:hAnsi="Arial" w:cs="Arial"/>
                          <w:sz w:val="16"/>
                        </w:rPr>
                        <w:t xml:space="preserve">ustomer is stating </w:t>
                      </w:r>
                      <w:r>
                        <w:rPr>
                          <w:rFonts w:ascii="Arial" w:hAnsi="Arial" w:cs="Arial"/>
                          <w:sz w:val="16"/>
                        </w:rPr>
                        <w:t>there are Shortages.</w:t>
                      </w:r>
                    </w:p>
                    <w:p w14:paraId="2F819B5B" w14:textId="77777777" w:rsidR="00257BB1" w:rsidRPr="00356DAF" w:rsidRDefault="00257BB1" w:rsidP="001765AB">
                      <w:pPr>
                        <w:rPr>
                          <w:rFonts w:ascii="Arial" w:hAnsi="Arial" w:cs="Arial"/>
                          <w:sz w:val="16"/>
                        </w:rPr>
                      </w:pPr>
                      <w:r>
                        <w:rPr>
                          <w:rFonts w:ascii="Arial" w:hAnsi="Arial" w:cs="Arial"/>
                          <w:sz w:val="16"/>
                        </w:rPr>
                        <w:t xml:space="preserve">. </w:t>
                      </w:r>
                    </w:p>
                    <w:p w14:paraId="1A31AC48" w14:textId="77777777" w:rsidR="00257BB1" w:rsidRPr="00096239" w:rsidRDefault="00257BB1" w:rsidP="001765AB">
                      <w:pPr>
                        <w:rPr>
                          <w:rFonts w:ascii="Arial" w:hAnsi="Arial" w:cs="Arial"/>
                          <w:sz w:val="16"/>
                          <w:szCs w:val="16"/>
                        </w:rPr>
                      </w:pPr>
                    </w:p>
                    <w:p w14:paraId="7EAAFECC" w14:textId="77777777" w:rsidR="00257BB1" w:rsidRPr="00560871" w:rsidRDefault="00257BB1" w:rsidP="001765AB"/>
                    <w:p w14:paraId="00FDE49B" w14:textId="77777777" w:rsidR="00257BB1" w:rsidRPr="009A0EBA" w:rsidRDefault="00257BB1" w:rsidP="001765AB">
                      <w:pPr>
                        <w:rPr>
                          <w:rFonts w:ascii="Arial" w:hAnsi="Arial" w:cs="Arial"/>
                        </w:rPr>
                      </w:pPr>
                    </w:p>
                    <w:p w14:paraId="2737B19A" w14:textId="77777777" w:rsidR="00257BB1" w:rsidRPr="00AC0817" w:rsidRDefault="00257BB1" w:rsidP="001765AB">
                      <w:pPr>
                        <w:rPr>
                          <w:szCs w:val="18"/>
                        </w:rPr>
                      </w:pPr>
                      <w:r>
                        <w:rPr>
                          <w:rFonts w:ascii="Arial" w:hAnsi="Arial" w:cs="Arial"/>
                          <w:sz w:val="16"/>
                        </w:rPr>
                        <w:t xml:space="preserve"> </w:t>
                      </w:r>
                    </w:p>
                    <w:p w14:paraId="1EA529A1" w14:textId="77777777" w:rsidR="00257BB1" w:rsidRPr="007445E0" w:rsidRDefault="00257BB1" w:rsidP="007445E0">
                      <w:pPr>
                        <w:rPr>
                          <w:szCs w:val="16"/>
                        </w:rPr>
                      </w:pPr>
                    </w:p>
                  </w:txbxContent>
                </v:textbox>
              </v:shape>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510272" behindDoc="0" locked="0" layoutInCell="1" allowOverlap="1" wp14:anchorId="1322C178" wp14:editId="3D401C94">
                <wp:simplePos x="0" y="0"/>
                <wp:positionH relativeFrom="column">
                  <wp:posOffset>991235</wp:posOffset>
                </wp:positionH>
                <wp:positionV relativeFrom="paragraph">
                  <wp:posOffset>413385</wp:posOffset>
                </wp:positionV>
                <wp:extent cx="0" cy="234950"/>
                <wp:effectExtent l="57785" t="22860" r="56515" b="8890"/>
                <wp:wrapNone/>
                <wp:docPr id="1200" name="AutoShape 1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95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0F972A" id="AutoShape 1122" o:spid="_x0000_s1026" type="#_x0000_t32" style="position:absolute;margin-left:78.05pt;margin-top:32.55pt;width:0;height:18.5pt;flip:y;z-index:2515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" strokeweight="1pt">
                <v:stroke endarrow="block"/>
                <v:shadow color="#868686"/>
              </v:shape>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1511296" behindDoc="0" locked="0" layoutInCell="1" allowOverlap="1" wp14:anchorId="30B942EE" wp14:editId="70AB182F">
                <wp:simplePos x="0" y="0"/>
                <wp:positionH relativeFrom="column">
                  <wp:posOffset>561975</wp:posOffset>
                </wp:positionH>
                <wp:positionV relativeFrom="paragraph">
                  <wp:posOffset>624205</wp:posOffset>
                </wp:positionV>
                <wp:extent cx="970915" cy="169545"/>
                <wp:effectExtent l="9525" t="14605" r="10160" b="15875"/>
                <wp:wrapNone/>
                <wp:docPr id="1199" name="Rectangle 1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0915" cy="169545"/>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1B1C6B" id="Rectangle 1123" o:spid="_x0000_s1026" style="position:absolute;margin-left:44.25pt;margin-top:49.15pt;width:76.45pt;height:13.35pt;z-index:2515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" filled="f" strokecolor="red" strokeweight="1.25pt">
                <v:shadow color="#868686"/>
              </v:rect>
            </w:pict>
          </mc:Fallback>
        </mc:AlternateContent>
      </w:r>
      <w:r w:rsidR="001765AB" w:rsidRPr="00FB3017">
        <w:rPr>
          <w:rFonts w:ascii="Arial" w:hAnsi="Arial" w:cs="Arial"/>
          <w:bCs/>
          <w:sz w:val="22"/>
          <w:szCs w:val="22"/>
        </w:rPr>
        <w:tab/>
      </w:r>
      <w:r w:rsidR="0053763A">
        <w:rPr>
          <w:noProof/>
        </w:rPr>
        <w:drawing>
          <wp:inline distT="0" distB="0" distL="0" distR="0" wp14:anchorId="33AEE126" wp14:editId="1958C5E2">
            <wp:extent cx="6600825" cy="4731489"/>
            <wp:effectExtent l="19050" t="19050" r="9525" b="12065"/>
            <wp:docPr id="1480" name="Picture 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604388" cy="4734043"/>
                    </a:xfrm>
                    <a:prstGeom prst="rect">
                      <a:avLst/>
                    </a:prstGeom>
                    <a:ln w="12700">
                      <a:solidFill>
                        <a:srgbClr val="000000"/>
                      </a:solidFill>
                    </a:ln>
                  </pic:spPr>
                </pic:pic>
              </a:graphicData>
            </a:graphic>
          </wp:inline>
        </w:drawing>
      </w:r>
    </w:p>
    <w:p w14:paraId="314412F7" w14:textId="0FCBFCB0" w:rsidR="00445742" w:rsidRPr="00FB3017" w:rsidRDefault="00445742" w:rsidP="00D654F1">
      <w:pPr>
        <w:pStyle w:val="ListParagraph"/>
        <w:ind w:left="0"/>
        <w:rPr>
          <w:rFonts w:ascii="Arial" w:hAnsi="Arial" w:cs="Arial"/>
          <w:bCs/>
          <w:sz w:val="22"/>
          <w:szCs w:val="22"/>
        </w:rPr>
      </w:pPr>
    </w:p>
    <w:p w14:paraId="1B9869D2" w14:textId="011E8F48" w:rsidR="00445742" w:rsidRPr="00FB3017" w:rsidRDefault="00445742" w:rsidP="00D654F1">
      <w:pPr>
        <w:pStyle w:val="ListParagraph"/>
        <w:ind w:left="0"/>
        <w:rPr>
          <w:rFonts w:ascii="Arial" w:hAnsi="Arial" w:cs="Arial"/>
          <w:bCs/>
          <w:sz w:val="22"/>
          <w:szCs w:val="22"/>
        </w:rPr>
      </w:pPr>
    </w:p>
    <w:p w14:paraId="412059D5" w14:textId="5FC127FF" w:rsidR="0042693E" w:rsidRPr="00FB3017" w:rsidRDefault="0042693E" w:rsidP="007704B2">
      <w:pPr>
        <w:jc w:val="both"/>
        <w:rPr>
          <w:rFonts w:ascii="Arial" w:hAnsi="Arial" w:cs="Arial"/>
          <w:noProof/>
          <w:lang w:val="en-US"/>
        </w:rPr>
      </w:pPr>
    </w:p>
    <w:p w14:paraId="1123113B" w14:textId="430B7069" w:rsidR="00445742" w:rsidRPr="00FB3017" w:rsidRDefault="00445742" w:rsidP="00D654F1">
      <w:pPr>
        <w:pStyle w:val="ListParagraph"/>
        <w:ind w:left="0"/>
        <w:rPr>
          <w:rFonts w:ascii="Arial" w:hAnsi="Arial" w:cs="Arial"/>
          <w:bCs/>
          <w:sz w:val="22"/>
          <w:szCs w:val="22"/>
        </w:rPr>
      </w:pPr>
    </w:p>
    <w:p w14:paraId="0958B78A" w14:textId="0CE09360" w:rsidR="00445742" w:rsidRPr="00FB3017" w:rsidRDefault="00445742" w:rsidP="00D654F1">
      <w:pPr>
        <w:pStyle w:val="ListParagraph"/>
        <w:ind w:left="0"/>
        <w:rPr>
          <w:rFonts w:ascii="Arial" w:hAnsi="Arial" w:cs="Arial"/>
          <w:bCs/>
          <w:sz w:val="22"/>
          <w:szCs w:val="22"/>
        </w:rPr>
      </w:pPr>
    </w:p>
    <w:p w14:paraId="2B85D7F7" w14:textId="77777777" w:rsidR="00445742" w:rsidRPr="00FB3017" w:rsidRDefault="00445742" w:rsidP="00D654F1">
      <w:pPr>
        <w:pStyle w:val="ListParagraph"/>
        <w:ind w:left="0"/>
        <w:rPr>
          <w:rFonts w:ascii="Arial" w:hAnsi="Arial" w:cs="Arial"/>
          <w:bCs/>
          <w:sz w:val="22"/>
          <w:szCs w:val="22"/>
        </w:rPr>
      </w:pPr>
    </w:p>
    <w:p w14:paraId="48BAE65D" w14:textId="77777777" w:rsidR="00445742" w:rsidRPr="00FB3017" w:rsidRDefault="00445742" w:rsidP="00D654F1">
      <w:pPr>
        <w:pStyle w:val="ListParagraph"/>
        <w:ind w:left="0"/>
        <w:rPr>
          <w:rFonts w:ascii="Arial" w:hAnsi="Arial" w:cs="Arial"/>
          <w:bCs/>
          <w:sz w:val="22"/>
          <w:szCs w:val="22"/>
        </w:rPr>
      </w:pPr>
    </w:p>
    <w:p w14:paraId="45244A23" w14:textId="77777777" w:rsidR="00445742" w:rsidRPr="00FB3017" w:rsidRDefault="00445742" w:rsidP="00D654F1">
      <w:pPr>
        <w:pStyle w:val="ListParagraph"/>
        <w:ind w:left="0"/>
        <w:rPr>
          <w:rFonts w:ascii="Arial" w:hAnsi="Arial" w:cs="Arial"/>
          <w:bCs/>
          <w:sz w:val="22"/>
          <w:szCs w:val="22"/>
        </w:rPr>
      </w:pPr>
    </w:p>
    <w:p w14:paraId="1C3CFE14" w14:textId="77777777" w:rsidR="00445742" w:rsidRPr="00FB3017" w:rsidRDefault="00445742" w:rsidP="00D654F1">
      <w:pPr>
        <w:pStyle w:val="ListParagraph"/>
        <w:ind w:left="0"/>
        <w:rPr>
          <w:rFonts w:ascii="Arial" w:hAnsi="Arial" w:cs="Arial"/>
          <w:bCs/>
          <w:sz w:val="22"/>
          <w:szCs w:val="22"/>
        </w:rPr>
      </w:pPr>
    </w:p>
    <w:p w14:paraId="6AEC052D" w14:textId="77777777" w:rsidR="00445742" w:rsidRPr="00FB3017" w:rsidRDefault="00445742" w:rsidP="00D654F1">
      <w:pPr>
        <w:pStyle w:val="ListParagraph"/>
        <w:ind w:left="0"/>
        <w:rPr>
          <w:rFonts w:ascii="Arial" w:hAnsi="Arial" w:cs="Arial"/>
          <w:bCs/>
          <w:sz w:val="22"/>
          <w:szCs w:val="22"/>
        </w:rPr>
      </w:pPr>
    </w:p>
    <w:p w14:paraId="7B8F8D39" w14:textId="1DC1F3C2" w:rsidR="00445742" w:rsidRDefault="00445742" w:rsidP="00D654F1">
      <w:pPr>
        <w:pStyle w:val="ListParagraph"/>
        <w:ind w:left="0"/>
        <w:rPr>
          <w:rFonts w:ascii="Arial" w:hAnsi="Arial" w:cs="Arial"/>
          <w:bCs/>
          <w:sz w:val="22"/>
          <w:szCs w:val="22"/>
        </w:rPr>
      </w:pPr>
    </w:p>
    <w:p w14:paraId="34B11B0A" w14:textId="77777777" w:rsidR="00BC58C0" w:rsidRPr="00FB3017" w:rsidRDefault="00BC58C0" w:rsidP="00D654F1">
      <w:pPr>
        <w:pStyle w:val="ListParagraph"/>
        <w:ind w:left="0"/>
        <w:rPr>
          <w:rFonts w:ascii="Arial" w:hAnsi="Arial" w:cs="Arial"/>
          <w:bCs/>
          <w:sz w:val="22"/>
          <w:szCs w:val="22"/>
        </w:rPr>
      </w:pPr>
    </w:p>
    <w:p w14:paraId="4D29C9E7" w14:textId="77777777" w:rsidR="00445742" w:rsidRPr="00FB3017" w:rsidRDefault="00445742" w:rsidP="00D654F1">
      <w:pPr>
        <w:pStyle w:val="ListParagraph"/>
        <w:ind w:left="0"/>
        <w:rPr>
          <w:rFonts w:ascii="Arial" w:hAnsi="Arial" w:cs="Arial"/>
          <w:bCs/>
          <w:sz w:val="22"/>
          <w:szCs w:val="22"/>
        </w:rPr>
      </w:pPr>
    </w:p>
    <w:p w14:paraId="5733890B" w14:textId="77777777" w:rsidR="00445742" w:rsidRPr="00FB3017" w:rsidRDefault="00445742" w:rsidP="00D654F1">
      <w:pPr>
        <w:pStyle w:val="ListParagraph"/>
        <w:ind w:left="0"/>
        <w:rPr>
          <w:rFonts w:ascii="Arial" w:hAnsi="Arial" w:cs="Arial"/>
          <w:bCs/>
          <w:sz w:val="22"/>
          <w:szCs w:val="22"/>
        </w:rPr>
      </w:pPr>
    </w:p>
    <w:p w14:paraId="237B4022" w14:textId="5F035432" w:rsidR="00BC58C0" w:rsidRPr="00FB3017" w:rsidRDefault="00BC58C0" w:rsidP="00BC58C0">
      <w:pPr>
        <w:jc w:val="both"/>
        <w:rPr>
          <w:rFonts w:ascii="Arial" w:hAnsi="Arial" w:cs="Arial"/>
          <w:noProof/>
          <w:lang w:val="en-US"/>
        </w:rPr>
      </w:pPr>
      <w:r w:rsidRPr="00FB3017">
        <w:rPr>
          <w:rFonts w:ascii="Arial" w:hAnsi="Arial" w:cs="Arial"/>
          <w:b/>
          <w:noProof/>
          <w:lang w:val="en-US"/>
        </w:rPr>
        <w:lastRenderedPageBreak/>
        <w:t xml:space="preserve">8.1     Customer Invoice for Shortage, Example </w:t>
      </w:r>
      <w:r>
        <w:rPr>
          <w:rFonts w:ascii="Arial" w:hAnsi="Arial" w:cs="Arial"/>
          <w:b/>
          <w:noProof/>
          <w:lang w:val="en-US"/>
        </w:rPr>
        <w:t>2</w:t>
      </w:r>
      <w:r w:rsidRPr="00FB3017">
        <w:rPr>
          <w:rFonts w:ascii="Arial" w:hAnsi="Arial" w:cs="Arial"/>
          <w:noProof/>
          <w:lang w:val="en-US"/>
        </w:rPr>
        <w:t xml:space="preserve">: </w:t>
      </w:r>
    </w:p>
    <w:p w14:paraId="4A582CB8" w14:textId="77777777" w:rsidR="00BC58C0" w:rsidRPr="00FB3017" w:rsidRDefault="00BC58C0" w:rsidP="00BC58C0">
      <w:pPr>
        <w:jc w:val="both"/>
        <w:rPr>
          <w:del w:id="293" w:author="Whitney Eiss" w:date="2017-10-16T11:36:00Z"/>
          <w:rFonts w:ascii="Arial" w:hAnsi="Arial" w:cs="Arial"/>
          <w:noProof/>
          <w:lang w:val="en-US"/>
        </w:rPr>
      </w:pPr>
      <w:del w:id="294" w:author="Whitney Eiss" w:date="2017-10-16T11:36:00Z">
        <w:r w:rsidRPr="00FB3017">
          <w:rPr>
            <w:rFonts w:ascii="Arial" w:hAnsi="Arial" w:cs="Arial"/>
            <w:noProof/>
            <w:sz w:val="22"/>
            <w:szCs w:val="22"/>
            <w:lang w:val="en-US"/>
          </w:rPr>
          <mc:AlternateContent>
            <mc:Choice Requires="wps">
              <w:drawing>
                <wp:anchor distT="0" distB="0" distL="114300" distR="114300" simplePos="0" relativeHeight="252187136" behindDoc="0" locked="0" layoutInCell="1" allowOverlap="1" wp14:anchorId="479CF054" wp14:editId="6ABC9FC1">
                  <wp:simplePos x="0" y="0"/>
                  <wp:positionH relativeFrom="column">
                    <wp:posOffset>348615</wp:posOffset>
                  </wp:positionH>
                  <wp:positionV relativeFrom="paragraph">
                    <wp:posOffset>85725</wp:posOffset>
                  </wp:positionV>
                  <wp:extent cx="2612390" cy="679450"/>
                  <wp:effectExtent l="15240" t="9525" r="10795" b="15875"/>
                  <wp:wrapNone/>
                  <wp:docPr id="1482" name="Text Box 1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390" cy="679450"/>
                          </a:xfrm>
                          <a:prstGeom prst="rect">
                            <a:avLst/>
                          </a:prstGeom>
                          <a:solidFill>
                            <a:schemeClr val="tx2">
                              <a:lumMod val="40000"/>
                              <a:lumOff val="60000"/>
                            </a:schemeClr>
                          </a:solidFill>
                          <a:ln w="19050">
                            <a:solidFill>
                              <a:srgbClr val="000000"/>
                            </a:solidFill>
                            <a:miter lim="800000"/>
                            <a:headEnd/>
                            <a:tailEnd/>
                          </a:ln>
                        </wps:spPr>
                        <wps:txbx>
                          <w:txbxContent>
                            <w:p w14:paraId="6D4F0033" w14:textId="77777777" w:rsidR="00257BB1" w:rsidRDefault="00257BB1" w:rsidP="00BC58C0">
                              <w:pPr>
                                <w:rPr>
                                  <w:del w:id="295" w:author="Whitney Eiss" w:date="2017-10-16T11:36:00Z"/>
                                  <w:rFonts w:ascii="Arial" w:hAnsi="Arial" w:cs="Arial"/>
                                  <w:sz w:val="16"/>
                                  <w:szCs w:val="16"/>
                                </w:rPr>
                              </w:pPr>
                              <w:del w:id="296" w:author="Whitney Eiss" w:date="2017-10-16T11:36:00Z">
                                <w:r>
                                  <w:rPr>
                                    <w:rFonts w:ascii="Arial" w:hAnsi="Arial" w:cs="Arial"/>
                                    <w:sz w:val="16"/>
                                    <w:szCs w:val="16"/>
                                    <w:u w:val="single"/>
                                  </w:rPr>
                                  <w:delText>Invoice #</w:delText>
                                </w:r>
                                <w:r w:rsidRPr="000862F3">
                                  <w:rPr>
                                    <w:rFonts w:ascii="Arial" w:hAnsi="Arial" w:cs="Arial"/>
                                    <w:sz w:val="16"/>
                                    <w:szCs w:val="16"/>
                                  </w:rPr>
                                  <w:delText>: Used to search for the customer invoice in SHARP.</w:delText>
                                </w:r>
                                <w:r>
                                  <w:rPr>
                                    <w:rFonts w:ascii="Arial" w:hAnsi="Arial" w:cs="Arial"/>
                                    <w:sz w:val="16"/>
                                    <w:szCs w:val="16"/>
                                  </w:rPr>
                                  <w:delText xml:space="preserve">  Drop the “A” when searching.</w:delText>
                                </w:r>
                              </w:del>
                            </w:p>
                            <w:p w14:paraId="0AC78663" w14:textId="77777777" w:rsidR="00257BB1" w:rsidRPr="00417BD8" w:rsidRDefault="00257BB1" w:rsidP="00BC58C0">
                              <w:pPr>
                                <w:rPr>
                                  <w:del w:id="297" w:author="Whitney Eiss" w:date="2017-10-16T11:36:00Z"/>
                                  <w:rFonts w:ascii="Arial" w:hAnsi="Arial" w:cs="Arial"/>
                                  <w:sz w:val="16"/>
                                  <w:szCs w:val="16"/>
                                </w:rPr>
                              </w:pPr>
                              <w:del w:id="298" w:author="Whitney Eiss" w:date="2017-10-16T11:36:00Z">
                                <w:r>
                                  <w:rPr>
                                    <w:rFonts w:ascii="Arial" w:hAnsi="Arial" w:cs="Arial"/>
                                    <w:sz w:val="16"/>
                                    <w:szCs w:val="16"/>
                                  </w:rPr>
                                  <w:delText>Use this invoice number to search for the Client Order Invoice within SHARP.</w:delText>
                                </w:r>
                              </w:del>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9CF054" id="_x0000_s1124" type="#_x0000_t202" style="position:absolute;left:0;text-align:left;margin-left:27.45pt;margin-top:6.75pt;width:205.7pt;height:53.5pt;z-index:25218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" fillcolor="#8db3e2 [1311]" strokeweight="1.5pt">
                  <v:textbox>
                    <w:txbxContent>
                      <w:p w14:paraId="6D4F0033" w14:textId="77777777" w:rsidR="00257BB1" w:rsidRDefault="00257BB1" w:rsidP="00BC58C0">
                        <w:pPr>
                          <w:rPr>
                            <w:del w:id="299" w:author="Whitney Eiss" w:date="2017-10-16T11:36:00Z"/>
                            <w:rFonts w:ascii="Arial" w:hAnsi="Arial" w:cs="Arial"/>
                            <w:sz w:val="16"/>
                            <w:szCs w:val="16"/>
                          </w:rPr>
                        </w:pPr>
                        <w:del w:id="300" w:author="Whitney Eiss" w:date="2017-10-16T11:36:00Z">
                          <w:r>
                            <w:rPr>
                              <w:rFonts w:ascii="Arial" w:hAnsi="Arial" w:cs="Arial"/>
                              <w:sz w:val="16"/>
                              <w:szCs w:val="16"/>
                              <w:u w:val="single"/>
                            </w:rPr>
                            <w:delText>Invoice #</w:delText>
                          </w:r>
                          <w:r w:rsidRPr="000862F3">
                            <w:rPr>
                              <w:rFonts w:ascii="Arial" w:hAnsi="Arial" w:cs="Arial"/>
                              <w:sz w:val="16"/>
                              <w:szCs w:val="16"/>
                            </w:rPr>
                            <w:delText>: Used to search for the customer invoice in SHARP.</w:delText>
                          </w:r>
                          <w:r>
                            <w:rPr>
                              <w:rFonts w:ascii="Arial" w:hAnsi="Arial" w:cs="Arial"/>
                              <w:sz w:val="16"/>
                              <w:szCs w:val="16"/>
                            </w:rPr>
                            <w:delText xml:space="preserve">  Drop the “A” when searching.</w:delText>
                          </w:r>
                        </w:del>
                      </w:p>
                      <w:p w14:paraId="0AC78663" w14:textId="77777777" w:rsidR="00257BB1" w:rsidRPr="00417BD8" w:rsidRDefault="00257BB1" w:rsidP="00BC58C0">
                        <w:pPr>
                          <w:rPr>
                            <w:del w:id="301" w:author="Whitney Eiss" w:date="2017-10-16T11:36:00Z"/>
                            <w:rFonts w:ascii="Arial" w:hAnsi="Arial" w:cs="Arial"/>
                            <w:sz w:val="16"/>
                            <w:szCs w:val="16"/>
                          </w:rPr>
                        </w:pPr>
                        <w:del w:id="302" w:author="Whitney Eiss" w:date="2017-10-16T11:36:00Z">
                          <w:r>
                            <w:rPr>
                              <w:rFonts w:ascii="Arial" w:hAnsi="Arial" w:cs="Arial"/>
                              <w:sz w:val="16"/>
                              <w:szCs w:val="16"/>
                            </w:rPr>
                            <w:delText>Use this invoice number to search for the Client Order Invoice within SHARP.</w:delText>
                          </w:r>
                        </w:del>
                      </w:p>
                    </w:txbxContent>
                  </v:textbox>
                </v:shape>
              </w:pict>
            </mc:Fallback>
          </mc:AlternateContent>
        </w:r>
      </w:del>
    </w:p>
    <w:p w14:paraId="33B87CEA" w14:textId="77777777" w:rsidR="00BC58C0" w:rsidRPr="00FB3017" w:rsidRDefault="00BC58C0" w:rsidP="00BC58C0">
      <w:pPr>
        <w:jc w:val="both"/>
        <w:rPr>
          <w:ins w:id="303" w:author="Whitney Eiss" w:date="2017-10-16T11:36:00Z"/>
          <w:rFonts w:ascii="Arial" w:hAnsi="Arial" w:cs="Arial"/>
          <w:noProof/>
          <w:lang w:val="en-US"/>
        </w:rPr>
      </w:pPr>
    </w:p>
    <w:p w14:paraId="6F1D5AF0" w14:textId="77777777" w:rsidR="00445742" w:rsidRPr="00BC58C0" w:rsidRDefault="00445742" w:rsidP="00D654F1">
      <w:pPr>
        <w:pStyle w:val="ListParagraph"/>
        <w:ind w:left="0"/>
        <w:rPr>
          <w:rFonts w:ascii="Arial" w:hAnsi="Arial" w:cs="Arial"/>
          <w:bCs/>
          <w:sz w:val="22"/>
          <w:szCs w:val="22"/>
          <w:lang w:val="en-US"/>
        </w:rPr>
      </w:pPr>
    </w:p>
    <w:p w14:paraId="54369143" w14:textId="37B43746" w:rsidR="00445742" w:rsidRPr="00FB3017" w:rsidRDefault="00BC58C0" w:rsidP="00D654F1">
      <w:pPr>
        <w:pStyle w:val="ListParagraph"/>
        <w:ind w:left="0"/>
        <w:rPr>
          <w:rFonts w:ascii="Arial" w:hAnsi="Arial" w:cs="Arial"/>
          <w:bCs/>
          <w:sz w:val="22"/>
          <w:szCs w:val="22"/>
        </w:rPr>
      </w:pPr>
      <w:r w:rsidRPr="00FB3017">
        <w:rPr>
          <w:rFonts w:ascii="Arial" w:hAnsi="Arial" w:cs="Arial"/>
          <w:noProof/>
          <w:sz w:val="22"/>
          <w:szCs w:val="22"/>
          <w:lang w:val="en-US"/>
        </w:rPr>
        <mc:AlternateContent>
          <mc:Choice Requires="wps">
            <w:drawing>
              <wp:anchor distT="0" distB="0" distL="114300" distR="114300" simplePos="0" relativeHeight="252189184" behindDoc="0" locked="0" layoutInCell="1" allowOverlap="1" wp14:anchorId="17B9454F" wp14:editId="11FFB12F">
                <wp:simplePos x="0" y="0"/>
                <wp:positionH relativeFrom="column">
                  <wp:posOffset>3241483</wp:posOffset>
                </wp:positionH>
                <wp:positionV relativeFrom="paragraph">
                  <wp:posOffset>1625319</wp:posOffset>
                </wp:positionV>
                <wp:extent cx="871737" cy="414670"/>
                <wp:effectExtent l="0" t="0" r="24130" b="23495"/>
                <wp:wrapNone/>
                <wp:docPr id="1483" name="Rectangle 5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1737" cy="41467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431627" id="Rectangle 529" o:spid="_x0000_s1026" style="position:absolute;margin-left:255.25pt;margin-top:128pt;width:68.65pt;height:32.65pt;z-index:25218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" filled="f" strokecolor="red" strokeweight="1.25pt">
                <v:shadow color="#868686"/>
              </v:rect>
            </w:pict>
          </mc:Fallback>
        </mc:AlternateContent>
      </w:r>
      <w:r>
        <w:rPr>
          <w:noProof/>
        </w:rPr>
        <w:drawing>
          <wp:inline distT="0" distB="0" distL="0" distR="0" wp14:anchorId="7AB56D3B" wp14:editId="38E6B1C0">
            <wp:extent cx="6831965" cy="4650740"/>
            <wp:effectExtent l="19050" t="19050" r="26035" b="16510"/>
            <wp:docPr id="1481" name="Picture 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831965" cy="4650740"/>
                    </a:xfrm>
                    <a:prstGeom prst="rect">
                      <a:avLst/>
                    </a:prstGeom>
                    <a:ln w="12700">
                      <a:solidFill>
                        <a:srgbClr val="000000"/>
                      </a:solidFill>
                    </a:ln>
                  </pic:spPr>
                </pic:pic>
              </a:graphicData>
            </a:graphic>
          </wp:inline>
        </w:drawing>
      </w:r>
    </w:p>
    <w:p w14:paraId="4C6F9CB8" w14:textId="77777777" w:rsidR="00F54C08" w:rsidRPr="00FB3017" w:rsidRDefault="00F54C08">
      <w:pPr>
        <w:overflowPunct/>
        <w:autoSpaceDE/>
        <w:autoSpaceDN/>
        <w:adjustRightInd/>
        <w:textAlignment w:val="auto"/>
        <w:rPr>
          <w:rFonts w:ascii="Arial" w:hAnsi="Arial" w:cs="Arial"/>
          <w:b/>
          <w:sz w:val="22"/>
          <w:szCs w:val="22"/>
          <w:lang w:val="en-GB"/>
        </w:rPr>
      </w:pPr>
      <w:r w:rsidRPr="00FB3017">
        <w:rPr>
          <w:rFonts w:ascii="Arial" w:hAnsi="Arial" w:cs="Arial"/>
          <w:b/>
          <w:sz w:val="22"/>
          <w:szCs w:val="22"/>
          <w:lang w:val="en-GB"/>
        </w:rPr>
        <w:br w:type="page"/>
      </w:r>
    </w:p>
    <w:p w14:paraId="70DC0F77" w14:textId="77777777" w:rsidR="00445742" w:rsidRPr="00FB3017" w:rsidRDefault="00445742" w:rsidP="00445742">
      <w:pPr>
        <w:rPr>
          <w:rFonts w:ascii="Arial" w:hAnsi="Arial" w:cs="Arial"/>
          <w:b/>
          <w:sz w:val="22"/>
          <w:szCs w:val="22"/>
          <w:u w:val="single"/>
          <w:lang w:val="en-GB"/>
        </w:rPr>
      </w:pPr>
      <w:r w:rsidRPr="00FB3017">
        <w:rPr>
          <w:rFonts w:ascii="Arial" w:hAnsi="Arial" w:cs="Arial"/>
          <w:b/>
          <w:sz w:val="22"/>
          <w:szCs w:val="22"/>
          <w:lang w:val="en-GB"/>
        </w:rPr>
        <w:lastRenderedPageBreak/>
        <w:t>9.</w:t>
      </w:r>
      <w:r w:rsidR="00FB3017" w:rsidRPr="00FB3017">
        <w:rPr>
          <w:rFonts w:ascii="Arial" w:hAnsi="Arial" w:cs="Arial"/>
          <w:b/>
          <w:sz w:val="22"/>
          <w:szCs w:val="22"/>
          <w:lang w:val="en-GB"/>
        </w:rPr>
        <w:t xml:space="preserve">    </w:t>
      </w:r>
      <w:r w:rsidRPr="00FB3017">
        <w:rPr>
          <w:rFonts w:ascii="Arial" w:hAnsi="Arial" w:cs="Arial"/>
          <w:b/>
          <w:sz w:val="22"/>
          <w:szCs w:val="22"/>
          <w:lang w:val="en-GB"/>
        </w:rPr>
        <w:t xml:space="preserve"> </w:t>
      </w:r>
      <w:bookmarkStart w:id="304" w:name="markdown"/>
      <w:r w:rsidRPr="00FB3017">
        <w:rPr>
          <w:rFonts w:ascii="Arial" w:hAnsi="Arial" w:cs="Arial"/>
          <w:b/>
          <w:sz w:val="22"/>
          <w:szCs w:val="22"/>
          <w:u w:val="single"/>
          <w:lang w:val="en-GB"/>
        </w:rPr>
        <w:t>Deduction Type: Markdowns</w:t>
      </w:r>
      <w:bookmarkEnd w:id="304"/>
    </w:p>
    <w:p w14:paraId="454A3327" w14:textId="77777777" w:rsidR="00445742" w:rsidRPr="00FB3017" w:rsidRDefault="00445742" w:rsidP="00445742">
      <w:pPr>
        <w:rPr>
          <w:rFonts w:ascii="Arial" w:hAnsi="Arial" w:cs="Arial"/>
          <w:b/>
          <w:u w:val="single"/>
          <w:lang w:val="en-GB"/>
        </w:rPr>
      </w:pPr>
    </w:p>
    <w:p w14:paraId="4A9940CD" w14:textId="77777777" w:rsidR="00445742" w:rsidRPr="00FB3017" w:rsidRDefault="00FB3017" w:rsidP="00445742">
      <w:pPr>
        <w:rPr>
          <w:rFonts w:ascii="Arial" w:hAnsi="Arial" w:cs="Arial"/>
        </w:rPr>
      </w:pPr>
      <w:r w:rsidRPr="00FB3017">
        <w:rPr>
          <w:rFonts w:ascii="Arial" w:hAnsi="Arial" w:cs="Arial"/>
        </w:rPr>
        <w:t xml:space="preserve">      </w:t>
      </w:r>
      <w:r w:rsidR="00445742" w:rsidRPr="00FB3017">
        <w:rPr>
          <w:rFonts w:ascii="Arial" w:hAnsi="Arial" w:cs="Arial"/>
        </w:rPr>
        <w:t xml:space="preserve">These are an offer to reduce the shelf price of the product. Usually offered to aid in selling slow moving or </w:t>
      </w:r>
    </w:p>
    <w:p w14:paraId="7457C5F2" w14:textId="77777777" w:rsidR="00445742" w:rsidRPr="00FB3017" w:rsidRDefault="00FB3017" w:rsidP="00445742">
      <w:pPr>
        <w:rPr>
          <w:rFonts w:ascii="Arial" w:hAnsi="Arial" w:cs="Arial"/>
          <w:lang w:val="en-GB"/>
        </w:rPr>
      </w:pPr>
      <w:r w:rsidRPr="00FB3017">
        <w:rPr>
          <w:rFonts w:ascii="Arial" w:hAnsi="Arial" w:cs="Arial"/>
        </w:rPr>
        <w:t xml:space="preserve">      </w:t>
      </w:r>
      <w:r w:rsidR="0011149B" w:rsidRPr="00FB3017">
        <w:rPr>
          <w:rFonts w:ascii="Arial" w:hAnsi="Arial" w:cs="Arial"/>
        </w:rPr>
        <w:t>discontinued</w:t>
      </w:r>
      <w:r w:rsidR="00445742" w:rsidRPr="00FB3017">
        <w:rPr>
          <w:rFonts w:ascii="Arial" w:hAnsi="Arial" w:cs="Arial"/>
        </w:rPr>
        <w:t xml:space="preserve"> items.</w:t>
      </w:r>
    </w:p>
    <w:p w14:paraId="6651CE12" w14:textId="77777777" w:rsidR="00445742" w:rsidRPr="00FB3017" w:rsidRDefault="00445742" w:rsidP="00445742">
      <w:pPr>
        <w:rPr>
          <w:rFonts w:ascii="Arial" w:hAnsi="Arial" w:cs="Arial"/>
          <w:lang w:val="en-GB"/>
        </w:rPr>
      </w:pPr>
    </w:p>
    <w:p w14:paraId="6B5B7DCD" w14:textId="77777777" w:rsidR="00445742" w:rsidRPr="00FB3017" w:rsidRDefault="00E87A8B" w:rsidP="00445742">
      <w:pPr>
        <w:rPr>
          <w:rFonts w:ascii="Arial" w:hAnsi="Arial" w:cs="Arial"/>
          <w:b/>
          <w:lang w:val="en-GB"/>
        </w:rPr>
      </w:pPr>
      <w:r w:rsidRPr="00FB3017">
        <w:rPr>
          <w:rFonts w:ascii="Arial" w:hAnsi="Arial" w:cs="Arial"/>
          <w:b/>
          <w:lang w:val="en-GB"/>
        </w:rPr>
        <w:tab/>
      </w:r>
      <w:r w:rsidRPr="00FB3017">
        <w:rPr>
          <w:rFonts w:ascii="Arial" w:hAnsi="Arial" w:cs="Arial"/>
        </w:rPr>
        <w:object w:dxaOrig="19100" w:dyaOrig="7175" w14:anchorId="0DD411BC">
          <v:shape id="_x0000_i1038" type="#_x0000_t75" style="width:482.25pt;height:3in" o:ole="">
            <v:imagedata r:id="rId97" o:title=""/>
          </v:shape>
          <o:OLEObject Type="Embed" ProgID="Visio.Drawing.11" ShapeID="_x0000_i1038" DrawAspect="Content" ObjectID="_1845519985" r:id="rId98"/>
        </w:object>
      </w:r>
    </w:p>
    <w:p w14:paraId="2FF60594" w14:textId="77777777" w:rsidR="006D3B28" w:rsidRPr="00FB3017" w:rsidRDefault="006D3B28" w:rsidP="00445742">
      <w:pPr>
        <w:rPr>
          <w:rFonts w:ascii="Arial" w:hAnsi="Arial" w:cs="Arial"/>
          <w:b/>
          <w:lang w:val="en-GB"/>
        </w:rPr>
      </w:pPr>
    </w:p>
    <w:p w14:paraId="0C40CC05" w14:textId="77777777" w:rsidR="00E87A8B" w:rsidRPr="00FB3017" w:rsidRDefault="00E87A8B" w:rsidP="00445742">
      <w:pPr>
        <w:rPr>
          <w:rFonts w:ascii="Arial" w:hAnsi="Arial" w:cs="Arial"/>
          <w:b/>
          <w:lang w:val="en-GB"/>
        </w:rPr>
      </w:pPr>
    </w:p>
    <w:p w14:paraId="2CDF99B5" w14:textId="77777777" w:rsidR="00E87A8B" w:rsidRPr="00FB3017" w:rsidRDefault="00E87A8B" w:rsidP="00445742">
      <w:pPr>
        <w:rPr>
          <w:rFonts w:ascii="Arial" w:hAnsi="Arial" w:cs="Arial"/>
          <w:b/>
          <w:lang w:val="en-GB"/>
        </w:rPr>
      </w:pPr>
    </w:p>
    <w:p w14:paraId="19188FF2" w14:textId="77777777" w:rsidR="00E87A8B" w:rsidRPr="00FB3017" w:rsidRDefault="00E87A8B" w:rsidP="00445742">
      <w:pPr>
        <w:rPr>
          <w:rFonts w:ascii="Arial" w:hAnsi="Arial" w:cs="Arial"/>
          <w:b/>
          <w:lang w:val="en-GB"/>
        </w:rPr>
      </w:pPr>
    </w:p>
    <w:p w14:paraId="5E56EC90" w14:textId="77777777" w:rsidR="00E87A8B" w:rsidRPr="00FB3017" w:rsidRDefault="00E87A8B" w:rsidP="00445742">
      <w:pPr>
        <w:rPr>
          <w:rFonts w:ascii="Arial" w:hAnsi="Arial" w:cs="Arial"/>
          <w:b/>
          <w:lang w:val="en-GB"/>
        </w:rPr>
      </w:pPr>
    </w:p>
    <w:p w14:paraId="47BE2C40" w14:textId="77777777" w:rsidR="00E87A8B" w:rsidRPr="00FB3017" w:rsidRDefault="00E87A8B" w:rsidP="00445742">
      <w:pPr>
        <w:rPr>
          <w:rFonts w:ascii="Arial" w:hAnsi="Arial" w:cs="Arial"/>
          <w:b/>
          <w:lang w:val="en-GB"/>
        </w:rPr>
      </w:pPr>
    </w:p>
    <w:p w14:paraId="65B46837" w14:textId="77777777" w:rsidR="00E87A8B" w:rsidRPr="00FB3017" w:rsidRDefault="00E87A8B" w:rsidP="00445742">
      <w:pPr>
        <w:rPr>
          <w:rFonts w:ascii="Arial" w:hAnsi="Arial" w:cs="Arial"/>
          <w:b/>
          <w:lang w:val="en-GB"/>
        </w:rPr>
      </w:pPr>
    </w:p>
    <w:p w14:paraId="550F056F" w14:textId="77777777" w:rsidR="00E87A8B" w:rsidRPr="00FB3017" w:rsidRDefault="00E87A8B" w:rsidP="00445742">
      <w:pPr>
        <w:rPr>
          <w:rFonts w:ascii="Arial" w:hAnsi="Arial" w:cs="Arial"/>
          <w:b/>
          <w:lang w:val="en-GB"/>
        </w:rPr>
      </w:pPr>
    </w:p>
    <w:p w14:paraId="3C504C0A" w14:textId="77777777" w:rsidR="00E87A8B" w:rsidRPr="00FB3017" w:rsidRDefault="00E87A8B" w:rsidP="00445742">
      <w:pPr>
        <w:rPr>
          <w:rFonts w:ascii="Arial" w:hAnsi="Arial" w:cs="Arial"/>
          <w:b/>
          <w:lang w:val="en-GB"/>
        </w:rPr>
      </w:pPr>
    </w:p>
    <w:p w14:paraId="6F81F7DE" w14:textId="77777777" w:rsidR="00E87A8B" w:rsidRPr="00FB3017" w:rsidRDefault="00E87A8B" w:rsidP="00445742">
      <w:pPr>
        <w:rPr>
          <w:rFonts w:ascii="Arial" w:hAnsi="Arial" w:cs="Arial"/>
          <w:b/>
          <w:lang w:val="en-GB"/>
        </w:rPr>
      </w:pPr>
    </w:p>
    <w:p w14:paraId="680EF07D" w14:textId="77777777" w:rsidR="00E87A8B" w:rsidRPr="00FB3017" w:rsidRDefault="00E87A8B" w:rsidP="00445742">
      <w:pPr>
        <w:rPr>
          <w:rFonts w:ascii="Arial" w:hAnsi="Arial" w:cs="Arial"/>
          <w:b/>
          <w:lang w:val="en-GB"/>
        </w:rPr>
      </w:pPr>
    </w:p>
    <w:p w14:paraId="202CDA88" w14:textId="77777777" w:rsidR="00E87A8B" w:rsidRPr="00FB3017" w:rsidRDefault="00E87A8B" w:rsidP="00445742">
      <w:pPr>
        <w:rPr>
          <w:rFonts w:ascii="Arial" w:hAnsi="Arial" w:cs="Arial"/>
          <w:b/>
          <w:lang w:val="en-GB"/>
        </w:rPr>
      </w:pPr>
    </w:p>
    <w:p w14:paraId="73C85531" w14:textId="77777777" w:rsidR="00E87A8B" w:rsidRPr="00FB3017" w:rsidRDefault="00E87A8B" w:rsidP="00445742">
      <w:pPr>
        <w:rPr>
          <w:rFonts w:ascii="Arial" w:hAnsi="Arial" w:cs="Arial"/>
          <w:b/>
          <w:lang w:val="en-GB"/>
        </w:rPr>
      </w:pPr>
    </w:p>
    <w:p w14:paraId="67792512" w14:textId="77777777" w:rsidR="00E87A8B" w:rsidRPr="00FB3017" w:rsidRDefault="00E87A8B" w:rsidP="00445742">
      <w:pPr>
        <w:rPr>
          <w:rFonts w:ascii="Arial" w:hAnsi="Arial" w:cs="Arial"/>
          <w:b/>
          <w:lang w:val="en-GB"/>
        </w:rPr>
      </w:pPr>
    </w:p>
    <w:p w14:paraId="2D900F83" w14:textId="77777777" w:rsidR="00E87A8B" w:rsidRPr="00FB3017" w:rsidRDefault="00E87A8B" w:rsidP="00445742">
      <w:pPr>
        <w:rPr>
          <w:rFonts w:ascii="Arial" w:hAnsi="Arial" w:cs="Arial"/>
          <w:b/>
          <w:lang w:val="en-GB"/>
        </w:rPr>
      </w:pPr>
    </w:p>
    <w:p w14:paraId="0AAFE49E" w14:textId="77777777" w:rsidR="00E87A8B" w:rsidRPr="00FB3017" w:rsidRDefault="00E87A8B" w:rsidP="00445742">
      <w:pPr>
        <w:rPr>
          <w:rFonts w:ascii="Arial" w:hAnsi="Arial" w:cs="Arial"/>
          <w:b/>
          <w:lang w:val="en-GB"/>
        </w:rPr>
      </w:pPr>
    </w:p>
    <w:p w14:paraId="18E23494" w14:textId="77777777" w:rsidR="00E87A8B" w:rsidRPr="00FB3017" w:rsidRDefault="00E87A8B" w:rsidP="00445742">
      <w:pPr>
        <w:rPr>
          <w:rFonts w:ascii="Arial" w:hAnsi="Arial" w:cs="Arial"/>
          <w:b/>
          <w:lang w:val="en-GB"/>
        </w:rPr>
      </w:pPr>
    </w:p>
    <w:p w14:paraId="3907C791" w14:textId="77777777" w:rsidR="00E87A8B" w:rsidRPr="00FB3017" w:rsidRDefault="00E87A8B" w:rsidP="00445742">
      <w:pPr>
        <w:rPr>
          <w:rFonts w:ascii="Arial" w:hAnsi="Arial" w:cs="Arial"/>
          <w:b/>
          <w:lang w:val="en-GB"/>
        </w:rPr>
      </w:pPr>
    </w:p>
    <w:p w14:paraId="7A7FC92F" w14:textId="77777777" w:rsidR="00E87A8B" w:rsidRPr="00FB3017" w:rsidRDefault="00E87A8B" w:rsidP="00445742">
      <w:pPr>
        <w:rPr>
          <w:rFonts w:ascii="Arial" w:hAnsi="Arial" w:cs="Arial"/>
          <w:b/>
          <w:lang w:val="en-GB"/>
        </w:rPr>
      </w:pPr>
    </w:p>
    <w:p w14:paraId="1356032B" w14:textId="77777777" w:rsidR="00E87A8B" w:rsidRPr="00FB3017" w:rsidRDefault="00E87A8B" w:rsidP="00445742">
      <w:pPr>
        <w:rPr>
          <w:rFonts w:ascii="Arial" w:hAnsi="Arial" w:cs="Arial"/>
          <w:b/>
          <w:lang w:val="en-GB"/>
        </w:rPr>
      </w:pPr>
    </w:p>
    <w:p w14:paraId="65C43C18" w14:textId="77777777" w:rsidR="00E87A8B" w:rsidRPr="00FB3017" w:rsidRDefault="00E87A8B" w:rsidP="00445742">
      <w:pPr>
        <w:rPr>
          <w:rFonts w:ascii="Arial" w:hAnsi="Arial" w:cs="Arial"/>
          <w:b/>
          <w:lang w:val="en-GB"/>
        </w:rPr>
      </w:pPr>
    </w:p>
    <w:p w14:paraId="34425CC1" w14:textId="77777777" w:rsidR="00E87A8B" w:rsidRPr="00FB3017" w:rsidRDefault="00E87A8B" w:rsidP="00445742">
      <w:pPr>
        <w:rPr>
          <w:rFonts w:ascii="Arial" w:hAnsi="Arial" w:cs="Arial"/>
          <w:b/>
          <w:lang w:val="en-GB"/>
        </w:rPr>
      </w:pPr>
    </w:p>
    <w:p w14:paraId="70ED3180" w14:textId="77777777" w:rsidR="00E87A8B" w:rsidRPr="00FB3017" w:rsidRDefault="00E87A8B" w:rsidP="00445742">
      <w:pPr>
        <w:rPr>
          <w:rFonts w:ascii="Arial" w:hAnsi="Arial" w:cs="Arial"/>
          <w:b/>
          <w:lang w:val="en-GB"/>
        </w:rPr>
      </w:pPr>
    </w:p>
    <w:p w14:paraId="5690F016" w14:textId="77777777" w:rsidR="00DC5BE3" w:rsidRPr="00FB3017" w:rsidRDefault="00DC5BE3" w:rsidP="00445742">
      <w:pPr>
        <w:rPr>
          <w:rFonts w:ascii="Arial" w:hAnsi="Arial" w:cs="Arial"/>
          <w:b/>
          <w:lang w:val="en-GB"/>
        </w:rPr>
      </w:pPr>
    </w:p>
    <w:p w14:paraId="11576E1C" w14:textId="77777777" w:rsidR="00DC5BE3" w:rsidRPr="00FB3017" w:rsidRDefault="00DC5BE3" w:rsidP="00445742">
      <w:pPr>
        <w:rPr>
          <w:rFonts w:ascii="Arial" w:hAnsi="Arial" w:cs="Arial"/>
          <w:b/>
          <w:lang w:val="en-GB"/>
        </w:rPr>
      </w:pPr>
    </w:p>
    <w:p w14:paraId="6227F426" w14:textId="77777777" w:rsidR="00DC5BE3" w:rsidRPr="00FB3017" w:rsidRDefault="00DC5BE3" w:rsidP="00445742">
      <w:pPr>
        <w:rPr>
          <w:rFonts w:ascii="Arial" w:hAnsi="Arial" w:cs="Arial"/>
          <w:b/>
          <w:lang w:val="en-GB"/>
        </w:rPr>
      </w:pPr>
    </w:p>
    <w:p w14:paraId="31CE36B0" w14:textId="77777777" w:rsidR="00DC5BE3" w:rsidRPr="00FB3017" w:rsidRDefault="00DC5BE3" w:rsidP="00445742">
      <w:pPr>
        <w:rPr>
          <w:rFonts w:ascii="Arial" w:hAnsi="Arial" w:cs="Arial"/>
          <w:b/>
          <w:lang w:val="en-GB"/>
        </w:rPr>
      </w:pPr>
    </w:p>
    <w:p w14:paraId="4F14D275" w14:textId="77777777" w:rsidR="009161F8" w:rsidRDefault="009161F8">
      <w:pPr>
        <w:overflowPunct/>
        <w:autoSpaceDE/>
        <w:autoSpaceDN/>
        <w:adjustRightInd/>
        <w:textAlignment w:val="auto"/>
        <w:rPr>
          <w:rFonts w:ascii="Arial" w:hAnsi="Arial" w:cs="Arial"/>
          <w:b/>
          <w:lang w:val="en-GB"/>
        </w:rPr>
      </w:pPr>
      <w:r>
        <w:rPr>
          <w:rFonts w:ascii="Arial" w:hAnsi="Arial" w:cs="Arial"/>
          <w:b/>
          <w:lang w:val="en-GB"/>
        </w:rPr>
        <w:br w:type="page"/>
      </w:r>
    </w:p>
    <w:p w14:paraId="6CDAA825" w14:textId="5E6D8DF0" w:rsidR="00445742" w:rsidRPr="00FB3017" w:rsidRDefault="00445742" w:rsidP="00445742">
      <w:pPr>
        <w:rPr>
          <w:rFonts w:ascii="Arial" w:hAnsi="Arial" w:cs="Arial"/>
          <w:b/>
          <w:lang w:val="en-GB"/>
        </w:rPr>
      </w:pPr>
      <w:r w:rsidRPr="00FB3017">
        <w:rPr>
          <w:rFonts w:ascii="Arial" w:hAnsi="Arial" w:cs="Arial"/>
          <w:b/>
          <w:lang w:val="en-GB"/>
        </w:rPr>
        <w:lastRenderedPageBreak/>
        <w:t>9.1</w:t>
      </w:r>
      <w:r w:rsidRPr="00FB3017">
        <w:rPr>
          <w:rFonts w:ascii="Arial" w:hAnsi="Arial" w:cs="Arial"/>
          <w:b/>
          <w:sz w:val="22"/>
          <w:szCs w:val="22"/>
          <w:lang w:val="en-GB"/>
        </w:rPr>
        <w:t xml:space="preserve"> </w:t>
      </w:r>
      <w:r w:rsidRPr="00FB3017">
        <w:rPr>
          <w:rFonts w:ascii="Arial" w:hAnsi="Arial" w:cs="Arial"/>
          <w:b/>
          <w:sz w:val="22"/>
          <w:szCs w:val="22"/>
          <w:lang w:val="en-GB"/>
        </w:rPr>
        <w:tab/>
      </w:r>
      <w:r w:rsidRPr="00FB3017">
        <w:rPr>
          <w:rFonts w:ascii="Arial" w:hAnsi="Arial" w:cs="Arial"/>
          <w:b/>
          <w:lang w:val="en-GB"/>
        </w:rPr>
        <w:t>Customer Invoice for Markdowns</w:t>
      </w:r>
      <w:r w:rsidR="00F54C08" w:rsidRPr="00FB3017">
        <w:rPr>
          <w:rFonts w:ascii="Arial" w:hAnsi="Arial" w:cs="Arial"/>
          <w:b/>
          <w:lang w:val="en-GB"/>
        </w:rPr>
        <w:t>, Example 1</w:t>
      </w:r>
      <w:r w:rsidR="00655D3D">
        <w:rPr>
          <w:rFonts w:ascii="Arial" w:hAnsi="Arial" w:cs="Arial"/>
          <w:b/>
          <w:lang w:val="en-GB"/>
        </w:rPr>
        <w:t xml:space="preserve"> (Trade)</w:t>
      </w:r>
      <w:r w:rsidRPr="00FB3017">
        <w:rPr>
          <w:rFonts w:ascii="Arial" w:hAnsi="Arial" w:cs="Arial"/>
          <w:b/>
          <w:lang w:val="en-GB"/>
        </w:rPr>
        <w:t xml:space="preserve">: </w:t>
      </w:r>
    </w:p>
    <w:p w14:paraId="1B7184E3" w14:textId="77777777" w:rsidR="005D5884" w:rsidRPr="00FB3017" w:rsidRDefault="005D5884" w:rsidP="00445742">
      <w:pPr>
        <w:rPr>
          <w:rFonts w:ascii="Arial" w:hAnsi="Arial" w:cs="Arial"/>
          <w:b/>
          <w:lang w:val="en-GB"/>
        </w:rPr>
      </w:pPr>
    </w:p>
    <w:p w14:paraId="6D03AC3D" w14:textId="2FA6C43B" w:rsidR="00445742" w:rsidRPr="00655D3D" w:rsidRDefault="000F1E48" w:rsidP="00445742">
      <w:pPr>
        <w:rPr>
          <w:rFonts w:ascii="Arial" w:hAnsi="Arial" w:cs="Arial"/>
          <w:sz w:val="22"/>
          <w:szCs w:val="22"/>
          <w:lang w:val="en-GB"/>
        </w:rPr>
      </w:pPr>
      <w:r w:rsidRPr="00FB3017">
        <w:rPr>
          <w:rFonts w:ascii="Arial" w:hAnsi="Arial" w:cs="Arial"/>
          <w:noProof/>
          <w:sz w:val="22"/>
          <w:szCs w:val="22"/>
          <w:lang w:val="en-US"/>
        </w:rPr>
        <mc:AlternateContent>
          <mc:Choice Requires="wps">
            <w:drawing>
              <wp:anchor distT="0" distB="0" distL="114300" distR="114300" simplePos="0" relativeHeight="251444736" behindDoc="0" locked="0" layoutInCell="1" allowOverlap="1" wp14:anchorId="07573788" wp14:editId="3F1FAF33">
                <wp:simplePos x="0" y="0"/>
                <wp:positionH relativeFrom="column">
                  <wp:posOffset>4496126</wp:posOffset>
                </wp:positionH>
                <wp:positionV relativeFrom="paragraph">
                  <wp:posOffset>2711007</wp:posOffset>
                </wp:positionV>
                <wp:extent cx="1147888" cy="575945"/>
                <wp:effectExtent l="0" t="0" r="14605" b="14605"/>
                <wp:wrapNone/>
                <wp:docPr id="1180" name="Rectangle 9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7888" cy="57594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79D1C0" id="Rectangle 971" o:spid="_x0000_s1026" style="position:absolute;margin-left:354.05pt;margin-top:213.45pt;width:90.4pt;height:45.35pt;z-index:25144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" filled="f" strokecolor="red" strokeweight="1.5pt">
                <v:shadow color="#868686"/>
              </v:rect>
            </w:pict>
          </mc:Fallback>
        </mc:AlternateContent>
      </w:r>
      <w:r w:rsidR="004E4A46" w:rsidRPr="00FB3017">
        <w:rPr>
          <w:rFonts w:ascii="Arial" w:hAnsi="Arial" w:cs="Arial"/>
          <w:noProof/>
          <w:sz w:val="22"/>
          <w:szCs w:val="22"/>
          <w:lang w:val="en-US"/>
        </w:rPr>
        <mc:AlternateContent>
          <mc:Choice Requires="wps">
            <w:drawing>
              <wp:anchor distT="0" distB="0" distL="114300" distR="114300" simplePos="0" relativeHeight="252191232" behindDoc="0" locked="0" layoutInCell="1" allowOverlap="1" wp14:anchorId="2263DCD8" wp14:editId="43F1EEC9">
                <wp:simplePos x="0" y="0"/>
                <wp:positionH relativeFrom="column">
                  <wp:posOffset>2422777</wp:posOffset>
                </wp:positionH>
                <wp:positionV relativeFrom="paragraph">
                  <wp:posOffset>2721640</wp:posOffset>
                </wp:positionV>
                <wp:extent cx="489098" cy="576063"/>
                <wp:effectExtent l="0" t="0" r="25400" b="14605"/>
                <wp:wrapNone/>
                <wp:docPr id="1487" name="Rectangle 9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9098" cy="576063"/>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D2CB84" id="Rectangle 971" o:spid="_x0000_s1026" style="position:absolute;margin-left:190.75pt;margin-top:214.3pt;width:38.5pt;height:45.35pt;z-index:2521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" filled="f" strokecolor="red" strokeweight="1.5pt">
                <v:shadow color="#868686"/>
              </v:rect>
            </w:pict>
          </mc:Fallback>
        </mc:AlternateContent>
      </w:r>
      <w:r w:rsidR="004E4A46" w:rsidRPr="00FB3017">
        <w:rPr>
          <w:rFonts w:ascii="Arial" w:hAnsi="Arial" w:cs="Arial"/>
          <w:noProof/>
          <w:sz w:val="22"/>
          <w:szCs w:val="22"/>
          <w:lang w:val="en-US"/>
        </w:rPr>
        <mc:AlternateContent>
          <mc:Choice Requires="wps">
            <w:drawing>
              <wp:anchor distT="0" distB="0" distL="114300" distR="114300" simplePos="0" relativeHeight="251442688" behindDoc="0" locked="0" layoutInCell="1" allowOverlap="1" wp14:anchorId="3B892668" wp14:editId="6CA35C91">
                <wp:simplePos x="0" y="0"/>
                <wp:positionH relativeFrom="column">
                  <wp:posOffset>2566212</wp:posOffset>
                </wp:positionH>
                <wp:positionV relativeFrom="paragraph">
                  <wp:posOffset>3260666</wp:posOffset>
                </wp:positionV>
                <wp:extent cx="0" cy="212725"/>
                <wp:effectExtent l="57150" t="13970" r="57150" b="20955"/>
                <wp:wrapNone/>
                <wp:docPr id="1178" name="AutoShape 9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27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3ED15B" id="AutoShape 969" o:spid="_x0000_s1026" type="#_x0000_t32" style="position:absolute;margin-left:202.05pt;margin-top:256.75pt;width:0;height:16.75pt;z-index:25144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" strokeweight="1.5pt">
                <v:stroke endarrow="block"/>
                <v:shadow color="#868686"/>
              </v:shape>
            </w:pict>
          </mc:Fallback>
        </mc:AlternateContent>
      </w:r>
      <w:ins w:id="305" w:author="Whitney Eiss" w:date="2017-10-16T11:36:00Z">
        <w:r w:rsidR="004E4A46" w:rsidRPr="00FB3017">
          <w:rPr>
            <w:rFonts w:ascii="Arial" w:hAnsi="Arial" w:cs="Arial"/>
            <w:noProof/>
            <w:sz w:val="22"/>
            <w:szCs w:val="22"/>
            <w:lang w:val="en-US"/>
          </w:rPr>
          <mc:AlternateContent>
            <mc:Choice Requires="wps">
              <w:drawing>
                <wp:anchor distT="0" distB="0" distL="114300" distR="114300" simplePos="0" relativeHeight="251445760" behindDoc="0" locked="0" layoutInCell="1" allowOverlap="1" wp14:anchorId="48C8154F" wp14:editId="05532FFB">
                  <wp:simplePos x="0" y="0"/>
                  <wp:positionH relativeFrom="margin">
                    <wp:posOffset>1480214</wp:posOffset>
                  </wp:positionH>
                  <wp:positionV relativeFrom="paragraph">
                    <wp:posOffset>3491732</wp:posOffset>
                  </wp:positionV>
                  <wp:extent cx="1600200" cy="459105"/>
                  <wp:effectExtent l="0" t="0" r="19050" b="17145"/>
                  <wp:wrapNone/>
                  <wp:docPr id="1185" name="Text Box 9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459105"/>
                          </a:xfrm>
                          <a:prstGeom prst="rect">
                            <a:avLst/>
                          </a:prstGeom>
                          <a:solidFill>
                            <a:schemeClr val="bg1">
                              <a:lumMod val="100000"/>
                              <a:lumOff val="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E41288B" w14:textId="77777777" w:rsidR="00257BB1" w:rsidRPr="00730843" w:rsidRDefault="00257BB1" w:rsidP="006D3B28">
                              <w:pPr>
                                <w:rPr>
                                  <w:ins w:id="306" w:author="Whitney Eiss" w:date="2017-10-16T11:36:00Z"/>
                                  <w:rFonts w:ascii="Arial" w:hAnsi="Arial" w:cs="Arial"/>
                                  <w:sz w:val="16"/>
                                  <w:szCs w:val="16"/>
                                </w:rPr>
                              </w:pPr>
                              <w:ins w:id="307" w:author="Whitney Eiss" w:date="2017-10-16T11:36:00Z">
                                <w:r>
                                  <w:rPr>
                                    <w:rFonts w:ascii="Arial" w:hAnsi="Arial" w:cs="Arial"/>
                                    <w:sz w:val="16"/>
                                    <w:szCs w:val="16"/>
                                    <w:u w:val="single"/>
                                  </w:rPr>
                                  <w:t>Week Ending:</w:t>
                                </w:r>
                                <w:r>
                                  <w:rPr>
                                    <w:rFonts w:ascii="Arial" w:hAnsi="Arial" w:cs="Arial"/>
                                    <w:sz w:val="16"/>
                                    <w:szCs w:val="16"/>
                                  </w:rPr>
                                  <w:t xml:space="preserve"> This is the performance date for this customer invoice. </w:t>
                                </w:r>
                              </w:ins>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C8154F" id="Text Box 972" o:spid="_x0000_s1125" type="#_x0000_t202" style="position:absolute;margin-left:116.55pt;margin-top:274.95pt;width:126pt;height:36.15pt;z-index:25144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" fillcolor="white [3212]" strokeweight="1.5pt">
                  <v:shadow color="#868686"/>
                  <v:textbox>
                    <w:txbxContent>
                      <w:p w14:paraId="2E41288B" w14:textId="77777777" w:rsidR="00257BB1" w:rsidRPr="00730843" w:rsidRDefault="00257BB1" w:rsidP="006D3B28">
                        <w:pPr>
                          <w:rPr>
                            <w:ins w:id="308" w:author="Whitney Eiss" w:date="2017-10-16T11:36:00Z"/>
                            <w:rFonts w:ascii="Arial" w:hAnsi="Arial" w:cs="Arial"/>
                            <w:sz w:val="16"/>
                            <w:szCs w:val="16"/>
                          </w:rPr>
                        </w:pPr>
                        <w:ins w:id="309" w:author="Whitney Eiss" w:date="2017-10-16T11:36:00Z">
                          <w:r>
                            <w:rPr>
                              <w:rFonts w:ascii="Arial" w:hAnsi="Arial" w:cs="Arial"/>
                              <w:sz w:val="16"/>
                              <w:szCs w:val="16"/>
                              <w:u w:val="single"/>
                            </w:rPr>
                            <w:t>Week Ending:</w:t>
                          </w:r>
                          <w:r>
                            <w:rPr>
                              <w:rFonts w:ascii="Arial" w:hAnsi="Arial" w:cs="Arial"/>
                              <w:sz w:val="16"/>
                              <w:szCs w:val="16"/>
                            </w:rPr>
                            <w:t xml:space="preserve"> This is the performance date for this customer invoice. </w:t>
                          </w:r>
                        </w:ins>
                      </w:p>
                    </w:txbxContent>
                  </v:textbox>
                  <w10:wrap anchorx="margin"/>
                </v:shape>
              </w:pict>
            </mc:Fallback>
          </mc:AlternateContent>
        </w:r>
        <w:r w:rsidR="004E4A46" w:rsidRPr="00FB3017">
          <w:rPr>
            <w:rFonts w:ascii="Arial" w:hAnsi="Arial" w:cs="Arial"/>
            <w:noProof/>
            <w:sz w:val="22"/>
            <w:szCs w:val="22"/>
            <w:lang w:val="en-US"/>
          </w:rPr>
          <mc:AlternateContent>
            <mc:Choice Requires="wps">
              <w:drawing>
                <wp:anchor distT="0" distB="0" distL="114300" distR="114300" simplePos="0" relativeHeight="251441664" behindDoc="0" locked="0" layoutInCell="1" allowOverlap="1" wp14:anchorId="6C7E4BB4" wp14:editId="78E836AA">
                  <wp:simplePos x="0" y="0"/>
                  <wp:positionH relativeFrom="column">
                    <wp:posOffset>4688249</wp:posOffset>
                  </wp:positionH>
                  <wp:positionV relativeFrom="paragraph">
                    <wp:posOffset>2031689</wp:posOffset>
                  </wp:positionV>
                  <wp:extent cx="1729740" cy="553085"/>
                  <wp:effectExtent l="10795" t="10795" r="12065" b="17145"/>
                  <wp:wrapNone/>
                  <wp:docPr id="1186" name="Text Box 9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740" cy="55308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E02B7D" w14:textId="4C98CD83" w:rsidR="00257BB1" w:rsidRPr="00730843" w:rsidRDefault="00257BB1" w:rsidP="006D3B28">
                              <w:pPr>
                                <w:rPr>
                                  <w:ins w:id="310" w:author="Whitney Eiss" w:date="2017-10-16T11:36:00Z"/>
                                  <w:rFonts w:ascii="Arial" w:hAnsi="Arial" w:cs="Arial"/>
                                  <w:sz w:val="16"/>
                                  <w:szCs w:val="16"/>
                                </w:rPr>
                              </w:pPr>
                              <w:ins w:id="311" w:author="Whitney Eiss" w:date="2017-10-16T11:36:00Z">
                                <w:r>
                                  <w:rPr>
                                    <w:rFonts w:ascii="Arial" w:hAnsi="Arial" w:cs="Arial"/>
                                    <w:sz w:val="16"/>
                                    <w:szCs w:val="16"/>
                                    <w:u w:val="single"/>
                                  </w:rPr>
                                  <w:t>”</w:t>
                                </w:r>
                              </w:ins>
                              <w:r>
                                <w:rPr>
                                  <w:rFonts w:ascii="Arial" w:hAnsi="Arial" w:cs="Arial"/>
                                  <w:sz w:val="16"/>
                                  <w:szCs w:val="16"/>
                                  <w:u w:val="single"/>
                                </w:rPr>
                                <w:t>FEE REASON:</w:t>
                              </w:r>
                              <w:ins w:id="312" w:author="Whitney Eiss" w:date="2017-10-16T11:36:00Z">
                                <w:r w:rsidRPr="000862F3">
                                  <w:rPr>
                                    <w:rFonts w:ascii="Arial" w:hAnsi="Arial" w:cs="Arial"/>
                                    <w:sz w:val="16"/>
                                    <w:szCs w:val="16"/>
                                  </w:rPr>
                                  <w:t xml:space="preserve"> indicates that this is a discontinued item</w:t>
                                </w:r>
                                <w:r>
                                  <w:rPr>
                                    <w:rFonts w:ascii="Arial" w:hAnsi="Arial" w:cs="Arial"/>
                                    <w:sz w:val="16"/>
                                    <w:szCs w:val="16"/>
                                  </w:rPr>
                                  <w:t xml:space="preserve"> (aka. Markdown)</w:t>
                                </w:r>
                                <w:r w:rsidRPr="000862F3">
                                  <w:rPr>
                                    <w:rFonts w:ascii="Arial" w:hAnsi="Arial" w:cs="Arial"/>
                                    <w:sz w:val="16"/>
                                    <w:szCs w:val="16"/>
                                  </w:rPr>
                                  <w:t>.</w:t>
                                </w:r>
                              </w:ins>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7E4BB4" id="Text Box 968" o:spid="_x0000_s1126" type="#_x0000_t202" style="position:absolute;margin-left:369.15pt;margin-top:160pt;width:136.2pt;height:43.55pt;z-index:25144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" fillcolor="#8db3e2 [1311]" strokeweight="1.5pt">
                  <v:shadow color="#868686"/>
                  <v:textbox>
                    <w:txbxContent>
                      <w:p w14:paraId="01E02B7D" w14:textId="4C98CD83" w:rsidR="00257BB1" w:rsidRPr="00730843" w:rsidRDefault="00257BB1" w:rsidP="006D3B28">
                        <w:pPr>
                          <w:rPr>
                            <w:ins w:id="313" w:author="Whitney Eiss" w:date="2017-10-16T11:36:00Z"/>
                            <w:rFonts w:ascii="Arial" w:hAnsi="Arial" w:cs="Arial"/>
                            <w:sz w:val="16"/>
                            <w:szCs w:val="16"/>
                          </w:rPr>
                        </w:pPr>
                        <w:ins w:id="314" w:author="Whitney Eiss" w:date="2017-10-16T11:36:00Z">
                          <w:r>
                            <w:rPr>
                              <w:rFonts w:ascii="Arial" w:hAnsi="Arial" w:cs="Arial"/>
                              <w:sz w:val="16"/>
                              <w:szCs w:val="16"/>
                              <w:u w:val="single"/>
                            </w:rPr>
                            <w:t>”</w:t>
                          </w:r>
                        </w:ins>
                        <w:r>
                          <w:rPr>
                            <w:rFonts w:ascii="Arial" w:hAnsi="Arial" w:cs="Arial"/>
                            <w:sz w:val="16"/>
                            <w:szCs w:val="16"/>
                            <w:u w:val="single"/>
                          </w:rPr>
                          <w:t>FEE REASON:</w:t>
                        </w:r>
                        <w:ins w:id="315" w:author="Whitney Eiss" w:date="2017-10-16T11:36:00Z">
                          <w:r w:rsidRPr="000862F3">
                            <w:rPr>
                              <w:rFonts w:ascii="Arial" w:hAnsi="Arial" w:cs="Arial"/>
                              <w:sz w:val="16"/>
                              <w:szCs w:val="16"/>
                            </w:rPr>
                            <w:t xml:space="preserve"> indicates that this is a discontinued item</w:t>
                          </w:r>
                          <w:r>
                            <w:rPr>
                              <w:rFonts w:ascii="Arial" w:hAnsi="Arial" w:cs="Arial"/>
                              <w:sz w:val="16"/>
                              <w:szCs w:val="16"/>
                            </w:rPr>
                            <w:t xml:space="preserve"> (aka. Markdown)</w:t>
                          </w:r>
                          <w:r w:rsidRPr="000862F3">
                            <w:rPr>
                              <w:rFonts w:ascii="Arial" w:hAnsi="Arial" w:cs="Arial"/>
                              <w:sz w:val="16"/>
                              <w:szCs w:val="16"/>
                            </w:rPr>
                            <w:t>.</w:t>
                          </w:r>
                        </w:ins>
                      </w:p>
                    </w:txbxContent>
                  </v:textbox>
                </v:shape>
              </w:pict>
            </mc:Fallback>
          </mc:AlternateContent>
        </w:r>
        <w:r w:rsidR="004E4A46" w:rsidRPr="00FB3017">
          <w:rPr>
            <w:rFonts w:ascii="Arial" w:hAnsi="Arial" w:cs="Arial"/>
            <w:noProof/>
            <w:sz w:val="22"/>
            <w:szCs w:val="22"/>
            <w:lang w:val="en-US"/>
          </w:rPr>
          <mc:AlternateContent>
            <mc:Choice Requires="wps">
              <w:drawing>
                <wp:anchor distT="0" distB="0" distL="114300" distR="114300" simplePos="0" relativeHeight="251513344" behindDoc="0" locked="0" layoutInCell="1" allowOverlap="1" wp14:anchorId="7E52088C" wp14:editId="5AB409BF">
                  <wp:simplePos x="0" y="0"/>
                  <wp:positionH relativeFrom="margin">
                    <wp:align>right</wp:align>
                  </wp:positionH>
                  <wp:positionV relativeFrom="paragraph">
                    <wp:posOffset>339503</wp:posOffset>
                  </wp:positionV>
                  <wp:extent cx="1714500" cy="508883"/>
                  <wp:effectExtent l="0" t="0" r="19050" b="24765"/>
                  <wp:wrapNone/>
                  <wp:docPr id="1183" name="Text Box 1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508883"/>
                          </a:xfrm>
                          <a:prstGeom prst="rect">
                            <a:avLst/>
                          </a:prstGeom>
                          <a:solidFill>
                            <a:schemeClr val="tx2">
                              <a:lumMod val="40000"/>
                              <a:lumOff val="60000"/>
                            </a:schemeClr>
                          </a:solidFill>
                          <a:ln w="19050">
                            <a:solidFill>
                              <a:srgbClr val="000000"/>
                            </a:solidFill>
                            <a:miter lim="800000"/>
                            <a:headEnd/>
                            <a:tailEnd/>
                          </a:ln>
                        </wps:spPr>
                        <wps:txbx>
                          <w:txbxContent>
                            <w:p w14:paraId="19E606A3" w14:textId="77777777" w:rsidR="00257BB1" w:rsidRPr="00417BD8" w:rsidRDefault="00257BB1" w:rsidP="00CC6D55">
                              <w:pPr>
                                <w:rPr>
                                  <w:ins w:id="316" w:author="Whitney Eiss" w:date="2017-10-16T11:36:00Z"/>
                                  <w:rFonts w:ascii="Arial" w:hAnsi="Arial" w:cs="Arial"/>
                                  <w:sz w:val="16"/>
                                  <w:szCs w:val="16"/>
                                </w:rPr>
                              </w:pPr>
                              <w:ins w:id="317" w:author="Whitney Eiss" w:date="2017-10-16T11:36:00Z">
                                <w:r>
                                  <w:rPr>
                                    <w:rFonts w:ascii="Arial" w:hAnsi="Arial" w:cs="Arial"/>
                                    <w:sz w:val="16"/>
                                    <w:szCs w:val="16"/>
                                    <w:u w:val="single"/>
                                  </w:rPr>
                                  <w:t>Invoice #</w:t>
                                </w:r>
                                <w:r w:rsidRPr="000862F3">
                                  <w:rPr>
                                    <w:rFonts w:ascii="Arial" w:hAnsi="Arial" w:cs="Arial"/>
                                    <w:sz w:val="16"/>
                                    <w:szCs w:val="16"/>
                                  </w:rPr>
                                  <w:t xml:space="preserve">: Used to search for the customer invoice in </w:t>
                                </w:r>
                                <w:r>
                                  <w:rPr>
                                    <w:rFonts w:ascii="Verdana" w:hAnsi="Verdana"/>
                                    <w:color w:val="000000"/>
                                    <w:sz w:val="17"/>
                                    <w:szCs w:val="17"/>
                                  </w:rPr>
                                  <w:t>ACOSTA Relay</w:t>
                                </w:r>
                                <w:r w:rsidRPr="000862F3">
                                  <w:rPr>
                                    <w:rFonts w:ascii="Arial" w:hAnsi="Arial" w:cs="Arial"/>
                                    <w:sz w:val="16"/>
                                    <w:szCs w:val="16"/>
                                  </w:rPr>
                                  <w:t>.</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52088C" id="Text Box 1129" o:spid="_x0000_s1127" type="#_x0000_t202" style="position:absolute;margin-left:83.8pt;margin-top:26.75pt;width:135pt;height:40.05pt;z-index:251513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" fillcolor="#8db3e2 [1311]" strokeweight="1.5pt">
                  <v:textbox>
                    <w:txbxContent>
                      <w:p w14:paraId="19E606A3" w14:textId="77777777" w:rsidR="00257BB1" w:rsidRPr="00417BD8" w:rsidRDefault="00257BB1" w:rsidP="00CC6D55">
                        <w:pPr>
                          <w:rPr>
                            <w:ins w:id="318" w:author="Whitney Eiss" w:date="2017-10-16T11:36:00Z"/>
                            <w:rFonts w:ascii="Arial" w:hAnsi="Arial" w:cs="Arial"/>
                            <w:sz w:val="16"/>
                            <w:szCs w:val="16"/>
                          </w:rPr>
                        </w:pPr>
                        <w:ins w:id="319" w:author="Whitney Eiss" w:date="2017-10-16T11:36:00Z">
                          <w:r>
                            <w:rPr>
                              <w:rFonts w:ascii="Arial" w:hAnsi="Arial" w:cs="Arial"/>
                              <w:sz w:val="16"/>
                              <w:szCs w:val="16"/>
                              <w:u w:val="single"/>
                            </w:rPr>
                            <w:t>Invoice #</w:t>
                          </w:r>
                          <w:r w:rsidRPr="000862F3">
                            <w:rPr>
                              <w:rFonts w:ascii="Arial" w:hAnsi="Arial" w:cs="Arial"/>
                              <w:sz w:val="16"/>
                              <w:szCs w:val="16"/>
                            </w:rPr>
                            <w:t xml:space="preserve">: Used to search for the customer invoice in </w:t>
                          </w:r>
                          <w:r>
                            <w:rPr>
                              <w:rFonts w:ascii="Verdana" w:hAnsi="Verdana"/>
                              <w:color w:val="000000"/>
                              <w:sz w:val="17"/>
                              <w:szCs w:val="17"/>
                            </w:rPr>
                            <w:t>ACOSTA Relay</w:t>
                          </w:r>
                          <w:r w:rsidRPr="000862F3">
                            <w:rPr>
                              <w:rFonts w:ascii="Arial" w:hAnsi="Arial" w:cs="Arial"/>
                              <w:sz w:val="16"/>
                              <w:szCs w:val="16"/>
                            </w:rPr>
                            <w:t>.</w:t>
                          </w:r>
                        </w:ins>
                      </w:p>
                    </w:txbxContent>
                  </v:textbox>
                  <w10:wrap anchorx="margin"/>
                </v:shape>
              </w:pict>
            </mc:Fallback>
          </mc:AlternateContent>
        </w:r>
      </w:ins>
      <w:del w:id="320" w:author="Whitney Eiss" w:date="2017-10-16T11:36:00Z">
        <w:r w:rsidR="00650065" w:rsidRPr="00FB3017">
          <w:rPr>
            <w:rFonts w:ascii="Arial" w:hAnsi="Arial" w:cs="Arial"/>
            <w:noProof/>
            <w:sz w:val="22"/>
            <w:szCs w:val="22"/>
            <w:lang w:val="en-US"/>
          </w:rPr>
          <mc:AlternateContent>
            <mc:Choice Requires="wps">
              <w:drawing>
                <wp:anchor distT="0" distB="0" distL="114300" distR="114300" simplePos="0" relativeHeight="252087808" behindDoc="0" locked="0" layoutInCell="1" allowOverlap="1" wp14:anchorId="785B7840" wp14:editId="4EFBA7B7">
                  <wp:simplePos x="0" y="0"/>
                  <wp:positionH relativeFrom="column">
                    <wp:posOffset>3474085</wp:posOffset>
                  </wp:positionH>
                  <wp:positionV relativeFrom="paragraph">
                    <wp:posOffset>1147445</wp:posOffset>
                  </wp:positionV>
                  <wp:extent cx="309880" cy="311150"/>
                  <wp:effectExtent l="16510" t="13970" r="16510" b="17780"/>
                  <wp:wrapNone/>
                  <wp:docPr id="1754" name="Oval 10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988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C10FCC" w14:textId="77777777" w:rsidR="00257BB1" w:rsidRPr="00C225AB" w:rsidRDefault="00257BB1" w:rsidP="00DC7D59">
                              <w:pPr>
                                <w:rPr>
                                  <w:del w:id="321" w:author="Whitney Eiss" w:date="2017-10-16T11:36:00Z"/>
                                  <w:rFonts w:ascii="Arial" w:hAnsi="Arial" w:cs="Arial"/>
                                  <w:b/>
                                  <w:sz w:val="28"/>
                                  <w:szCs w:val="28"/>
                                </w:rPr>
                              </w:pPr>
                              <w:del w:id="322" w:author="Whitney Eiss" w:date="2017-10-16T11:36:00Z">
                                <w:r w:rsidRPr="00C225AB">
                                  <w:rPr>
                                    <w:rFonts w:ascii="Arial" w:hAnsi="Arial" w:cs="Arial"/>
                                    <w:b/>
                                    <w:sz w:val="28"/>
                                    <w:szCs w:val="28"/>
                                  </w:rPr>
                                  <w:delText>i</w:delText>
                                </w:r>
                              </w:del>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5B7840" id="Oval 1080" o:spid="_x0000_s1128" style="position:absolute;margin-left:273.55pt;margin-top:90.35pt;width:24.4pt;height:24.5pt;z-index:25208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" fillcolor="#8db3e2" strokecolor="yellow" strokeweight="1.5pt">
                  <v:shadow color="#868686"/>
                  <v:textbox>
                    <w:txbxContent>
                      <w:p w14:paraId="3AC10FCC" w14:textId="77777777" w:rsidR="00257BB1" w:rsidRPr="00C225AB" w:rsidRDefault="00257BB1" w:rsidP="00DC7D59">
                        <w:pPr>
                          <w:rPr>
                            <w:del w:id="323" w:author="Whitney Eiss" w:date="2017-10-16T11:36:00Z"/>
                            <w:rFonts w:ascii="Arial" w:hAnsi="Arial" w:cs="Arial"/>
                            <w:b/>
                            <w:sz w:val="28"/>
                            <w:szCs w:val="28"/>
                          </w:rPr>
                        </w:pPr>
                        <w:del w:id="324" w:author="Whitney Eiss" w:date="2017-10-16T11:36:00Z">
                          <w:r w:rsidRPr="00C225AB">
                            <w:rPr>
                              <w:rFonts w:ascii="Arial" w:hAnsi="Arial" w:cs="Arial"/>
                              <w:b/>
                              <w:sz w:val="28"/>
                              <w:szCs w:val="28"/>
                            </w:rPr>
                            <w:delText>i</w:delText>
                          </w:r>
                        </w:del>
                      </w:p>
                    </w:txbxContent>
                  </v:textbox>
                </v:oval>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2085760" behindDoc="0" locked="0" layoutInCell="1" allowOverlap="1" wp14:anchorId="58BF4DFF" wp14:editId="0C888D2D">
                  <wp:simplePos x="0" y="0"/>
                  <wp:positionH relativeFrom="column">
                    <wp:posOffset>839470</wp:posOffset>
                  </wp:positionH>
                  <wp:positionV relativeFrom="paragraph">
                    <wp:posOffset>2887345</wp:posOffset>
                  </wp:positionV>
                  <wp:extent cx="1729740" cy="553085"/>
                  <wp:effectExtent l="10795" t="10795" r="12065" b="17145"/>
                  <wp:wrapNone/>
                  <wp:docPr id="1755" name="Text Box 9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740" cy="55308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367C55" w14:textId="77777777" w:rsidR="00257BB1" w:rsidRPr="00730843" w:rsidRDefault="00257BB1" w:rsidP="006D3B28">
                              <w:pPr>
                                <w:rPr>
                                  <w:del w:id="325" w:author="Whitney Eiss" w:date="2017-10-16T11:36:00Z"/>
                                  <w:rFonts w:ascii="Arial" w:hAnsi="Arial" w:cs="Arial"/>
                                  <w:sz w:val="16"/>
                                  <w:szCs w:val="16"/>
                                </w:rPr>
                              </w:pPr>
                              <w:del w:id="326" w:author="Whitney Eiss" w:date="2017-10-16T11:36:00Z">
                                <w:r>
                                  <w:rPr>
                                    <w:rFonts w:ascii="Arial" w:hAnsi="Arial" w:cs="Arial"/>
                                    <w:sz w:val="16"/>
                                    <w:szCs w:val="16"/>
                                    <w:u w:val="single"/>
                                  </w:rPr>
                                  <w:delText>”DCD”</w:delText>
                                </w:r>
                                <w:r w:rsidRPr="000862F3">
                                  <w:rPr>
                                    <w:rFonts w:ascii="Arial" w:hAnsi="Arial" w:cs="Arial"/>
                                    <w:sz w:val="16"/>
                                    <w:szCs w:val="16"/>
                                  </w:rPr>
                                  <w:delText xml:space="preserve"> indicates that this is a discontinued item</w:delText>
                                </w:r>
                                <w:r>
                                  <w:rPr>
                                    <w:rFonts w:ascii="Arial" w:hAnsi="Arial" w:cs="Arial"/>
                                    <w:sz w:val="16"/>
                                    <w:szCs w:val="16"/>
                                  </w:rPr>
                                  <w:delText xml:space="preserve"> (aka. Markdown)</w:delText>
                                </w:r>
                                <w:r w:rsidRPr="000862F3">
                                  <w:rPr>
                                    <w:rFonts w:ascii="Arial" w:hAnsi="Arial" w:cs="Arial"/>
                                    <w:sz w:val="16"/>
                                    <w:szCs w:val="16"/>
                                  </w:rPr>
                                  <w:delText>.</w:delText>
                                </w:r>
                              </w:del>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BF4DFF" id="_x0000_s1129" type="#_x0000_t202" style="position:absolute;margin-left:66.1pt;margin-top:227.35pt;width:136.2pt;height:43.55pt;z-index:25208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" fillcolor="#8db3e2 [1311]" strokeweight="1.5pt">
                  <v:shadow color="#868686"/>
                  <v:textbox>
                    <w:txbxContent>
                      <w:p w14:paraId="44367C55" w14:textId="77777777" w:rsidR="00257BB1" w:rsidRPr="00730843" w:rsidRDefault="00257BB1" w:rsidP="006D3B28">
                        <w:pPr>
                          <w:rPr>
                            <w:del w:id="327" w:author="Whitney Eiss" w:date="2017-10-16T11:36:00Z"/>
                            <w:rFonts w:ascii="Arial" w:hAnsi="Arial" w:cs="Arial"/>
                            <w:sz w:val="16"/>
                            <w:szCs w:val="16"/>
                          </w:rPr>
                        </w:pPr>
                        <w:del w:id="328" w:author="Whitney Eiss" w:date="2017-10-16T11:36:00Z">
                          <w:r>
                            <w:rPr>
                              <w:rFonts w:ascii="Arial" w:hAnsi="Arial" w:cs="Arial"/>
                              <w:sz w:val="16"/>
                              <w:szCs w:val="16"/>
                              <w:u w:val="single"/>
                            </w:rPr>
                            <w:delText>”DCD”</w:delText>
                          </w:r>
                          <w:r w:rsidRPr="000862F3">
                            <w:rPr>
                              <w:rFonts w:ascii="Arial" w:hAnsi="Arial" w:cs="Arial"/>
                              <w:sz w:val="16"/>
                              <w:szCs w:val="16"/>
                            </w:rPr>
                            <w:delText xml:space="preserve"> indicates that this is a discontinued item</w:delText>
                          </w:r>
                          <w:r>
                            <w:rPr>
                              <w:rFonts w:ascii="Arial" w:hAnsi="Arial" w:cs="Arial"/>
                              <w:sz w:val="16"/>
                              <w:szCs w:val="16"/>
                            </w:rPr>
                            <w:delText xml:space="preserve"> (aka. Markdown)</w:delText>
                          </w:r>
                          <w:r w:rsidRPr="000862F3">
                            <w:rPr>
                              <w:rFonts w:ascii="Arial" w:hAnsi="Arial" w:cs="Arial"/>
                              <w:sz w:val="16"/>
                              <w:szCs w:val="16"/>
                            </w:rPr>
                            <w:delText>.</w:delText>
                          </w:r>
                        </w:del>
                      </w:p>
                    </w:txbxContent>
                  </v:textbox>
                </v:shape>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2086784" behindDoc="0" locked="0" layoutInCell="1" allowOverlap="1" wp14:anchorId="712EDB6D" wp14:editId="6D9CBA7B">
                  <wp:simplePos x="0" y="0"/>
                  <wp:positionH relativeFrom="column">
                    <wp:posOffset>3255645</wp:posOffset>
                  </wp:positionH>
                  <wp:positionV relativeFrom="paragraph">
                    <wp:posOffset>2927350</wp:posOffset>
                  </wp:positionV>
                  <wp:extent cx="1600200" cy="459105"/>
                  <wp:effectExtent l="17145" t="12700" r="11430" b="13970"/>
                  <wp:wrapNone/>
                  <wp:docPr id="1756" name="Text Box 9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459105"/>
                          </a:xfrm>
                          <a:prstGeom prst="rect">
                            <a:avLst/>
                          </a:prstGeom>
                          <a:solidFill>
                            <a:schemeClr val="bg1">
                              <a:lumMod val="100000"/>
                              <a:lumOff val="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7B84FC" w14:textId="77777777" w:rsidR="00257BB1" w:rsidRPr="00730843" w:rsidRDefault="00257BB1" w:rsidP="006D3B28">
                              <w:pPr>
                                <w:rPr>
                                  <w:del w:id="329" w:author="Whitney Eiss" w:date="2017-10-16T11:36:00Z"/>
                                  <w:rFonts w:ascii="Arial" w:hAnsi="Arial" w:cs="Arial"/>
                                  <w:sz w:val="16"/>
                                  <w:szCs w:val="16"/>
                                </w:rPr>
                              </w:pPr>
                              <w:del w:id="330" w:author="Whitney Eiss" w:date="2017-10-16T11:36:00Z">
                                <w:r>
                                  <w:rPr>
                                    <w:rFonts w:ascii="Arial" w:hAnsi="Arial" w:cs="Arial"/>
                                    <w:sz w:val="16"/>
                                    <w:szCs w:val="16"/>
                                    <w:u w:val="single"/>
                                  </w:rPr>
                                  <w:delText>Week Ending:</w:delText>
                                </w:r>
                                <w:r>
                                  <w:rPr>
                                    <w:rFonts w:ascii="Arial" w:hAnsi="Arial" w:cs="Arial"/>
                                    <w:sz w:val="16"/>
                                    <w:szCs w:val="16"/>
                                  </w:rPr>
                                  <w:delText xml:space="preserve"> This is the performance date for this customer invoice. </w:delText>
                                </w:r>
                              </w:del>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2EDB6D" id="_x0000_s1130" type="#_x0000_t202" style="position:absolute;margin-left:256.35pt;margin-top:230.5pt;width:126pt;height:36.15pt;z-index:25208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" fillcolor="white [3212]" strokeweight="1.5pt">
                  <v:shadow color="#868686"/>
                  <v:textbox>
                    <w:txbxContent>
                      <w:p w14:paraId="0B7B84FC" w14:textId="77777777" w:rsidR="00257BB1" w:rsidRPr="00730843" w:rsidRDefault="00257BB1" w:rsidP="006D3B28">
                        <w:pPr>
                          <w:rPr>
                            <w:del w:id="331" w:author="Whitney Eiss" w:date="2017-10-16T11:36:00Z"/>
                            <w:rFonts w:ascii="Arial" w:hAnsi="Arial" w:cs="Arial"/>
                            <w:sz w:val="16"/>
                            <w:szCs w:val="16"/>
                          </w:rPr>
                        </w:pPr>
                        <w:del w:id="332" w:author="Whitney Eiss" w:date="2017-10-16T11:36:00Z">
                          <w:r>
                            <w:rPr>
                              <w:rFonts w:ascii="Arial" w:hAnsi="Arial" w:cs="Arial"/>
                              <w:sz w:val="16"/>
                              <w:szCs w:val="16"/>
                              <w:u w:val="single"/>
                            </w:rPr>
                            <w:delText>Week Ending:</w:delText>
                          </w:r>
                          <w:r>
                            <w:rPr>
                              <w:rFonts w:ascii="Arial" w:hAnsi="Arial" w:cs="Arial"/>
                              <w:sz w:val="16"/>
                              <w:szCs w:val="16"/>
                            </w:rPr>
                            <w:delText xml:space="preserve"> This is the performance date for this customer invoice. </w:delText>
                          </w:r>
                        </w:del>
                      </w:p>
                    </w:txbxContent>
                  </v:textbox>
                </v:shape>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2084736" behindDoc="0" locked="0" layoutInCell="1" allowOverlap="1" wp14:anchorId="26BCE2BF" wp14:editId="30AAF74C">
                  <wp:simplePos x="0" y="0"/>
                  <wp:positionH relativeFrom="column">
                    <wp:posOffset>3366770</wp:posOffset>
                  </wp:positionH>
                  <wp:positionV relativeFrom="paragraph">
                    <wp:posOffset>1458595</wp:posOffset>
                  </wp:positionV>
                  <wp:extent cx="1600200" cy="596265"/>
                  <wp:effectExtent l="13970" t="10795" r="14605" b="12065"/>
                  <wp:wrapNone/>
                  <wp:docPr id="1757" name="Text Box 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59626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8C7F0F" w14:textId="77777777" w:rsidR="00257BB1" w:rsidRPr="00730843" w:rsidRDefault="00257BB1" w:rsidP="00445742">
                              <w:pPr>
                                <w:rPr>
                                  <w:del w:id="333" w:author="Whitney Eiss" w:date="2017-10-16T11:36:00Z"/>
                                  <w:rFonts w:ascii="Arial" w:hAnsi="Arial" w:cs="Arial"/>
                                  <w:sz w:val="16"/>
                                  <w:szCs w:val="16"/>
                                </w:rPr>
                              </w:pPr>
                              <w:del w:id="334" w:author="Whitney Eiss" w:date="2017-10-16T11:36:00Z">
                                <w:r w:rsidRPr="00730843">
                                  <w:rPr>
                                    <w:rFonts w:ascii="Arial" w:hAnsi="Arial" w:cs="Arial"/>
                                    <w:sz w:val="16"/>
                                    <w:szCs w:val="16"/>
                                    <w:u w:val="single"/>
                                  </w:rPr>
                                  <w:delText xml:space="preserve">Qty: </w:delText>
                                </w:r>
                                <w:r>
                                  <w:rPr>
                                    <w:rFonts w:ascii="Arial" w:hAnsi="Arial" w:cs="Arial"/>
                                    <w:sz w:val="16"/>
                                    <w:szCs w:val="16"/>
                                  </w:rPr>
                                  <w:delText xml:space="preserve"> This is the quantity of units being billed.</w:delText>
                                </w:r>
                              </w:del>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CE2BF" id="Text Box 739" o:spid="_x0000_s1131" type="#_x0000_t202" style="position:absolute;margin-left:265.1pt;margin-top:114.85pt;width:126pt;height:46.95pt;z-index:25208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" fillcolor="#8db3e2 [1311]" strokeweight="1.5pt">
                  <v:shadow color="#868686"/>
                  <v:textbox>
                    <w:txbxContent>
                      <w:p w14:paraId="2C8C7F0F" w14:textId="77777777" w:rsidR="00257BB1" w:rsidRPr="00730843" w:rsidRDefault="00257BB1" w:rsidP="00445742">
                        <w:pPr>
                          <w:rPr>
                            <w:del w:id="335" w:author="Whitney Eiss" w:date="2017-10-16T11:36:00Z"/>
                            <w:rFonts w:ascii="Arial" w:hAnsi="Arial" w:cs="Arial"/>
                            <w:sz w:val="16"/>
                            <w:szCs w:val="16"/>
                          </w:rPr>
                        </w:pPr>
                        <w:del w:id="336" w:author="Whitney Eiss" w:date="2017-10-16T11:36:00Z">
                          <w:r w:rsidRPr="00730843">
                            <w:rPr>
                              <w:rFonts w:ascii="Arial" w:hAnsi="Arial" w:cs="Arial"/>
                              <w:sz w:val="16"/>
                              <w:szCs w:val="16"/>
                              <w:u w:val="single"/>
                            </w:rPr>
                            <w:delText xml:space="preserve">Qty: </w:delText>
                          </w:r>
                          <w:r>
                            <w:rPr>
                              <w:rFonts w:ascii="Arial" w:hAnsi="Arial" w:cs="Arial"/>
                              <w:sz w:val="16"/>
                              <w:szCs w:val="16"/>
                            </w:rPr>
                            <w:delText xml:space="preserve"> This is the quantity of units being billed.</w:delText>
                          </w:r>
                        </w:del>
                      </w:p>
                    </w:txbxContent>
                  </v:textbox>
                </v:shape>
              </w:pict>
            </mc:Fallback>
          </mc:AlternateContent>
        </w:r>
        <w:r w:rsidR="00650065" w:rsidRPr="00FB3017">
          <w:rPr>
            <w:rFonts w:ascii="Arial" w:hAnsi="Arial" w:cs="Arial"/>
            <w:noProof/>
            <w:sz w:val="22"/>
            <w:szCs w:val="22"/>
            <w:lang w:val="en-US"/>
          </w:rPr>
          <mc:AlternateContent>
            <mc:Choice Requires="wps">
              <w:drawing>
                <wp:anchor distT="0" distB="0" distL="114300" distR="114300" simplePos="0" relativeHeight="252088832" behindDoc="0" locked="0" layoutInCell="1" allowOverlap="1" wp14:anchorId="18C03239" wp14:editId="08984D60">
                  <wp:simplePos x="0" y="0"/>
                  <wp:positionH relativeFrom="column">
                    <wp:posOffset>2847340</wp:posOffset>
                  </wp:positionH>
                  <wp:positionV relativeFrom="paragraph">
                    <wp:posOffset>159385</wp:posOffset>
                  </wp:positionV>
                  <wp:extent cx="1714500" cy="443230"/>
                  <wp:effectExtent l="18415" t="16510" r="10160" b="16510"/>
                  <wp:wrapNone/>
                  <wp:docPr id="1758" name="Text Box 1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443230"/>
                          </a:xfrm>
                          <a:prstGeom prst="rect">
                            <a:avLst/>
                          </a:prstGeom>
                          <a:solidFill>
                            <a:schemeClr val="tx2">
                              <a:lumMod val="40000"/>
                              <a:lumOff val="60000"/>
                            </a:schemeClr>
                          </a:solidFill>
                          <a:ln w="19050">
                            <a:solidFill>
                              <a:srgbClr val="000000"/>
                            </a:solidFill>
                            <a:miter lim="800000"/>
                            <a:headEnd/>
                            <a:tailEnd/>
                          </a:ln>
                        </wps:spPr>
                        <wps:txbx>
                          <w:txbxContent>
                            <w:p w14:paraId="1DE4A807" w14:textId="77777777" w:rsidR="00257BB1" w:rsidRPr="00417BD8" w:rsidRDefault="00257BB1" w:rsidP="00CC6D55">
                              <w:pPr>
                                <w:rPr>
                                  <w:del w:id="337" w:author="Whitney Eiss" w:date="2017-10-16T11:36:00Z"/>
                                  <w:rFonts w:ascii="Arial" w:hAnsi="Arial" w:cs="Arial"/>
                                  <w:sz w:val="16"/>
                                  <w:szCs w:val="16"/>
                                </w:rPr>
                              </w:pPr>
                              <w:del w:id="338" w:author="Whitney Eiss" w:date="2017-10-16T11:36:00Z">
                                <w:r>
                                  <w:rPr>
                                    <w:rFonts w:ascii="Arial" w:hAnsi="Arial" w:cs="Arial"/>
                                    <w:sz w:val="16"/>
                                    <w:szCs w:val="16"/>
                                    <w:u w:val="single"/>
                                  </w:rPr>
                                  <w:delText>Invoice #</w:delText>
                                </w:r>
                                <w:r w:rsidRPr="000862F3">
                                  <w:rPr>
                                    <w:rFonts w:ascii="Arial" w:hAnsi="Arial" w:cs="Arial"/>
                                    <w:sz w:val="16"/>
                                    <w:szCs w:val="16"/>
                                  </w:rPr>
                                  <w:delText>: Used to search for the customer invoice in SHARP.</w:delText>
                                </w:r>
                              </w:del>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C03239" id="_x0000_s1132" type="#_x0000_t202" style="position:absolute;margin-left:224.2pt;margin-top:12.55pt;width:135pt;height:34.9pt;z-index:25208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" fillcolor="#8db3e2 [1311]" strokeweight="1.5pt">
                  <v:textbox>
                    <w:txbxContent>
                      <w:p w14:paraId="1DE4A807" w14:textId="77777777" w:rsidR="00257BB1" w:rsidRPr="00417BD8" w:rsidRDefault="00257BB1" w:rsidP="00CC6D55">
                        <w:pPr>
                          <w:rPr>
                            <w:del w:id="339" w:author="Whitney Eiss" w:date="2017-10-16T11:36:00Z"/>
                            <w:rFonts w:ascii="Arial" w:hAnsi="Arial" w:cs="Arial"/>
                            <w:sz w:val="16"/>
                            <w:szCs w:val="16"/>
                          </w:rPr>
                        </w:pPr>
                        <w:del w:id="340" w:author="Whitney Eiss" w:date="2017-10-16T11:36:00Z">
                          <w:r>
                            <w:rPr>
                              <w:rFonts w:ascii="Arial" w:hAnsi="Arial" w:cs="Arial"/>
                              <w:sz w:val="16"/>
                              <w:szCs w:val="16"/>
                              <w:u w:val="single"/>
                            </w:rPr>
                            <w:delText>Invoice #</w:delText>
                          </w:r>
                          <w:r w:rsidRPr="000862F3">
                            <w:rPr>
                              <w:rFonts w:ascii="Arial" w:hAnsi="Arial" w:cs="Arial"/>
                              <w:sz w:val="16"/>
                              <w:szCs w:val="16"/>
                            </w:rPr>
                            <w:delText>: Used to search for the customer invoice in SHARP.</w:delText>
                          </w:r>
                        </w:del>
                      </w:p>
                    </w:txbxContent>
                  </v:textbox>
                </v:shape>
              </w:pict>
            </mc:Fallback>
          </mc:AlternateContent>
        </w:r>
      </w:del>
      <w:r w:rsidR="00445742" w:rsidRPr="00FB3017">
        <w:rPr>
          <w:rFonts w:ascii="Arial" w:hAnsi="Arial" w:cs="Arial"/>
          <w:sz w:val="22"/>
          <w:szCs w:val="22"/>
          <w:lang w:val="en-GB"/>
        </w:rPr>
        <w:tab/>
      </w:r>
      <w:r w:rsidR="00655D3D">
        <w:rPr>
          <w:noProof/>
        </w:rPr>
        <w:drawing>
          <wp:inline distT="0" distB="0" distL="0" distR="0" wp14:anchorId="68691805" wp14:editId="52B185DD">
            <wp:extent cx="6831965" cy="3782060"/>
            <wp:effectExtent l="19050" t="19050" r="26035" b="27940"/>
            <wp:docPr id="1484" name="Picture 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831965" cy="3782060"/>
                    </a:xfrm>
                    <a:prstGeom prst="rect">
                      <a:avLst/>
                    </a:prstGeom>
                    <a:ln w="12700">
                      <a:solidFill>
                        <a:schemeClr val="tx1"/>
                      </a:solidFill>
                    </a:ln>
                  </pic:spPr>
                </pic:pic>
              </a:graphicData>
            </a:graphic>
          </wp:inline>
        </w:drawing>
      </w:r>
    </w:p>
    <w:p w14:paraId="40F38DB5" w14:textId="1920DD39" w:rsidR="00445742" w:rsidRPr="00FB3017" w:rsidRDefault="00655D3D" w:rsidP="00445742">
      <w:pPr>
        <w:rPr>
          <w:rFonts w:ascii="Arial" w:hAnsi="Arial" w:cs="Arial"/>
          <w:sz w:val="22"/>
          <w:szCs w:val="22"/>
          <w:lang w:val="en-GB"/>
        </w:rPr>
      </w:pPr>
      <w:r w:rsidRPr="00FB3017">
        <w:rPr>
          <w:rFonts w:ascii="Arial" w:hAnsi="Arial" w:cs="Arial"/>
          <w:noProof/>
          <w:sz w:val="22"/>
          <w:szCs w:val="22"/>
          <w:lang w:val="en-US"/>
        </w:rPr>
        <mc:AlternateContent>
          <mc:Choice Requires="wps">
            <w:drawing>
              <wp:anchor distT="0" distB="0" distL="114300" distR="114300" simplePos="0" relativeHeight="251514368" behindDoc="0" locked="0" layoutInCell="1" allowOverlap="1" wp14:anchorId="617F38B0" wp14:editId="7DFB04F2">
                <wp:simplePos x="0" y="0"/>
                <wp:positionH relativeFrom="column">
                  <wp:posOffset>5187241</wp:posOffset>
                </wp:positionH>
                <wp:positionV relativeFrom="paragraph">
                  <wp:posOffset>1587973</wp:posOffset>
                </wp:positionV>
                <wp:extent cx="1571005" cy="323096"/>
                <wp:effectExtent l="0" t="0" r="10160" b="20320"/>
                <wp:wrapNone/>
                <wp:docPr id="1182" name="Rectangle 1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1005" cy="323096"/>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573B2A" id="Rectangle 1131" o:spid="_x0000_s1026" style="position:absolute;margin-left:408.45pt;margin-top:125.05pt;width:123.7pt;height:25.45pt;z-index:25151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" filled="f" strokecolor="red" strokeweight="1.2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335168" behindDoc="0" locked="0" layoutInCell="1" allowOverlap="1" wp14:anchorId="069E8F37" wp14:editId="14BC9816">
                <wp:simplePos x="0" y="0"/>
                <wp:positionH relativeFrom="column">
                  <wp:posOffset>1286067</wp:posOffset>
                </wp:positionH>
                <wp:positionV relativeFrom="paragraph">
                  <wp:posOffset>1824282</wp:posOffset>
                </wp:positionV>
                <wp:extent cx="2023745" cy="1178560"/>
                <wp:effectExtent l="10160" t="10160" r="13970" b="11430"/>
                <wp:wrapNone/>
                <wp:docPr id="1177" name="Text Box 7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3745" cy="1178560"/>
                        </a:xfrm>
                        <a:prstGeom prst="rect">
                          <a:avLst/>
                        </a:prstGeom>
                        <a:solidFill>
                          <a:schemeClr val="bg1">
                            <a:lumMod val="100000"/>
                            <a:lumOff val="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A80027" w14:textId="77777777" w:rsidR="00257BB1" w:rsidRDefault="00257BB1" w:rsidP="00445742">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w:t>
                            </w:r>
                            <w:r w:rsidRPr="000E1125">
                              <w:rPr>
                                <w:rFonts w:ascii="Arial" w:hAnsi="Arial" w:cs="Arial"/>
                                <w:sz w:val="16"/>
                              </w:rPr>
                              <w:t xml:space="preserve"> </w:t>
                            </w:r>
                            <w:r>
                              <w:rPr>
                                <w:rFonts w:ascii="Arial" w:hAnsi="Arial" w:cs="Arial"/>
                                <w:sz w:val="16"/>
                              </w:rPr>
                              <w:t xml:space="preserve">the last </w:t>
                            </w:r>
                            <w:r w:rsidRPr="000E1125">
                              <w:rPr>
                                <w:rFonts w:ascii="Arial" w:hAnsi="Arial" w:cs="Arial"/>
                                <w:sz w:val="16"/>
                              </w:rPr>
                              <w:t xml:space="preserve">5 digits </w:t>
                            </w:r>
                            <w:r>
                              <w:rPr>
                                <w:rFonts w:ascii="Arial" w:hAnsi="Arial" w:cs="Arial"/>
                                <w:sz w:val="16"/>
                              </w:rPr>
                              <w:t xml:space="preserve">of the full product code.  </w:t>
                            </w:r>
                          </w:p>
                          <w:p w14:paraId="411AC530" w14:textId="77777777" w:rsidR="00257BB1" w:rsidRDefault="00257BB1" w:rsidP="00445742">
                            <w:pPr>
                              <w:rPr>
                                <w:rFonts w:ascii="Arial" w:hAnsi="Arial" w:cs="Arial"/>
                                <w:sz w:val="16"/>
                              </w:rPr>
                            </w:pPr>
                            <w:r>
                              <w:rPr>
                                <w:rFonts w:ascii="Arial" w:hAnsi="Arial" w:cs="Arial"/>
                                <w:sz w:val="16"/>
                              </w:rPr>
                              <w:t>This is the product in which the c</w:t>
                            </w:r>
                            <w:r w:rsidRPr="000E1125">
                              <w:rPr>
                                <w:rFonts w:ascii="Arial" w:hAnsi="Arial" w:cs="Arial"/>
                                <w:sz w:val="16"/>
                              </w:rPr>
                              <w:t>ustomer is stating that there is a</w:t>
                            </w:r>
                            <w:r>
                              <w:rPr>
                                <w:rFonts w:ascii="Arial" w:hAnsi="Arial" w:cs="Arial"/>
                                <w:sz w:val="16"/>
                              </w:rPr>
                              <w:t xml:space="preserve"> Markdown allowance</w:t>
                            </w:r>
                            <w:r w:rsidRPr="000E1125">
                              <w:rPr>
                                <w:rFonts w:ascii="Arial" w:hAnsi="Arial" w:cs="Arial"/>
                                <w:sz w:val="16"/>
                              </w:rPr>
                              <w:t>.</w:t>
                            </w:r>
                          </w:p>
                          <w:p w14:paraId="3B0BA74B" w14:textId="6FF04EDE" w:rsidR="00257BB1" w:rsidRPr="00904FBB" w:rsidRDefault="00257BB1" w:rsidP="00445742">
                            <w:pPr>
                              <w:rPr>
                                <w:rFonts w:ascii="Arial" w:hAnsi="Arial" w:cs="Arial"/>
                                <w:sz w:val="16"/>
                                <w:szCs w:val="16"/>
                              </w:rPr>
                            </w:pPr>
                            <w:r w:rsidRPr="00904FBB">
                              <w:rPr>
                                <w:rFonts w:ascii="Arial" w:hAnsi="Arial" w:cs="Arial"/>
                                <w:sz w:val="16"/>
                                <w:szCs w:val="16"/>
                              </w:rPr>
                              <w:t xml:space="preserve">Ex: - 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sidRPr="00904FBB">
                              <w:rPr>
                                <w:rFonts w:ascii="Arial" w:hAnsi="Arial" w:cs="Arial"/>
                                <w:sz w:val="16"/>
                                <w:szCs w:val="16"/>
                              </w:rPr>
                              <w:t xml:space="preserve"> </w:t>
                            </w:r>
                            <w:r>
                              <w:rPr>
                                <w:rFonts w:ascii="Arial" w:hAnsi="Arial" w:cs="Arial"/>
                                <w:sz w:val="16"/>
                                <w:szCs w:val="16"/>
                              </w:rPr>
                              <w:t>33617</w:t>
                            </w:r>
                            <w:r w:rsidRPr="00655D3D">
                              <w:rPr>
                                <w:rFonts w:ascii="Arial" w:hAnsi="Arial" w:cs="Arial"/>
                                <w:color w:val="FF0000"/>
                                <w:sz w:val="16"/>
                                <w:szCs w:val="16"/>
                              </w:rPr>
                              <w:t>00049</w:t>
                            </w:r>
                          </w:p>
                          <w:p w14:paraId="491DAE74" w14:textId="77777777" w:rsidR="00257BB1" w:rsidRPr="00356DAF" w:rsidRDefault="00257BB1" w:rsidP="00445742">
                            <w:pPr>
                              <w:rPr>
                                <w:rFonts w:ascii="Arial" w:hAnsi="Arial" w:cs="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9E8F37" id="Text Box 733" o:spid="_x0000_s1133" type="#_x0000_t202" style="position:absolute;margin-left:101.25pt;margin-top:143.65pt;width:159.35pt;height:92.8pt;z-index:25133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" fillcolor="white [3212]" strokeweight="1.5pt">
                <v:shadow color="#868686"/>
                <v:textbox>
                  <w:txbxContent>
                    <w:p w14:paraId="4DA80027" w14:textId="77777777" w:rsidR="00257BB1" w:rsidRDefault="00257BB1" w:rsidP="00445742">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w:t>
                      </w:r>
                      <w:r w:rsidRPr="000E1125">
                        <w:rPr>
                          <w:rFonts w:ascii="Arial" w:hAnsi="Arial" w:cs="Arial"/>
                          <w:sz w:val="16"/>
                        </w:rPr>
                        <w:t xml:space="preserve"> </w:t>
                      </w:r>
                      <w:r>
                        <w:rPr>
                          <w:rFonts w:ascii="Arial" w:hAnsi="Arial" w:cs="Arial"/>
                          <w:sz w:val="16"/>
                        </w:rPr>
                        <w:t xml:space="preserve">the last </w:t>
                      </w:r>
                      <w:r w:rsidRPr="000E1125">
                        <w:rPr>
                          <w:rFonts w:ascii="Arial" w:hAnsi="Arial" w:cs="Arial"/>
                          <w:sz w:val="16"/>
                        </w:rPr>
                        <w:t xml:space="preserve">5 digits </w:t>
                      </w:r>
                      <w:r>
                        <w:rPr>
                          <w:rFonts w:ascii="Arial" w:hAnsi="Arial" w:cs="Arial"/>
                          <w:sz w:val="16"/>
                        </w:rPr>
                        <w:t xml:space="preserve">of the full product code.  </w:t>
                      </w:r>
                    </w:p>
                    <w:p w14:paraId="411AC530" w14:textId="77777777" w:rsidR="00257BB1" w:rsidRDefault="00257BB1" w:rsidP="00445742">
                      <w:pPr>
                        <w:rPr>
                          <w:rFonts w:ascii="Arial" w:hAnsi="Arial" w:cs="Arial"/>
                          <w:sz w:val="16"/>
                        </w:rPr>
                      </w:pPr>
                      <w:r>
                        <w:rPr>
                          <w:rFonts w:ascii="Arial" w:hAnsi="Arial" w:cs="Arial"/>
                          <w:sz w:val="16"/>
                        </w:rPr>
                        <w:t>This is the product in which the c</w:t>
                      </w:r>
                      <w:r w:rsidRPr="000E1125">
                        <w:rPr>
                          <w:rFonts w:ascii="Arial" w:hAnsi="Arial" w:cs="Arial"/>
                          <w:sz w:val="16"/>
                        </w:rPr>
                        <w:t>ustomer is stating that there is a</w:t>
                      </w:r>
                      <w:r>
                        <w:rPr>
                          <w:rFonts w:ascii="Arial" w:hAnsi="Arial" w:cs="Arial"/>
                          <w:sz w:val="16"/>
                        </w:rPr>
                        <w:t xml:space="preserve"> Markdown allowance</w:t>
                      </w:r>
                      <w:r w:rsidRPr="000E1125">
                        <w:rPr>
                          <w:rFonts w:ascii="Arial" w:hAnsi="Arial" w:cs="Arial"/>
                          <w:sz w:val="16"/>
                        </w:rPr>
                        <w:t>.</w:t>
                      </w:r>
                    </w:p>
                    <w:p w14:paraId="3B0BA74B" w14:textId="6FF04EDE" w:rsidR="00257BB1" w:rsidRPr="00904FBB" w:rsidRDefault="00257BB1" w:rsidP="00445742">
                      <w:pPr>
                        <w:rPr>
                          <w:rFonts w:ascii="Arial" w:hAnsi="Arial" w:cs="Arial"/>
                          <w:sz w:val="16"/>
                          <w:szCs w:val="16"/>
                        </w:rPr>
                      </w:pPr>
                      <w:r w:rsidRPr="00904FBB">
                        <w:rPr>
                          <w:rFonts w:ascii="Arial" w:hAnsi="Arial" w:cs="Arial"/>
                          <w:sz w:val="16"/>
                          <w:szCs w:val="16"/>
                        </w:rPr>
                        <w:t xml:space="preserve">Ex: - 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sidRPr="00904FBB">
                        <w:rPr>
                          <w:rFonts w:ascii="Arial" w:hAnsi="Arial" w:cs="Arial"/>
                          <w:sz w:val="16"/>
                          <w:szCs w:val="16"/>
                        </w:rPr>
                        <w:t xml:space="preserve"> </w:t>
                      </w:r>
                      <w:r>
                        <w:rPr>
                          <w:rFonts w:ascii="Arial" w:hAnsi="Arial" w:cs="Arial"/>
                          <w:sz w:val="16"/>
                          <w:szCs w:val="16"/>
                        </w:rPr>
                        <w:t>33617</w:t>
                      </w:r>
                      <w:r w:rsidRPr="00655D3D">
                        <w:rPr>
                          <w:rFonts w:ascii="Arial" w:hAnsi="Arial" w:cs="Arial"/>
                          <w:color w:val="FF0000"/>
                          <w:sz w:val="16"/>
                          <w:szCs w:val="16"/>
                        </w:rPr>
                        <w:t>00049</w:t>
                      </w:r>
                    </w:p>
                    <w:p w14:paraId="491DAE74" w14:textId="77777777" w:rsidR="00257BB1" w:rsidRPr="00356DAF" w:rsidRDefault="00257BB1" w:rsidP="00445742">
                      <w:pPr>
                        <w:rPr>
                          <w:rFonts w:ascii="Arial" w:hAnsi="Arial" w:cs="Arial"/>
                          <w:sz w:val="16"/>
                        </w:rPr>
                      </w:pPr>
                    </w:p>
                  </w:txbxContent>
                </v:textbox>
              </v:shape>
            </w:pict>
          </mc:Fallback>
        </mc:AlternateContent>
      </w:r>
      <w:r>
        <w:rPr>
          <w:noProof/>
        </w:rPr>
        <w:drawing>
          <wp:inline distT="0" distB="0" distL="0" distR="0" wp14:anchorId="5F16490F" wp14:editId="60D80D5C">
            <wp:extent cx="6831965" cy="2062717"/>
            <wp:effectExtent l="19050" t="19050" r="26035" b="13970"/>
            <wp:docPr id="1485" name="Picture 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853076" cy="2069091"/>
                    </a:xfrm>
                    <a:prstGeom prst="rect">
                      <a:avLst/>
                    </a:prstGeom>
                    <a:ln w="12700">
                      <a:solidFill>
                        <a:schemeClr val="tx1"/>
                      </a:solidFill>
                    </a:ln>
                  </pic:spPr>
                </pic:pic>
              </a:graphicData>
            </a:graphic>
          </wp:inline>
        </w:drawing>
      </w:r>
    </w:p>
    <w:p w14:paraId="5A9021CF" w14:textId="5704B993" w:rsidR="006D3B28" w:rsidRPr="00FB3017" w:rsidRDefault="006D3B28" w:rsidP="00445742">
      <w:pPr>
        <w:rPr>
          <w:rFonts w:ascii="Arial" w:hAnsi="Arial" w:cs="Arial"/>
          <w:sz w:val="22"/>
          <w:szCs w:val="22"/>
          <w:lang w:val="en-GB"/>
        </w:rPr>
      </w:pPr>
    </w:p>
    <w:p w14:paraId="5D03A334" w14:textId="77777777" w:rsidR="005A647B" w:rsidRPr="00FB3017" w:rsidRDefault="005A647B" w:rsidP="00445742">
      <w:pPr>
        <w:rPr>
          <w:rFonts w:ascii="Arial" w:hAnsi="Arial" w:cs="Arial"/>
          <w:b/>
          <w:lang w:val="en-GB"/>
        </w:rPr>
      </w:pPr>
    </w:p>
    <w:p w14:paraId="6F98F20E" w14:textId="77777777" w:rsidR="005A647B" w:rsidRPr="00FB3017" w:rsidRDefault="005A647B" w:rsidP="00445742">
      <w:pPr>
        <w:rPr>
          <w:rFonts w:ascii="Arial" w:hAnsi="Arial" w:cs="Arial"/>
          <w:b/>
          <w:lang w:val="en-GB"/>
        </w:rPr>
      </w:pPr>
    </w:p>
    <w:p w14:paraId="598B0011" w14:textId="77777777" w:rsidR="005A647B" w:rsidRPr="00FB3017" w:rsidRDefault="005A647B" w:rsidP="00445742">
      <w:pPr>
        <w:rPr>
          <w:rFonts w:ascii="Arial" w:hAnsi="Arial" w:cs="Arial"/>
          <w:b/>
          <w:lang w:val="en-GB"/>
        </w:rPr>
      </w:pPr>
    </w:p>
    <w:p w14:paraId="448E651E" w14:textId="77777777" w:rsidR="005A647B" w:rsidRPr="00FB3017" w:rsidRDefault="005A647B" w:rsidP="00445742">
      <w:pPr>
        <w:rPr>
          <w:rFonts w:ascii="Arial" w:hAnsi="Arial" w:cs="Arial"/>
          <w:b/>
          <w:lang w:val="en-GB"/>
        </w:rPr>
      </w:pPr>
    </w:p>
    <w:p w14:paraId="36971B89" w14:textId="77777777" w:rsidR="00F54C08" w:rsidRPr="00FB3017" w:rsidRDefault="00F54C08" w:rsidP="00445742">
      <w:pPr>
        <w:rPr>
          <w:rFonts w:ascii="Arial" w:hAnsi="Arial" w:cs="Arial"/>
          <w:b/>
          <w:lang w:val="en-GB"/>
        </w:rPr>
      </w:pPr>
    </w:p>
    <w:p w14:paraId="5E0833D4" w14:textId="77777777" w:rsidR="00445742" w:rsidRPr="00FB3017" w:rsidRDefault="00FB3017" w:rsidP="00445742">
      <w:pPr>
        <w:rPr>
          <w:rFonts w:ascii="Arial" w:hAnsi="Arial" w:cs="Arial"/>
          <w:sz w:val="22"/>
          <w:szCs w:val="22"/>
          <w:lang w:val="en-GB"/>
        </w:rPr>
      </w:pPr>
      <w:r w:rsidRPr="00FB3017">
        <w:rPr>
          <w:rFonts w:ascii="Arial" w:hAnsi="Arial" w:cs="Arial"/>
          <w:sz w:val="22"/>
          <w:szCs w:val="22"/>
          <w:lang w:val="en-GB"/>
        </w:rPr>
        <w:t xml:space="preserve">   </w:t>
      </w:r>
    </w:p>
    <w:p w14:paraId="7BB93CC8" w14:textId="77777777" w:rsidR="009161F8" w:rsidRDefault="009161F8">
      <w:pPr>
        <w:overflowPunct/>
        <w:autoSpaceDE/>
        <w:autoSpaceDN/>
        <w:adjustRightInd/>
        <w:textAlignment w:val="auto"/>
        <w:rPr>
          <w:rFonts w:ascii="Arial" w:hAnsi="Arial" w:cs="Arial"/>
          <w:b/>
          <w:lang w:val="en-GB"/>
        </w:rPr>
      </w:pPr>
      <w:r>
        <w:rPr>
          <w:rFonts w:ascii="Arial" w:hAnsi="Arial" w:cs="Arial"/>
          <w:b/>
          <w:lang w:val="en-GB"/>
        </w:rPr>
        <w:br w:type="page"/>
      </w:r>
    </w:p>
    <w:p w14:paraId="0C5DACA9" w14:textId="3DF09DA2" w:rsidR="0011149B" w:rsidRPr="00FB3017" w:rsidRDefault="00F54C08" w:rsidP="00445742">
      <w:pPr>
        <w:rPr>
          <w:rFonts w:ascii="Arial" w:hAnsi="Arial" w:cs="Arial"/>
          <w:b/>
          <w:lang w:val="en-GB"/>
        </w:rPr>
      </w:pPr>
      <w:r w:rsidRPr="00FB3017">
        <w:rPr>
          <w:rFonts w:ascii="Arial" w:hAnsi="Arial" w:cs="Arial"/>
          <w:b/>
          <w:lang w:val="en-GB"/>
        </w:rPr>
        <w:lastRenderedPageBreak/>
        <w:t>9.</w:t>
      </w:r>
      <w:r w:rsidR="00ED07EB">
        <w:rPr>
          <w:rFonts w:ascii="Arial" w:hAnsi="Arial" w:cs="Arial"/>
          <w:b/>
          <w:lang w:val="en-GB"/>
        </w:rPr>
        <w:t>2</w:t>
      </w:r>
      <w:r w:rsidR="0011149B" w:rsidRPr="00FB3017">
        <w:rPr>
          <w:rFonts w:ascii="Arial" w:hAnsi="Arial" w:cs="Arial"/>
          <w:b/>
          <w:lang w:val="en-GB"/>
        </w:rPr>
        <w:tab/>
        <w:t>Customer Invoice for Markdown</w:t>
      </w:r>
      <w:r w:rsidRPr="00FB3017">
        <w:rPr>
          <w:rFonts w:ascii="Arial" w:hAnsi="Arial" w:cs="Arial"/>
          <w:b/>
          <w:lang w:val="en-GB"/>
        </w:rPr>
        <w:t>, Example 2</w:t>
      </w:r>
      <w:r w:rsidR="0011149B" w:rsidRPr="00FB3017">
        <w:rPr>
          <w:rFonts w:ascii="Arial" w:hAnsi="Arial" w:cs="Arial"/>
          <w:b/>
          <w:lang w:val="en-GB"/>
        </w:rPr>
        <w:t>:</w:t>
      </w:r>
    </w:p>
    <w:p w14:paraId="00B5875F" w14:textId="77777777" w:rsidR="005D5884" w:rsidRPr="00FB3017" w:rsidRDefault="00650065" w:rsidP="00445742">
      <w:pPr>
        <w:rPr>
          <w:rFonts w:ascii="Arial" w:hAnsi="Arial" w:cs="Arial"/>
          <w:sz w:val="22"/>
          <w:szCs w:val="22"/>
          <w:lang w:val="en-GB"/>
        </w:rPr>
      </w:pPr>
      <w:r w:rsidRPr="00FB3017">
        <w:rPr>
          <w:rFonts w:ascii="Arial" w:hAnsi="Arial" w:cs="Arial"/>
          <w:noProof/>
          <w:sz w:val="22"/>
          <w:szCs w:val="22"/>
          <w:lang w:val="en-US"/>
        </w:rPr>
        <mc:AlternateContent>
          <mc:Choice Requires="wps">
            <w:drawing>
              <wp:anchor distT="0" distB="0" distL="114300" distR="114300" simplePos="0" relativeHeight="251695616" behindDoc="0" locked="0" layoutInCell="1" allowOverlap="1" wp14:anchorId="1837A852" wp14:editId="600EDB90">
                <wp:simplePos x="0" y="0"/>
                <wp:positionH relativeFrom="column">
                  <wp:posOffset>5172710</wp:posOffset>
                </wp:positionH>
                <wp:positionV relativeFrom="paragraph">
                  <wp:posOffset>4140200</wp:posOffset>
                </wp:positionV>
                <wp:extent cx="561975" cy="892175"/>
                <wp:effectExtent l="57785" t="15875" r="18415" b="44450"/>
                <wp:wrapNone/>
                <wp:docPr id="1163" name="AutoShape 1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1975" cy="8921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0DC861" id="AutoShape 1784" o:spid="_x0000_s1026" type="#_x0000_t32" style="position:absolute;margin-left:407.3pt;margin-top:326pt;width:44.25pt;height:70.25pt;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" strokeweight="1.5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696640" behindDoc="0" locked="0" layoutInCell="1" allowOverlap="1" wp14:anchorId="1EC0ED5B" wp14:editId="350A12E2">
                <wp:simplePos x="0" y="0"/>
                <wp:positionH relativeFrom="column">
                  <wp:posOffset>5734685</wp:posOffset>
                </wp:positionH>
                <wp:positionV relativeFrom="paragraph">
                  <wp:posOffset>3854450</wp:posOffset>
                </wp:positionV>
                <wp:extent cx="389890" cy="863600"/>
                <wp:effectExtent l="10160" t="15875" r="9525" b="15875"/>
                <wp:wrapNone/>
                <wp:docPr id="1162" name="Rectangle 17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9890" cy="86360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CC8D2E" id="Rectangle 1785" o:spid="_x0000_s1026" style="position:absolute;margin-left:451.55pt;margin-top:303.5pt;width:30.7pt;height:68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" filled="f" strokecolor="red" strokeweight="1.5pt">
                <v:shadow color="#868686"/>
              </v:rect>
            </w:pict>
          </mc:Fallback>
        </mc:AlternateContent>
      </w:r>
      <w:r w:rsidR="0011149B" w:rsidRPr="00FB3017">
        <w:rPr>
          <w:rFonts w:ascii="Arial" w:hAnsi="Arial" w:cs="Arial"/>
          <w:noProof/>
          <w:sz w:val="22"/>
          <w:szCs w:val="22"/>
          <w:lang w:val="en-US"/>
        </w:rPr>
        <w:drawing>
          <wp:inline distT="0" distB="0" distL="0" distR="0" wp14:anchorId="463F918B" wp14:editId="5E832D55">
            <wp:extent cx="6829425" cy="4999163"/>
            <wp:effectExtent l="19050" t="19050" r="9525" b="11430"/>
            <wp:docPr id="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1" cstate="print"/>
                    <a:srcRect/>
                    <a:stretch>
                      <a:fillRect/>
                    </a:stretch>
                  </pic:blipFill>
                  <pic:spPr bwMode="auto">
                    <a:xfrm>
                      <a:off x="0" y="0"/>
                      <a:ext cx="6829425" cy="4999163"/>
                    </a:xfrm>
                    <a:prstGeom prst="rect">
                      <a:avLst/>
                    </a:prstGeom>
                    <a:noFill/>
                    <a:ln w="9525">
                      <a:solidFill>
                        <a:schemeClr val="tx1"/>
                      </a:solidFill>
                      <a:miter lim="800000"/>
                      <a:headEnd/>
                      <a:tailEnd/>
                    </a:ln>
                  </pic:spPr>
                </pic:pic>
              </a:graphicData>
            </a:graphic>
          </wp:inline>
        </w:drawing>
      </w:r>
    </w:p>
    <w:p w14:paraId="4F16EEEC" w14:textId="77777777" w:rsidR="0011149B" w:rsidRPr="00FB3017" w:rsidRDefault="00650065" w:rsidP="00445742">
      <w:pPr>
        <w:rPr>
          <w:rFonts w:ascii="Arial" w:hAnsi="Arial" w:cs="Arial"/>
          <w:sz w:val="22"/>
          <w:szCs w:val="22"/>
          <w:lang w:val="en-GB"/>
        </w:rPr>
      </w:pPr>
      <w:r w:rsidRPr="00FB3017">
        <w:rPr>
          <w:rFonts w:ascii="Arial" w:hAnsi="Arial" w:cs="Arial"/>
          <w:noProof/>
          <w:sz w:val="22"/>
          <w:szCs w:val="22"/>
          <w:lang w:val="en-US"/>
        </w:rPr>
        <mc:AlternateContent>
          <mc:Choice Requires="wps">
            <w:drawing>
              <wp:anchor distT="0" distB="0" distL="114300" distR="114300" simplePos="0" relativeHeight="251694592" behindDoc="0" locked="0" layoutInCell="1" allowOverlap="1" wp14:anchorId="39149B74" wp14:editId="696F0FC9">
                <wp:simplePos x="0" y="0"/>
                <wp:positionH relativeFrom="column">
                  <wp:posOffset>4639945</wp:posOffset>
                </wp:positionH>
                <wp:positionV relativeFrom="paragraph">
                  <wp:posOffset>33020</wp:posOffset>
                </wp:positionV>
                <wp:extent cx="1729740" cy="857250"/>
                <wp:effectExtent l="10795" t="13970" r="12065" b="14605"/>
                <wp:wrapNone/>
                <wp:docPr id="1161" name="Text Box 1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740" cy="85725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D5CECC" w14:textId="77777777" w:rsidR="00257BB1" w:rsidRPr="0011149B" w:rsidRDefault="00257BB1" w:rsidP="0011149B">
                            <w:pPr>
                              <w:rPr>
                                <w:rFonts w:ascii="Arial" w:hAnsi="Arial" w:cs="Arial"/>
                                <w:sz w:val="16"/>
                                <w:szCs w:val="16"/>
                              </w:rPr>
                            </w:pPr>
                            <w:r w:rsidRPr="0011149B">
                              <w:rPr>
                                <w:rFonts w:ascii="Arial" w:hAnsi="Arial" w:cs="Arial"/>
                                <w:sz w:val="16"/>
                                <w:szCs w:val="16"/>
                              </w:rPr>
                              <w:t>The word DISCO</w:t>
                            </w:r>
                            <w:r>
                              <w:rPr>
                                <w:rFonts w:ascii="Arial" w:hAnsi="Arial" w:cs="Arial"/>
                                <w:sz w:val="16"/>
                                <w:szCs w:val="16"/>
                              </w:rPr>
                              <w:t xml:space="preserve"> </w:t>
                            </w:r>
                            <w:r w:rsidRPr="0011149B">
                              <w:rPr>
                                <w:rFonts w:ascii="Arial" w:hAnsi="Arial" w:cs="Arial"/>
                                <w:sz w:val="16"/>
                                <w:szCs w:val="16"/>
                              </w:rPr>
                              <w:t xml:space="preserve">in the Fee Reason column indicates that these items were discounted and marked down to get rid of the product.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149B74" id="Text Box 1783" o:spid="_x0000_s1134" type="#_x0000_t202" style="position:absolute;margin-left:365.35pt;margin-top:2.6pt;width:136.2pt;height:67.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" fillcolor="#8db3e2 [1311]" strokeweight="1.5pt">
                <v:shadow color="#868686"/>
                <v:textbox>
                  <w:txbxContent>
                    <w:p w14:paraId="16D5CECC" w14:textId="77777777" w:rsidR="00257BB1" w:rsidRPr="0011149B" w:rsidRDefault="00257BB1" w:rsidP="0011149B">
                      <w:pPr>
                        <w:rPr>
                          <w:rFonts w:ascii="Arial" w:hAnsi="Arial" w:cs="Arial"/>
                          <w:sz w:val="16"/>
                          <w:szCs w:val="16"/>
                        </w:rPr>
                      </w:pPr>
                      <w:r w:rsidRPr="0011149B">
                        <w:rPr>
                          <w:rFonts w:ascii="Arial" w:hAnsi="Arial" w:cs="Arial"/>
                          <w:sz w:val="16"/>
                          <w:szCs w:val="16"/>
                        </w:rPr>
                        <w:t>The word DISCO</w:t>
                      </w:r>
                      <w:r>
                        <w:rPr>
                          <w:rFonts w:ascii="Arial" w:hAnsi="Arial" w:cs="Arial"/>
                          <w:sz w:val="16"/>
                          <w:szCs w:val="16"/>
                        </w:rPr>
                        <w:t xml:space="preserve"> </w:t>
                      </w:r>
                      <w:r w:rsidRPr="0011149B">
                        <w:rPr>
                          <w:rFonts w:ascii="Arial" w:hAnsi="Arial" w:cs="Arial"/>
                          <w:sz w:val="16"/>
                          <w:szCs w:val="16"/>
                        </w:rPr>
                        <w:t xml:space="preserve">in the Fee Reason column indicates that these items were discounted and marked down to get rid of the product. </w:t>
                      </w:r>
                    </w:p>
                  </w:txbxContent>
                </v:textbox>
              </v:shape>
            </w:pict>
          </mc:Fallback>
        </mc:AlternateContent>
      </w:r>
    </w:p>
    <w:p w14:paraId="3DD8C268" w14:textId="58FDDB8B" w:rsidR="0011149B" w:rsidRPr="00FB3017" w:rsidRDefault="0011149B" w:rsidP="00445742">
      <w:pPr>
        <w:rPr>
          <w:rFonts w:ascii="Arial" w:hAnsi="Arial" w:cs="Arial"/>
          <w:sz w:val="22"/>
          <w:szCs w:val="22"/>
          <w:lang w:val="en-GB"/>
        </w:rPr>
      </w:pPr>
    </w:p>
    <w:p w14:paraId="3FA6D996" w14:textId="77777777" w:rsidR="0011149B" w:rsidRPr="00FB3017" w:rsidRDefault="0011149B" w:rsidP="00445742">
      <w:pPr>
        <w:rPr>
          <w:rFonts w:ascii="Arial" w:hAnsi="Arial" w:cs="Arial"/>
          <w:sz w:val="22"/>
          <w:szCs w:val="22"/>
          <w:lang w:val="en-GB"/>
        </w:rPr>
      </w:pPr>
    </w:p>
    <w:p w14:paraId="7EF6261B" w14:textId="77777777" w:rsidR="0011149B" w:rsidRPr="00FB3017" w:rsidRDefault="0011149B" w:rsidP="00445742">
      <w:pPr>
        <w:rPr>
          <w:rFonts w:ascii="Arial" w:hAnsi="Arial" w:cs="Arial"/>
          <w:sz w:val="22"/>
          <w:szCs w:val="22"/>
          <w:lang w:val="en-GB"/>
        </w:rPr>
      </w:pPr>
    </w:p>
    <w:p w14:paraId="4420D91D" w14:textId="77777777" w:rsidR="0011149B" w:rsidRPr="00FB3017" w:rsidRDefault="0011149B" w:rsidP="00445742">
      <w:pPr>
        <w:rPr>
          <w:rFonts w:ascii="Arial" w:hAnsi="Arial" w:cs="Arial"/>
          <w:sz w:val="22"/>
          <w:szCs w:val="22"/>
          <w:lang w:val="en-GB"/>
        </w:rPr>
      </w:pPr>
    </w:p>
    <w:p w14:paraId="3B35F864" w14:textId="6543656F" w:rsidR="00ED07EB" w:rsidRDefault="00ED07EB">
      <w:pPr>
        <w:overflowPunct/>
        <w:autoSpaceDE/>
        <w:autoSpaceDN/>
        <w:adjustRightInd/>
        <w:textAlignment w:val="auto"/>
        <w:rPr>
          <w:rFonts w:ascii="Arial" w:hAnsi="Arial" w:cs="Arial"/>
          <w:sz w:val="22"/>
          <w:szCs w:val="22"/>
          <w:lang w:val="en-GB"/>
        </w:rPr>
      </w:pPr>
      <w:r>
        <w:rPr>
          <w:rFonts w:ascii="Arial" w:hAnsi="Arial" w:cs="Arial"/>
          <w:sz w:val="22"/>
          <w:szCs w:val="22"/>
          <w:lang w:val="en-GB"/>
        </w:rPr>
        <w:br w:type="page"/>
      </w:r>
    </w:p>
    <w:p w14:paraId="763058F5" w14:textId="5785C6E0" w:rsidR="00ED07EB" w:rsidRPr="00FB3017" w:rsidRDefault="00ED07EB" w:rsidP="00ED07EB">
      <w:pPr>
        <w:rPr>
          <w:rFonts w:ascii="Arial" w:hAnsi="Arial" w:cs="Arial"/>
          <w:b/>
          <w:lang w:val="en-GB"/>
        </w:rPr>
      </w:pPr>
      <w:r w:rsidRPr="00FB3017">
        <w:rPr>
          <w:rFonts w:ascii="Arial" w:hAnsi="Arial" w:cs="Arial"/>
          <w:b/>
          <w:lang w:val="en-GB"/>
        </w:rPr>
        <w:lastRenderedPageBreak/>
        <w:t>9.</w:t>
      </w:r>
      <w:r>
        <w:rPr>
          <w:rFonts w:ascii="Arial" w:hAnsi="Arial" w:cs="Arial"/>
          <w:b/>
          <w:lang w:val="en-GB"/>
        </w:rPr>
        <w:t>2</w:t>
      </w:r>
      <w:r w:rsidRPr="00FB3017">
        <w:rPr>
          <w:rFonts w:ascii="Arial" w:hAnsi="Arial" w:cs="Arial"/>
          <w:b/>
          <w:lang w:val="en-GB"/>
        </w:rPr>
        <w:tab/>
      </w:r>
      <w:r>
        <w:rPr>
          <w:rFonts w:ascii="Arial" w:hAnsi="Arial" w:cs="Arial"/>
          <w:b/>
          <w:lang w:val="en-GB"/>
        </w:rPr>
        <w:t>Contract</w:t>
      </w:r>
      <w:r w:rsidRPr="00FB3017">
        <w:rPr>
          <w:rFonts w:ascii="Arial" w:hAnsi="Arial" w:cs="Arial"/>
          <w:b/>
          <w:lang w:val="en-GB"/>
        </w:rPr>
        <w:t xml:space="preserve"> for Markdown</w:t>
      </w:r>
      <w:r>
        <w:rPr>
          <w:rFonts w:ascii="Arial" w:hAnsi="Arial" w:cs="Arial"/>
          <w:b/>
          <w:lang w:val="en-GB"/>
        </w:rPr>
        <w:t>, Example 1</w:t>
      </w:r>
      <w:r w:rsidRPr="00FB3017">
        <w:rPr>
          <w:rFonts w:ascii="Arial" w:hAnsi="Arial" w:cs="Arial"/>
          <w:b/>
          <w:lang w:val="en-GB"/>
        </w:rPr>
        <w:t>:</w:t>
      </w:r>
    </w:p>
    <w:p w14:paraId="65973DF2" w14:textId="6CA5F62D" w:rsidR="0011149B" w:rsidRDefault="0011149B" w:rsidP="00445742">
      <w:pPr>
        <w:rPr>
          <w:rFonts w:ascii="Arial" w:hAnsi="Arial" w:cs="Arial"/>
          <w:sz w:val="22"/>
          <w:szCs w:val="22"/>
          <w:lang w:val="en-GB"/>
        </w:rPr>
      </w:pPr>
    </w:p>
    <w:p w14:paraId="35E21548" w14:textId="30FD89C7" w:rsidR="00ED07EB" w:rsidRPr="00FB3017" w:rsidRDefault="00ED07EB" w:rsidP="00445742">
      <w:pPr>
        <w:rPr>
          <w:rFonts w:ascii="Arial" w:hAnsi="Arial" w:cs="Arial"/>
          <w:sz w:val="22"/>
          <w:szCs w:val="22"/>
          <w:lang w:val="en-GB"/>
        </w:rPr>
      </w:pPr>
      <w:r>
        <w:rPr>
          <w:rFonts w:ascii="Arial" w:hAnsi="Arial" w:cs="Arial"/>
          <w:sz w:val="22"/>
          <w:szCs w:val="22"/>
          <w:lang w:val="en-GB"/>
        </w:rPr>
        <w:t>The customer invoice may not give an indication that an item is for markdowns. If a contract is located that indicates the item is for Clear</w:t>
      </w:r>
      <w:r w:rsidR="000E06A0">
        <w:rPr>
          <w:rFonts w:ascii="Arial" w:hAnsi="Arial" w:cs="Arial"/>
          <w:sz w:val="22"/>
          <w:szCs w:val="22"/>
          <w:lang w:val="en-GB"/>
        </w:rPr>
        <w:t>ance</w:t>
      </w:r>
      <w:r w:rsidR="00544016">
        <w:rPr>
          <w:rFonts w:ascii="Arial" w:hAnsi="Arial" w:cs="Arial"/>
          <w:sz w:val="22"/>
          <w:szCs w:val="22"/>
          <w:lang w:val="en-GB"/>
        </w:rPr>
        <w:t>,</w:t>
      </w:r>
      <w:r w:rsidR="000E06A0">
        <w:rPr>
          <w:rFonts w:ascii="Arial" w:hAnsi="Arial" w:cs="Arial"/>
          <w:sz w:val="22"/>
          <w:szCs w:val="22"/>
          <w:lang w:val="en-GB"/>
        </w:rPr>
        <w:t xml:space="preserve"> Discontinued, </w:t>
      </w:r>
      <w:r w:rsidR="00544016">
        <w:rPr>
          <w:rFonts w:ascii="Arial" w:hAnsi="Arial" w:cs="Arial"/>
          <w:sz w:val="22"/>
          <w:szCs w:val="22"/>
          <w:lang w:val="en-GB"/>
        </w:rPr>
        <w:t xml:space="preserve">or Deletion(s), </w:t>
      </w:r>
      <w:r w:rsidR="000E06A0">
        <w:rPr>
          <w:rFonts w:ascii="Arial" w:hAnsi="Arial" w:cs="Arial"/>
          <w:sz w:val="22"/>
          <w:szCs w:val="22"/>
          <w:lang w:val="en-GB"/>
        </w:rPr>
        <w:t xml:space="preserve">the items are for markdowns. Review the Client SOP/Matrix and/or Client specific section of this SOP for markdown Client specific processes for markdowns. </w:t>
      </w:r>
    </w:p>
    <w:p w14:paraId="2086D96A" w14:textId="55641E89" w:rsidR="0011149B" w:rsidRDefault="0011149B" w:rsidP="00445742">
      <w:pPr>
        <w:rPr>
          <w:rFonts w:ascii="Arial" w:hAnsi="Arial" w:cs="Arial"/>
          <w:sz w:val="22"/>
          <w:szCs w:val="22"/>
          <w:lang w:val="en-GB"/>
        </w:rPr>
      </w:pPr>
    </w:p>
    <w:p w14:paraId="7CF460A2" w14:textId="462C1226" w:rsidR="000E06A0" w:rsidRDefault="000E06A0" w:rsidP="00445742">
      <w:pPr>
        <w:rPr>
          <w:rFonts w:ascii="Arial" w:hAnsi="Arial" w:cs="Arial"/>
          <w:sz w:val="22"/>
          <w:szCs w:val="22"/>
          <w:lang w:val="en-GB"/>
        </w:rPr>
      </w:pPr>
    </w:p>
    <w:p w14:paraId="23C119D7" w14:textId="77777777" w:rsidR="000E06A0" w:rsidRPr="00FB3017" w:rsidRDefault="000E06A0" w:rsidP="00445742">
      <w:pPr>
        <w:rPr>
          <w:rFonts w:ascii="Arial" w:hAnsi="Arial" w:cs="Arial"/>
          <w:sz w:val="22"/>
          <w:szCs w:val="22"/>
          <w:lang w:val="en-GB"/>
        </w:rPr>
      </w:pPr>
    </w:p>
    <w:p w14:paraId="347FB7EC" w14:textId="6708B359" w:rsidR="0011149B" w:rsidRPr="00FB3017" w:rsidRDefault="000E06A0" w:rsidP="00445742">
      <w:pPr>
        <w:rPr>
          <w:rFonts w:ascii="Arial" w:hAnsi="Arial" w:cs="Arial"/>
          <w:sz w:val="22"/>
          <w:szCs w:val="22"/>
          <w:lang w:val="en-GB"/>
        </w:rPr>
      </w:pPr>
      <w:r w:rsidRPr="000E06A0">
        <w:rPr>
          <w:rFonts w:ascii="Arial" w:hAnsi="Arial" w:cs="Arial"/>
          <w:noProof/>
          <w:sz w:val="22"/>
          <w:szCs w:val="22"/>
          <w:lang w:val="en-GB"/>
        </w:rPr>
        <mc:AlternateContent>
          <mc:Choice Requires="wps">
            <w:drawing>
              <wp:anchor distT="0" distB="0" distL="114300" distR="114300" simplePos="0" relativeHeight="252119552" behindDoc="0" locked="0" layoutInCell="1" allowOverlap="1" wp14:anchorId="53D54C60" wp14:editId="64BD802A">
                <wp:simplePos x="0" y="0"/>
                <wp:positionH relativeFrom="column">
                  <wp:posOffset>1247978</wp:posOffset>
                </wp:positionH>
                <wp:positionV relativeFrom="paragraph">
                  <wp:posOffset>1793659</wp:posOffset>
                </wp:positionV>
                <wp:extent cx="25879" cy="2147978"/>
                <wp:effectExtent l="38100" t="0" r="69850" b="62230"/>
                <wp:wrapNone/>
                <wp:docPr id="2066" name="AutoShape 7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79" cy="214797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1FAAA9C" id="AutoShape 740" o:spid="_x0000_s1026" type="#_x0000_t32" style="position:absolute;margin-left:98.25pt;margin-top:141.25pt;width:2.05pt;height:169.15pt;z-index:25211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" strokeweight="1.5pt">
                <v:stroke endarrow="block"/>
                <v:shadow color="#868686"/>
              </v:shape>
            </w:pict>
          </mc:Fallback>
        </mc:AlternateContent>
      </w:r>
      <w:r w:rsidRPr="000E06A0">
        <w:rPr>
          <w:rFonts w:ascii="Arial" w:hAnsi="Arial" w:cs="Arial"/>
          <w:noProof/>
          <w:sz w:val="22"/>
          <w:szCs w:val="22"/>
          <w:lang w:val="en-GB"/>
        </w:rPr>
        <mc:AlternateContent>
          <mc:Choice Requires="wps">
            <w:drawing>
              <wp:anchor distT="0" distB="0" distL="114300" distR="114300" simplePos="0" relativeHeight="251594240" behindDoc="0" locked="0" layoutInCell="1" allowOverlap="1" wp14:anchorId="1973E39F" wp14:editId="54EAA58C">
                <wp:simplePos x="0" y="0"/>
                <wp:positionH relativeFrom="column">
                  <wp:posOffset>1023692</wp:posOffset>
                </wp:positionH>
                <wp:positionV relativeFrom="paragraph">
                  <wp:posOffset>1586626</wp:posOffset>
                </wp:positionV>
                <wp:extent cx="1353820" cy="207034"/>
                <wp:effectExtent l="0" t="0" r="17780" b="21590"/>
                <wp:wrapNone/>
                <wp:docPr id="2065" name="Rectangle 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3820" cy="207034"/>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4919E2" id="Rectangle 738" o:spid="_x0000_s1026" style="position:absolute;margin-left:80.6pt;margin-top:124.95pt;width:106.6pt;height:16.3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" filled="f" strokecolor="red" strokeweight="1.5pt">
                <v:shadow color="#868686"/>
              </v:rect>
            </w:pict>
          </mc:Fallback>
        </mc:AlternateContent>
      </w:r>
      <w:r w:rsidRPr="000E06A0">
        <w:rPr>
          <w:rFonts w:ascii="Arial" w:hAnsi="Arial" w:cs="Arial"/>
          <w:noProof/>
          <w:sz w:val="22"/>
          <w:szCs w:val="22"/>
          <w:lang w:val="en-GB"/>
        </w:rPr>
        <mc:AlternateContent>
          <mc:Choice Requires="wps">
            <w:drawing>
              <wp:anchor distT="0" distB="0" distL="114300" distR="114300" simplePos="0" relativeHeight="251564544" behindDoc="0" locked="0" layoutInCell="1" allowOverlap="1" wp14:anchorId="767E0FC5" wp14:editId="48DDC0FA">
                <wp:simplePos x="0" y="0"/>
                <wp:positionH relativeFrom="column">
                  <wp:posOffset>1610288</wp:posOffset>
                </wp:positionH>
                <wp:positionV relativeFrom="paragraph">
                  <wp:posOffset>3320535</wp:posOffset>
                </wp:positionV>
                <wp:extent cx="1353820" cy="229498"/>
                <wp:effectExtent l="0" t="0" r="17780" b="18415"/>
                <wp:wrapNone/>
                <wp:docPr id="2061" name="Rectangle 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3820" cy="229498"/>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B480DD" id="Rectangle 738" o:spid="_x0000_s1026" style="position:absolute;margin-left:126.8pt;margin-top:261.45pt;width:106.6pt;height:18.05pt;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" filled="f" strokecolor="red" strokeweight="1.5pt">
                <v:shadow color="#868686"/>
              </v:rect>
            </w:pict>
          </mc:Fallback>
        </mc:AlternateContent>
      </w:r>
      <w:r w:rsidRPr="000E06A0">
        <w:rPr>
          <w:rFonts w:ascii="Arial" w:hAnsi="Arial" w:cs="Arial"/>
          <w:noProof/>
          <w:sz w:val="22"/>
          <w:szCs w:val="22"/>
          <w:lang w:val="en-GB"/>
        </w:rPr>
        <mc:AlternateContent>
          <mc:Choice Requires="wps">
            <w:drawing>
              <wp:anchor distT="0" distB="0" distL="114300" distR="114300" simplePos="0" relativeHeight="251592192" behindDoc="0" locked="0" layoutInCell="1" allowOverlap="1" wp14:anchorId="015C4412" wp14:editId="7E411DD8">
                <wp:simplePos x="0" y="0"/>
                <wp:positionH relativeFrom="column">
                  <wp:posOffset>1963972</wp:posOffset>
                </wp:positionH>
                <wp:positionV relativeFrom="paragraph">
                  <wp:posOffset>3586120</wp:posOffset>
                </wp:positionV>
                <wp:extent cx="0" cy="364142"/>
                <wp:effectExtent l="76200" t="0" r="76200" b="55245"/>
                <wp:wrapNone/>
                <wp:docPr id="2064" name="AutoShape 7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414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5A01D0" id="AutoShape 740" o:spid="_x0000_s1026" type="#_x0000_t32" style="position:absolute;margin-left:154.65pt;margin-top:282.35pt;width:0;height:28.6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" strokeweight="1.5pt">
                <v:stroke endarrow="block"/>
                <v:shadow color="#868686"/>
              </v:shape>
            </w:pict>
          </mc:Fallback>
        </mc:AlternateContent>
      </w:r>
      <w:r w:rsidR="00ED07EB">
        <w:rPr>
          <w:noProof/>
        </w:rPr>
        <w:drawing>
          <wp:inline distT="0" distB="0" distL="0" distR="0" wp14:anchorId="460E576B" wp14:editId="2322DE4F">
            <wp:extent cx="6831965" cy="3620135"/>
            <wp:effectExtent l="0" t="0" r="6985" b="0"/>
            <wp:docPr id="2059" name="Picture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831965" cy="3620135"/>
                    </a:xfrm>
                    <a:prstGeom prst="rect">
                      <a:avLst/>
                    </a:prstGeom>
                  </pic:spPr>
                </pic:pic>
              </a:graphicData>
            </a:graphic>
          </wp:inline>
        </w:drawing>
      </w:r>
    </w:p>
    <w:p w14:paraId="22BFB247" w14:textId="44CBB7DE" w:rsidR="0011149B" w:rsidRPr="00FB3017" w:rsidRDefault="0011149B" w:rsidP="00445742">
      <w:pPr>
        <w:rPr>
          <w:rFonts w:ascii="Arial" w:hAnsi="Arial" w:cs="Arial"/>
          <w:sz w:val="22"/>
          <w:szCs w:val="22"/>
          <w:lang w:val="en-GB"/>
        </w:rPr>
      </w:pPr>
    </w:p>
    <w:p w14:paraId="2F270398" w14:textId="1C8BB635" w:rsidR="0011149B" w:rsidRPr="00FB3017" w:rsidRDefault="0011149B" w:rsidP="00445742">
      <w:pPr>
        <w:rPr>
          <w:rFonts w:ascii="Arial" w:hAnsi="Arial" w:cs="Arial"/>
          <w:sz w:val="22"/>
          <w:szCs w:val="22"/>
          <w:lang w:val="en-GB"/>
        </w:rPr>
      </w:pPr>
    </w:p>
    <w:p w14:paraId="06C1A1BC" w14:textId="33C401AB" w:rsidR="0011149B" w:rsidRPr="00FB3017" w:rsidRDefault="000E06A0" w:rsidP="00445742">
      <w:pPr>
        <w:rPr>
          <w:rFonts w:ascii="Arial" w:hAnsi="Arial" w:cs="Arial"/>
          <w:sz w:val="22"/>
          <w:szCs w:val="22"/>
          <w:lang w:val="en-GB"/>
        </w:rPr>
      </w:pPr>
      <w:ins w:id="341" w:author="Whitney Eiss" w:date="2017-10-16T11:36:00Z">
        <w:r w:rsidRPr="000E06A0">
          <w:rPr>
            <w:rFonts w:ascii="Arial" w:hAnsi="Arial" w:cs="Arial"/>
            <w:noProof/>
            <w:sz w:val="22"/>
            <w:szCs w:val="22"/>
            <w:lang w:val="en-GB"/>
          </w:rPr>
          <mc:AlternateContent>
            <mc:Choice Requires="wps">
              <w:drawing>
                <wp:anchor distT="0" distB="0" distL="114300" distR="114300" simplePos="0" relativeHeight="251577856" behindDoc="0" locked="0" layoutInCell="1" allowOverlap="1" wp14:anchorId="141CB2AE" wp14:editId="0BB7337A">
                  <wp:simplePos x="0" y="0"/>
                  <wp:positionH relativeFrom="column">
                    <wp:posOffset>1161582</wp:posOffset>
                  </wp:positionH>
                  <wp:positionV relativeFrom="paragraph">
                    <wp:posOffset>9202</wp:posOffset>
                  </wp:positionV>
                  <wp:extent cx="1600200" cy="596265"/>
                  <wp:effectExtent l="13970" t="10795" r="14605" b="12065"/>
                  <wp:wrapNone/>
                  <wp:docPr id="2063" name="Text Box 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59626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DE7591" w14:textId="76FD99BA" w:rsidR="00257BB1" w:rsidRPr="00730843" w:rsidRDefault="00257BB1" w:rsidP="000E06A0">
                              <w:pPr>
                                <w:rPr>
                                  <w:ins w:id="342" w:author="Whitney Eiss" w:date="2017-10-16T11:36:00Z"/>
                                  <w:rFonts w:ascii="Arial" w:hAnsi="Arial" w:cs="Arial"/>
                                  <w:sz w:val="16"/>
                                  <w:szCs w:val="16"/>
                                </w:rPr>
                              </w:pPr>
                              <w:r>
                                <w:rPr>
                                  <w:rFonts w:ascii="Arial" w:hAnsi="Arial" w:cs="Arial"/>
                                  <w:sz w:val="16"/>
                                  <w:szCs w:val="16"/>
                                  <w:u w:val="single"/>
                                </w:rPr>
                                <w:t xml:space="preserve">Clearance or Discontinued: </w:t>
                              </w:r>
                              <w:r w:rsidRPr="000E06A0">
                                <w:rPr>
                                  <w:rFonts w:ascii="Arial" w:hAnsi="Arial" w:cs="Arial"/>
                                  <w:sz w:val="16"/>
                                  <w:szCs w:val="16"/>
                                </w:rPr>
                                <w:t>This indicates that the contract is for markdown items.</w:t>
                              </w:r>
                              <w:r>
                                <w:rPr>
                                  <w:rFonts w:ascii="Arial" w:hAnsi="Arial" w:cs="Arial"/>
                                  <w:sz w:val="16"/>
                                  <w:szCs w:val="16"/>
                                  <w:u w:val="single"/>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1CB2AE" id="_x0000_s1135" type="#_x0000_t202" style="position:absolute;margin-left:91.45pt;margin-top:.7pt;width:126pt;height:46.95pt;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" fillcolor="#8db3e2 [1311]" strokeweight="1.5pt">
                  <v:shadow color="#868686"/>
                  <v:textbox>
                    <w:txbxContent>
                      <w:p w14:paraId="7FDE7591" w14:textId="76FD99BA" w:rsidR="00257BB1" w:rsidRPr="00730843" w:rsidRDefault="00257BB1" w:rsidP="000E06A0">
                        <w:pPr>
                          <w:rPr>
                            <w:ins w:id="343" w:author="Whitney Eiss" w:date="2017-10-16T11:36:00Z"/>
                            <w:rFonts w:ascii="Arial" w:hAnsi="Arial" w:cs="Arial"/>
                            <w:sz w:val="16"/>
                            <w:szCs w:val="16"/>
                          </w:rPr>
                        </w:pPr>
                        <w:r>
                          <w:rPr>
                            <w:rFonts w:ascii="Arial" w:hAnsi="Arial" w:cs="Arial"/>
                            <w:sz w:val="16"/>
                            <w:szCs w:val="16"/>
                            <w:u w:val="single"/>
                          </w:rPr>
                          <w:t xml:space="preserve">Clearance or Discontinued: </w:t>
                        </w:r>
                        <w:r w:rsidRPr="000E06A0">
                          <w:rPr>
                            <w:rFonts w:ascii="Arial" w:hAnsi="Arial" w:cs="Arial"/>
                            <w:sz w:val="16"/>
                            <w:szCs w:val="16"/>
                          </w:rPr>
                          <w:t>This indicates that the contract is for markdown items.</w:t>
                        </w:r>
                        <w:r>
                          <w:rPr>
                            <w:rFonts w:ascii="Arial" w:hAnsi="Arial" w:cs="Arial"/>
                            <w:sz w:val="16"/>
                            <w:szCs w:val="16"/>
                            <w:u w:val="single"/>
                          </w:rPr>
                          <w:t xml:space="preserve"> </w:t>
                        </w:r>
                      </w:p>
                    </w:txbxContent>
                  </v:textbox>
                </v:shape>
              </w:pict>
            </mc:Fallback>
          </mc:AlternateContent>
        </w:r>
      </w:ins>
    </w:p>
    <w:p w14:paraId="4D664FA9" w14:textId="77777777" w:rsidR="0011149B" w:rsidRPr="00FB3017" w:rsidRDefault="0011149B" w:rsidP="00445742">
      <w:pPr>
        <w:rPr>
          <w:rFonts w:ascii="Arial" w:hAnsi="Arial" w:cs="Arial"/>
          <w:sz w:val="22"/>
          <w:szCs w:val="22"/>
          <w:lang w:val="en-GB"/>
        </w:rPr>
      </w:pPr>
    </w:p>
    <w:p w14:paraId="690AE03B" w14:textId="44032CB9" w:rsidR="0011149B" w:rsidRDefault="0011149B" w:rsidP="00445742">
      <w:pPr>
        <w:rPr>
          <w:rFonts w:ascii="Arial" w:hAnsi="Arial" w:cs="Arial"/>
          <w:sz w:val="22"/>
          <w:szCs w:val="22"/>
          <w:lang w:val="en-GB"/>
        </w:rPr>
      </w:pPr>
    </w:p>
    <w:p w14:paraId="48D79AD0" w14:textId="125AE832" w:rsidR="00E967DA" w:rsidRDefault="00E967DA" w:rsidP="00445742">
      <w:pPr>
        <w:rPr>
          <w:rFonts w:ascii="Arial" w:hAnsi="Arial" w:cs="Arial"/>
          <w:sz w:val="22"/>
          <w:szCs w:val="22"/>
          <w:lang w:val="en-GB"/>
        </w:rPr>
      </w:pPr>
    </w:p>
    <w:p w14:paraId="448A7658" w14:textId="0EEADFF2" w:rsidR="00E967DA" w:rsidRDefault="00E967DA" w:rsidP="00445742">
      <w:pPr>
        <w:rPr>
          <w:rFonts w:ascii="Arial" w:hAnsi="Arial" w:cs="Arial"/>
          <w:sz w:val="22"/>
          <w:szCs w:val="22"/>
          <w:lang w:val="en-GB"/>
        </w:rPr>
      </w:pPr>
    </w:p>
    <w:p w14:paraId="639DEF73" w14:textId="3CF7F2E2" w:rsidR="00E967DA" w:rsidRDefault="00E967DA" w:rsidP="00445742">
      <w:pPr>
        <w:rPr>
          <w:rFonts w:ascii="Arial" w:hAnsi="Arial" w:cs="Arial"/>
          <w:sz w:val="22"/>
          <w:szCs w:val="22"/>
          <w:lang w:val="en-GB"/>
        </w:rPr>
      </w:pPr>
    </w:p>
    <w:p w14:paraId="0F2D955B" w14:textId="62C781F3" w:rsidR="00E967DA" w:rsidRDefault="00E967DA" w:rsidP="00445742">
      <w:pPr>
        <w:rPr>
          <w:rFonts w:ascii="Arial" w:hAnsi="Arial" w:cs="Arial"/>
          <w:sz w:val="22"/>
          <w:szCs w:val="22"/>
          <w:lang w:val="en-GB"/>
        </w:rPr>
      </w:pPr>
    </w:p>
    <w:p w14:paraId="1AD12278" w14:textId="64240B3E" w:rsidR="00E967DA" w:rsidRDefault="00E967DA" w:rsidP="00445742">
      <w:pPr>
        <w:rPr>
          <w:rFonts w:ascii="Arial" w:hAnsi="Arial" w:cs="Arial"/>
          <w:sz w:val="22"/>
          <w:szCs w:val="22"/>
          <w:lang w:val="en-GB"/>
        </w:rPr>
      </w:pPr>
    </w:p>
    <w:p w14:paraId="55D02576" w14:textId="2D39F4D6" w:rsidR="00E967DA" w:rsidRDefault="00E967DA" w:rsidP="00445742">
      <w:pPr>
        <w:rPr>
          <w:rFonts w:ascii="Arial" w:hAnsi="Arial" w:cs="Arial"/>
          <w:sz w:val="22"/>
          <w:szCs w:val="22"/>
          <w:lang w:val="en-GB"/>
        </w:rPr>
      </w:pPr>
    </w:p>
    <w:p w14:paraId="23728ED6" w14:textId="7CDE5A17" w:rsidR="00E967DA" w:rsidRDefault="00E967DA" w:rsidP="00445742">
      <w:pPr>
        <w:rPr>
          <w:rFonts w:ascii="Arial" w:hAnsi="Arial" w:cs="Arial"/>
          <w:sz w:val="22"/>
          <w:szCs w:val="22"/>
          <w:lang w:val="en-GB"/>
        </w:rPr>
      </w:pPr>
    </w:p>
    <w:p w14:paraId="793326F4" w14:textId="3A6A4F8F" w:rsidR="00E967DA" w:rsidRDefault="00E967DA" w:rsidP="00445742">
      <w:pPr>
        <w:rPr>
          <w:rFonts w:ascii="Arial" w:hAnsi="Arial" w:cs="Arial"/>
          <w:sz w:val="22"/>
          <w:szCs w:val="22"/>
          <w:lang w:val="en-GB"/>
        </w:rPr>
      </w:pPr>
    </w:p>
    <w:p w14:paraId="1B7AF09A" w14:textId="566CFAA4" w:rsidR="00E967DA" w:rsidRDefault="00E967DA" w:rsidP="00445742">
      <w:pPr>
        <w:rPr>
          <w:rFonts w:ascii="Arial" w:hAnsi="Arial" w:cs="Arial"/>
          <w:sz w:val="22"/>
          <w:szCs w:val="22"/>
          <w:lang w:val="en-GB"/>
        </w:rPr>
      </w:pPr>
    </w:p>
    <w:p w14:paraId="2DD85659" w14:textId="5F7555F8" w:rsidR="00E967DA" w:rsidRDefault="00E967DA" w:rsidP="00445742">
      <w:pPr>
        <w:rPr>
          <w:rFonts w:ascii="Arial" w:hAnsi="Arial" w:cs="Arial"/>
          <w:sz w:val="22"/>
          <w:szCs w:val="22"/>
          <w:lang w:val="en-GB"/>
        </w:rPr>
      </w:pPr>
    </w:p>
    <w:p w14:paraId="336FE96E" w14:textId="77777777" w:rsidR="00E967DA" w:rsidRPr="00FB3017" w:rsidRDefault="00E967DA" w:rsidP="00445742">
      <w:pPr>
        <w:rPr>
          <w:rFonts w:ascii="Arial" w:hAnsi="Arial" w:cs="Arial"/>
          <w:sz w:val="22"/>
          <w:szCs w:val="22"/>
          <w:lang w:val="en-GB"/>
        </w:rPr>
      </w:pPr>
    </w:p>
    <w:p w14:paraId="61492F78" w14:textId="77777777" w:rsidR="005D5884" w:rsidRPr="00FB3017" w:rsidRDefault="005D5884" w:rsidP="00445742">
      <w:pPr>
        <w:rPr>
          <w:rFonts w:ascii="Arial" w:hAnsi="Arial" w:cs="Arial"/>
          <w:sz w:val="22"/>
          <w:szCs w:val="22"/>
          <w:lang w:val="en-GB"/>
        </w:rPr>
      </w:pPr>
    </w:p>
    <w:p w14:paraId="08C130A4" w14:textId="3C13AF1E" w:rsidR="00544016" w:rsidRDefault="00544016">
      <w:pPr>
        <w:overflowPunct/>
        <w:autoSpaceDE/>
        <w:autoSpaceDN/>
        <w:adjustRightInd/>
        <w:textAlignment w:val="auto"/>
        <w:rPr>
          <w:rFonts w:ascii="Arial" w:hAnsi="Arial" w:cs="Arial"/>
          <w:b/>
          <w:lang w:val="en-GB"/>
        </w:rPr>
      </w:pPr>
      <w:r w:rsidRPr="000E06A0">
        <w:rPr>
          <w:rFonts w:ascii="Arial" w:hAnsi="Arial" w:cs="Arial"/>
          <w:noProof/>
          <w:sz w:val="22"/>
          <w:szCs w:val="22"/>
          <w:lang w:val="en-GB"/>
        </w:rPr>
        <mc:AlternateContent>
          <mc:Choice Requires="wps">
            <w:drawing>
              <wp:anchor distT="0" distB="0" distL="114300" distR="114300" simplePos="0" relativeHeight="252317184" behindDoc="0" locked="0" layoutInCell="1" allowOverlap="1" wp14:anchorId="74A8F074" wp14:editId="23F8FCDF">
                <wp:simplePos x="0" y="0"/>
                <wp:positionH relativeFrom="column">
                  <wp:posOffset>2326639</wp:posOffset>
                </wp:positionH>
                <wp:positionV relativeFrom="paragraph">
                  <wp:posOffset>1918969</wp:posOffset>
                </wp:positionV>
                <wp:extent cx="517525" cy="180975"/>
                <wp:effectExtent l="38100" t="0" r="15875" b="66675"/>
                <wp:wrapNone/>
                <wp:docPr id="204104407" name="AutoShape 7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7525" cy="1809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1056BDA" id="_x0000_t32" coordsize="21600,21600" o:spt="32" o:oned="t" path="m,l21600,21600e" filled="f">
                <v:path arrowok="t" fillok="f" o:connecttype="none"/>
                <o:lock v:ext="edit" shapetype="t"/>
              </v:shapetype>
              <v:shape id="AutoShape 740" o:spid="_x0000_s1026" type="#_x0000_t32" style="position:absolute;margin-left:183.2pt;margin-top:151.1pt;width:40.75pt;height:14.25pt;flip:x;z-index:25231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" strokeweight="1.5pt">
                <v:stroke endarrow="block"/>
                <v:shadow color="#868686"/>
              </v:shape>
            </w:pict>
          </mc:Fallback>
        </mc:AlternateContent>
      </w:r>
      <w:ins w:id="344" w:author="Whitney Eiss" w:date="2017-10-16T11:36:00Z">
        <w:r w:rsidRPr="000E06A0">
          <w:rPr>
            <w:rFonts w:ascii="Arial" w:hAnsi="Arial" w:cs="Arial"/>
            <w:noProof/>
            <w:sz w:val="22"/>
            <w:szCs w:val="22"/>
            <w:lang w:val="en-GB"/>
          </w:rPr>
          <mc:AlternateContent>
            <mc:Choice Requires="wps">
              <w:drawing>
                <wp:anchor distT="0" distB="0" distL="114300" distR="114300" simplePos="0" relativeHeight="252315136" behindDoc="0" locked="0" layoutInCell="1" allowOverlap="1" wp14:anchorId="2A34C439" wp14:editId="4169206E">
                  <wp:simplePos x="0" y="0"/>
                  <wp:positionH relativeFrom="column">
                    <wp:posOffset>2835910</wp:posOffset>
                  </wp:positionH>
                  <wp:positionV relativeFrom="paragraph">
                    <wp:posOffset>1824990</wp:posOffset>
                  </wp:positionV>
                  <wp:extent cx="1600200" cy="465455"/>
                  <wp:effectExtent l="0" t="0" r="19050" b="10795"/>
                  <wp:wrapNone/>
                  <wp:docPr id="719443354" name="Text Box 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46545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7FCBDD2" w14:textId="478AE52A" w:rsidR="00544016" w:rsidRPr="00730843" w:rsidRDefault="00544016" w:rsidP="00544016">
                              <w:pPr>
                                <w:rPr>
                                  <w:ins w:id="345" w:author="Whitney Eiss" w:date="2017-10-16T11:36:00Z"/>
                                  <w:rFonts w:ascii="Arial" w:hAnsi="Arial" w:cs="Arial"/>
                                  <w:sz w:val="16"/>
                                  <w:szCs w:val="16"/>
                                </w:rPr>
                              </w:pPr>
                              <w:r>
                                <w:rPr>
                                  <w:rFonts w:ascii="Arial" w:hAnsi="Arial" w:cs="Arial"/>
                                  <w:sz w:val="16"/>
                                  <w:szCs w:val="16"/>
                                  <w:u w:val="single"/>
                                </w:rPr>
                                <w:t xml:space="preserve">Deletions: </w:t>
                              </w:r>
                              <w:r w:rsidRPr="000E06A0">
                                <w:rPr>
                                  <w:rFonts w:ascii="Arial" w:hAnsi="Arial" w:cs="Arial"/>
                                  <w:sz w:val="16"/>
                                  <w:szCs w:val="16"/>
                                </w:rPr>
                                <w:t>This indicates that the contract is for markdown items.</w:t>
                              </w:r>
                              <w:r>
                                <w:rPr>
                                  <w:rFonts w:ascii="Arial" w:hAnsi="Arial" w:cs="Arial"/>
                                  <w:sz w:val="16"/>
                                  <w:szCs w:val="16"/>
                                  <w:u w:val="single"/>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34C439" id="_x0000_s1136" type="#_x0000_t202" style="position:absolute;margin-left:223.3pt;margin-top:143.7pt;width:126pt;height:36.65pt;z-index:25231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" fillcolor="#8db3e2 [1311]" strokeweight="1.5pt">
                  <v:shadow color="#868686"/>
                  <v:textbox>
                    <w:txbxContent>
                      <w:p w14:paraId="37FCBDD2" w14:textId="478AE52A" w:rsidR="00544016" w:rsidRPr="00730843" w:rsidRDefault="00544016" w:rsidP="00544016">
                        <w:pPr>
                          <w:rPr>
                            <w:ins w:id="346" w:author="Whitney Eiss" w:date="2017-10-16T11:36:00Z"/>
                            <w:rFonts w:ascii="Arial" w:hAnsi="Arial" w:cs="Arial"/>
                            <w:sz w:val="16"/>
                            <w:szCs w:val="16"/>
                          </w:rPr>
                        </w:pPr>
                        <w:r>
                          <w:rPr>
                            <w:rFonts w:ascii="Arial" w:hAnsi="Arial" w:cs="Arial"/>
                            <w:sz w:val="16"/>
                            <w:szCs w:val="16"/>
                            <w:u w:val="single"/>
                          </w:rPr>
                          <w:t xml:space="preserve">Deletions: </w:t>
                        </w:r>
                        <w:r w:rsidRPr="000E06A0">
                          <w:rPr>
                            <w:rFonts w:ascii="Arial" w:hAnsi="Arial" w:cs="Arial"/>
                            <w:sz w:val="16"/>
                            <w:szCs w:val="16"/>
                          </w:rPr>
                          <w:t>This indicates that the contract is for markdown items.</w:t>
                        </w:r>
                        <w:r>
                          <w:rPr>
                            <w:rFonts w:ascii="Arial" w:hAnsi="Arial" w:cs="Arial"/>
                            <w:sz w:val="16"/>
                            <w:szCs w:val="16"/>
                            <w:u w:val="single"/>
                          </w:rPr>
                          <w:t xml:space="preserve"> </w:t>
                        </w:r>
                      </w:p>
                    </w:txbxContent>
                  </v:textbox>
                </v:shape>
              </w:pict>
            </mc:Fallback>
          </mc:AlternateContent>
        </w:r>
      </w:ins>
      <w:r w:rsidRPr="000E06A0">
        <w:rPr>
          <w:rFonts w:ascii="Arial" w:hAnsi="Arial" w:cs="Arial"/>
          <w:noProof/>
          <w:sz w:val="22"/>
          <w:szCs w:val="22"/>
          <w:lang w:val="en-GB"/>
        </w:rPr>
        <mc:AlternateContent>
          <mc:Choice Requires="wps">
            <w:drawing>
              <wp:anchor distT="0" distB="0" distL="114300" distR="114300" simplePos="0" relativeHeight="252313088" behindDoc="0" locked="0" layoutInCell="1" allowOverlap="1" wp14:anchorId="62E03BE3" wp14:editId="76410A16">
                <wp:simplePos x="0" y="0"/>
                <wp:positionH relativeFrom="column">
                  <wp:posOffset>983615</wp:posOffset>
                </wp:positionH>
                <wp:positionV relativeFrom="paragraph">
                  <wp:posOffset>1985645</wp:posOffset>
                </wp:positionV>
                <wp:extent cx="1353820" cy="207034"/>
                <wp:effectExtent l="0" t="0" r="17780" b="21590"/>
                <wp:wrapNone/>
                <wp:docPr id="883473392" name="Rectangle 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3820" cy="207034"/>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791606" id="Rectangle 738" o:spid="_x0000_s1026" style="position:absolute;margin-left:77.45pt;margin-top:156.35pt;width:106.6pt;height:16.3pt;z-index:25231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" filled="f" strokecolor="red" strokeweight="1.5pt">
                <v:shadow color="#868686"/>
              </v:rect>
            </w:pict>
          </mc:Fallback>
        </mc:AlternateContent>
      </w:r>
      <w:r w:rsidRPr="00544016">
        <w:rPr>
          <w:rFonts w:ascii="Arial" w:hAnsi="Arial" w:cs="Arial"/>
          <w:b/>
          <w:noProof/>
          <w:lang w:val="en-GB"/>
        </w:rPr>
        <w:drawing>
          <wp:inline distT="0" distB="0" distL="0" distR="0" wp14:anchorId="5227C587" wp14:editId="01F9FB1B">
            <wp:extent cx="6831965" cy="3496945"/>
            <wp:effectExtent l="19050" t="19050" r="26035" b="27305"/>
            <wp:docPr id="8859507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50778" name="Picture 1" descr="A screenshot of a computer screen&#10;&#10;AI-generated content may be incorrect."/>
                    <pic:cNvPicPr/>
                  </pic:nvPicPr>
                  <pic:blipFill>
                    <a:blip r:embed="rId103"/>
                    <a:stretch>
                      <a:fillRect/>
                    </a:stretch>
                  </pic:blipFill>
                  <pic:spPr>
                    <a:xfrm>
                      <a:off x="0" y="0"/>
                      <a:ext cx="6831965" cy="3496945"/>
                    </a:xfrm>
                    <a:prstGeom prst="rect">
                      <a:avLst/>
                    </a:prstGeom>
                    <a:ln>
                      <a:solidFill>
                        <a:schemeClr val="tx1"/>
                      </a:solidFill>
                    </a:ln>
                  </pic:spPr>
                </pic:pic>
              </a:graphicData>
            </a:graphic>
          </wp:inline>
        </w:drawing>
      </w:r>
      <w:r>
        <w:rPr>
          <w:rFonts w:ascii="Arial" w:hAnsi="Arial" w:cs="Arial"/>
          <w:b/>
          <w:lang w:val="en-GB"/>
        </w:rPr>
        <w:br w:type="page"/>
      </w:r>
    </w:p>
    <w:p w14:paraId="12FA2A75" w14:textId="08E9B493" w:rsidR="00E967DA" w:rsidRPr="00FB3017" w:rsidRDefault="00E967DA" w:rsidP="00E967DA">
      <w:pPr>
        <w:rPr>
          <w:rFonts w:ascii="Arial" w:hAnsi="Arial" w:cs="Arial"/>
          <w:b/>
          <w:lang w:val="en-GB"/>
        </w:rPr>
      </w:pPr>
      <w:proofErr w:type="gramStart"/>
      <w:r>
        <w:rPr>
          <w:rFonts w:ascii="Arial" w:hAnsi="Arial" w:cs="Arial"/>
          <w:b/>
          <w:lang w:val="en-GB"/>
        </w:rPr>
        <w:lastRenderedPageBreak/>
        <w:t xml:space="preserve">9.3  </w:t>
      </w:r>
      <w:r w:rsidRPr="00FB3017">
        <w:rPr>
          <w:rFonts w:ascii="Arial" w:hAnsi="Arial" w:cs="Arial"/>
          <w:b/>
          <w:lang w:val="en-GB"/>
        </w:rPr>
        <w:t>Customer</w:t>
      </w:r>
      <w:proofErr w:type="gramEnd"/>
      <w:r w:rsidRPr="00FB3017">
        <w:rPr>
          <w:rFonts w:ascii="Arial" w:hAnsi="Arial" w:cs="Arial"/>
          <w:b/>
          <w:lang w:val="en-GB"/>
        </w:rPr>
        <w:t xml:space="preserve"> Invoice for Markdowns, Example </w:t>
      </w:r>
      <w:proofErr w:type="gramStart"/>
      <w:r>
        <w:rPr>
          <w:rFonts w:ascii="Arial" w:hAnsi="Arial" w:cs="Arial"/>
          <w:b/>
          <w:lang w:val="en-GB"/>
        </w:rPr>
        <w:t>3  (</w:t>
      </w:r>
      <w:proofErr w:type="gramEnd"/>
      <w:r>
        <w:rPr>
          <w:rFonts w:ascii="Arial" w:hAnsi="Arial" w:cs="Arial"/>
          <w:b/>
          <w:lang w:val="en-GB"/>
        </w:rPr>
        <w:t>Non-Trade)</w:t>
      </w:r>
      <w:r w:rsidRPr="00FB3017">
        <w:rPr>
          <w:rFonts w:ascii="Arial" w:hAnsi="Arial" w:cs="Arial"/>
          <w:b/>
          <w:lang w:val="en-GB"/>
        </w:rPr>
        <w:t xml:space="preserve">: </w:t>
      </w:r>
    </w:p>
    <w:p w14:paraId="223B8746" w14:textId="77777777" w:rsidR="00E967DA" w:rsidRPr="00FB3017" w:rsidRDefault="00E967DA" w:rsidP="00E967DA">
      <w:pPr>
        <w:rPr>
          <w:rFonts w:ascii="Arial" w:hAnsi="Arial" w:cs="Arial"/>
          <w:b/>
          <w:lang w:val="en-GB"/>
        </w:rPr>
      </w:pPr>
    </w:p>
    <w:p w14:paraId="440BE0FE" w14:textId="675AEEBC" w:rsidR="00E967DA" w:rsidRDefault="00E967DA">
      <w:pPr>
        <w:overflowPunct/>
        <w:autoSpaceDE/>
        <w:autoSpaceDN/>
        <w:adjustRightInd/>
        <w:textAlignment w:val="auto"/>
        <w:rPr>
          <w:rFonts w:ascii="Arial" w:hAnsi="Arial" w:cs="Arial"/>
          <w:b/>
          <w:sz w:val="22"/>
          <w:szCs w:val="22"/>
          <w:lang w:val="en-GB"/>
        </w:rPr>
      </w:pPr>
    </w:p>
    <w:p w14:paraId="01CE1AEB" w14:textId="780EDEB5" w:rsidR="00ED07EB" w:rsidRDefault="00E967DA">
      <w:pPr>
        <w:overflowPunct/>
        <w:autoSpaceDE/>
        <w:autoSpaceDN/>
        <w:adjustRightInd/>
        <w:textAlignment w:val="auto"/>
        <w:rPr>
          <w:rFonts w:ascii="Arial" w:hAnsi="Arial" w:cs="Arial"/>
          <w:b/>
          <w:sz w:val="22"/>
          <w:szCs w:val="22"/>
          <w:lang w:val="en-GB"/>
        </w:rPr>
      </w:pPr>
      <w:r w:rsidRPr="000E06A0">
        <w:rPr>
          <w:rFonts w:ascii="Arial" w:hAnsi="Arial" w:cs="Arial"/>
          <w:noProof/>
          <w:sz w:val="22"/>
          <w:szCs w:val="22"/>
          <w:lang w:val="en-GB"/>
        </w:rPr>
        <mc:AlternateContent>
          <mc:Choice Requires="wps">
            <w:drawing>
              <wp:anchor distT="0" distB="0" distL="114300" distR="114300" simplePos="0" relativeHeight="252195328" behindDoc="0" locked="0" layoutInCell="1" allowOverlap="1" wp14:anchorId="32076C52" wp14:editId="50E75278">
                <wp:simplePos x="0" y="0"/>
                <wp:positionH relativeFrom="column">
                  <wp:posOffset>1572171</wp:posOffset>
                </wp:positionH>
                <wp:positionV relativeFrom="paragraph">
                  <wp:posOffset>3507281</wp:posOffset>
                </wp:positionV>
                <wp:extent cx="4848447" cy="148443"/>
                <wp:effectExtent l="0" t="0" r="28575" b="23495"/>
                <wp:wrapNone/>
                <wp:docPr id="1492" name="Rectangle 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8447" cy="148443"/>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EEF97" id="Rectangle 738" o:spid="_x0000_s1026" style="position:absolute;margin-left:123.8pt;margin-top:276.15pt;width:381.75pt;height:11.7pt;z-index:25219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" filled="f" strokecolor="red" strokeweight="1.5pt">
                <v:shadow color="#868686"/>
              </v:rect>
            </w:pict>
          </mc:Fallback>
        </mc:AlternateContent>
      </w:r>
      <w:ins w:id="347" w:author="Whitney Eiss" w:date="2017-10-16T11:36:00Z">
        <w:r w:rsidRPr="000E06A0">
          <w:rPr>
            <w:rFonts w:ascii="Arial" w:hAnsi="Arial" w:cs="Arial"/>
            <w:noProof/>
            <w:sz w:val="22"/>
            <w:szCs w:val="22"/>
            <w:lang w:val="en-GB"/>
          </w:rPr>
          <mc:AlternateContent>
            <mc:Choice Requires="wps">
              <w:drawing>
                <wp:anchor distT="0" distB="0" distL="114300" distR="114300" simplePos="0" relativeHeight="252197376" behindDoc="0" locked="0" layoutInCell="1" allowOverlap="1" wp14:anchorId="2A8B3E41" wp14:editId="01DDDBED">
                  <wp:simplePos x="0" y="0"/>
                  <wp:positionH relativeFrom="column">
                    <wp:posOffset>395295</wp:posOffset>
                  </wp:positionH>
                  <wp:positionV relativeFrom="paragraph">
                    <wp:posOffset>3730729</wp:posOffset>
                  </wp:positionV>
                  <wp:extent cx="1600200" cy="457038"/>
                  <wp:effectExtent l="0" t="0" r="19050" b="19685"/>
                  <wp:wrapNone/>
                  <wp:docPr id="1495" name="Text Box 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457038"/>
                          </a:xfrm>
                          <a:prstGeom prst="rect">
                            <a:avLst/>
                          </a:prstGeom>
                          <a:solidFill>
                            <a:srgbClr val="1F497D">
                              <a:lumMod val="40000"/>
                              <a:lumOff val="6000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F1D5CD" w14:textId="0FBC3700" w:rsidR="00257BB1" w:rsidRPr="00730843" w:rsidRDefault="00257BB1" w:rsidP="00E967DA">
                              <w:pPr>
                                <w:rPr>
                                  <w:ins w:id="348" w:author="Whitney Eiss" w:date="2017-10-16T11:36:00Z"/>
                                  <w:rFonts w:ascii="Arial" w:hAnsi="Arial" w:cs="Arial"/>
                                  <w:sz w:val="16"/>
                                  <w:szCs w:val="16"/>
                                </w:rPr>
                              </w:pPr>
                              <w:r>
                                <w:rPr>
                                  <w:rFonts w:ascii="Arial" w:hAnsi="Arial" w:cs="Arial"/>
                                  <w:sz w:val="16"/>
                                  <w:szCs w:val="16"/>
                                  <w:u w:val="single"/>
                                </w:rPr>
                                <w:t xml:space="preserve">Closeout:: </w:t>
                              </w:r>
                              <w:r w:rsidRPr="000E06A0">
                                <w:rPr>
                                  <w:rFonts w:ascii="Arial" w:hAnsi="Arial" w:cs="Arial"/>
                                  <w:sz w:val="16"/>
                                  <w:szCs w:val="16"/>
                                </w:rPr>
                                <w:t>This indicates that the</w:t>
                              </w:r>
                              <w:r>
                                <w:rPr>
                                  <w:rFonts w:ascii="Arial" w:hAnsi="Arial" w:cs="Arial"/>
                                  <w:sz w:val="16"/>
                                  <w:szCs w:val="16"/>
                                </w:rPr>
                                <w:t xml:space="preserve"> product </w:t>
                              </w:r>
                              <w:r w:rsidRPr="000E06A0">
                                <w:rPr>
                                  <w:rFonts w:ascii="Arial" w:hAnsi="Arial" w:cs="Arial"/>
                                  <w:sz w:val="16"/>
                                  <w:szCs w:val="16"/>
                                </w:rPr>
                                <w:t xml:space="preserve"> is for markdown</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8B3E41" id="_x0000_s1137" type="#_x0000_t202" style="position:absolute;margin-left:31.15pt;margin-top:293.75pt;width:126pt;height:36pt;z-index:2521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" fillcolor="#8eb4e3" strokeweight="1.5pt">
                  <v:shadow color="#868686"/>
                  <v:textbox>
                    <w:txbxContent>
                      <w:p w14:paraId="79F1D5CD" w14:textId="0FBC3700" w:rsidR="00257BB1" w:rsidRPr="00730843" w:rsidRDefault="00257BB1" w:rsidP="00E967DA">
                        <w:pPr>
                          <w:rPr>
                            <w:ins w:id="349" w:author="Whitney Eiss" w:date="2017-10-16T11:36:00Z"/>
                            <w:rFonts w:ascii="Arial" w:hAnsi="Arial" w:cs="Arial"/>
                            <w:sz w:val="16"/>
                            <w:szCs w:val="16"/>
                          </w:rPr>
                        </w:pPr>
                        <w:r>
                          <w:rPr>
                            <w:rFonts w:ascii="Arial" w:hAnsi="Arial" w:cs="Arial"/>
                            <w:sz w:val="16"/>
                            <w:szCs w:val="16"/>
                            <w:u w:val="single"/>
                          </w:rPr>
                          <w:t xml:space="preserve">Closeout:: </w:t>
                        </w:r>
                        <w:r w:rsidRPr="000E06A0">
                          <w:rPr>
                            <w:rFonts w:ascii="Arial" w:hAnsi="Arial" w:cs="Arial"/>
                            <w:sz w:val="16"/>
                            <w:szCs w:val="16"/>
                          </w:rPr>
                          <w:t>This indicates that the</w:t>
                        </w:r>
                        <w:r>
                          <w:rPr>
                            <w:rFonts w:ascii="Arial" w:hAnsi="Arial" w:cs="Arial"/>
                            <w:sz w:val="16"/>
                            <w:szCs w:val="16"/>
                          </w:rPr>
                          <w:t xml:space="preserve"> product </w:t>
                        </w:r>
                        <w:r w:rsidRPr="000E06A0">
                          <w:rPr>
                            <w:rFonts w:ascii="Arial" w:hAnsi="Arial" w:cs="Arial"/>
                            <w:sz w:val="16"/>
                            <w:szCs w:val="16"/>
                          </w:rPr>
                          <w:t xml:space="preserve"> is for markdown</w:t>
                        </w:r>
                        <w:r>
                          <w:rPr>
                            <w:rFonts w:ascii="Arial" w:hAnsi="Arial" w:cs="Arial"/>
                            <w:sz w:val="16"/>
                            <w:szCs w:val="16"/>
                          </w:rPr>
                          <w:t>.</w:t>
                        </w:r>
                      </w:p>
                    </w:txbxContent>
                  </v:textbox>
                </v:shape>
              </w:pict>
            </mc:Fallback>
          </mc:AlternateContent>
        </w:r>
      </w:ins>
      <w:r w:rsidRPr="000E06A0">
        <w:rPr>
          <w:rFonts w:ascii="Arial" w:hAnsi="Arial" w:cs="Arial"/>
          <w:noProof/>
          <w:sz w:val="22"/>
          <w:szCs w:val="22"/>
          <w:lang w:val="en-GB"/>
        </w:rPr>
        <mc:AlternateContent>
          <mc:Choice Requires="wps">
            <w:drawing>
              <wp:anchor distT="0" distB="0" distL="114300" distR="114300" simplePos="0" relativeHeight="252193280" behindDoc="0" locked="0" layoutInCell="1" allowOverlap="1" wp14:anchorId="58CD7CB9" wp14:editId="260E47D8">
                <wp:simplePos x="0" y="0"/>
                <wp:positionH relativeFrom="column">
                  <wp:posOffset>583343</wp:posOffset>
                </wp:positionH>
                <wp:positionV relativeFrom="paragraph">
                  <wp:posOffset>3081980</wp:posOffset>
                </wp:positionV>
                <wp:extent cx="988828" cy="574158"/>
                <wp:effectExtent l="0" t="0" r="20955" b="16510"/>
                <wp:wrapNone/>
                <wp:docPr id="1490" name="Rectangle 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8828" cy="574158"/>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6608E" id="Rectangle 738" o:spid="_x0000_s1026" style="position:absolute;margin-left:45.95pt;margin-top:242.7pt;width:77.85pt;height:45.2pt;z-index:25219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" filled="f" strokecolor="red" strokeweight="1.5pt">
                <v:shadow color="#868686"/>
              </v:rect>
            </w:pict>
          </mc:Fallback>
        </mc:AlternateContent>
      </w:r>
      <w:r>
        <w:rPr>
          <w:noProof/>
        </w:rPr>
        <w:drawing>
          <wp:inline distT="0" distB="0" distL="0" distR="0" wp14:anchorId="7574E558" wp14:editId="4C77F949">
            <wp:extent cx="6831965" cy="4940300"/>
            <wp:effectExtent l="19050" t="19050" r="26035" b="12700"/>
            <wp:docPr id="1489" name="Picture 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831965" cy="4940300"/>
                    </a:xfrm>
                    <a:prstGeom prst="rect">
                      <a:avLst/>
                    </a:prstGeom>
                    <a:ln w="12700">
                      <a:solidFill>
                        <a:schemeClr val="tx1"/>
                      </a:solidFill>
                    </a:ln>
                  </pic:spPr>
                </pic:pic>
              </a:graphicData>
            </a:graphic>
          </wp:inline>
        </w:drawing>
      </w:r>
    </w:p>
    <w:p w14:paraId="5DEAC19A" w14:textId="121211AE" w:rsidR="00E967DA" w:rsidRDefault="00E967DA">
      <w:pPr>
        <w:overflowPunct/>
        <w:autoSpaceDE/>
        <w:autoSpaceDN/>
        <w:adjustRightInd/>
        <w:textAlignment w:val="auto"/>
        <w:rPr>
          <w:rFonts w:ascii="Arial" w:hAnsi="Arial" w:cs="Arial"/>
          <w:b/>
          <w:sz w:val="22"/>
          <w:szCs w:val="22"/>
          <w:lang w:val="en-GB"/>
        </w:rPr>
      </w:pPr>
    </w:p>
    <w:p w14:paraId="5A3D06CB" w14:textId="3B4D7BC1" w:rsidR="00E967DA" w:rsidRDefault="00E967DA">
      <w:pPr>
        <w:overflowPunct/>
        <w:autoSpaceDE/>
        <w:autoSpaceDN/>
        <w:adjustRightInd/>
        <w:textAlignment w:val="auto"/>
        <w:rPr>
          <w:rFonts w:ascii="Arial" w:hAnsi="Arial" w:cs="Arial"/>
          <w:b/>
          <w:sz w:val="22"/>
          <w:szCs w:val="22"/>
          <w:lang w:val="en-GB"/>
        </w:rPr>
      </w:pPr>
    </w:p>
    <w:p w14:paraId="480C4C2E" w14:textId="4DFAF850" w:rsidR="00E967DA" w:rsidRDefault="00E967DA">
      <w:pPr>
        <w:overflowPunct/>
        <w:autoSpaceDE/>
        <w:autoSpaceDN/>
        <w:adjustRightInd/>
        <w:textAlignment w:val="auto"/>
        <w:rPr>
          <w:rFonts w:ascii="Arial" w:hAnsi="Arial" w:cs="Arial"/>
          <w:b/>
          <w:sz w:val="22"/>
          <w:szCs w:val="22"/>
          <w:lang w:val="en-GB"/>
        </w:rPr>
      </w:pPr>
    </w:p>
    <w:p w14:paraId="3A59987B" w14:textId="1A3B7416" w:rsidR="00E967DA" w:rsidRDefault="00E967DA">
      <w:pPr>
        <w:overflowPunct/>
        <w:autoSpaceDE/>
        <w:autoSpaceDN/>
        <w:adjustRightInd/>
        <w:textAlignment w:val="auto"/>
        <w:rPr>
          <w:rFonts w:ascii="Arial" w:hAnsi="Arial" w:cs="Arial"/>
          <w:b/>
          <w:sz w:val="22"/>
          <w:szCs w:val="22"/>
          <w:lang w:val="en-GB"/>
        </w:rPr>
      </w:pPr>
    </w:p>
    <w:p w14:paraId="75E13BD1" w14:textId="5CC0BA3C" w:rsidR="00E967DA" w:rsidRDefault="00E967DA">
      <w:pPr>
        <w:overflowPunct/>
        <w:autoSpaceDE/>
        <w:autoSpaceDN/>
        <w:adjustRightInd/>
        <w:textAlignment w:val="auto"/>
        <w:rPr>
          <w:rFonts w:ascii="Arial" w:hAnsi="Arial" w:cs="Arial"/>
          <w:b/>
          <w:sz w:val="22"/>
          <w:szCs w:val="22"/>
          <w:lang w:val="en-GB"/>
        </w:rPr>
      </w:pPr>
    </w:p>
    <w:p w14:paraId="1A7F1891" w14:textId="77777777" w:rsidR="00314A83" w:rsidRDefault="00314A83">
      <w:pPr>
        <w:overflowPunct/>
        <w:autoSpaceDE/>
        <w:autoSpaceDN/>
        <w:adjustRightInd/>
        <w:textAlignment w:val="auto"/>
        <w:rPr>
          <w:rFonts w:ascii="Arial" w:hAnsi="Arial" w:cs="Arial"/>
          <w:b/>
          <w:lang w:val="en-GB"/>
        </w:rPr>
      </w:pPr>
    </w:p>
    <w:p w14:paraId="21DFA480" w14:textId="77777777" w:rsidR="00314A83" w:rsidRDefault="00314A83">
      <w:pPr>
        <w:overflowPunct/>
        <w:autoSpaceDE/>
        <w:autoSpaceDN/>
        <w:adjustRightInd/>
        <w:textAlignment w:val="auto"/>
        <w:rPr>
          <w:rFonts w:ascii="Arial" w:hAnsi="Arial" w:cs="Arial"/>
          <w:b/>
          <w:lang w:val="en-GB"/>
        </w:rPr>
      </w:pPr>
    </w:p>
    <w:p w14:paraId="43CFD2DC" w14:textId="77777777" w:rsidR="00314A83" w:rsidRDefault="00314A83">
      <w:pPr>
        <w:overflowPunct/>
        <w:autoSpaceDE/>
        <w:autoSpaceDN/>
        <w:adjustRightInd/>
        <w:textAlignment w:val="auto"/>
        <w:rPr>
          <w:rFonts w:ascii="Arial" w:hAnsi="Arial" w:cs="Arial"/>
          <w:b/>
          <w:lang w:val="en-GB"/>
        </w:rPr>
      </w:pPr>
    </w:p>
    <w:p w14:paraId="2321ACF8" w14:textId="77777777" w:rsidR="00314A83" w:rsidRDefault="00314A83">
      <w:pPr>
        <w:overflowPunct/>
        <w:autoSpaceDE/>
        <w:autoSpaceDN/>
        <w:adjustRightInd/>
        <w:textAlignment w:val="auto"/>
        <w:rPr>
          <w:rFonts w:ascii="Arial" w:hAnsi="Arial" w:cs="Arial"/>
          <w:b/>
          <w:lang w:val="en-GB"/>
        </w:rPr>
      </w:pPr>
    </w:p>
    <w:p w14:paraId="2BBE8214" w14:textId="77777777" w:rsidR="00314A83" w:rsidRDefault="00314A83">
      <w:pPr>
        <w:overflowPunct/>
        <w:autoSpaceDE/>
        <w:autoSpaceDN/>
        <w:adjustRightInd/>
        <w:textAlignment w:val="auto"/>
        <w:rPr>
          <w:rFonts w:ascii="Arial" w:hAnsi="Arial" w:cs="Arial"/>
          <w:b/>
          <w:lang w:val="en-GB"/>
        </w:rPr>
      </w:pPr>
    </w:p>
    <w:p w14:paraId="45073675" w14:textId="77777777" w:rsidR="00314A83" w:rsidRDefault="00314A83">
      <w:pPr>
        <w:overflowPunct/>
        <w:autoSpaceDE/>
        <w:autoSpaceDN/>
        <w:adjustRightInd/>
        <w:textAlignment w:val="auto"/>
        <w:rPr>
          <w:rFonts w:ascii="Arial" w:hAnsi="Arial" w:cs="Arial"/>
          <w:b/>
          <w:lang w:val="en-GB"/>
        </w:rPr>
      </w:pPr>
    </w:p>
    <w:p w14:paraId="46C126F1" w14:textId="77777777" w:rsidR="00314A83" w:rsidRDefault="00314A83">
      <w:pPr>
        <w:overflowPunct/>
        <w:autoSpaceDE/>
        <w:autoSpaceDN/>
        <w:adjustRightInd/>
        <w:textAlignment w:val="auto"/>
        <w:rPr>
          <w:rFonts w:ascii="Arial" w:hAnsi="Arial" w:cs="Arial"/>
          <w:b/>
          <w:lang w:val="en-GB"/>
        </w:rPr>
      </w:pPr>
    </w:p>
    <w:p w14:paraId="43862501" w14:textId="77777777" w:rsidR="00314A83" w:rsidRDefault="00314A83">
      <w:pPr>
        <w:overflowPunct/>
        <w:autoSpaceDE/>
        <w:autoSpaceDN/>
        <w:adjustRightInd/>
        <w:textAlignment w:val="auto"/>
        <w:rPr>
          <w:rFonts w:ascii="Arial" w:hAnsi="Arial" w:cs="Arial"/>
          <w:b/>
          <w:lang w:val="en-GB"/>
        </w:rPr>
      </w:pPr>
    </w:p>
    <w:p w14:paraId="07BC0F2F" w14:textId="77777777" w:rsidR="00314A83" w:rsidRDefault="00314A83">
      <w:pPr>
        <w:overflowPunct/>
        <w:autoSpaceDE/>
        <w:autoSpaceDN/>
        <w:adjustRightInd/>
        <w:textAlignment w:val="auto"/>
        <w:rPr>
          <w:rFonts w:ascii="Arial" w:hAnsi="Arial" w:cs="Arial"/>
          <w:b/>
          <w:lang w:val="en-GB"/>
        </w:rPr>
      </w:pPr>
    </w:p>
    <w:p w14:paraId="7AA9FAFA" w14:textId="77777777" w:rsidR="00314A83" w:rsidRDefault="00314A83">
      <w:pPr>
        <w:overflowPunct/>
        <w:autoSpaceDE/>
        <w:autoSpaceDN/>
        <w:adjustRightInd/>
        <w:textAlignment w:val="auto"/>
        <w:rPr>
          <w:rFonts w:ascii="Arial" w:hAnsi="Arial" w:cs="Arial"/>
          <w:b/>
          <w:lang w:val="en-GB"/>
        </w:rPr>
      </w:pPr>
    </w:p>
    <w:p w14:paraId="68B56CA2" w14:textId="549F3465" w:rsidR="00E967DA" w:rsidRDefault="00314A83">
      <w:pPr>
        <w:overflowPunct/>
        <w:autoSpaceDE/>
        <w:autoSpaceDN/>
        <w:adjustRightInd/>
        <w:textAlignment w:val="auto"/>
        <w:rPr>
          <w:rFonts w:ascii="Arial" w:hAnsi="Arial" w:cs="Arial"/>
          <w:b/>
          <w:sz w:val="22"/>
          <w:szCs w:val="22"/>
          <w:lang w:val="en-GB"/>
        </w:rPr>
      </w:pPr>
      <w:r w:rsidRPr="00FB3017">
        <w:rPr>
          <w:rFonts w:ascii="Arial" w:hAnsi="Arial" w:cs="Arial"/>
          <w:b/>
          <w:lang w:val="en-GB"/>
        </w:rPr>
        <w:lastRenderedPageBreak/>
        <w:t xml:space="preserve">Customer Invoice for Markdowns, Example </w:t>
      </w:r>
      <w:r>
        <w:rPr>
          <w:rFonts w:ascii="Arial" w:hAnsi="Arial" w:cs="Arial"/>
          <w:b/>
          <w:lang w:val="en-GB"/>
        </w:rPr>
        <w:t>4:</w:t>
      </w:r>
    </w:p>
    <w:p w14:paraId="35DF607B" w14:textId="55852BE5" w:rsidR="00E967DA" w:rsidRDefault="00E967DA">
      <w:pPr>
        <w:overflowPunct/>
        <w:autoSpaceDE/>
        <w:autoSpaceDN/>
        <w:adjustRightInd/>
        <w:textAlignment w:val="auto"/>
        <w:rPr>
          <w:rFonts w:ascii="Arial" w:hAnsi="Arial" w:cs="Arial"/>
          <w:b/>
          <w:sz w:val="22"/>
          <w:szCs w:val="22"/>
          <w:lang w:val="en-GB"/>
        </w:rPr>
      </w:pPr>
    </w:p>
    <w:p w14:paraId="70F1C887" w14:textId="7457E723" w:rsidR="00E967DA" w:rsidRDefault="00314A83">
      <w:pPr>
        <w:overflowPunct/>
        <w:autoSpaceDE/>
        <w:autoSpaceDN/>
        <w:adjustRightInd/>
        <w:textAlignment w:val="auto"/>
        <w:rPr>
          <w:rFonts w:ascii="Arial" w:hAnsi="Arial" w:cs="Arial"/>
          <w:b/>
          <w:sz w:val="22"/>
          <w:szCs w:val="22"/>
          <w:lang w:val="en-GB"/>
        </w:rPr>
      </w:pPr>
      <w:r w:rsidRPr="000E06A0">
        <w:rPr>
          <w:rFonts w:ascii="Arial" w:hAnsi="Arial" w:cs="Arial"/>
          <w:noProof/>
          <w:sz w:val="22"/>
          <w:szCs w:val="22"/>
          <w:lang w:val="en-GB"/>
        </w:rPr>
        <mc:AlternateContent>
          <mc:Choice Requires="wps">
            <w:drawing>
              <wp:anchor distT="0" distB="0" distL="114300" distR="114300" simplePos="0" relativeHeight="252297728" behindDoc="0" locked="0" layoutInCell="1" allowOverlap="1" wp14:anchorId="3880471B" wp14:editId="791223A3">
                <wp:simplePos x="0" y="0"/>
                <wp:positionH relativeFrom="column">
                  <wp:posOffset>1704946</wp:posOffset>
                </wp:positionH>
                <wp:positionV relativeFrom="paragraph">
                  <wp:posOffset>2735828</wp:posOffset>
                </wp:positionV>
                <wp:extent cx="264050" cy="532765"/>
                <wp:effectExtent l="38100" t="0" r="22225" b="57785"/>
                <wp:wrapNone/>
                <wp:docPr id="51" name="AutoShape 7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4050" cy="5327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8FE6C54" id="_x0000_t32" coordsize="21600,21600" o:spt="32" o:oned="t" path="m,l21600,21600e" filled="f">
                <v:path arrowok="t" fillok="f" o:connecttype="none"/>
                <o:lock v:ext="edit" shapetype="t"/>
              </v:shapetype>
              <v:shape id="AutoShape 740" o:spid="_x0000_s1026" type="#_x0000_t32" style="position:absolute;margin-left:134.25pt;margin-top:215.4pt;width:20.8pt;height:41.95pt;flip:x;z-index:25229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" strokeweight="1.5pt">
                <v:stroke endarrow="block"/>
                <v:shadow color="#868686"/>
              </v:shape>
            </w:pict>
          </mc:Fallback>
        </mc:AlternateContent>
      </w:r>
      <w:r w:rsidRPr="000E06A0">
        <w:rPr>
          <w:rFonts w:ascii="Arial" w:hAnsi="Arial" w:cs="Arial"/>
          <w:noProof/>
          <w:sz w:val="22"/>
          <w:szCs w:val="22"/>
          <w:lang w:val="en-GB"/>
        </w:rPr>
        <mc:AlternateContent>
          <mc:Choice Requires="wps">
            <w:drawing>
              <wp:anchor distT="0" distB="0" distL="114300" distR="114300" simplePos="0" relativeHeight="252295680" behindDoc="0" locked="0" layoutInCell="1" allowOverlap="1" wp14:anchorId="6037A2F3" wp14:editId="099DC3B6">
                <wp:simplePos x="0" y="0"/>
                <wp:positionH relativeFrom="column">
                  <wp:posOffset>1650945</wp:posOffset>
                </wp:positionH>
                <wp:positionV relativeFrom="paragraph">
                  <wp:posOffset>3285076</wp:posOffset>
                </wp:positionV>
                <wp:extent cx="1041621" cy="134868"/>
                <wp:effectExtent l="0" t="0" r="25400" b="17780"/>
                <wp:wrapNone/>
                <wp:docPr id="40" name="Rectangle 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1621" cy="134868"/>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8C23C5" id="Rectangle 738" o:spid="_x0000_s1026" style="position:absolute;margin-left:130pt;margin-top:258.65pt;width:82pt;height:10.6pt;z-index:25229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" filled="f" strokecolor="red" strokeweight="1.5pt">
                <v:shadow color="#868686"/>
              </v:rect>
            </w:pict>
          </mc:Fallback>
        </mc:AlternateContent>
      </w:r>
      <w:ins w:id="350" w:author="Whitney Eiss" w:date="2017-10-16T11:36:00Z">
        <w:r w:rsidRPr="000E06A0">
          <w:rPr>
            <w:rFonts w:ascii="Arial" w:hAnsi="Arial" w:cs="Arial"/>
            <w:noProof/>
            <w:sz w:val="22"/>
            <w:szCs w:val="22"/>
            <w:lang w:val="en-GB"/>
          </w:rPr>
          <mc:AlternateContent>
            <mc:Choice Requires="wps">
              <w:drawing>
                <wp:anchor distT="0" distB="0" distL="114300" distR="114300" simplePos="0" relativeHeight="252293632" behindDoc="0" locked="0" layoutInCell="1" allowOverlap="1" wp14:anchorId="48BFE1E0" wp14:editId="70732F2A">
                  <wp:simplePos x="0" y="0"/>
                  <wp:positionH relativeFrom="column">
                    <wp:posOffset>466200</wp:posOffset>
                  </wp:positionH>
                  <wp:positionV relativeFrom="paragraph">
                    <wp:posOffset>2386579</wp:posOffset>
                  </wp:positionV>
                  <wp:extent cx="1600200" cy="349858"/>
                  <wp:effectExtent l="0" t="0" r="19050" b="12700"/>
                  <wp:wrapNone/>
                  <wp:docPr id="34" name="Text Box 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9858"/>
                          </a:xfrm>
                          <a:prstGeom prst="rect">
                            <a:avLst/>
                          </a:prstGeom>
                          <a:solidFill>
                            <a:srgbClr val="1F497D">
                              <a:lumMod val="40000"/>
                              <a:lumOff val="6000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EDF8BF" w14:textId="7AEB2004" w:rsidR="00314A83" w:rsidRPr="00314A83" w:rsidRDefault="00314A83" w:rsidP="00314A83">
                              <w:pPr>
                                <w:rPr>
                                  <w:ins w:id="351" w:author="Whitney Eiss" w:date="2017-10-16T11:36:00Z"/>
                                  <w:rFonts w:ascii="Arial" w:hAnsi="Arial" w:cs="Arial"/>
                                  <w:sz w:val="16"/>
                                  <w:szCs w:val="16"/>
                                </w:rPr>
                              </w:pPr>
                              <w:r w:rsidRPr="00314A83">
                                <w:rPr>
                                  <w:rFonts w:ascii="Arial" w:hAnsi="Arial" w:cs="Arial"/>
                                  <w:sz w:val="16"/>
                                  <w:szCs w:val="16"/>
                                </w:rPr>
                                <w:t>“D” in front of the description indicates this is for Markdown.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BFE1E0" id="_x0000_s1138" type="#_x0000_t202" style="position:absolute;margin-left:36.7pt;margin-top:187.9pt;width:126pt;height:27.55pt;z-index:25229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" fillcolor="#8eb4e3" strokeweight="1.5pt">
                  <v:shadow color="#868686"/>
                  <v:textbox>
                    <w:txbxContent>
                      <w:p w14:paraId="72EDF8BF" w14:textId="7AEB2004" w:rsidR="00314A83" w:rsidRPr="00314A83" w:rsidRDefault="00314A83" w:rsidP="00314A83">
                        <w:pPr>
                          <w:rPr>
                            <w:ins w:id="352" w:author="Whitney Eiss" w:date="2017-10-16T11:36:00Z"/>
                            <w:rFonts w:ascii="Arial" w:hAnsi="Arial" w:cs="Arial"/>
                            <w:sz w:val="16"/>
                            <w:szCs w:val="16"/>
                          </w:rPr>
                        </w:pPr>
                        <w:r w:rsidRPr="00314A83">
                          <w:rPr>
                            <w:rFonts w:ascii="Arial" w:hAnsi="Arial" w:cs="Arial"/>
                            <w:sz w:val="16"/>
                            <w:szCs w:val="16"/>
                          </w:rPr>
                          <w:t>“D” in front of the description indicates this is for Markdown.</w:t>
                        </w:r>
                      </w:p>
                    </w:txbxContent>
                  </v:textbox>
                </v:shape>
              </w:pict>
            </mc:Fallback>
          </mc:AlternateContent>
        </w:r>
      </w:ins>
      <w:r w:rsidRPr="00314A83">
        <w:rPr>
          <w:rFonts w:ascii="Arial" w:hAnsi="Arial" w:cs="Arial"/>
          <w:b/>
          <w:noProof/>
          <w:sz w:val="22"/>
          <w:szCs w:val="22"/>
          <w:lang w:val="en-GB"/>
        </w:rPr>
        <w:drawing>
          <wp:inline distT="0" distB="0" distL="0" distR="0" wp14:anchorId="0B50D117" wp14:editId="403EA3CA">
            <wp:extent cx="6831965" cy="4063365"/>
            <wp:effectExtent l="19050" t="19050" r="26035" b="13335"/>
            <wp:docPr id="33" name="Picture 33" descr="A close-up of a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lose-up of a receipt&#10;&#10;Description automatically generated"/>
                    <pic:cNvPicPr/>
                  </pic:nvPicPr>
                  <pic:blipFill>
                    <a:blip r:embed="rId105"/>
                    <a:stretch>
                      <a:fillRect/>
                    </a:stretch>
                  </pic:blipFill>
                  <pic:spPr>
                    <a:xfrm>
                      <a:off x="0" y="0"/>
                      <a:ext cx="6831965" cy="4063365"/>
                    </a:xfrm>
                    <a:prstGeom prst="rect">
                      <a:avLst/>
                    </a:prstGeom>
                    <a:ln>
                      <a:solidFill>
                        <a:schemeClr val="tx1"/>
                      </a:solidFill>
                    </a:ln>
                  </pic:spPr>
                </pic:pic>
              </a:graphicData>
            </a:graphic>
          </wp:inline>
        </w:drawing>
      </w:r>
    </w:p>
    <w:p w14:paraId="4C4BCF7E" w14:textId="1363E972" w:rsidR="00E967DA" w:rsidRDefault="00E967DA">
      <w:pPr>
        <w:overflowPunct/>
        <w:autoSpaceDE/>
        <w:autoSpaceDN/>
        <w:adjustRightInd/>
        <w:textAlignment w:val="auto"/>
        <w:rPr>
          <w:rFonts w:ascii="Arial" w:hAnsi="Arial" w:cs="Arial"/>
          <w:b/>
          <w:sz w:val="22"/>
          <w:szCs w:val="22"/>
          <w:lang w:val="en-GB"/>
        </w:rPr>
      </w:pPr>
    </w:p>
    <w:p w14:paraId="7AFF77A1" w14:textId="359D44B0" w:rsidR="00E967DA" w:rsidRDefault="00E967DA">
      <w:pPr>
        <w:overflowPunct/>
        <w:autoSpaceDE/>
        <w:autoSpaceDN/>
        <w:adjustRightInd/>
        <w:textAlignment w:val="auto"/>
        <w:rPr>
          <w:rFonts w:ascii="Arial" w:hAnsi="Arial" w:cs="Arial"/>
          <w:b/>
          <w:sz w:val="22"/>
          <w:szCs w:val="22"/>
          <w:lang w:val="en-GB"/>
        </w:rPr>
      </w:pPr>
    </w:p>
    <w:p w14:paraId="6D60EEAC" w14:textId="3AB13B6A" w:rsidR="00E967DA" w:rsidRDefault="00E967DA">
      <w:pPr>
        <w:overflowPunct/>
        <w:autoSpaceDE/>
        <w:autoSpaceDN/>
        <w:adjustRightInd/>
        <w:textAlignment w:val="auto"/>
        <w:rPr>
          <w:rFonts w:ascii="Arial" w:hAnsi="Arial" w:cs="Arial"/>
          <w:b/>
          <w:sz w:val="22"/>
          <w:szCs w:val="22"/>
          <w:lang w:val="en-GB"/>
        </w:rPr>
      </w:pPr>
    </w:p>
    <w:p w14:paraId="3C411FF5" w14:textId="2973DAAA" w:rsidR="00E967DA" w:rsidRDefault="00E967DA">
      <w:pPr>
        <w:overflowPunct/>
        <w:autoSpaceDE/>
        <w:autoSpaceDN/>
        <w:adjustRightInd/>
        <w:textAlignment w:val="auto"/>
        <w:rPr>
          <w:rFonts w:ascii="Arial" w:hAnsi="Arial" w:cs="Arial"/>
          <w:b/>
          <w:sz w:val="22"/>
          <w:szCs w:val="22"/>
          <w:lang w:val="en-GB"/>
        </w:rPr>
      </w:pPr>
    </w:p>
    <w:p w14:paraId="5C986B5F" w14:textId="5E5BFD84" w:rsidR="00E967DA" w:rsidRDefault="00E967DA">
      <w:pPr>
        <w:overflowPunct/>
        <w:autoSpaceDE/>
        <w:autoSpaceDN/>
        <w:adjustRightInd/>
        <w:textAlignment w:val="auto"/>
        <w:rPr>
          <w:rFonts w:ascii="Arial" w:hAnsi="Arial" w:cs="Arial"/>
          <w:b/>
          <w:sz w:val="22"/>
          <w:szCs w:val="22"/>
          <w:lang w:val="en-GB"/>
        </w:rPr>
      </w:pPr>
    </w:p>
    <w:p w14:paraId="0A19A146" w14:textId="144CB8A0" w:rsidR="00E967DA" w:rsidRDefault="00E967DA">
      <w:pPr>
        <w:overflowPunct/>
        <w:autoSpaceDE/>
        <w:autoSpaceDN/>
        <w:adjustRightInd/>
        <w:textAlignment w:val="auto"/>
        <w:rPr>
          <w:rFonts w:ascii="Arial" w:hAnsi="Arial" w:cs="Arial"/>
          <w:b/>
          <w:sz w:val="22"/>
          <w:szCs w:val="22"/>
          <w:lang w:val="en-GB"/>
        </w:rPr>
      </w:pPr>
    </w:p>
    <w:p w14:paraId="04DEB469" w14:textId="6EBBD9FD" w:rsidR="00E967DA" w:rsidRDefault="00E967DA">
      <w:pPr>
        <w:overflowPunct/>
        <w:autoSpaceDE/>
        <w:autoSpaceDN/>
        <w:adjustRightInd/>
        <w:textAlignment w:val="auto"/>
        <w:rPr>
          <w:rFonts w:ascii="Arial" w:hAnsi="Arial" w:cs="Arial"/>
          <w:b/>
          <w:sz w:val="22"/>
          <w:szCs w:val="22"/>
          <w:lang w:val="en-GB"/>
        </w:rPr>
      </w:pPr>
    </w:p>
    <w:p w14:paraId="37A6A171" w14:textId="77777777" w:rsidR="00E967DA" w:rsidRDefault="00E967DA">
      <w:pPr>
        <w:overflowPunct/>
        <w:autoSpaceDE/>
        <w:autoSpaceDN/>
        <w:adjustRightInd/>
        <w:textAlignment w:val="auto"/>
        <w:rPr>
          <w:rFonts w:ascii="Arial" w:hAnsi="Arial" w:cs="Arial"/>
          <w:b/>
          <w:sz w:val="22"/>
          <w:szCs w:val="22"/>
          <w:lang w:val="en-GB"/>
        </w:rPr>
      </w:pPr>
    </w:p>
    <w:p w14:paraId="4FAEE7FC" w14:textId="37D1AC5C" w:rsidR="00445742" w:rsidRPr="00FB3017" w:rsidRDefault="00445742" w:rsidP="00445742">
      <w:pPr>
        <w:rPr>
          <w:rFonts w:ascii="Arial" w:hAnsi="Arial" w:cs="Arial"/>
          <w:b/>
          <w:sz w:val="22"/>
          <w:szCs w:val="22"/>
          <w:u w:val="single"/>
          <w:lang w:val="en-GB"/>
        </w:rPr>
      </w:pPr>
      <w:r w:rsidRPr="00FB3017">
        <w:rPr>
          <w:rFonts w:ascii="Arial" w:hAnsi="Arial" w:cs="Arial"/>
          <w:b/>
          <w:sz w:val="22"/>
          <w:szCs w:val="22"/>
          <w:lang w:val="en-GB"/>
        </w:rPr>
        <w:t>10.</w:t>
      </w:r>
      <w:r w:rsidR="00FB3017" w:rsidRPr="00FB3017">
        <w:rPr>
          <w:rFonts w:ascii="Arial" w:hAnsi="Arial" w:cs="Arial"/>
          <w:b/>
          <w:sz w:val="22"/>
          <w:szCs w:val="22"/>
          <w:lang w:val="en-GB"/>
        </w:rPr>
        <w:t xml:space="preserve">   </w:t>
      </w:r>
      <w:r w:rsidRPr="00FB3017">
        <w:rPr>
          <w:rFonts w:ascii="Arial" w:hAnsi="Arial" w:cs="Arial"/>
          <w:b/>
          <w:sz w:val="22"/>
          <w:szCs w:val="22"/>
          <w:lang w:val="en-GB"/>
        </w:rPr>
        <w:t xml:space="preserve"> </w:t>
      </w:r>
      <w:bookmarkStart w:id="353" w:name="postaudit"/>
      <w:r w:rsidRPr="00FB3017">
        <w:rPr>
          <w:rFonts w:ascii="Arial" w:hAnsi="Arial" w:cs="Arial"/>
          <w:b/>
          <w:sz w:val="22"/>
          <w:szCs w:val="22"/>
          <w:u w:val="single"/>
          <w:lang w:val="en-GB"/>
        </w:rPr>
        <w:t>Deduction Type: Post Audit</w:t>
      </w:r>
      <w:bookmarkEnd w:id="353"/>
    </w:p>
    <w:p w14:paraId="04067CC7" w14:textId="77777777" w:rsidR="005D5884" w:rsidRPr="00FB3017" w:rsidRDefault="005D5884" w:rsidP="005D5884">
      <w:pPr>
        <w:ind w:left="720"/>
        <w:rPr>
          <w:rFonts w:ascii="Arial" w:hAnsi="Arial" w:cs="Arial"/>
        </w:rPr>
      </w:pPr>
    </w:p>
    <w:p w14:paraId="07ED83B0" w14:textId="77777777" w:rsidR="00873359" w:rsidRPr="00FB3017" w:rsidRDefault="00873359" w:rsidP="00873359">
      <w:pPr>
        <w:overflowPunct/>
        <w:autoSpaceDE/>
        <w:autoSpaceDN/>
        <w:adjustRightInd/>
        <w:ind w:left="720"/>
        <w:textAlignment w:val="auto"/>
        <w:rPr>
          <w:rFonts w:ascii="Arial" w:hAnsi="Arial" w:cs="Arial"/>
          <w:b/>
          <w:lang w:val="en-GB"/>
        </w:rPr>
      </w:pPr>
      <w:r w:rsidRPr="00FB3017">
        <w:rPr>
          <w:rFonts w:ascii="Arial" w:hAnsi="Arial" w:cs="Arial"/>
          <w:b/>
          <w:lang w:val="en-GB"/>
        </w:rPr>
        <w:t>NOTE:</w:t>
      </w:r>
      <w:r w:rsidR="00FB3017" w:rsidRPr="00FB3017">
        <w:rPr>
          <w:rFonts w:ascii="Arial" w:hAnsi="Arial" w:cs="Arial"/>
          <w:b/>
          <w:lang w:val="en-GB"/>
        </w:rPr>
        <w:t xml:space="preserve"> </w:t>
      </w:r>
      <w:r w:rsidRPr="00FB3017">
        <w:rPr>
          <w:rFonts w:ascii="Arial" w:hAnsi="Arial" w:cs="Arial"/>
          <w:b/>
          <w:lang w:val="en-GB"/>
        </w:rPr>
        <w:t>The post audit claim must first be researched to ensure the customer has not already billed for the allowance before the normal validation process can begin.</w:t>
      </w:r>
    </w:p>
    <w:p w14:paraId="3DE19C8D" w14:textId="77777777" w:rsidR="00873359" w:rsidRPr="00FB3017" w:rsidRDefault="00873359" w:rsidP="00873359">
      <w:pPr>
        <w:overflowPunct/>
        <w:autoSpaceDE/>
        <w:autoSpaceDN/>
        <w:adjustRightInd/>
        <w:textAlignment w:val="auto"/>
        <w:rPr>
          <w:rFonts w:ascii="Arial" w:hAnsi="Arial" w:cs="Arial"/>
          <w:b/>
          <w:lang w:val="en-GB"/>
        </w:rPr>
      </w:pPr>
    </w:p>
    <w:p w14:paraId="133FAE1C" w14:textId="77777777" w:rsidR="00873359" w:rsidRPr="00FB3017" w:rsidRDefault="00873359" w:rsidP="00873359">
      <w:pPr>
        <w:ind w:left="720"/>
        <w:rPr>
          <w:rFonts w:ascii="Arial" w:hAnsi="Arial" w:cs="Arial"/>
          <w:b/>
          <w:lang w:val="en-GB"/>
        </w:rPr>
      </w:pPr>
      <w:r w:rsidRPr="00FB3017">
        <w:rPr>
          <w:rFonts w:ascii="Arial" w:hAnsi="Arial" w:cs="Arial"/>
          <w:b/>
          <w:lang w:val="en-GB"/>
        </w:rPr>
        <w:t>Once the post audit claim has been researched to ensure the customer has not already billed for the allowance refer to the appropriate allowance section of the SOP to continue with validation.</w:t>
      </w:r>
      <w:r w:rsidR="00FB3017" w:rsidRPr="00FB3017">
        <w:rPr>
          <w:rFonts w:ascii="Arial" w:hAnsi="Arial" w:cs="Arial"/>
          <w:b/>
          <w:lang w:val="en-GB"/>
        </w:rPr>
        <w:t xml:space="preserve"> </w:t>
      </w:r>
      <w:r w:rsidRPr="00FB3017">
        <w:rPr>
          <w:rFonts w:ascii="Arial" w:hAnsi="Arial" w:cs="Arial"/>
          <w:b/>
          <w:lang w:val="en-GB"/>
        </w:rPr>
        <w:t>If the post audit is for an allowance not defined in an allowance section of the SOP refer to the post audit example for validation information.</w:t>
      </w:r>
    </w:p>
    <w:p w14:paraId="0D071655" w14:textId="77777777" w:rsidR="00873359" w:rsidRPr="00FB3017" w:rsidRDefault="00873359" w:rsidP="00873359">
      <w:pPr>
        <w:ind w:left="720"/>
        <w:rPr>
          <w:rFonts w:ascii="Arial" w:hAnsi="Arial" w:cs="Arial"/>
          <w:b/>
          <w:lang w:val="en-GB"/>
        </w:rPr>
      </w:pPr>
    </w:p>
    <w:p w14:paraId="63F06A28" w14:textId="77777777" w:rsidR="00873359" w:rsidRPr="00FB3017" w:rsidRDefault="00873359" w:rsidP="00873359">
      <w:pPr>
        <w:ind w:left="720"/>
        <w:rPr>
          <w:rFonts w:ascii="Arial" w:hAnsi="Arial" w:cs="Arial"/>
          <w:lang w:val="en-GB"/>
        </w:rPr>
      </w:pPr>
      <w:r w:rsidRPr="00FB3017">
        <w:rPr>
          <w:rFonts w:ascii="Arial" w:hAnsi="Arial" w:cs="Arial"/>
          <w:lang w:val="en-US"/>
        </w:rPr>
        <w:t>Internal/external auditors find claims that the customer is entitled to but did not take from previous years. Post Audits should be researched in the same manner as other claims by accessing previous year’s files.</w:t>
      </w:r>
      <w:r w:rsidRPr="00FB3017">
        <w:rPr>
          <w:rFonts w:ascii="Arial" w:hAnsi="Arial" w:cs="Arial"/>
          <w:lang w:val="en-GB"/>
        </w:rPr>
        <w:t xml:space="preserve"> </w:t>
      </w:r>
    </w:p>
    <w:p w14:paraId="192571FA" w14:textId="77777777" w:rsidR="005D5884" w:rsidRPr="00FB3017" w:rsidRDefault="005D5884" w:rsidP="00445742">
      <w:pPr>
        <w:rPr>
          <w:rFonts w:ascii="Arial" w:hAnsi="Arial" w:cs="Arial"/>
          <w:sz w:val="22"/>
          <w:szCs w:val="22"/>
          <w:lang w:val="en-GB"/>
        </w:rPr>
      </w:pPr>
    </w:p>
    <w:p w14:paraId="37202746" w14:textId="22B3A885" w:rsidR="00445742" w:rsidRPr="00FB3017" w:rsidRDefault="00F54C08" w:rsidP="00CD4A07">
      <w:pPr>
        <w:overflowPunct/>
        <w:autoSpaceDE/>
        <w:autoSpaceDN/>
        <w:adjustRightInd/>
        <w:textAlignment w:val="auto"/>
        <w:rPr>
          <w:rFonts w:ascii="Arial" w:hAnsi="Arial" w:cs="Arial"/>
          <w:b/>
          <w:color w:val="000000"/>
          <w:lang w:val="en-US"/>
        </w:rPr>
      </w:pPr>
      <w:r w:rsidRPr="00FB3017">
        <w:rPr>
          <w:rFonts w:ascii="Arial" w:hAnsi="Arial" w:cs="Arial"/>
          <w:b/>
          <w:sz w:val="22"/>
          <w:szCs w:val="22"/>
          <w:lang w:val="en-GB"/>
        </w:rPr>
        <w:br w:type="page"/>
      </w:r>
      <w:r w:rsidR="00445742" w:rsidRPr="00FB3017">
        <w:rPr>
          <w:rFonts w:ascii="Arial" w:hAnsi="Arial" w:cs="Arial"/>
          <w:b/>
          <w:sz w:val="22"/>
          <w:szCs w:val="22"/>
          <w:lang w:val="en-GB"/>
        </w:rPr>
        <w:lastRenderedPageBreak/>
        <w:t>10.1</w:t>
      </w:r>
      <w:r w:rsidR="00FB3017" w:rsidRPr="00FB3017">
        <w:rPr>
          <w:rFonts w:ascii="Arial" w:hAnsi="Arial" w:cs="Arial"/>
          <w:b/>
          <w:sz w:val="22"/>
          <w:szCs w:val="22"/>
          <w:lang w:val="en-GB"/>
        </w:rPr>
        <w:t xml:space="preserve">   </w:t>
      </w:r>
      <w:r w:rsidR="00445742" w:rsidRPr="00FB3017">
        <w:rPr>
          <w:rFonts w:ascii="Arial" w:hAnsi="Arial" w:cs="Arial"/>
          <w:b/>
          <w:sz w:val="22"/>
          <w:szCs w:val="22"/>
          <w:lang w:val="en-GB"/>
        </w:rPr>
        <w:t xml:space="preserve"> </w:t>
      </w:r>
      <w:r w:rsidR="00445742" w:rsidRPr="00FB3017">
        <w:rPr>
          <w:rFonts w:ascii="Arial" w:hAnsi="Arial" w:cs="Arial"/>
          <w:b/>
          <w:color w:val="000000"/>
          <w:lang w:val="en-US"/>
        </w:rPr>
        <w:t>Customer Invoice for Post Audit</w:t>
      </w:r>
      <w:r w:rsidRPr="00FB3017">
        <w:rPr>
          <w:rFonts w:ascii="Arial" w:hAnsi="Arial" w:cs="Arial"/>
          <w:b/>
          <w:color w:val="000000"/>
          <w:lang w:val="en-US"/>
        </w:rPr>
        <w:t>, Example 1</w:t>
      </w:r>
      <w:r w:rsidR="00445742" w:rsidRPr="00FB3017">
        <w:rPr>
          <w:rFonts w:ascii="Arial" w:hAnsi="Arial" w:cs="Arial"/>
          <w:b/>
          <w:color w:val="000000"/>
          <w:lang w:val="en-US"/>
        </w:rPr>
        <w:t>:</w:t>
      </w:r>
    </w:p>
    <w:p w14:paraId="678F80EB" w14:textId="77777777" w:rsidR="000F4388" w:rsidRPr="00FB3017" w:rsidRDefault="000F4388" w:rsidP="00445742">
      <w:pPr>
        <w:rPr>
          <w:rFonts w:ascii="Arial" w:hAnsi="Arial" w:cs="Arial"/>
          <w:b/>
          <w:sz w:val="22"/>
          <w:szCs w:val="22"/>
          <w:lang w:val="en-GB"/>
        </w:rPr>
      </w:pPr>
    </w:p>
    <w:p w14:paraId="0751A512" w14:textId="6F0C0C6F" w:rsidR="009E3BE5" w:rsidRPr="00175FD8" w:rsidRDefault="00650065" w:rsidP="00445742">
      <w:pPr>
        <w:rPr>
          <w:rFonts w:ascii="Arial" w:hAnsi="Arial" w:cs="Arial"/>
          <w:sz w:val="22"/>
          <w:szCs w:val="22"/>
          <w:lang w:val="en-GB"/>
        </w:rPr>
      </w:pPr>
      <w:del w:id="354" w:author="Whitney Eiss" w:date="2017-10-16T11:36:00Z">
        <w:r w:rsidRPr="00FB3017">
          <w:rPr>
            <w:rFonts w:ascii="Arial" w:hAnsi="Arial" w:cs="Arial"/>
            <w:noProof/>
            <w:sz w:val="22"/>
            <w:szCs w:val="22"/>
            <w:lang w:val="en-US"/>
          </w:rPr>
          <mc:AlternateContent>
            <mc:Choice Requires="wps">
              <w:drawing>
                <wp:anchor distT="0" distB="0" distL="114300" distR="114300" simplePos="0" relativeHeight="252091904" behindDoc="0" locked="0" layoutInCell="1" allowOverlap="1" wp14:anchorId="701F3C64" wp14:editId="0E3E7A55">
                  <wp:simplePos x="0" y="0"/>
                  <wp:positionH relativeFrom="column">
                    <wp:posOffset>3830955</wp:posOffset>
                  </wp:positionH>
                  <wp:positionV relativeFrom="paragraph">
                    <wp:posOffset>3110865</wp:posOffset>
                  </wp:positionV>
                  <wp:extent cx="306070" cy="311150"/>
                  <wp:effectExtent l="11430" t="15240" r="15875" b="16510"/>
                  <wp:wrapNone/>
                  <wp:docPr id="1759" name="Oval 1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C26D03" w14:textId="77777777" w:rsidR="00257BB1" w:rsidRPr="00C225AB" w:rsidRDefault="00257BB1" w:rsidP="005D5884">
                              <w:pPr>
                                <w:rPr>
                                  <w:del w:id="355" w:author="Whitney Eiss" w:date="2017-10-16T11:36:00Z"/>
                                  <w:rFonts w:ascii="Arial" w:hAnsi="Arial" w:cs="Arial"/>
                                  <w:b/>
                                  <w:sz w:val="28"/>
                                  <w:szCs w:val="28"/>
                                </w:rPr>
                              </w:pPr>
                              <w:del w:id="356" w:author="Whitney Eiss" w:date="2017-10-16T11:36:00Z">
                                <w:r w:rsidRPr="00C225AB">
                                  <w:rPr>
                                    <w:rFonts w:ascii="Arial" w:hAnsi="Arial" w:cs="Arial"/>
                                    <w:b/>
                                    <w:sz w:val="28"/>
                                    <w:szCs w:val="28"/>
                                  </w:rPr>
                                  <w:delText>i</w:delText>
                                </w:r>
                              </w:del>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1F3C64" id="Oval 1192" o:spid="_x0000_s1139" style="position:absolute;margin-left:301.65pt;margin-top:244.95pt;width:24.1pt;height:24.5pt;z-index:25209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HFj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" fillcolor="#8db3e2" strokecolor="yellow" strokeweight="1.5pt">
                  <v:shadow color="#868686"/>
                  <v:textbox>
                    <w:txbxContent>
                      <w:p w14:paraId="64C26D03" w14:textId="77777777" w:rsidR="00257BB1" w:rsidRPr="00C225AB" w:rsidRDefault="00257BB1" w:rsidP="005D5884">
                        <w:pPr>
                          <w:rPr>
                            <w:del w:id="357" w:author="Whitney Eiss" w:date="2017-10-16T11:36:00Z"/>
                            <w:rFonts w:ascii="Arial" w:hAnsi="Arial" w:cs="Arial"/>
                            <w:b/>
                            <w:sz w:val="28"/>
                            <w:szCs w:val="28"/>
                          </w:rPr>
                        </w:pPr>
                        <w:del w:id="358" w:author="Whitney Eiss" w:date="2017-10-16T11:36:00Z">
                          <w:r w:rsidRPr="00C225AB">
                            <w:rPr>
                              <w:rFonts w:ascii="Arial" w:hAnsi="Arial" w:cs="Arial"/>
                              <w:b/>
                              <w:sz w:val="28"/>
                              <w:szCs w:val="28"/>
                            </w:rPr>
                            <w:delText>i</w:delText>
                          </w:r>
                        </w:del>
                      </w:p>
                    </w:txbxContent>
                  </v:textbox>
                </v:oval>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2090880" behindDoc="0" locked="0" layoutInCell="1" allowOverlap="1" wp14:anchorId="776EDC2F" wp14:editId="0DE7CC66">
                  <wp:simplePos x="0" y="0"/>
                  <wp:positionH relativeFrom="column">
                    <wp:posOffset>1804035</wp:posOffset>
                  </wp:positionH>
                  <wp:positionV relativeFrom="paragraph">
                    <wp:posOffset>1264920</wp:posOffset>
                  </wp:positionV>
                  <wp:extent cx="306070" cy="311150"/>
                  <wp:effectExtent l="13335" t="17145" r="13970" b="14605"/>
                  <wp:wrapNone/>
                  <wp:docPr id="417" name="Oval 1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BA7017" w14:textId="77777777" w:rsidR="00257BB1" w:rsidRPr="00C225AB" w:rsidRDefault="00257BB1" w:rsidP="00CC6D55">
                              <w:pPr>
                                <w:rPr>
                                  <w:del w:id="359" w:author="Whitney Eiss" w:date="2017-10-16T11:36:00Z"/>
                                  <w:rFonts w:ascii="Arial" w:hAnsi="Arial" w:cs="Arial"/>
                                  <w:b/>
                                  <w:sz w:val="28"/>
                                  <w:szCs w:val="28"/>
                                </w:rPr>
                              </w:pPr>
                              <w:del w:id="360" w:author="Whitney Eiss" w:date="2017-10-16T11:36:00Z">
                                <w:r w:rsidRPr="00C225AB">
                                  <w:rPr>
                                    <w:rFonts w:ascii="Arial" w:hAnsi="Arial" w:cs="Arial"/>
                                    <w:b/>
                                    <w:sz w:val="28"/>
                                    <w:szCs w:val="28"/>
                                  </w:rPr>
                                  <w:delText>i</w:delText>
                                </w:r>
                              </w:del>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6EDC2F" id="Oval 1136" o:spid="_x0000_s1140" style="position:absolute;margin-left:142.05pt;margin-top:99.6pt;width:24.1pt;height:24.5pt;z-index:25209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yiI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" fillcolor="#8db3e2" strokecolor="yellow" strokeweight="1.5pt">
                  <v:shadow color="#868686"/>
                  <v:textbox>
                    <w:txbxContent>
                      <w:p w14:paraId="67BA7017" w14:textId="77777777" w:rsidR="00257BB1" w:rsidRPr="00C225AB" w:rsidRDefault="00257BB1" w:rsidP="00CC6D55">
                        <w:pPr>
                          <w:rPr>
                            <w:del w:id="361" w:author="Whitney Eiss" w:date="2017-10-16T11:36:00Z"/>
                            <w:rFonts w:ascii="Arial" w:hAnsi="Arial" w:cs="Arial"/>
                            <w:b/>
                            <w:sz w:val="28"/>
                            <w:szCs w:val="28"/>
                          </w:rPr>
                        </w:pPr>
                        <w:del w:id="362" w:author="Whitney Eiss" w:date="2017-10-16T11:36:00Z">
                          <w:r w:rsidRPr="00C225AB">
                            <w:rPr>
                              <w:rFonts w:ascii="Arial" w:hAnsi="Arial" w:cs="Arial"/>
                              <w:b/>
                              <w:sz w:val="28"/>
                              <w:szCs w:val="28"/>
                            </w:rPr>
                            <w:delText>i</w:delText>
                          </w:r>
                        </w:del>
                      </w:p>
                    </w:txbxContent>
                  </v:textbox>
                </v:oval>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2089856" behindDoc="0" locked="0" layoutInCell="1" allowOverlap="1" wp14:anchorId="2DA62E79" wp14:editId="10991D67">
                  <wp:simplePos x="0" y="0"/>
                  <wp:positionH relativeFrom="column">
                    <wp:posOffset>1804035</wp:posOffset>
                  </wp:positionH>
                  <wp:positionV relativeFrom="paragraph">
                    <wp:posOffset>1645285</wp:posOffset>
                  </wp:positionV>
                  <wp:extent cx="1714500" cy="443230"/>
                  <wp:effectExtent l="13335" t="16510" r="15240" b="16510"/>
                  <wp:wrapNone/>
                  <wp:docPr id="418" name="Text Box 1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443230"/>
                          </a:xfrm>
                          <a:prstGeom prst="rect">
                            <a:avLst/>
                          </a:prstGeom>
                          <a:solidFill>
                            <a:schemeClr val="tx2">
                              <a:lumMod val="20000"/>
                              <a:lumOff val="80000"/>
                            </a:schemeClr>
                          </a:solidFill>
                          <a:ln w="19050">
                            <a:solidFill>
                              <a:srgbClr val="000000"/>
                            </a:solidFill>
                            <a:miter lim="800000"/>
                            <a:headEnd/>
                            <a:tailEnd/>
                          </a:ln>
                        </wps:spPr>
                        <wps:txbx>
                          <w:txbxContent>
                            <w:p w14:paraId="02FD88F5" w14:textId="77777777" w:rsidR="00257BB1" w:rsidRPr="00417BD8" w:rsidRDefault="00257BB1" w:rsidP="00CC6D55">
                              <w:pPr>
                                <w:rPr>
                                  <w:del w:id="363" w:author="Whitney Eiss" w:date="2017-10-16T11:36:00Z"/>
                                  <w:rFonts w:ascii="Arial" w:hAnsi="Arial" w:cs="Arial"/>
                                  <w:sz w:val="16"/>
                                  <w:szCs w:val="16"/>
                                </w:rPr>
                              </w:pPr>
                              <w:del w:id="364" w:author="Whitney Eiss" w:date="2017-10-16T11:36:00Z">
                                <w:r>
                                  <w:rPr>
                                    <w:rFonts w:ascii="Arial" w:hAnsi="Arial" w:cs="Arial"/>
                                    <w:sz w:val="16"/>
                                    <w:szCs w:val="16"/>
                                    <w:u w:val="single"/>
                                  </w:rPr>
                                  <w:delText>Invoice #</w:delText>
                                </w:r>
                                <w:r w:rsidRPr="000862F3">
                                  <w:rPr>
                                    <w:rFonts w:ascii="Arial" w:hAnsi="Arial" w:cs="Arial"/>
                                    <w:sz w:val="16"/>
                                    <w:szCs w:val="16"/>
                                  </w:rPr>
                                  <w:delText>: Used to search for the customer invoice in SHARP.</w:delText>
                                </w:r>
                              </w:del>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A62E79" id="Text Box 1133" o:spid="_x0000_s1141" type="#_x0000_t202" style="position:absolute;margin-left:142.05pt;margin-top:129.55pt;width:135pt;height:34.9pt;z-index:25208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" fillcolor="#c6d9f1 [671]" strokeweight="1.5pt">
                  <v:textbox>
                    <w:txbxContent>
                      <w:p w14:paraId="02FD88F5" w14:textId="77777777" w:rsidR="00257BB1" w:rsidRPr="00417BD8" w:rsidRDefault="00257BB1" w:rsidP="00CC6D55">
                        <w:pPr>
                          <w:rPr>
                            <w:del w:id="365" w:author="Whitney Eiss" w:date="2017-10-16T11:36:00Z"/>
                            <w:rFonts w:ascii="Arial" w:hAnsi="Arial" w:cs="Arial"/>
                            <w:sz w:val="16"/>
                            <w:szCs w:val="16"/>
                          </w:rPr>
                        </w:pPr>
                        <w:del w:id="366" w:author="Whitney Eiss" w:date="2017-10-16T11:36:00Z">
                          <w:r>
                            <w:rPr>
                              <w:rFonts w:ascii="Arial" w:hAnsi="Arial" w:cs="Arial"/>
                              <w:sz w:val="16"/>
                              <w:szCs w:val="16"/>
                              <w:u w:val="single"/>
                            </w:rPr>
                            <w:delText>Invoice #</w:delText>
                          </w:r>
                          <w:r w:rsidRPr="000862F3">
                            <w:rPr>
                              <w:rFonts w:ascii="Arial" w:hAnsi="Arial" w:cs="Arial"/>
                              <w:sz w:val="16"/>
                              <w:szCs w:val="16"/>
                            </w:rPr>
                            <w:delText>: Used to search for the customer invoice in SHARP.</w:delText>
                          </w:r>
                        </w:del>
                      </w:p>
                    </w:txbxContent>
                  </v:textbox>
                </v:shape>
              </w:pict>
            </mc:Fallback>
          </mc:AlternateContent>
        </w:r>
      </w:del>
      <w:r w:rsidR="00445742" w:rsidRPr="00FB3017">
        <w:rPr>
          <w:rFonts w:ascii="Arial" w:hAnsi="Arial" w:cs="Arial"/>
          <w:sz w:val="22"/>
          <w:szCs w:val="22"/>
          <w:lang w:val="en-GB"/>
        </w:rPr>
        <w:tab/>
      </w:r>
      <w:r w:rsidR="00FB3017" w:rsidRPr="00FB3017">
        <w:rPr>
          <w:rFonts w:ascii="Arial" w:hAnsi="Arial" w:cs="Arial"/>
          <w:sz w:val="22"/>
          <w:szCs w:val="22"/>
          <w:lang w:val="en-GB"/>
        </w:rPr>
        <w:t xml:space="preserve"> </w:t>
      </w:r>
    </w:p>
    <w:p w14:paraId="62365404" w14:textId="77777777" w:rsidR="00DC5BE3" w:rsidRPr="00FB3017" w:rsidRDefault="00DC5BE3" w:rsidP="00445742">
      <w:pPr>
        <w:rPr>
          <w:rFonts w:ascii="Arial" w:hAnsi="Arial" w:cs="Arial"/>
          <w:sz w:val="22"/>
          <w:szCs w:val="22"/>
          <w:lang w:val="en-GB"/>
        </w:rPr>
      </w:pPr>
    </w:p>
    <w:p w14:paraId="59420B4C" w14:textId="6E74CEEE" w:rsidR="00F54C08" w:rsidRPr="00FB3017" w:rsidRDefault="00175FD8">
      <w:pPr>
        <w:overflowPunct/>
        <w:autoSpaceDE/>
        <w:autoSpaceDN/>
        <w:adjustRightInd/>
        <w:textAlignment w:val="auto"/>
        <w:rPr>
          <w:rFonts w:ascii="Arial" w:hAnsi="Arial" w:cs="Arial"/>
          <w:b/>
          <w:sz w:val="22"/>
          <w:szCs w:val="22"/>
          <w:lang w:val="en-GB"/>
        </w:rPr>
      </w:pPr>
      <w:r w:rsidRPr="00FB3017">
        <w:rPr>
          <w:rFonts w:ascii="Arial" w:hAnsi="Arial" w:cs="Arial"/>
          <w:noProof/>
          <w:sz w:val="22"/>
          <w:szCs w:val="22"/>
          <w:lang w:val="en-US"/>
        </w:rPr>
        <mc:AlternateContent>
          <mc:Choice Requires="wps">
            <w:drawing>
              <wp:anchor distT="0" distB="0" distL="114300" distR="114300" simplePos="0" relativeHeight="251340288" behindDoc="0" locked="0" layoutInCell="1" allowOverlap="1" wp14:anchorId="50962BC0" wp14:editId="5D09C2AC">
                <wp:simplePos x="0" y="0"/>
                <wp:positionH relativeFrom="column">
                  <wp:posOffset>3610610</wp:posOffset>
                </wp:positionH>
                <wp:positionV relativeFrom="paragraph">
                  <wp:posOffset>2166620</wp:posOffset>
                </wp:positionV>
                <wp:extent cx="718185" cy="263525"/>
                <wp:effectExtent l="10160" t="11430" r="14605" b="10795"/>
                <wp:wrapNone/>
                <wp:docPr id="1150" name="Rectangle 7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185" cy="26352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0DBA38" id="Rectangle 746" o:spid="_x0000_s1026" style="position:absolute;margin-left:284.3pt;margin-top:170.6pt;width:56.55pt;height:20.75pt;z-index:25134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" filled="f" strokecolor="red" strokeweight="1.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341312" behindDoc="0" locked="0" layoutInCell="1" allowOverlap="1" wp14:anchorId="609CABDA" wp14:editId="5A7E1A8C">
                <wp:simplePos x="0" y="0"/>
                <wp:positionH relativeFrom="column">
                  <wp:posOffset>4133850</wp:posOffset>
                </wp:positionH>
                <wp:positionV relativeFrom="paragraph">
                  <wp:posOffset>436879</wp:posOffset>
                </wp:positionV>
                <wp:extent cx="59690" cy="156845"/>
                <wp:effectExtent l="19050" t="38100" r="54610" b="14605"/>
                <wp:wrapNone/>
                <wp:docPr id="1149" name="AutoShape 7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690" cy="1568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EE75B2" id="AutoShape 747" o:spid="_x0000_s1026" type="#_x0000_t32" style="position:absolute;margin-left:325.5pt;margin-top:34.4pt;width:4.7pt;height:12.35pt;flip:y;z-index:25134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" strokeweight="1.5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448832" behindDoc="0" locked="0" layoutInCell="1" allowOverlap="1" wp14:anchorId="29C2C1DE" wp14:editId="32CD5370">
                <wp:simplePos x="0" y="0"/>
                <wp:positionH relativeFrom="column">
                  <wp:posOffset>3136265</wp:posOffset>
                </wp:positionH>
                <wp:positionV relativeFrom="paragraph">
                  <wp:posOffset>541654</wp:posOffset>
                </wp:positionV>
                <wp:extent cx="323850" cy="104775"/>
                <wp:effectExtent l="0" t="0" r="76200" b="66675"/>
                <wp:wrapNone/>
                <wp:docPr id="1152" name="AutoShape 9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1047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219649" id="AutoShape 985" o:spid="_x0000_s1026" type="#_x0000_t32" style="position:absolute;margin-left:246.95pt;margin-top:42.65pt;width:25.5pt;height:8.25pt;z-index:25144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" strokeweight="1.5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516416" behindDoc="0" locked="0" layoutInCell="1" allowOverlap="1" wp14:anchorId="447BB90A" wp14:editId="0A06BCB8">
                <wp:simplePos x="0" y="0"/>
                <wp:positionH relativeFrom="page">
                  <wp:posOffset>3581400</wp:posOffset>
                </wp:positionH>
                <wp:positionV relativeFrom="paragraph">
                  <wp:posOffset>1779904</wp:posOffset>
                </wp:positionV>
                <wp:extent cx="581025" cy="447675"/>
                <wp:effectExtent l="38100" t="38100" r="28575" b="28575"/>
                <wp:wrapNone/>
                <wp:docPr id="1156" name="AutoShape 1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81025" cy="447675"/>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83551C" id="AutoShape 1134" o:spid="_x0000_s1026" type="#_x0000_t32" style="position:absolute;margin-left:282pt;margin-top:140.15pt;width:45.75pt;height:35.25pt;flip:x y;z-index:251516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" strokeweight="1pt">
                <v:stroke endarrow="block"/>
                <v:shadow color="#868686"/>
                <w10:wrap anchorx="page"/>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342336" behindDoc="0" locked="0" layoutInCell="1" allowOverlap="1" wp14:anchorId="611D65B9" wp14:editId="3F8287D4">
                <wp:simplePos x="0" y="0"/>
                <wp:positionH relativeFrom="column">
                  <wp:posOffset>1786890</wp:posOffset>
                </wp:positionH>
                <wp:positionV relativeFrom="paragraph">
                  <wp:posOffset>1274445</wp:posOffset>
                </wp:positionV>
                <wp:extent cx="1437640" cy="483235"/>
                <wp:effectExtent l="0" t="0" r="10160" b="12065"/>
                <wp:wrapNone/>
                <wp:docPr id="1151" name="Text Box 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7640" cy="483235"/>
                        </a:xfrm>
                        <a:prstGeom prst="rect">
                          <a:avLst/>
                        </a:prstGeom>
                        <a:solidFill>
                          <a:schemeClr val="tx2">
                            <a:lumMod val="20000"/>
                            <a:lumOff val="80000"/>
                          </a:schemeClr>
                        </a:solidFill>
                        <a:ln w="19050">
                          <a:solidFill>
                            <a:srgbClr val="000000"/>
                          </a:solidFill>
                          <a:miter lim="800000"/>
                          <a:headEnd/>
                          <a:tailEnd/>
                        </a:ln>
                      </wps:spPr>
                      <wps:txbx>
                        <w:txbxContent>
                          <w:p w14:paraId="39086CA7" w14:textId="77777777" w:rsidR="00257BB1" w:rsidRPr="00483231" w:rsidRDefault="00257BB1" w:rsidP="00445742">
                            <w:pPr>
                              <w:rPr>
                                <w:szCs w:val="16"/>
                              </w:rPr>
                            </w:pPr>
                            <w:r>
                              <w:rPr>
                                <w:rFonts w:ascii="Arial" w:hAnsi="Arial" w:cs="Arial"/>
                                <w:sz w:val="16"/>
                                <w:szCs w:val="16"/>
                                <w:u w:val="single"/>
                              </w:rPr>
                              <w:t>Claim amount</w:t>
                            </w:r>
                            <w:r w:rsidRPr="00855D48">
                              <w:rPr>
                                <w:rFonts w:ascii="Arial" w:hAnsi="Arial" w:cs="Arial"/>
                                <w:sz w:val="16"/>
                                <w:szCs w:val="16"/>
                              </w:rPr>
                              <w:t xml:space="preserve"> –</w:t>
                            </w:r>
                            <w:r>
                              <w:rPr>
                                <w:rFonts w:ascii="Arial" w:hAnsi="Arial" w:cs="Arial"/>
                                <w:sz w:val="16"/>
                                <w:szCs w:val="16"/>
                              </w:rPr>
                              <w:t xml:space="preserve"> Deduction amount that customer has deducted for this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1D65B9" id="Text Box 749" o:spid="_x0000_s1142" type="#_x0000_t202" style="position:absolute;margin-left:140.7pt;margin-top:100.35pt;width:113.2pt;height:38.05pt;z-index:2513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" fillcolor="#c6d9f1 [671]" strokeweight="1.5pt">
                <v:textbox>
                  <w:txbxContent>
                    <w:p w14:paraId="39086CA7" w14:textId="77777777" w:rsidR="00257BB1" w:rsidRPr="00483231" w:rsidRDefault="00257BB1" w:rsidP="00445742">
                      <w:pPr>
                        <w:rPr>
                          <w:szCs w:val="16"/>
                        </w:rPr>
                      </w:pPr>
                      <w:r>
                        <w:rPr>
                          <w:rFonts w:ascii="Arial" w:hAnsi="Arial" w:cs="Arial"/>
                          <w:sz w:val="16"/>
                          <w:szCs w:val="16"/>
                          <w:u w:val="single"/>
                        </w:rPr>
                        <w:t>Claim amount</w:t>
                      </w:r>
                      <w:r w:rsidRPr="00855D48">
                        <w:rPr>
                          <w:rFonts w:ascii="Arial" w:hAnsi="Arial" w:cs="Arial"/>
                          <w:sz w:val="16"/>
                          <w:szCs w:val="16"/>
                        </w:rPr>
                        <w:t xml:space="preserve"> –</w:t>
                      </w:r>
                      <w:r>
                        <w:rPr>
                          <w:rFonts w:ascii="Arial" w:hAnsi="Arial" w:cs="Arial"/>
                          <w:sz w:val="16"/>
                          <w:szCs w:val="16"/>
                        </w:rPr>
                        <w:t xml:space="preserve"> Deduction amount that customer has deducted for this invoice.</w:t>
                      </w:r>
                    </w:p>
                  </w:txbxContent>
                </v:textbox>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447808" behindDoc="0" locked="0" layoutInCell="1" allowOverlap="1" wp14:anchorId="2F4BEBED" wp14:editId="0DA1B792">
                <wp:simplePos x="0" y="0"/>
                <wp:positionH relativeFrom="column">
                  <wp:posOffset>3500120</wp:posOffset>
                </wp:positionH>
                <wp:positionV relativeFrom="paragraph">
                  <wp:posOffset>60960</wp:posOffset>
                </wp:positionV>
                <wp:extent cx="1437640" cy="383540"/>
                <wp:effectExtent l="13970" t="10795" r="15240" b="15240"/>
                <wp:wrapNone/>
                <wp:docPr id="1153" name="Text Box 9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7640" cy="383540"/>
                        </a:xfrm>
                        <a:prstGeom prst="rect">
                          <a:avLst/>
                        </a:prstGeom>
                        <a:solidFill>
                          <a:schemeClr val="tx2">
                            <a:lumMod val="20000"/>
                            <a:lumOff val="80000"/>
                          </a:schemeClr>
                        </a:solidFill>
                        <a:ln w="19050">
                          <a:solidFill>
                            <a:srgbClr val="000000"/>
                          </a:solidFill>
                          <a:miter lim="800000"/>
                          <a:headEnd/>
                          <a:tailEnd/>
                        </a:ln>
                      </wps:spPr>
                      <wps:txbx>
                        <w:txbxContent>
                          <w:p w14:paraId="6F94B356" w14:textId="578C9664" w:rsidR="00257BB1" w:rsidRPr="00483231" w:rsidRDefault="00257BB1" w:rsidP="009E3BE5">
                            <w:pPr>
                              <w:rPr>
                                <w:szCs w:val="16"/>
                              </w:rPr>
                            </w:pPr>
                            <w:r>
                              <w:rPr>
                                <w:rFonts w:ascii="Arial" w:hAnsi="Arial" w:cs="Arial"/>
                                <w:sz w:val="16"/>
                                <w:szCs w:val="16"/>
                                <w:u w:val="single"/>
                              </w:rPr>
                              <w:t>”097”</w:t>
                            </w:r>
                            <w:r w:rsidRPr="000862F3">
                              <w:rPr>
                                <w:rFonts w:ascii="Arial" w:hAnsi="Arial" w:cs="Arial"/>
                                <w:sz w:val="16"/>
                                <w:szCs w:val="16"/>
                              </w:rPr>
                              <w:t xml:space="preserve"> indicates this is a Post Audit deduction.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4BEBED" id="Text Box 983" o:spid="_x0000_s1143" type="#_x0000_t202" style="position:absolute;margin-left:275.6pt;margin-top:4.8pt;width:113.2pt;height:30.2pt;z-index:25144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" fillcolor="#c6d9f1 [671]" strokeweight="1.5pt">
                <v:textbox>
                  <w:txbxContent>
                    <w:p w14:paraId="6F94B356" w14:textId="578C9664" w:rsidR="00257BB1" w:rsidRPr="00483231" w:rsidRDefault="00257BB1" w:rsidP="009E3BE5">
                      <w:pPr>
                        <w:rPr>
                          <w:szCs w:val="16"/>
                        </w:rPr>
                      </w:pPr>
                      <w:r>
                        <w:rPr>
                          <w:rFonts w:ascii="Arial" w:hAnsi="Arial" w:cs="Arial"/>
                          <w:sz w:val="16"/>
                          <w:szCs w:val="16"/>
                          <w:u w:val="single"/>
                        </w:rPr>
                        <w:t>”097”</w:t>
                      </w:r>
                      <w:r w:rsidRPr="000862F3">
                        <w:rPr>
                          <w:rFonts w:ascii="Arial" w:hAnsi="Arial" w:cs="Arial"/>
                          <w:sz w:val="16"/>
                          <w:szCs w:val="16"/>
                        </w:rPr>
                        <w:t xml:space="preserve"> indicates this is a Post Audit deduction.</w:t>
                      </w:r>
                    </w:p>
                  </w:txbxContent>
                </v:textbox>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517440" behindDoc="0" locked="0" layoutInCell="1" allowOverlap="1" wp14:anchorId="31FFE3C1" wp14:editId="100C1091">
                <wp:simplePos x="0" y="0"/>
                <wp:positionH relativeFrom="column">
                  <wp:posOffset>3460115</wp:posOffset>
                </wp:positionH>
                <wp:positionV relativeFrom="paragraph">
                  <wp:posOffset>589280</wp:posOffset>
                </wp:positionV>
                <wp:extent cx="995680" cy="238760"/>
                <wp:effectExtent l="0" t="0" r="13970" b="27940"/>
                <wp:wrapNone/>
                <wp:docPr id="1155" name="Rectangle 1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5680" cy="23876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A3A7E" id="Rectangle 1135" o:spid="_x0000_s1026" style="position:absolute;margin-left:272.45pt;margin-top:46.4pt;width:78.4pt;height:18.8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" filled="f" strokecolor="red" strokeweight="1.25pt">
                <v:shadow color="#868686"/>
              </v:rect>
            </w:pict>
          </mc:Fallback>
        </mc:AlternateContent>
      </w:r>
      <w:ins w:id="367" w:author="Whitney Eiss" w:date="2017-10-16T11:36:00Z">
        <w:r w:rsidRPr="00FB3017">
          <w:rPr>
            <w:rFonts w:ascii="Arial" w:hAnsi="Arial" w:cs="Arial"/>
            <w:noProof/>
            <w:sz w:val="22"/>
            <w:szCs w:val="22"/>
            <w:lang w:val="en-US"/>
          </w:rPr>
          <mc:AlternateContent>
            <mc:Choice Requires="wps">
              <w:drawing>
                <wp:anchor distT="0" distB="0" distL="114300" distR="114300" simplePos="0" relativeHeight="251515392" behindDoc="0" locked="0" layoutInCell="1" allowOverlap="1" wp14:anchorId="4AA92CA7" wp14:editId="39E44AD1">
                  <wp:simplePos x="0" y="0"/>
                  <wp:positionH relativeFrom="column">
                    <wp:posOffset>1590675</wp:posOffset>
                  </wp:positionH>
                  <wp:positionV relativeFrom="paragraph">
                    <wp:posOffset>12065</wp:posOffset>
                  </wp:positionV>
                  <wp:extent cx="1714500" cy="516835"/>
                  <wp:effectExtent l="0" t="0" r="19050" b="17145"/>
                  <wp:wrapNone/>
                  <wp:docPr id="1157" name="Text Box 1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516835"/>
                          </a:xfrm>
                          <a:prstGeom prst="rect">
                            <a:avLst/>
                          </a:prstGeom>
                          <a:solidFill>
                            <a:schemeClr val="tx2">
                              <a:lumMod val="20000"/>
                              <a:lumOff val="80000"/>
                            </a:schemeClr>
                          </a:solidFill>
                          <a:ln w="19050">
                            <a:solidFill>
                              <a:srgbClr val="000000"/>
                            </a:solidFill>
                            <a:miter lim="800000"/>
                            <a:headEnd/>
                            <a:tailEnd/>
                          </a:ln>
                        </wps:spPr>
                        <wps:txbx>
                          <w:txbxContent>
                            <w:p w14:paraId="7195B040" w14:textId="77777777" w:rsidR="00257BB1" w:rsidRPr="00417BD8" w:rsidRDefault="00257BB1" w:rsidP="00CC6D55">
                              <w:pPr>
                                <w:rPr>
                                  <w:ins w:id="368" w:author="Whitney Eiss" w:date="2017-10-16T11:36:00Z"/>
                                  <w:rFonts w:ascii="Arial" w:hAnsi="Arial" w:cs="Arial"/>
                                  <w:sz w:val="16"/>
                                  <w:szCs w:val="16"/>
                                </w:rPr>
                              </w:pPr>
                              <w:ins w:id="369" w:author="Whitney Eiss" w:date="2017-10-16T11:36:00Z">
                                <w:r>
                                  <w:rPr>
                                    <w:rFonts w:ascii="Arial" w:hAnsi="Arial" w:cs="Arial"/>
                                    <w:sz w:val="16"/>
                                    <w:szCs w:val="16"/>
                                    <w:u w:val="single"/>
                                  </w:rPr>
                                  <w:t>Invoice #</w:t>
                                </w:r>
                                <w:r w:rsidRPr="000862F3">
                                  <w:rPr>
                                    <w:rFonts w:ascii="Arial" w:hAnsi="Arial" w:cs="Arial"/>
                                    <w:sz w:val="16"/>
                                    <w:szCs w:val="16"/>
                                  </w:rPr>
                                  <w:t>: Used to search for the customer invoice in</w:t>
                                </w:r>
                                <w:r>
                                  <w:rPr>
                                    <w:rFonts w:ascii="Arial" w:hAnsi="Arial" w:cs="Arial"/>
                                    <w:sz w:val="16"/>
                                    <w:szCs w:val="16"/>
                                  </w:rPr>
                                  <w:t xml:space="preserve"> </w:t>
                                </w:r>
                                <w:r>
                                  <w:rPr>
                                    <w:rFonts w:ascii="Verdana" w:hAnsi="Verdana"/>
                                    <w:color w:val="000000"/>
                                    <w:sz w:val="17"/>
                                    <w:szCs w:val="17"/>
                                  </w:rPr>
                                  <w:t>ACOSTA Relay</w:t>
                                </w:r>
                                <w:r w:rsidRPr="000862F3">
                                  <w:rPr>
                                    <w:rFonts w:ascii="Arial" w:hAnsi="Arial" w:cs="Arial"/>
                                    <w:sz w:val="16"/>
                                    <w:szCs w:val="16"/>
                                  </w:rPr>
                                  <w:t>.</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A92CA7" id="_x0000_s1144" type="#_x0000_t202" style="position:absolute;margin-left:125.25pt;margin-top:.95pt;width:135pt;height:40.7pt;z-index:2515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" fillcolor="#c6d9f1 [671]" strokeweight="1.5pt">
                  <v:textbox>
                    <w:txbxContent>
                      <w:p w14:paraId="7195B040" w14:textId="77777777" w:rsidR="00257BB1" w:rsidRPr="00417BD8" w:rsidRDefault="00257BB1" w:rsidP="00CC6D55">
                        <w:pPr>
                          <w:rPr>
                            <w:ins w:id="370" w:author="Whitney Eiss" w:date="2017-10-16T11:36:00Z"/>
                            <w:rFonts w:ascii="Arial" w:hAnsi="Arial" w:cs="Arial"/>
                            <w:sz w:val="16"/>
                            <w:szCs w:val="16"/>
                          </w:rPr>
                        </w:pPr>
                        <w:ins w:id="371" w:author="Whitney Eiss" w:date="2017-10-16T11:36:00Z">
                          <w:r>
                            <w:rPr>
                              <w:rFonts w:ascii="Arial" w:hAnsi="Arial" w:cs="Arial"/>
                              <w:sz w:val="16"/>
                              <w:szCs w:val="16"/>
                              <w:u w:val="single"/>
                            </w:rPr>
                            <w:t>Invoice #</w:t>
                          </w:r>
                          <w:r w:rsidRPr="000862F3">
                            <w:rPr>
                              <w:rFonts w:ascii="Arial" w:hAnsi="Arial" w:cs="Arial"/>
                              <w:sz w:val="16"/>
                              <w:szCs w:val="16"/>
                            </w:rPr>
                            <w:t>: Used to search for the customer invoice in</w:t>
                          </w:r>
                          <w:r>
                            <w:rPr>
                              <w:rFonts w:ascii="Arial" w:hAnsi="Arial" w:cs="Arial"/>
                              <w:sz w:val="16"/>
                              <w:szCs w:val="16"/>
                            </w:rPr>
                            <w:t xml:space="preserve"> </w:t>
                          </w:r>
                          <w:r>
                            <w:rPr>
                              <w:rFonts w:ascii="Verdana" w:hAnsi="Verdana"/>
                              <w:color w:val="000000"/>
                              <w:sz w:val="17"/>
                              <w:szCs w:val="17"/>
                            </w:rPr>
                            <w:t>ACOSTA Relay</w:t>
                          </w:r>
                          <w:r w:rsidRPr="000862F3">
                            <w:rPr>
                              <w:rFonts w:ascii="Arial" w:hAnsi="Arial" w:cs="Arial"/>
                              <w:sz w:val="16"/>
                              <w:szCs w:val="16"/>
                            </w:rPr>
                            <w:t>.</w:t>
                          </w:r>
                        </w:ins>
                      </w:p>
                    </w:txbxContent>
                  </v:textbox>
                </v:shape>
              </w:pict>
            </mc:Fallback>
          </mc:AlternateContent>
        </w:r>
      </w:ins>
      <w:r>
        <w:rPr>
          <w:noProof/>
        </w:rPr>
        <w:drawing>
          <wp:inline distT="0" distB="0" distL="0" distR="0" wp14:anchorId="43C8147C" wp14:editId="0616F9FD">
            <wp:extent cx="5175250" cy="4895850"/>
            <wp:effectExtent l="19050" t="19050" r="25400" b="190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175250" cy="4895850"/>
                    </a:xfrm>
                    <a:prstGeom prst="rect">
                      <a:avLst/>
                    </a:prstGeom>
                    <a:ln>
                      <a:solidFill>
                        <a:schemeClr val="tx1"/>
                      </a:solidFill>
                    </a:ln>
                  </pic:spPr>
                </pic:pic>
              </a:graphicData>
            </a:graphic>
          </wp:inline>
        </w:drawing>
      </w:r>
      <w:r w:rsidR="00F54C08" w:rsidRPr="00FB3017">
        <w:rPr>
          <w:rFonts w:ascii="Arial" w:hAnsi="Arial" w:cs="Arial"/>
          <w:b/>
          <w:sz w:val="22"/>
          <w:szCs w:val="22"/>
          <w:lang w:val="en-GB"/>
        </w:rPr>
        <w:br w:type="page"/>
      </w:r>
    </w:p>
    <w:p w14:paraId="55B84763" w14:textId="77777777" w:rsidR="00445742" w:rsidRPr="00FB3017" w:rsidRDefault="00445742" w:rsidP="00445742">
      <w:pPr>
        <w:rPr>
          <w:rFonts w:ascii="Arial" w:hAnsi="Arial" w:cs="Arial"/>
          <w:b/>
          <w:sz w:val="22"/>
          <w:szCs w:val="22"/>
          <w:u w:val="single"/>
          <w:lang w:val="en-GB"/>
        </w:rPr>
      </w:pPr>
      <w:r w:rsidRPr="00FB3017">
        <w:rPr>
          <w:rFonts w:ascii="Arial" w:hAnsi="Arial" w:cs="Arial"/>
          <w:b/>
          <w:sz w:val="22"/>
          <w:szCs w:val="22"/>
          <w:lang w:val="en-GB"/>
        </w:rPr>
        <w:lastRenderedPageBreak/>
        <w:t>11.</w:t>
      </w:r>
      <w:r w:rsidR="00FB3017" w:rsidRPr="00FB3017">
        <w:rPr>
          <w:rFonts w:ascii="Arial" w:hAnsi="Arial" w:cs="Arial"/>
          <w:b/>
          <w:sz w:val="22"/>
          <w:szCs w:val="22"/>
          <w:lang w:val="en-GB"/>
        </w:rPr>
        <w:t xml:space="preserve">   </w:t>
      </w:r>
      <w:r w:rsidRPr="00FB3017">
        <w:rPr>
          <w:rFonts w:ascii="Arial" w:hAnsi="Arial" w:cs="Arial"/>
          <w:b/>
          <w:sz w:val="22"/>
          <w:szCs w:val="22"/>
          <w:lang w:val="en-GB"/>
        </w:rPr>
        <w:t xml:space="preserve"> </w:t>
      </w:r>
      <w:bookmarkStart w:id="372" w:name="fees"/>
      <w:r w:rsidRPr="00FB3017">
        <w:rPr>
          <w:rFonts w:ascii="Arial" w:hAnsi="Arial" w:cs="Arial"/>
          <w:b/>
          <w:sz w:val="22"/>
          <w:szCs w:val="22"/>
          <w:u w:val="single"/>
          <w:lang w:val="en-GB"/>
        </w:rPr>
        <w:t>Deduction Type: Fees</w:t>
      </w:r>
      <w:r w:rsidR="004D0CAC" w:rsidRPr="00FB3017">
        <w:rPr>
          <w:rFonts w:ascii="Arial" w:hAnsi="Arial" w:cs="Arial"/>
          <w:b/>
          <w:sz w:val="22"/>
          <w:szCs w:val="22"/>
          <w:u w:val="single"/>
          <w:lang w:val="en-GB"/>
        </w:rPr>
        <w:t>/Penalty</w:t>
      </w:r>
      <w:bookmarkEnd w:id="372"/>
    </w:p>
    <w:p w14:paraId="19978692" w14:textId="77777777" w:rsidR="00445742" w:rsidRPr="00FB3017" w:rsidRDefault="00FB3017" w:rsidP="009161F8">
      <w:pPr>
        <w:overflowPunct/>
        <w:textAlignment w:val="auto"/>
        <w:rPr>
          <w:rFonts w:ascii="Arial" w:hAnsi="Arial" w:cs="Arial"/>
          <w:sz w:val="22"/>
          <w:szCs w:val="22"/>
          <w:lang w:val="en-GB"/>
        </w:rPr>
      </w:pPr>
      <w:r w:rsidRPr="00FB3017">
        <w:rPr>
          <w:rFonts w:ascii="Arial" w:hAnsi="Arial" w:cs="Arial"/>
          <w:sz w:val="11"/>
          <w:szCs w:val="11"/>
          <w:lang w:val="en-US"/>
        </w:rPr>
        <w:t xml:space="preserve">            </w:t>
      </w:r>
      <w:r w:rsidR="00445742" w:rsidRPr="00FB3017">
        <w:rPr>
          <w:rFonts w:ascii="Arial" w:hAnsi="Arial" w:cs="Arial"/>
          <w:sz w:val="11"/>
          <w:szCs w:val="11"/>
          <w:lang w:val="en-US"/>
        </w:rPr>
        <w:t xml:space="preserve"> </w:t>
      </w:r>
      <w:r w:rsidR="00445742" w:rsidRPr="00FB3017">
        <w:rPr>
          <w:rFonts w:ascii="Arial" w:hAnsi="Arial" w:cs="Arial"/>
          <w:lang w:val="en-US"/>
        </w:rPr>
        <w:t>A cost assessed by the customer for various reasons, including: handling, administrative, service and scan</w:t>
      </w:r>
      <w:r w:rsidRPr="00FB3017">
        <w:rPr>
          <w:rFonts w:ascii="Arial" w:hAnsi="Arial" w:cs="Arial"/>
          <w:lang w:val="en-US"/>
        </w:rPr>
        <w:t xml:space="preserve"> </w:t>
      </w:r>
      <w:r w:rsidR="00F54C08" w:rsidRPr="00FB3017">
        <w:rPr>
          <w:rFonts w:ascii="Arial" w:hAnsi="Arial" w:cs="Arial"/>
          <w:lang w:val="en-US"/>
        </w:rPr>
        <w:t xml:space="preserve"> </w:t>
      </w:r>
      <w:r w:rsidR="002F78B2" w:rsidRPr="00FB3017">
        <w:rPr>
          <w:rFonts w:ascii="Arial" w:hAnsi="Arial" w:cs="Arial"/>
          <w:color w:val="000000"/>
          <w:sz w:val="17"/>
          <w:szCs w:val="17"/>
        </w:rPr>
        <w:t>9933749</w:t>
      </w:r>
      <w:r w:rsidR="00445742" w:rsidRPr="00FB3017">
        <w:rPr>
          <w:rFonts w:ascii="Arial" w:hAnsi="Arial" w:cs="Arial"/>
          <w:lang w:val="en-US"/>
        </w:rPr>
        <w:t>s</w:t>
      </w:r>
      <w:r w:rsidR="00445742" w:rsidRPr="00FB3017">
        <w:rPr>
          <w:rFonts w:ascii="Arial" w:hAnsi="Arial" w:cs="Arial"/>
          <w:sz w:val="11"/>
          <w:szCs w:val="11"/>
          <w:lang w:val="en-US"/>
        </w:rPr>
        <w:t>.</w:t>
      </w:r>
    </w:p>
    <w:p w14:paraId="65124E34" w14:textId="77777777" w:rsidR="00445742" w:rsidRPr="00FB3017" w:rsidRDefault="00445742" w:rsidP="00445742">
      <w:pPr>
        <w:rPr>
          <w:rFonts w:ascii="Arial" w:hAnsi="Arial" w:cs="Arial"/>
          <w:sz w:val="22"/>
          <w:szCs w:val="22"/>
          <w:lang w:val="en-GB"/>
        </w:rPr>
      </w:pPr>
    </w:p>
    <w:p w14:paraId="0A4EFF74" w14:textId="77777777" w:rsidR="009E3BE5" w:rsidRPr="00FB3017" w:rsidRDefault="009E3BE5" w:rsidP="009E3BE5">
      <w:pPr>
        <w:ind w:left="720"/>
        <w:rPr>
          <w:rFonts w:ascii="Arial" w:hAnsi="Arial" w:cs="Arial"/>
          <w:u w:val="single"/>
          <w:lang w:val="en-GB"/>
        </w:rPr>
      </w:pPr>
      <w:r w:rsidRPr="00FB3017">
        <w:rPr>
          <w:rFonts w:ascii="Arial" w:hAnsi="Arial" w:cs="Arial"/>
          <w:u w:val="single"/>
          <w:lang w:val="en-GB"/>
        </w:rPr>
        <w:t>Documents required for validating an Fees/Penalties Deduction:</w:t>
      </w:r>
    </w:p>
    <w:p w14:paraId="13AAC176" w14:textId="77777777" w:rsidR="00445742" w:rsidRPr="00FB3017" w:rsidRDefault="00990247" w:rsidP="00445742">
      <w:pPr>
        <w:rPr>
          <w:rFonts w:ascii="Arial" w:hAnsi="Arial" w:cs="Arial"/>
          <w:sz w:val="22"/>
          <w:szCs w:val="22"/>
          <w:lang w:val="en-GB"/>
        </w:rPr>
      </w:pPr>
      <w:r w:rsidRPr="00FB3017">
        <w:rPr>
          <w:rFonts w:ascii="Arial" w:hAnsi="Arial" w:cs="Arial"/>
          <w:sz w:val="22"/>
          <w:szCs w:val="22"/>
          <w:lang w:val="en-GB"/>
        </w:rPr>
        <w:tab/>
      </w:r>
    </w:p>
    <w:p w14:paraId="18CC87D0" w14:textId="77777777" w:rsidR="00990247" w:rsidRPr="00FB3017" w:rsidRDefault="00990247" w:rsidP="00445742">
      <w:pPr>
        <w:rPr>
          <w:rFonts w:ascii="Arial" w:hAnsi="Arial" w:cs="Arial"/>
          <w:sz w:val="22"/>
          <w:szCs w:val="22"/>
          <w:lang w:val="en-GB"/>
        </w:rPr>
      </w:pPr>
      <w:r w:rsidRPr="00FB3017">
        <w:rPr>
          <w:rFonts w:ascii="Arial" w:hAnsi="Arial" w:cs="Arial"/>
          <w:sz w:val="22"/>
          <w:szCs w:val="22"/>
          <w:lang w:val="en-GB"/>
        </w:rPr>
        <w:tab/>
      </w:r>
    </w:p>
    <w:tbl>
      <w:tblPr>
        <w:tblW w:w="9760" w:type="dxa"/>
        <w:tblInd w:w="738" w:type="dxa"/>
        <w:tblLook w:val="04A0" w:firstRow="1" w:lastRow="0" w:firstColumn="1" w:lastColumn="0" w:noHBand="0" w:noVBand="1"/>
      </w:tblPr>
      <w:tblGrid>
        <w:gridCol w:w="3250"/>
        <w:gridCol w:w="5123"/>
        <w:gridCol w:w="1387"/>
      </w:tblGrid>
      <w:tr w:rsidR="00990247" w:rsidRPr="00FB3017" w14:paraId="6A897DFA" w14:textId="77777777" w:rsidTr="00990247">
        <w:trPr>
          <w:trHeight w:val="297"/>
        </w:trPr>
        <w:tc>
          <w:tcPr>
            <w:tcW w:w="3250" w:type="dxa"/>
            <w:tcBorders>
              <w:top w:val="single" w:sz="4" w:space="0" w:color="auto"/>
              <w:left w:val="single" w:sz="4" w:space="0" w:color="auto"/>
              <w:bottom w:val="single" w:sz="4" w:space="0" w:color="auto"/>
              <w:right w:val="single" w:sz="4" w:space="0" w:color="auto"/>
            </w:tcBorders>
            <w:noWrap/>
            <w:vAlign w:val="center"/>
            <w:hideMark/>
          </w:tcPr>
          <w:p w14:paraId="7982F606" w14:textId="77777777" w:rsidR="00990247" w:rsidRPr="00FB3017" w:rsidRDefault="00990247" w:rsidP="00920646">
            <w:pPr>
              <w:overflowPunct/>
              <w:autoSpaceDE/>
              <w:adjustRightInd/>
              <w:rPr>
                <w:rFonts w:ascii="Arial" w:hAnsi="Arial" w:cs="Arial"/>
                <w:b/>
                <w:color w:val="000000"/>
                <w:lang w:val="en-US"/>
              </w:rPr>
            </w:pPr>
            <w:r w:rsidRPr="00FB3017">
              <w:rPr>
                <w:rFonts w:ascii="Arial" w:hAnsi="Arial" w:cs="Arial"/>
                <w:b/>
                <w:color w:val="000000"/>
                <w:lang w:val="en-US"/>
              </w:rPr>
              <w:t>Document Name</w:t>
            </w:r>
          </w:p>
        </w:tc>
        <w:tc>
          <w:tcPr>
            <w:tcW w:w="5123" w:type="dxa"/>
            <w:tcBorders>
              <w:top w:val="single" w:sz="4" w:space="0" w:color="auto"/>
              <w:left w:val="nil"/>
              <w:bottom w:val="single" w:sz="4" w:space="0" w:color="auto"/>
              <w:right w:val="single" w:sz="4" w:space="0" w:color="auto"/>
            </w:tcBorders>
            <w:noWrap/>
            <w:vAlign w:val="center"/>
            <w:hideMark/>
          </w:tcPr>
          <w:p w14:paraId="30253E9D" w14:textId="77777777" w:rsidR="00990247" w:rsidRPr="00FB3017" w:rsidRDefault="00990247" w:rsidP="00920646">
            <w:pPr>
              <w:overflowPunct/>
              <w:autoSpaceDE/>
              <w:adjustRightInd/>
              <w:rPr>
                <w:rFonts w:ascii="Arial" w:hAnsi="Arial" w:cs="Arial"/>
                <w:b/>
                <w:color w:val="000000"/>
                <w:lang w:val="en-US"/>
              </w:rPr>
            </w:pPr>
            <w:r w:rsidRPr="00FB3017">
              <w:rPr>
                <w:rFonts w:ascii="Arial" w:hAnsi="Arial" w:cs="Arial"/>
                <w:b/>
                <w:color w:val="000000"/>
                <w:lang w:val="en-US"/>
              </w:rPr>
              <w:t>Source of the Document</w:t>
            </w:r>
          </w:p>
        </w:tc>
        <w:tc>
          <w:tcPr>
            <w:tcW w:w="1387" w:type="dxa"/>
            <w:tcBorders>
              <w:top w:val="single" w:sz="4" w:space="0" w:color="auto"/>
              <w:left w:val="nil"/>
              <w:bottom w:val="single" w:sz="4" w:space="0" w:color="auto"/>
              <w:right w:val="single" w:sz="4" w:space="0" w:color="auto"/>
            </w:tcBorders>
            <w:hideMark/>
          </w:tcPr>
          <w:p w14:paraId="1FDFDF62" w14:textId="77777777" w:rsidR="00990247" w:rsidRPr="00FB3017" w:rsidRDefault="00990247" w:rsidP="00920646">
            <w:pPr>
              <w:overflowPunct/>
              <w:autoSpaceDE/>
              <w:adjustRightInd/>
              <w:jc w:val="center"/>
              <w:rPr>
                <w:rFonts w:ascii="Arial" w:hAnsi="Arial" w:cs="Arial"/>
                <w:b/>
                <w:color w:val="000000"/>
                <w:lang w:val="en-US"/>
              </w:rPr>
            </w:pPr>
            <w:r w:rsidRPr="00FB3017">
              <w:rPr>
                <w:rFonts w:ascii="Arial" w:hAnsi="Arial" w:cs="Arial"/>
                <w:b/>
                <w:color w:val="000000"/>
                <w:lang w:val="en-US"/>
              </w:rPr>
              <w:t>Action by Accenture</w:t>
            </w:r>
          </w:p>
        </w:tc>
      </w:tr>
      <w:tr w:rsidR="00990247" w:rsidRPr="00FB3017" w14:paraId="517F0FBC" w14:textId="77777777" w:rsidTr="00990247">
        <w:trPr>
          <w:trHeight w:val="297"/>
        </w:trPr>
        <w:tc>
          <w:tcPr>
            <w:tcW w:w="3250" w:type="dxa"/>
            <w:tcBorders>
              <w:top w:val="single" w:sz="4" w:space="0" w:color="auto"/>
              <w:left w:val="single" w:sz="4" w:space="0" w:color="auto"/>
              <w:bottom w:val="single" w:sz="4" w:space="0" w:color="auto"/>
              <w:right w:val="single" w:sz="4" w:space="0" w:color="auto"/>
            </w:tcBorders>
            <w:noWrap/>
            <w:vAlign w:val="center"/>
            <w:hideMark/>
          </w:tcPr>
          <w:p w14:paraId="37B2D5AF" w14:textId="77777777" w:rsidR="00990247" w:rsidRPr="00FB3017" w:rsidRDefault="00990247" w:rsidP="00920646">
            <w:pPr>
              <w:overflowPunct/>
              <w:autoSpaceDE/>
              <w:adjustRightInd/>
              <w:rPr>
                <w:rFonts w:ascii="Arial" w:hAnsi="Arial" w:cs="Arial"/>
                <w:color w:val="000000"/>
                <w:lang w:val="en-US"/>
              </w:rPr>
            </w:pPr>
            <w:r w:rsidRPr="00FB3017">
              <w:rPr>
                <w:rFonts w:ascii="Arial" w:hAnsi="Arial" w:cs="Arial"/>
                <w:color w:val="000000"/>
                <w:lang w:val="en-US"/>
              </w:rPr>
              <w:t xml:space="preserve">Customer Invoice </w:t>
            </w:r>
          </w:p>
        </w:tc>
        <w:tc>
          <w:tcPr>
            <w:tcW w:w="5123" w:type="dxa"/>
            <w:tcBorders>
              <w:top w:val="nil"/>
              <w:left w:val="nil"/>
              <w:bottom w:val="single" w:sz="4" w:space="0" w:color="auto"/>
              <w:right w:val="single" w:sz="4" w:space="0" w:color="auto"/>
            </w:tcBorders>
            <w:noWrap/>
            <w:vAlign w:val="center"/>
            <w:hideMark/>
          </w:tcPr>
          <w:p w14:paraId="62BC69B2" w14:textId="478FD9CA" w:rsidR="00990247" w:rsidRPr="00FB3017" w:rsidRDefault="00990247" w:rsidP="00920646">
            <w:pPr>
              <w:overflowPunct/>
              <w:autoSpaceDE/>
              <w:adjustRightInd/>
              <w:rPr>
                <w:rFonts w:ascii="Arial" w:hAnsi="Arial" w:cs="Arial"/>
                <w:color w:val="000000"/>
                <w:lang w:val="en-US"/>
              </w:rPr>
            </w:pPr>
            <w:del w:id="373" w:author="Whitney Eiss" w:date="2017-10-16T11:36:00Z">
              <w:r w:rsidRPr="00FB3017">
                <w:rPr>
                  <w:rFonts w:ascii="Arial" w:hAnsi="Arial" w:cs="Arial"/>
                  <w:color w:val="000000"/>
                  <w:lang w:val="en-US"/>
                </w:rPr>
                <w:delText>SHARP</w:delText>
              </w:r>
            </w:del>
            <w:ins w:id="374" w:author="Whitney Eiss" w:date="2017-10-16T11:36:00Z">
              <w:r w:rsidR="001B5EC0">
                <w:rPr>
                  <w:rFonts w:ascii="Arial" w:hAnsi="Arial" w:cs="Arial"/>
                  <w:color w:val="000000"/>
                  <w:lang w:val="en-US"/>
                </w:rPr>
                <w:t>ACOSTA Relay</w:t>
              </w:r>
            </w:ins>
            <w:r w:rsidRPr="00FB3017">
              <w:rPr>
                <w:rFonts w:ascii="Arial" w:hAnsi="Arial" w:cs="Arial"/>
                <w:color w:val="000000"/>
                <w:lang w:val="en-US"/>
              </w:rPr>
              <w:t xml:space="preserve"> – search for the invoice under Backup Documentation, document type 2.</w:t>
            </w:r>
          </w:p>
        </w:tc>
        <w:tc>
          <w:tcPr>
            <w:tcW w:w="1387" w:type="dxa"/>
            <w:vMerge w:val="restart"/>
            <w:tcBorders>
              <w:top w:val="nil"/>
              <w:left w:val="nil"/>
              <w:bottom w:val="single" w:sz="4" w:space="0" w:color="auto"/>
              <w:right w:val="single" w:sz="4" w:space="0" w:color="auto"/>
            </w:tcBorders>
            <w:vAlign w:val="center"/>
            <w:hideMark/>
          </w:tcPr>
          <w:p w14:paraId="712FCAAC" w14:textId="77777777" w:rsidR="00990247" w:rsidRPr="00FB3017" w:rsidRDefault="00990247" w:rsidP="00920646">
            <w:pPr>
              <w:overflowPunct/>
              <w:autoSpaceDE/>
              <w:adjustRightInd/>
              <w:rPr>
                <w:rFonts w:ascii="Arial" w:hAnsi="Arial" w:cs="Arial"/>
                <w:color w:val="000000"/>
                <w:lang w:val="en-US"/>
              </w:rPr>
            </w:pPr>
            <w:r w:rsidRPr="00FB3017">
              <w:rPr>
                <w:rFonts w:ascii="Arial" w:hAnsi="Arial" w:cs="Arial"/>
                <w:color w:val="000000"/>
                <w:lang w:val="en-US"/>
              </w:rPr>
              <w:t>Step up the claim to Acosta for research</w:t>
            </w:r>
          </w:p>
        </w:tc>
      </w:tr>
      <w:tr w:rsidR="00990247" w:rsidRPr="00FB3017" w14:paraId="27E3D0EB" w14:textId="77777777" w:rsidTr="00990247">
        <w:trPr>
          <w:trHeight w:val="297"/>
        </w:trPr>
        <w:tc>
          <w:tcPr>
            <w:tcW w:w="3250" w:type="dxa"/>
            <w:tcBorders>
              <w:top w:val="single" w:sz="4" w:space="0" w:color="auto"/>
              <w:left w:val="single" w:sz="4" w:space="0" w:color="auto"/>
              <w:bottom w:val="single" w:sz="4" w:space="0" w:color="auto"/>
              <w:right w:val="single" w:sz="4" w:space="0" w:color="auto"/>
            </w:tcBorders>
            <w:noWrap/>
            <w:vAlign w:val="center"/>
            <w:hideMark/>
          </w:tcPr>
          <w:p w14:paraId="128B84D4" w14:textId="77777777" w:rsidR="00990247" w:rsidRPr="00FB3017" w:rsidRDefault="00990247" w:rsidP="00920646">
            <w:pPr>
              <w:overflowPunct/>
              <w:autoSpaceDE/>
              <w:adjustRightInd/>
              <w:rPr>
                <w:rFonts w:ascii="Arial" w:hAnsi="Arial" w:cs="Arial"/>
                <w:color w:val="000000"/>
                <w:lang w:val="en-US"/>
              </w:rPr>
            </w:pPr>
            <w:r w:rsidRPr="00FB3017">
              <w:rPr>
                <w:rFonts w:ascii="Arial" w:hAnsi="Arial" w:cs="Arial"/>
                <w:color w:val="000000"/>
                <w:lang w:val="en-US"/>
              </w:rPr>
              <w:t>Client Order Invoice</w:t>
            </w:r>
          </w:p>
        </w:tc>
        <w:tc>
          <w:tcPr>
            <w:tcW w:w="5123" w:type="dxa"/>
            <w:tcBorders>
              <w:top w:val="nil"/>
              <w:left w:val="nil"/>
              <w:bottom w:val="single" w:sz="4" w:space="0" w:color="auto"/>
              <w:right w:val="single" w:sz="4" w:space="0" w:color="auto"/>
            </w:tcBorders>
            <w:noWrap/>
            <w:vAlign w:val="center"/>
            <w:hideMark/>
          </w:tcPr>
          <w:p w14:paraId="0D737137" w14:textId="74A2FE8F" w:rsidR="00990247" w:rsidRPr="00FB3017" w:rsidRDefault="00990247" w:rsidP="00920646">
            <w:pPr>
              <w:overflowPunct/>
              <w:autoSpaceDE/>
              <w:adjustRightInd/>
              <w:rPr>
                <w:rFonts w:ascii="Arial" w:hAnsi="Arial" w:cs="Arial"/>
                <w:color w:val="000000"/>
                <w:lang w:val="en-US"/>
              </w:rPr>
            </w:pPr>
            <w:del w:id="375" w:author="Whitney Eiss" w:date="2017-10-16T11:36:00Z">
              <w:r w:rsidRPr="00FB3017">
                <w:rPr>
                  <w:rFonts w:ascii="Arial" w:hAnsi="Arial" w:cs="Arial"/>
                  <w:color w:val="000000"/>
                  <w:lang w:val="en-US"/>
                </w:rPr>
                <w:delText>SHARP</w:delText>
              </w:r>
            </w:del>
            <w:ins w:id="376" w:author="Whitney Eiss" w:date="2017-10-16T11:36:00Z">
              <w:r w:rsidR="001B5EC0">
                <w:rPr>
                  <w:rFonts w:ascii="Arial" w:hAnsi="Arial" w:cs="Arial"/>
                  <w:color w:val="000000"/>
                  <w:lang w:val="en-US"/>
                </w:rPr>
                <w:t>ACOSTA Relay</w:t>
              </w:r>
            </w:ins>
            <w:r w:rsidRPr="00FB3017">
              <w:rPr>
                <w:rFonts w:ascii="Arial" w:hAnsi="Arial" w:cs="Arial"/>
                <w:color w:val="000000"/>
                <w:lang w:val="en-US"/>
              </w:rPr>
              <w:t xml:space="preserve"> – search for this document within the Order/Invoice/PO search.</w:t>
            </w:r>
          </w:p>
        </w:tc>
        <w:tc>
          <w:tcPr>
            <w:tcW w:w="1387" w:type="dxa"/>
            <w:vMerge/>
            <w:tcBorders>
              <w:top w:val="nil"/>
              <w:left w:val="nil"/>
              <w:bottom w:val="single" w:sz="4" w:space="0" w:color="auto"/>
              <w:right w:val="single" w:sz="4" w:space="0" w:color="auto"/>
            </w:tcBorders>
            <w:vAlign w:val="center"/>
            <w:hideMark/>
          </w:tcPr>
          <w:p w14:paraId="20CB074D" w14:textId="77777777" w:rsidR="00990247" w:rsidRPr="00FB3017" w:rsidRDefault="00990247" w:rsidP="00920646">
            <w:pPr>
              <w:overflowPunct/>
              <w:autoSpaceDE/>
              <w:autoSpaceDN/>
              <w:adjustRightInd/>
              <w:rPr>
                <w:rFonts w:ascii="Arial" w:hAnsi="Arial" w:cs="Arial"/>
                <w:color w:val="000000"/>
                <w:lang w:val="en-US"/>
              </w:rPr>
            </w:pPr>
          </w:p>
        </w:tc>
      </w:tr>
    </w:tbl>
    <w:p w14:paraId="69D286D5" w14:textId="77777777" w:rsidR="00990247" w:rsidRPr="00FB3017" w:rsidRDefault="00990247" w:rsidP="00445742">
      <w:pPr>
        <w:rPr>
          <w:rFonts w:ascii="Arial" w:hAnsi="Arial" w:cs="Arial"/>
          <w:sz w:val="22"/>
          <w:szCs w:val="22"/>
          <w:lang w:val="en-GB"/>
        </w:rPr>
      </w:pPr>
    </w:p>
    <w:p w14:paraId="4C8B93D0" w14:textId="77777777" w:rsidR="00F54C08" w:rsidRPr="00FB3017" w:rsidRDefault="00F54C08">
      <w:pPr>
        <w:overflowPunct/>
        <w:autoSpaceDE/>
        <w:autoSpaceDN/>
        <w:adjustRightInd/>
        <w:textAlignment w:val="auto"/>
        <w:rPr>
          <w:rFonts w:ascii="Arial" w:hAnsi="Arial" w:cs="Arial"/>
          <w:b/>
          <w:sz w:val="22"/>
          <w:szCs w:val="22"/>
          <w:lang w:val="en-GB"/>
        </w:rPr>
      </w:pPr>
      <w:r w:rsidRPr="00FB3017">
        <w:rPr>
          <w:rFonts w:ascii="Arial" w:hAnsi="Arial" w:cs="Arial"/>
          <w:b/>
          <w:sz w:val="22"/>
          <w:szCs w:val="22"/>
          <w:lang w:val="en-GB"/>
        </w:rPr>
        <w:br w:type="page"/>
      </w:r>
    </w:p>
    <w:p w14:paraId="21B264C3" w14:textId="3C45F370" w:rsidR="004E4E1D" w:rsidRPr="00FB3017" w:rsidRDefault="00F54C08" w:rsidP="00445742">
      <w:pPr>
        <w:rPr>
          <w:rFonts w:ascii="Arial" w:hAnsi="Arial" w:cs="Arial"/>
          <w:sz w:val="22"/>
          <w:szCs w:val="22"/>
          <w:lang w:val="en-GB"/>
        </w:rPr>
      </w:pPr>
      <w:r w:rsidRPr="009161F8">
        <w:rPr>
          <w:rFonts w:ascii="Arial" w:hAnsi="Arial" w:cs="Arial"/>
          <w:b/>
          <w:szCs w:val="22"/>
          <w:lang w:val="en-GB"/>
        </w:rPr>
        <w:lastRenderedPageBreak/>
        <w:t xml:space="preserve">11.1 Customer Invoice for Fees, </w:t>
      </w:r>
      <w:r w:rsidRPr="009161F8">
        <w:rPr>
          <w:rFonts w:ascii="Arial" w:hAnsi="Arial" w:cs="Arial"/>
          <w:b/>
          <w:lang w:val="en-GB"/>
        </w:rPr>
        <w:t>Example 1</w:t>
      </w:r>
      <w:r w:rsidRPr="009161F8">
        <w:rPr>
          <w:rFonts w:ascii="Arial" w:hAnsi="Arial" w:cs="Arial"/>
          <w:lang w:val="en-GB"/>
        </w:rPr>
        <w:t>:</w:t>
      </w:r>
    </w:p>
    <w:p w14:paraId="53D04A48" w14:textId="77777777" w:rsidR="004E4E1D" w:rsidRPr="00FB3017" w:rsidRDefault="004E4E1D" w:rsidP="00445742">
      <w:pPr>
        <w:rPr>
          <w:rFonts w:ascii="Arial" w:hAnsi="Arial" w:cs="Arial"/>
          <w:sz w:val="22"/>
          <w:szCs w:val="22"/>
          <w:lang w:val="en-GB"/>
        </w:rPr>
      </w:pPr>
    </w:p>
    <w:p w14:paraId="78BE83E5" w14:textId="2A46C4B2" w:rsidR="00445742" w:rsidRPr="00FB3017" w:rsidRDefault="009161F8" w:rsidP="00445742">
      <w:pPr>
        <w:rPr>
          <w:rFonts w:ascii="Arial" w:hAnsi="Arial" w:cs="Arial"/>
          <w:sz w:val="22"/>
          <w:szCs w:val="22"/>
          <w:lang w:val="en-GB"/>
        </w:rPr>
      </w:pPr>
      <w:del w:id="377" w:author="Whitney Eiss" w:date="2017-10-16T11:36:00Z">
        <w:r w:rsidRPr="009161F8">
          <w:rPr>
            <w:rFonts w:ascii="Arial" w:hAnsi="Arial" w:cs="Arial"/>
            <w:b/>
            <w:noProof/>
            <w:sz w:val="18"/>
            <w:szCs w:val="22"/>
            <w:lang w:val="en-US"/>
          </w:rPr>
          <mc:AlternateContent>
            <mc:Choice Requires="wps">
              <w:drawing>
                <wp:anchor distT="0" distB="0" distL="114300" distR="114300" simplePos="0" relativeHeight="252092928" behindDoc="0" locked="0" layoutInCell="1" allowOverlap="1" wp14:anchorId="77F4B94D" wp14:editId="3A810C05">
                  <wp:simplePos x="0" y="0"/>
                  <wp:positionH relativeFrom="column">
                    <wp:posOffset>2909570</wp:posOffset>
                  </wp:positionH>
                  <wp:positionV relativeFrom="paragraph">
                    <wp:posOffset>10795</wp:posOffset>
                  </wp:positionV>
                  <wp:extent cx="1714500" cy="375920"/>
                  <wp:effectExtent l="0" t="0" r="19050" b="24130"/>
                  <wp:wrapNone/>
                  <wp:docPr id="419" name="Text Box 1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75920"/>
                          </a:xfrm>
                          <a:prstGeom prst="rect">
                            <a:avLst/>
                          </a:prstGeom>
                          <a:solidFill>
                            <a:schemeClr val="tx2">
                              <a:lumMod val="40000"/>
                              <a:lumOff val="60000"/>
                            </a:schemeClr>
                          </a:solidFill>
                          <a:ln w="19050">
                            <a:solidFill>
                              <a:srgbClr val="000000"/>
                            </a:solidFill>
                            <a:miter lim="800000"/>
                            <a:headEnd/>
                            <a:tailEnd/>
                          </a:ln>
                        </wps:spPr>
                        <wps:txbx>
                          <w:txbxContent>
                            <w:p w14:paraId="2C0CAE89" w14:textId="77777777" w:rsidR="00257BB1" w:rsidRPr="00417BD8" w:rsidRDefault="00257BB1" w:rsidP="003E2F47">
                              <w:pPr>
                                <w:rPr>
                                  <w:del w:id="378" w:author="Whitney Eiss" w:date="2017-10-16T11:36:00Z"/>
                                  <w:rFonts w:ascii="Arial" w:hAnsi="Arial" w:cs="Arial"/>
                                  <w:sz w:val="16"/>
                                  <w:szCs w:val="16"/>
                                </w:rPr>
                              </w:pPr>
                              <w:del w:id="379" w:author="Whitney Eiss" w:date="2017-10-16T11:36:00Z">
                                <w:r>
                                  <w:rPr>
                                    <w:rFonts w:ascii="Arial" w:hAnsi="Arial" w:cs="Arial"/>
                                    <w:sz w:val="16"/>
                                    <w:szCs w:val="16"/>
                                    <w:u w:val="single"/>
                                  </w:rPr>
                                  <w:delText>Invoice #</w:delText>
                                </w:r>
                                <w:r w:rsidRPr="000862F3">
                                  <w:rPr>
                                    <w:rFonts w:ascii="Arial" w:hAnsi="Arial" w:cs="Arial"/>
                                    <w:sz w:val="16"/>
                                    <w:szCs w:val="16"/>
                                  </w:rPr>
                                  <w:delText xml:space="preserve">: Used to search for the </w:delText>
                                </w:r>
                                <w:r w:rsidRPr="00775C7E">
                                  <w:rPr>
                                    <w:rFonts w:ascii="Arial" w:hAnsi="Arial" w:cs="Arial"/>
                                    <w:sz w:val="16"/>
                                    <w:szCs w:val="16"/>
                                  </w:rPr>
                                  <w:delText>customer invoice in SHARP.</w:delText>
                                </w:r>
                              </w:del>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F4B94D" id="Text Box 1145" o:spid="_x0000_s1145" type="#_x0000_t202" style="position:absolute;margin-left:229.1pt;margin-top:.85pt;width:135pt;height:29.6pt;z-index:25209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" fillcolor="#8db3e2 [1311]" strokeweight="1.5pt">
                  <v:textbox>
                    <w:txbxContent>
                      <w:p w14:paraId="2C0CAE89" w14:textId="77777777" w:rsidR="00257BB1" w:rsidRPr="00417BD8" w:rsidRDefault="00257BB1" w:rsidP="003E2F47">
                        <w:pPr>
                          <w:rPr>
                            <w:del w:id="380" w:author="Whitney Eiss" w:date="2017-10-16T11:36:00Z"/>
                            <w:rFonts w:ascii="Arial" w:hAnsi="Arial" w:cs="Arial"/>
                            <w:sz w:val="16"/>
                            <w:szCs w:val="16"/>
                          </w:rPr>
                        </w:pPr>
                        <w:del w:id="381" w:author="Whitney Eiss" w:date="2017-10-16T11:36:00Z">
                          <w:r>
                            <w:rPr>
                              <w:rFonts w:ascii="Arial" w:hAnsi="Arial" w:cs="Arial"/>
                              <w:sz w:val="16"/>
                              <w:szCs w:val="16"/>
                              <w:u w:val="single"/>
                            </w:rPr>
                            <w:delText>Invoice #</w:delText>
                          </w:r>
                          <w:r w:rsidRPr="000862F3">
                            <w:rPr>
                              <w:rFonts w:ascii="Arial" w:hAnsi="Arial" w:cs="Arial"/>
                              <w:sz w:val="16"/>
                              <w:szCs w:val="16"/>
                            </w:rPr>
                            <w:delText xml:space="preserve">: Used to search for the </w:delText>
                          </w:r>
                          <w:r w:rsidRPr="00775C7E">
                            <w:rPr>
                              <w:rFonts w:ascii="Arial" w:hAnsi="Arial" w:cs="Arial"/>
                              <w:sz w:val="16"/>
                              <w:szCs w:val="16"/>
                            </w:rPr>
                            <w:delText>customer invoice in SHARP.</w:delText>
                          </w:r>
                        </w:del>
                      </w:p>
                    </w:txbxContent>
                  </v:textbox>
                </v:shape>
              </w:pict>
            </mc:Fallback>
          </mc:AlternateContent>
        </w:r>
      </w:del>
      <w:ins w:id="382" w:author="Whitney Eiss" w:date="2017-10-16T11:36:00Z">
        <w:r w:rsidRPr="009161F8">
          <w:rPr>
            <w:rFonts w:ascii="Arial" w:hAnsi="Arial" w:cs="Arial"/>
            <w:b/>
            <w:noProof/>
            <w:sz w:val="18"/>
            <w:szCs w:val="22"/>
            <w:lang w:val="en-US"/>
          </w:rPr>
          <mc:AlternateContent>
            <mc:Choice Requires="wps">
              <w:drawing>
                <wp:anchor distT="0" distB="0" distL="114300" distR="114300" simplePos="0" relativeHeight="251519488" behindDoc="0" locked="0" layoutInCell="1" allowOverlap="1" wp14:anchorId="7F6BBBA9" wp14:editId="03B6DCA2">
                  <wp:simplePos x="0" y="0"/>
                  <wp:positionH relativeFrom="column">
                    <wp:posOffset>2907251</wp:posOffset>
                  </wp:positionH>
                  <wp:positionV relativeFrom="paragraph">
                    <wp:posOffset>9138</wp:posOffset>
                  </wp:positionV>
                  <wp:extent cx="1714500" cy="508884"/>
                  <wp:effectExtent l="0" t="0" r="19050" b="24765"/>
                  <wp:wrapNone/>
                  <wp:docPr id="1147" name="Text Box 1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508884"/>
                          </a:xfrm>
                          <a:prstGeom prst="rect">
                            <a:avLst/>
                          </a:prstGeom>
                          <a:solidFill>
                            <a:schemeClr val="tx2">
                              <a:lumMod val="40000"/>
                              <a:lumOff val="60000"/>
                            </a:schemeClr>
                          </a:solidFill>
                          <a:ln w="19050">
                            <a:solidFill>
                              <a:srgbClr val="000000"/>
                            </a:solidFill>
                            <a:miter lim="800000"/>
                            <a:headEnd/>
                            <a:tailEnd/>
                          </a:ln>
                        </wps:spPr>
                        <wps:txbx>
                          <w:txbxContent>
                            <w:p w14:paraId="70F2D945" w14:textId="77777777" w:rsidR="00257BB1" w:rsidRPr="00417BD8" w:rsidRDefault="00257BB1" w:rsidP="003E2F47">
                              <w:pPr>
                                <w:rPr>
                                  <w:ins w:id="383" w:author="Whitney Eiss" w:date="2017-10-16T11:36:00Z"/>
                                  <w:rFonts w:ascii="Arial" w:hAnsi="Arial" w:cs="Arial"/>
                                  <w:sz w:val="16"/>
                                  <w:szCs w:val="16"/>
                                </w:rPr>
                              </w:pPr>
                              <w:ins w:id="384" w:author="Whitney Eiss" w:date="2017-10-16T11:36:00Z">
                                <w:r>
                                  <w:rPr>
                                    <w:rFonts w:ascii="Arial" w:hAnsi="Arial" w:cs="Arial"/>
                                    <w:sz w:val="16"/>
                                    <w:szCs w:val="16"/>
                                    <w:u w:val="single"/>
                                  </w:rPr>
                                  <w:t>Invoice #</w:t>
                                </w:r>
                                <w:r w:rsidRPr="000862F3">
                                  <w:rPr>
                                    <w:rFonts w:ascii="Arial" w:hAnsi="Arial" w:cs="Arial"/>
                                    <w:sz w:val="16"/>
                                    <w:szCs w:val="16"/>
                                  </w:rPr>
                                  <w:t xml:space="preserve">: Used to search for the </w:t>
                                </w:r>
                                <w:r w:rsidRPr="00775C7E">
                                  <w:rPr>
                                    <w:rFonts w:ascii="Arial" w:hAnsi="Arial" w:cs="Arial"/>
                                    <w:sz w:val="16"/>
                                    <w:szCs w:val="16"/>
                                  </w:rPr>
                                  <w:t xml:space="preserve">customer invoice in </w:t>
                                </w:r>
                                <w:r>
                                  <w:rPr>
                                    <w:rFonts w:ascii="Verdana" w:hAnsi="Verdana"/>
                                    <w:color w:val="000000"/>
                                    <w:sz w:val="17"/>
                                    <w:szCs w:val="17"/>
                                  </w:rPr>
                                  <w:t>ACOSTA Relay</w:t>
                                </w:r>
                                <w:r w:rsidRPr="00775C7E">
                                  <w:rPr>
                                    <w:rFonts w:ascii="Arial" w:hAnsi="Arial" w:cs="Arial"/>
                                    <w:sz w:val="16"/>
                                    <w:szCs w:val="16"/>
                                  </w:rPr>
                                  <w:t>.</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6BBBA9" id="_x0000_s1146" type="#_x0000_t202" style="position:absolute;margin-left:228.9pt;margin-top:.7pt;width:135pt;height:40.05pt;z-index:2515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" fillcolor="#8db3e2 [1311]" strokeweight="1.5pt">
                  <v:textbox>
                    <w:txbxContent>
                      <w:p w14:paraId="70F2D945" w14:textId="77777777" w:rsidR="00257BB1" w:rsidRPr="00417BD8" w:rsidRDefault="00257BB1" w:rsidP="003E2F47">
                        <w:pPr>
                          <w:rPr>
                            <w:ins w:id="385" w:author="Whitney Eiss" w:date="2017-10-16T11:36:00Z"/>
                            <w:rFonts w:ascii="Arial" w:hAnsi="Arial" w:cs="Arial"/>
                            <w:sz w:val="16"/>
                            <w:szCs w:val="16"/>
                          </w:rPr>
                        </w:pPr>
                        <w:ins w:id="386" w:author="Whitney Eiss" w:date="2017-10-16T11:36:00Z">
                          <w:r>
                            <w:rPr>
                              <w:rFonts w:ascii="Arial" w:hAnsi="Arial" w:cs="Arial"/>
                              <w:sz w:val="16"/>
                              <w:szCs w:val="16"/>
                              <w:u w:val="single"/>
                            </w:rPr>
                            <w:t>Invoice #</w:t>
                          </w:r>
                          <w:r w:rsidRPr="000862F3">
                            <w:rPr>
                              <w:rFonts w:ascii="Arial" w:hAnsi="Arial" w:cs="Arial"/>
                              <w:sz w:val="16"/>
                              <w:szCs w:val="16"/>
                            </w:rPr>
                            <w:t xml:space="preserve">: Used to search for the </w:t>
                          </w:r>
                          <w:r w:rsidRPr="00775C7E">
                            <w:rPr>
                              <w:rFonts w:ascii="Arial" w:hAnsi="Arial" w:cs="Arial"/>
                              <w:sz w:val="16"/>
                              <w:szCs w:val="16"/>
                            </w:rPr>
                            <w:t xml:space="preserve">customer invoice in </w:t>
                          </w:r>
                          <w:r>
                            <w:rPr>
                              <w:rFonts w:ascii="Verdana" w:hAnsi="Verdana"/>
                              <w:color w:val="000000"/>
                              <w:sz w:val="17"/>
                              <w:szCs w:val="17"/>
                            </w:rPr>
                            <w:t>ACOSTA Relay</w:t>
                          </w:r>
                          <w:r w:rsidRPr="00775C7E">
                            <w:rPr>
                              <w:rFonts w:ascii="Arial" w:hAnsi="Arial" w:cs="Arial"/>
                              <w:sz w:val="16"/>
                              <w:szCs w:val="16"/>
                            </w:rPr>
                            <w:t>.</w:t>
                          </w:r>
                        </w:ins>
                      </w:p>
                    </w:txbxContent>
                  </v:textbox>
                </v:shape>
              </w:pict>
            </mc:Fallback>
          </mc:AlternateContent>
        </w:r>
      </w:ins>
      <w:r w:rsidR="00650065" w:rsidRPr="00FB3017">
        <w:rPr>
          <w:rFonts w:ascii="Arial" w:hAnsi="Arial" w:cs="Arial"/>
          <w:noProof/>
          <w:szCs w:val="22"/>
          <w:lang w:val="en-US"/>
        </w:rPr>
        <mc:AlternateContent>
          <mc:Choice Requires="wps">
            <w:drawing>
              <wp:anchor distT="0" distB="0" distL="114300" distR="114300" simplePos="0" relativeHeight="251544064" behindDoc="0" locked="0" layoutInCell="1" allowOverlap="1" wp14:anchorId="3F4958E2" wp14:editId="193AEAE7">
                <wp:simplePos x="0" y="0"/>
                <wp:positionH relativeFrom="column">
                  <wp:posOffset>4491990</wp:posOffset>
                </wp:positionH>
                <wp:positionV relativeFrom="paragraph">
                  <wp:posOffset>374650</wp:posOffset>
                </wp:positionV>
                <wp:extent cx="288925" cy="384175"/>
                <wp:effectExtent l="53340" t="50800" r="10160" b="12700"/>
                <wp:wrapNone/>
                <wp:docPr id="1146" name="AutoShape 1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8925" cy="3841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4D858B6" id="AutoShape 1210" o:spid="_x0000_s1026" type="#_x0000_t32" style="position:absolute;margin-left:353.7pt;margin-top:29.5pt;width:22.75pt;height:30.25pt;flip:x y;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" strokeweight="1.5pt">
                <v:stroke endarrow="block"/>
                <v:shadow color="#868686"/>
              </v:shape>
            </w:pict>
          </mc:Fallback>
        </mc:AlternateContent>
      </w:r>
      <w:r w:rsidR="00650065" w:rsidRPr="00FB3017">
        <w:rPr>
          <w:rFonts w:ascii="Arial" w:hAnsi="Arial" w:cs="Arial"/>
          <w:noProof/>
          <w:szCs w:val="22"/>
          <w:lang w:val="en-US"/>
        </w:rPr>
        <mc:AlternateContent>
          <mc:Choice Requires="wps">
            <w:drawing>
              <wp:anchor distT="0" distB="0" distL="114300" distR="114300" simplePos="0" relativeHeight="251543040" behindDoc="0" locked="0" layoutInCell="1" allowOverlap="1" wp14:anchorId="6B120900" wp14:editId="04524E4D">
                <wp:simplePos x="0" y="0"/>
                <wp:positionH relativeFrom="column">
                  <wp:posOffset>4780915</wp:posOffset>
                </wp:positionH>
                <wp:positionV relativeFrom="paragraph">
                  <wp:posOffset>758825</wp:posOffset>
                </wp:positionV>
                <wp:extent cx="682625" cy="150495"/>
                <wp:effectExtent l="18415" t="15875" r="13335" b="14605"/>
                <wp:wrapNone/>
                <wp:docPr id="1145" name="AutoShape 1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82625" cy="1504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019C3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209" o:spid="_x0000_s1026" type="#_x0000_t176" style="position:absolute;margin-left:376.45pt;margin-top:59.75pt;width:53.75pt;height:11.85pt;flip:y;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" filled="f" strokecolor="red" strokeweight="1.5pt"/>
            </w:pict>
          </mc:Fallback>
        </mc:AlternateContent>
      </w:r>
      <w:r w:rsidR="00650065" w:rsidRPr="00FB3017">
        <w:rPr>
          <w:rFonts w:ascii="Arial" w:hAnsi="Arial" w:cs="Arial"/>
          <w:noProof/>
          <w:szCs w:val="22"/>
          <w:lang w:val="en-US"/>
        </w:rPr>
        <mc:AlternateContent>
          <mc:Choice Requires="wps">
            <w:drawing>
              <wp:anchor distT="0" distB="0" distL="114300" distR="114300" simplePos="0" relativeHeight="251452928" behindDoc="0" locked="0" layoutInCell="1" allowOverlap="1" wp14:anchorId="75DAEACA" wp14:editId="6492A428">
                <wp:simplePos x="0" y="0"/>
                <wp:positionH relativeFrom="column">
                  <wp:posOffset>2489835</wp:posOffset>
                </wp:positionH>
                <wp:positionV relativeFrom="paragraph">
                  <wp:posOffset>2406650</wp:posOffset>
                </wp:positionV>
                <wp:extent cx="912495" cy="504825"/>
                <wp:effectExtent l="41910" t="63500" r="17145" b="12700"/>
                <wp:wrapNone/>
                <wp:docPr id="1144" name="AutoShape 10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2495" cy="5048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B14447" id="AutoShape 1007" o:spid="_x0000_s1026" type="#_x0000_t32" style="position:absolute;margin-left:196.05pt;margin-top:189.5pt;width:71.85pt;height:39.75pt;flip:x y;z-index:25145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" strokeweight="1.5pt">
                <v:stroke endarrow="block"/>
                <v:shadow color="#868686"/>
              </v:shape>
            </w:pict>
          </mc:Fallback>
        </mc:AlternateContent>
      </w:r>
      <w:r w:rsidR="00650065" w:rsidRPr="00FB3017">
        <w:rPr>
          <w:rFonts w:ascii="Arial" w:hAnsi="Arial" w:cs="Arial"/>
          <w:noProof/>
          <w:szCs w:val="22"/>
          <w:lang w:val="en-US"/>
        </w:rPr>
        <mc:AlternateContent>
          <mc:Choice Requires="wps">
            <w:drawing>
              <wp:anchor distT="0" distB="0" distL="114300" distR="114300" simplePos="0" relativeHeight="251451904" behindDoc="0" locked="0" layoutInCell="1" allowOverlap="1" wp14:anchorId="22A083F8" wp14:editId="68B0779B">
                <wp:simplePos x="0" y="0"/>
                <wp:positionH relativeFrom="column">
                  <wp:posOffset>680085</wp:posOffset>
                </wp:positionH>
                <wp:positionV relativeFrom="paragraph">
                  <wp:posOffset>1783080</wp:posOffset>
                </wp:positionV>
                <wp:extent cx="1809750" cy="892175"/>
                <wp:effectExtent l="13335" t="11430" r="15240" b="10795"/>
                <wp:wrapNone/>
                <wp:docPr id="1143" name="Text Box 10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892175"/>
                        </a:xfrm>
                        <a:prstGeom prst="rect">
                          <a:avLst/>
                        </a:prstGeom>
                        <a:solidFill>
                          <a:srgbClr val="8DB3E2"/>
                        </a:solidFill>
                        <a:ln w="19050">
                          <a:solidFill>
                            <a:srgbClr val="000000"/>
                          </a:solidFill>
                          <a:miter lim="800000"/>
                          <a:headEnd/>
                          <a:tailEnd/>
                        </a:ln>
                      </wps:spPr>
                      <wps:txbx>
                        <w:txbxContent>
                          <w:p w14:paraId="47F5D50E" w14:textId="77777777" w:rsidR="00257BB1" w:rsidRPr="00003B04" w:rsidRDefault="00257BB1" w:rsidP="00402CFF">
                            <w:pPr>
                              <w:pStyle w:val="NormalWeb"/>
                              <w:rPr>
                                <w:rFonts w:ascii="Times New Roman" w:eastAsia="Times New Roman" w:hAnsi="Times New Roman"/>
                                <w:szCs w:val="24"/>
                                <w:lang w:val="en-US"/>
                              </w:rPr>
                            </w:pPr>
                            <w:r>
                              <w:rPr>
                                <w:rFonts w:ascii="Arial" w:hAnsi="Arial" w:cs="Arial"/>
                                <w:sz w:val="16"/>
                                <w:u w:val="single"/>
                              </w:rPr>
                              <w:t>Detention</w:t>
                            </w:r>
                            <w:r>
                              <w:rPr>
                                <w:rFonts w:ascii="Arial" w:hAnsi="Arial" w:cs="Arial"/>
                                <w:sz w:val="16"/>
                              </w:rPr>
                              <w:t xml:space="preserve"> – This describes that the invoice is for a penalty fee.  </w:t>
                            </w:r>
                            <w:r w:rsidRPr="00003B04">
                              <w:rPr>
                                <w:rFonts w:ascii="Arial" w:eastAsia="Times New Roman" w:hAnsi="Arial" w:cs="Arial"/>
                                <w:sz w:val="16"/>
                                <w:szCs w:val="16"/>
                                <w:lang w:val="en-US"/>
                              </w:rPr>
                              <w:t xml:space="preserve">Once identified as </w:t>
                            </w:r>
                            <w:r>
                              <w:rPr>
                                <w:rFonts w:ascii="Arial" w:eastAsia="Times New Roman" w:hAnsi="Arial" w:cs="Arial"/>
                                <w:sz w:val="16"/>
                                <w:szCs w:val="16"/>
                                <w:lang w:val="en-US"/>
                              </w:rPr>
                              <w:t>a penalty fee, the PO should be linked if that information is given and the</w:t>
                            </w:r>
                            <w:r w:rsidRPr="00003B04">
                              <w:rPr>
                                <w:rFonts w:ascii="Arial" w:eastAsia="Times New Roman" w:hAnsi="Arial" w:cs="Arial"/>
                                <w:sz w:val="16"/>
                                <w:szCs w:val="16"/>
                                <w:lang w:val="en-US"/>
                              </w:rPr>
                              <w:t xml:space="preserve"> claim needs to be stepped-up to Acosta.</w:t>
                            </w:r>
                            <w:r w:rsidRPr="00003B04">
                              <w:rPr>
                                <w:rFonts w:ascii="Times New Roman" w:eastAsia="Times New Roman" w:hAnsi="Times New Roman"/>
                                <w:szCs w:val="24"/>
                                <w:lang w:val="en-US"/>
                              </w:rPr>
                              <w:t xml:space="preserve"> </w:t>
                            </w:r>
                          </w:p>
                          <w:p w14:paraId="3CFB4B75" w14:textId="77777777" w:rsidR="00257BB1" w:rsidRPr="00EF4C4E" w:rsidRDefault="00257BB1" w:rsidP="00402CFF">
                            <w:pPr>
                              <w:rPr>
                                <w:rFonts w:ascii="Arial" w:hAnsi="Arial" w:cs="Arial"/>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A083F8" id="Text Box 1002" o:spid="_x0000_s1147" type="#_x0000_t202" style="position:absolute;margin-left:53.55pt;margin-top:140.4pt;width:142.5pt;height:70.25pt;z-index:2514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" fillcolor="#8db3e2" strokeweight="1.5pt">
                <v:textbox>
                  <w:txbxContent>
                    <w:p w14:paraId="47F5D50E" w14:textId="77777777" w:rsidR="00257BB1" w:rsidRPr="00003B04" w:rsidRDefault="00257BB1" w:rsidP="00402CFF">
                      <w:pPr>
                        <w:pStyle w:val="NormalWeb"/>
                        <w:rPr>
                          <w:rFonts w:ascii="Times New Roman" w:eastAsia="Times New Roman" w:hAnsi="Times New Roman"/>
                          <w:szCs w:val="24"/>
                          <w:lang w:val="en-US"/>
                        </w:rPr>
                      </w:pPr>
                      <w:r>
                        <w:rPr>
                          <w:rFonts w:ascii="Arial" w:hAnsi="Arial" w:cs="Arial"/>
                          <w:sz w:val="16"/>
                          <w:u w:val="single"/>
                        </w:rPr>
                        <w:t>Detention</w:t>
                      </w:r>
                      <w:r>
                        <w:rPr>
                          <w:rFonts w:ascii="Arial" w:hAnsi="Arial" w:cs="Arial"/>
                          <w:sz w:val="16"/>
                        </w:rPr>
                        <w:t xml:space="preserve"> – This describes that the invoice is for a penalty fee.  </w:t>
                      </w:r>
                      <w:r w:rsidRPr="00003B04">
                        <w:rPr>
                          <w:rFonts w:ascii="Arial" w:eastAsia="Times New Roman" w:hAnsi="Arial" w:cs="Arial"/>
                          <w:sz w:val="16"/>
                          <w:szCs w:val="16"/>
                          <w:lang w:val="en-US"/>
                        </w:rPr>
                        <w:t xml:space="preserve">Once identified as </w:t>
                      </w:r>
                      <w:r>
                        <w:rPr>
                          <w:rFonts w:ascii="Arial" w:eastAsia="Times New Roman" w:hAnsi="Arial" w:cs="Arial"/>
                          <w:sz w:val="16"/>
                          <w:szCs w:val="16"/>
                          <w:lang w:val="en-US"/>
                        </w:rPr>
                        <w:t>a penalty fee, the PO should be linked if that information is given and the</w:t>
                      </w:r>
                      <w:r w:rsidRPr="00003B04">
                        <w:rPr>
                          <w:rFonts w:ascii="Arial" w:eastAsia="Times New Roman" w:hAnsi="Arial" w:cs="Arial"/>
                          <w:sz w:val="16"/>
                          <w:szCs w:val="16"/>
                          <w:lang w:val="en-US"/>
                        </w:rPr>
                        <w:t xml:space="preserve"> claim needs to be stepped-up to Acosta.</w:t>
                      </w:r>
                      <w:r w:rsidRPr="00003B04">
                        <w:rPr>
                          <w:rFonts w:ascii="Times New Roman" w:eastAsia="Times New Roman" w:hAnsi="Times New Roman"/>
                          <w:szCs w:val="24"/>
                          <w:lang w:val="en-US"/>
                        </w:rPr>
                        <w:t xml:space="preserve"> </w:t>
                      </w:r>
                    </w:p>
                    <w:p w14:paraId="3CFB4B75" w14:textId="77777777" w:rsidR="00257BB1" w:rsidRPr="00EF4C4E" w:rsidRDefault="00257BB1" w:rsidP="00402CFF">
                      <w:pPr>
                        <w:rPr>
                          <w:rFonts w:ascii="Arial" w:hAnsi="Arial" w:cs="Arial"/>
                          <w:sz w:val="16"/>
                        </w:rPr>
                      </w:pPr>
                    </w:p>
                  </w:txbxContent>
                </v:textbox>
              </v:shape>
            </w:pict>
          </mc:Fallback>
        </mc:AlternateContent>
      </w:r>
      <w:r w:rsidR="00650065" w:rsidRPr="00FB3017">
        <w:rPr>
          <w:rFonts w:ascii="Arial" w:hAnsi="Arial" w:cs="Arial"/>
          <w:noProof/>
          <w:szCs w:val="22"/>
          <w:lang w:val="en-US"/>
        </w:rPr>
        <mc:AlternateContent>
          <mc:Choice Requires="wps">
            <w:drawing>
              <wp:anchor distT="0" distB="0" distL="114300" distR="114300" simplePos="0" relativeHeight="251450880" behindDoc="0" locked="0" layoutInCell="1" allowOverlap="1" wp14:anchorId="5460CD74" wp14:editId="54E976C9">
                <wp:simplePos x="0" y="0"/>
                <wp:positionH relativeFrom="column">
                  <wp:posOffset>3228340</wp:posOffset>
                </wp:positionH>
                <wp:positionV relativeFrom="paragraph">
                  <wp:posOffset>2911475</wp:posOffset>
                </wp:positionV>
                <wp:extent cx="457200" cy="150495"/>
                <wp:effectExtent l="18415" t="15875" r="10160" b="14605"/>
                <wp:wrapNone/>
                <wp:docPr id="1142" name="AutoShape 9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57200" cy="1504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154134" id="AutoShape 999" o:spid="_x0000_s1026" type="#_x0000_t176" style="position:absolute;margin-left:254.2pt;margin-top:229.25pt;width:36pt;height:11.85pt;flip:y;z-index:25145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" filled="f" strokecolor="red" strokeweight="1.5pt"/>
            </w:pict>
          </mc:Fallback>
        </mc:AlternateContent>
      </w:r>
      <w:r w:rsidR="00A410A4" w:rsidRPr="00FB3017">
        <w:rPr>
          <w:rFonts w:ascii="Arial" w:hAnsi="Arial" w:cs="Arial"/>
          <w:noProof/>
          <w:szCs w:val="22"/>
          <w:lang w:val="en-US"/>
        </w:rPr>
        <w:drawing>
          <wp:inline distT="0" distB="0" distL="0" distR="0" wp14:anchorId="206E9A24" wp14:editId="1B7ED211">
            <wp:extent cx="5596255" cy="3555365"/>
            <wp:effectExtent l="19050" t="19050" r="23495" b="26035"/>
            <wp:docPr id="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7" cstate="print"/>
                    <a:srcRect b="6544"/>
                    <a:stretch>
                      <a:fillRect/>
                    </a:stretch>
                  </pic:blipFill>
                  <pic:spPr bwMode="auto">
                    <a:xfrm>
                      <a:off x="0" y="0"/>
                      <a:ext cx="5596255" cy="3555365"/>
                    </a:xfrm>
                    <a:prstGeom prst="rect">
                      <a:avLst/>
                    </a:prstGeom>
                    <a:noFill/>
                    <a:ln w="6350" cmpd="sng">
                      <a:solidFill>
                        <a:schemeClr val="tx1"/>
                      </a:solidFill>
                      <a:miter lim="800000"/>
                      <a:headEnd/>
                      <a:tailEnd/>
                    </a:ln>
                    <a:effectLst/>
                  </pic:spPr>
                </pic:pic>
              </a:graphicData>
            </a:graphic>
          </wp:inline>
        </w:drawing>
      </w:r>
    </w:p>
    <w:p w14:paraId="3FD6DCEE" w14:textId="77777777" w:rsidR="00484284" w:rsidRPr="00FB3017" w:rsidRDefault="00484284" w:rsidP="00445742">
      <w:pPr>
        <w:rPr>
          <w:rFonts w:ascii="Arial" w:hAnsi="Arial" w:cs="Arial"/>
          <w:sz w:val="22"/>
          <w:szCs w:val="22"/>
          <w:lang w:val="en-GB"/>
        </w:rPr>
      </w:pPr>
    </w:p>
    <w:p w14:paraId="30E6704D" w14:textId="77777777" w:rsidR="00E515E3" w:rsidRPr="00FB3017" w:rsidRDefault="00E515E3" w:rsidP="00445742">
      <w:pPr>
        <w:rPr>
          <w:rFonts w:ascii="Arial" w:hAnsi="Arial" w:cs="Arial"/>
          <w:sz w:val="22"/>
          <w:szCs w:val="22"/>
          <w:lang w:val="en-GB"/>
        </w:rPr>
      </w:pPr>
    </w:p>
    <w:p w14:paraId="136F0BA6" w14:textId="77777777" w:rsidR="00DC5BE3" w:rsidRPr="00FB3017" w:rsidRDefault="00DC5BE3" w:rsidP="00445742">
      <w:pPr>
        <w:rPr>
          <w:rFonts w:ascii="Arial" w:hAnsi="Arial" w:cs="Arial"/>
          <w:b/>
          <w:sz w:val="22"/>
          <w:szCs w:val="22"/>
          <w:lang w:val="en-GB"/>
        </w:rPr>
      </w:pPr>
    </w:p>
    <w:p w14:paraId="261E9255" w14:textId="77777777" w:rsidR="00DC5BE3" w:rsidRPr="00FB3017" w:rsidRDefault="00DC5BE3" w:rsidP="00445742">
      <w:pPr>
        <w:rPr>
          <w:rFonts w:ascii="Arial" w:hAnsi="Arial" w:cs="Arial"/>
          <w:b/>
          <w:sz w:val="22"/>
          <w:szCs w:val="22"/>
          <w:lang w:val="en-GB"/>
        </w:rPr>
      </w:pPr>
    </w:p>
    <w:p w14:paraId="2D9F5589" w14:textId="2AC89DD0" w:rsidR="00E967DA" w:rsidRPr="00FB3017" w:rsidRDefault="00F54C08" w:rsidP="00E967DA">
      <w:pPr>
        <w:rPr>
          <w:rFonts w:ascii="Arial" w:hAnsi="Arial" w:cs="Arial"/>
          <w:sz w:val="22"/>
          <w:szCs w:val="22"/>
          <w:lang w:val="en-GB"/>
        </w:rPr>
      </w:pPr>
      <w:r w:rsidRPr="00FB3017">
        <w:rPr>
          <w:rFonts w:ascii="Arial" w:hAnsi="Arial" w:cs="Arial"/>
          <w:b/>
          <w:sz w:val="22"/>
          <w:szCs w:val="22"/>
          <w:lang w:val="en-GB"/>
        </w:rPr>
        <w:br w:type="page"/>
      </w:r>
      <w:r w:rsidR="00E967DA" w:rsidRPr="009161F8">
        <w:rPr>
          <w:rFonts w:ascii="Arial" w:hAnsi="Arial" w:cs="Arial"/>
          <w:b/>
          <w:szCs w:val="22"/>
          <w:lang w:val="en-GB"/>
        </w:rPr>
        <w:lastRenderedPageBreak/>
        <w:t xml:space="preserve">11.1 Customer Invoice for Fees, </w:t>
      </w:r>
      <w:r w:rsidR="00E967DA" w:rsidRPr="009161F8">
        <w:rPr>
          <w:rFonts w:ascii="Arial" w:hAnsi="Arial" w:cs="Arial"/>
          <w:b/>
          <w:lang w:val="en-GB"/>
        </w:rPr>
        <w:t xml:space="preserve">Example </w:t>
      </w:r>
      <w:r w:rsidR="00E967DA">
        <w:rPr>
          <w:rFonts w:ascii="Arial" w:hAnsi="Arial" w:cs="Arial"/>
          <w:b/>
          <w:lang w:val="en-GB"/>
        </w:rPr>
        <w:t>2</w:t>
      </w:r>
      <w:r w:rsidR="00E967DA" w:rsidRPr="009161F8">
        <w:rPr>
          <w:rFonts w:ascii="Arial" w:hAnsi="Arial" w:cs="Arial"/>
          <w:lang w:val="en-GB"/>
        </w:rPr>
        <w:t>:</w:t>
      </w:r>
    </w:p>
    <w:p w14:paraId="7DE0951A" w14:textId="5F3AB620" w:rsidR="00F54C08" w:rsidRDefault="0071350A">
      <w:pPr>
        <w:overflowPunct/>
        <w:autoSpaceDE/>
        <w:autoSpaceDN/>
        <w:adjustRightInd/>
        <w:textAlignment w:val="auto"/>
        <w:rPr>
          <w:rFonts w:ascii="Arial" w:hAnsi="Arial" w:cs="Arial"/>
          <w:b/>
          <w:sz w:val="22"/>
          <w:szCs w:val="22"/>
          <w:lang w:val="en-GB"/>
        </w:rPr>
      </w:pPr>
      <w:r w:rsidRPr="00FB3017">
        <w:rPr>
          <w:rFonts w:ascii="Arial" w:hAnsi="Arial" w:cs="Arial"/>
          <w:noProof/>
          <w:szCs w:val="22"/>
          <w:lang w:val="en-US"/>
        </w:rPr>
        <mc:AlternateContent>
          <mc:Choice Requires="wps">
            <w:drawing>
              <wp:anchor distT="0" distB="0" distL="114300" distR="114300" simplePos="0" relativeHeight="252199424" behindDoc="0" locked="0" layoutInCell="1" allowOverlap="1" wp14:anchorId="52B30F03" wp14:editId="522B2290">
                <wp:simplePos x="0" y="0"/>
                <wp:positionH relativeFrom="column">
                  <wp:posOffset>625874</wp:posOffset>
                </wp:positionH>
                <wp:positionV relativeFrom="paragraph">
                  <wp:posOffset>3601336</wp:posOffset>
                </wp:positionV>
                <wp:extent cx="5390707" cy="632431"/>
                <wp:effectExtent l="0" t="0" r="19685" b="15875"/>
                <wp:wrapNone/>
                <wp:docPr id="144" name="AutoShape 9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390707" cy="632431"/>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B25D5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999" o:spid="_x0000_s1026" type="#_x0000_t176" style="position:absolute;margin-left:49.3pt;margin-top:283.55pt;width:424.45pt;height:49.8pt;flip:y;z-index:25219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" filled="f" strokecolor="red" strokeweight="1.5pt"/>
            </w:pict>
          </mc:Fallback>
        </mc:AlternateContent>
      </w:r>
      <w:r w:rsidR="00E967DA">
        <w:rPr>
          <w:noProof/>
        </w:rPr>
        <w:drawing>
          <wp:inline distT="0" distB="0" distL="0" distR="0" wp14:anchorId="303E49C8" wp14:editId="75A14BB0">
            <wp:extent cx="6084038" cy="7077075"/>
            <wp:effectExtent l="19050" t="19050" r="12065" b="952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085029" cy="7078228"/>
                    </a:xfrm>
                    <a:prstGeom prst="rect">
                      <a:avLst/>
                    </a:prstGeom>
                    <a:ln w="12700">
                      <a:solidFill>
                        <a:schemeClr val="tx1"/>
                      </a:solidFill>
                    </a:ln>
                  </pic:spPr>
                </pic:pic>
              </a:graphicData>
            </a:graphic>
          </wp:inline>
        </w:drawing>
      </w:r>
    </w:p>
    <w:p w14:paraId="79E3C12A" w14:textId="77777777" w:rsidR="001D5E0D" w:rsidRDefault="001D5E0D" w:rsidP="001D5E0D">
      <w:pPr>
        <w:rPr>
          <w:rFonts w:ascii="Arial" w:hAnsi="Arial" w:cs="Arial"/>
          <w:b/>
          <w:szCs w:val="22"/>
          <w:lang w:val="en-GB"/>
        </w:rPr>
      </w:pPr>
    </w:p>
    <w:p w14:paraId="24E03C12" w14:textId="77777777" w:rsidR="001D5E0D" w:rsidRDefault="001D5E0D" w:rsidP="001D5E0D">
      <w:pPr>
        <w:rPr>
          <w:rFonts w:ascii="Arial" w:hAnsi="Arial" w:cs="Arial"/>
          <w:b/>
          <w:szCs w:val="22"/>
          <w:lang w:val="en-GB"/>
        </w:rPr>
      </w:pPr>
    </w:p>
    <w:p w14:paraId="7E582749" w14:textId="77777777" w:rsidR="001D5E0D" w:rsidRDefault="001D5E0D" w:rsidP="001D5E0D">
      <w:pPr>
        <w:rPr>
          <w:rFonts w:ascii="Arial" w:hAnsi="Arial" w:cs="Arial"/>
          <w:b/>
          <w:szCs w:val="22"/>
          <w:lang w:val="en-GB"/>
        </w:rPr>
      </w:pPr>
    </w:p>
    <w:p w14:paraId="79D2377D" w14:textId="496D3A08" w:rsidR="001D5E0D" w:rsidRPr="00FB3017" w:rsidRDefault="001D5E0D" w:rsidP="001D5E0D">
      <w:pPr>
        <w:rPr>
          <w:rFonts w:ascii="Arial" w:hAnsi="Arial" w:cs="Arial"/>
          <w:sz w:val="22"/>
          <w:szCs w:val="22"/>
          <w:lang w:val="en-GB"/>
        </w:rPr>
      </w:pPr>
      <w:r w:rsidRPr="009161F8">
        <w:rPr>
          <w:rFonts w:ascii="Arial" w:hAnsi="Arial" w:cs="Arial"/>
          <w:b/>
          <w:szCs w:val="22"/>
          <w:lang w:val="en-GB"/>
        </w:rPr>
        <w:lastRenderedPageBreak/>
        <w:t xml:space="preserve">11.1 Customer Invoice for Fees, </w:t>
      </w:r>
      <w:r w:rsidRPr="009161F8">
        <w:rPr>
          <w:rFonts w:ascii="Arial" w:hAnsi="Arial" w:cs="Arial"/>
          <w:b/>
          <w:lang w:val="en-GB"/>
        </w:rPr>
        <w:t xml:space="preserve">Example </w:t>
      </w:r>
      <w:r>
        <w:rPr>
          <w:rFonts w:ascii="Arial" w:hAnsi="Arial" w:cs="Arial"/>
          <w:b/>
          <w:lang w:val="en-GB"/>
        </w:rPr>
        <w:t>3</w:t>
      </w:r>
      <w:r w:rsidRPr="009161F8">
        <w:rPr>
          <w:rFonts w:ascii="Arial" w:hAnsi="Arial" w:cs="Arial"/>
          <w:lang w:val="en-GB"/>
        </w:rPr>
        <w:t>:</w:t>
      </w:r>
    </w:p>
    <w:p w14:paraId="6A69D9B7" w14:textId="77777777" w:rsidR="001D5E0D" w:rsidRDefault="001D5E0D">
      <w:pPr>
        <w:overflowPunct/>
        <w:autoSpaceDE/>
        <w:autoSpaceDN/>
        <w:adjustRightInd/>
        <w:textAlignment w:val="auto"/>
        <w:rPr>
          <w:rFonts w:ascii="Arial" w:hAnsi="Arial" w:cs="Arial"/>
          <w:b/>
          <w:sz w:val="22"/>
          <w:szCs w:val="22"/>
          <w:lang w:val="en-GB"/>
        </w:rPr>
      </w:pPr>
    </w:p>
    <w:p w14:paraId="4BFD9200" w14:textId="60C82CFC" w:rsidR="00E967DA" w:rsidRDefault="001D5E0D">
      <w:pPr>
        <w:overflowPunct/>
        <w:autoSpaceDE/>
        <w:autoSpaceDN/>
        <w:adjustRightInd/>
        <w:textAlignment w:val="auto"/>
        <w:rPr>
          <w:rFonts w:ascii="Arial" w:hAnsi="Arial" w:cs="Arial"/>
          <w:b/>
          <w:sz w:val="22"/>
          <w:szCs w:val="22"/>
          <w:lang w:val="en-GB"/>
        </w:rPr>
      </w:pPr>
      <w:r w:rsidRPr="00FB3017">
        <w:rPr>
          <w:rFonts w:ascii="Arial" w:hAnsi="Arial" w:cs="Arial"/>
          <w:noProof/>
          <w:szCs w:val="22"/>
          <w:lang w:val="en-US"/>
        </w:rPr>
        <mc:AlternateContent>
          <mc:Choice Requires="wps">
            <w:drawing>
              <wp:anchor distT="0" distB="0" distL="114300" distR="114300" simplePos="0" relativeHeight="252265984" behindDoc="0" locked="0" layoutInCell="1" allowOverlap="1" wp14:anchorId="7A729C4E" wp14:editId="11D73DEC">
                <wp:simplePos x="0" y="0"/>
                <wp:positionH relativeFrom="column">
                  <wp:posOffset>4230311</wp:posOffset>
                </wp:positionH>
                <wp:positionV relativeFrom="paragraph">
                  <wp:posOffset>3132336</wp:posOffset>
                </wp:positionV>
                <wp:extent cx="2562254" cy="595423"/>
                <wp:effectExtent l="0" t="0" r="28575" b="14605"/>
                <wp:wrapNone/>
                <wp:docPr id="11" name="AutoShape 9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562254" cy="595423"/>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D7F17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999" o:spid="_x0000_s1026" type="#_x0000_t176" style="position:absolute;margin-left:333.1pt;margin-top:246.65pt;width:201.75pt;height:46.9pt;flip:y;z-index:25226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" filled="f" strokecolor="red" strokeweight="1.5pt"/>
            </w:pict>
          </mc:Fallback>
        </mc:AlternateContent>
      </w:r>
      <w:r>
        <w:rPr>
          <w:noProof/>
        </w:rPr>
        <w:drawing>
          <wp:inline distT="0" distB="0" distL="0" distR="0" wp14:anchorId="11BCCE23" wp14:editId="45CCB9C8">
            <wp:extent cx="6831965" cy="4697730"/>
            <wp:effectExtent l="19050" t="19050" r="26035" b="266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831965" cy="4697730"/>
                    </a:xfrm>
                    <a:prstGeom prst="rect">
                      <a:avLst/>
                    </a:prstGeom>
                    <a:ln w="12700">
                      <a:solidFill>
                        <a:schemeClr val="tx1"/>
                      </a:solidFill>
                    </a:ln>
                  </pic:spPr>
                </pic:pic>
              </a:graphicData>
            </a:graphic>
          </wp:inline>
        </w:drawing>
      </w:r>
    </w:p>
    <w:p w14:paraId="23A7A403" w14:textId="571ACA13" w:rsidR="00E967DA" w:rsidRDefault="00E967DA">
      <w:pPr>
        <w:overflowPunct/>
        <w:autoSpaceDE/>
        <w:autoSpaceDN/>
        <w:adjustRightInd/>
        <w:textAlignment w:val="auto"/>
        <w:rPr>
          <w:rFonts w:ascii="Arial" w:hAnsi="Arial" w:cs="Arial"/>
          <w:b/>
          <w:sz w:val="22"/>
          <w:szCs w:val="22"/>
          <w:lang w:val="en-GB"/>
        </w:rPr>
      </w:pPr>
    </w:p>
    <w:p w14:paraId="39C71E42" w14:textId="5A000F49" w:rsidR="00E967DA" w:rsidRDefault="00E967DA">
      <w:pPr>
        <w:overflowPunct/>
        <w:autoSpaceDE/>
        <w:autoSpaceDN/>
        <w:adjustRightInd/>
        <w:textAlignment w:val="auto"/>
        <w:rPr>
          <w:rFonts w:ascii="Arial" w:hAnsi="Arial" w:cs="Arial"/>
          <w:b/>
          <w:sz w:val="22"/>
          <w:szCs w:val="22"/>
          <w:lang w:val="en-GB"/>
        </w:rPr>
      </w:pPr>
    </w:p>
    <w:p w14:paraId="4F57575C" w14:textId="64BF3737" w:rsidR="001D5E0D" w:rsidRDefault="001D5E0D">
      <w:pPr>
        <w:overflowPunct/>
        <w:autoSpaceDE/>
        <w:autoSpaceDN/>
        <w:adjustRightInd/>
        <w:textAlignment w:val="auto"/>
        <w:rPr>
          <w:rFonts w:ascii="Arial" w:hAnsi="Arial" w:cs="Arial"/>
          <w:b/>
          <w:sz w:val="22"/>
          <w:szCs w:val="22"/>
          <w:lang w:val="en-GB"/>
        </w:rPr>
      </w:pPr>
    </w:p>
    <w:p w14:paraId="16B62E2C" w14:textId="155403B7" w:rsidR="001D5E0D" w:rsidRDefault="001D5E0D">
      <w:pPr>
        <w:overflowPunct/>
        <w:autoSpaceDE/>
        <w:autoSpaceDN/>
        <w:adjustRightInd/>
        <w:textAlignment w:val="auto"/>
        <w:rPr>
          <w:rFonts w:ascii="Arial" w:hAnsi="Arial" w:cs="Arial"/>
          <w:b/>
          <w:sz w:val="22"/>
          <w:szCs w:val="22"/>
          <w:lang w:val="en-GB"/>
        </w:rPr>
      </w:pPr>
    </w:p>
    <w:p w14:paraId="531F3BE7" w14:textId="7A5463D7" w:rsidR="001D5E0D" w:rsidRDefault="001D5E0D">
      <w:pPr>
        <w:overflowPunct/>
        <w:autoSpaceDE/>
        <w:autoSpaceDN/>
        <w:adjustRightInd/>
        <w:textAlignment w:val="auto"/>
        <w:rPr>
          <w:rFonts w:ascii="Arial" w:hAnsi="Arial" w:cs="Arial"/>
          <w:b/>
          <w:sz w:val="22"/>
          <w:szCs w:val="22"/>
          <w:lang w:val="en-GB"/>
        </w:rPr>
      </w:pPr>
    </w:p>
    <w:p w14:paraId="128725F2" w14:textId="422D8A94" w:rsidR="001D5E0D" w:rsidRDefault="001D5E0D">
      <w:pPr>
        <w:overflowPunct/>
        <w:autoSpaceDE/>
        <w:autoSpaceDN/>
        <w:adjustRightInd/>
        <w:textAlignment w:val="auto"/>
        <w:rPr>
          <w:rFonts w:ascii="Arial" w:hAnsi="Arial" w:cs="Arial"/>
          <w:b/>
          <w:sz w:val="22"/>
          <w:szCs w:val="22"/>
          <w:lang w:val="en-GB"/>
        </w:rPr>
      </w:pPr>
    </w:p>
    <w:p w14:paraId="682A2E79" w14:textId="34A280CF" w:rsidR="001D5E0D" w:rsidRDefault="001D5E0D">
      <w:pPr>
        <w:overflowPunct/>
        <w:autoSpaceDE/>
        <w:autoSpaceDN/>
        <w:adjustRightInd/>
        <w:textAlignment w:val="auto"/>
        <w:rPr>
          <w:rFonts w:ascii="Arial" w:hAnsi="Arial" w:cs="Arial"/>
          <w:b/>
          <w:sz w:val="22"/>
          <w:szCs w:val="22"/>
          <w:lang w:val="en-GB"/>
        </w:rPr>
      </w:pPr>
    </w:p>
    <w:p w14:paraId="59345239" w14:textId="17B75420" w:rsidR="001D5E0D" w:rsidRDefault="001D5E0D">
      <w:pPr>
        <w:overflowPunct/>
        <w:autoSpaceDE/>
        <w:autoSpaceDN/>
        <w:adjustRightInd/>
        <w:textAlignment w:val="auto"/>
        <w:rPr>
          <w:rFonts w:ascii="Arial" w:hAnsi="Arial" w:cs="Arial"/>
          <w:b/>
          <w:sz w:val="22"/>
          <w:szCs w:val="22"/>
          <w:lang w:val="en-GB"/>
        </w:rPr>
      </w:pPr>
    </w:p>
    <w:p w14:paraId="6F230FD6" w14:textId="5363DD94" w:rsidR="001D5E0D" w:rsidRDefault="001D5E0D">
      <w:pPr>
        <w:overflowPunct/>
        <w:autoSpaceDE/>
        <w:autoSpaceDN/>
        <w:adjustRightInd/>
        <w:textAlignment w:val="auto"/>
        <w:rPr>
          <w:rFonts w:ascii="Arial" w:hAnsi="Arial" w:cs="Arial"/>
          <w:b/>
          <w:sz w:val="22"/>
          <w:szCs w:val="22"/>
          <w:lang w:val="en-GB"/>
        </w:rPr>
      </w:pPr>
    </w:p>
    <w:p w14:paraId="393851CE" w14:textId="5BC5E9DF" w:rsidR="001D5E0D" w:rsidRDefault="001D5E0D">
      <w:pPr>
        <w:overflowPunct/>
        <w:autoSpaceDE/>
        <w:autoSpaceDN/>
        <w:adjustRightInd/>
        <w:textAlignment w:val="auto"/>
        <w:rPr>
          <w:rFonts w:ascii="Arial" w:hAnsi="Arial" w:cs="Arial"/>
          <w:b/>
          <w:sz w:val="22"/>
          <w:szCs w:val="22"/>
          <w:lang w:val="en-GB"/>
        </w:rPr>
      </w:pPr>
    </w:p>
    <w:p w14:paraId="52A9F025" w14:textId="3DE96DE4" w:rsidR="001D5E0D" w:rsidRDefault="001D5E0D">
      <w:pPr>
        <w:overflowPunct/>
        <w:autoSpaceDE/>
        <w:autoSpaceDN/>
        <w:adjustRightInd/>
        <w:textAlignment w:val="auto"/>
        <w:rPr>
          <w:rFonts w:ascii="Arial" w:hAnsi="Arial" w:cs="Arial"/>
          <w:b/>
          <w:sz w:val="22"/>
          <w:szCs w:val="22"/>
          <w:lang w:val="en-GB"/>
        </w:rPr>
      </w:pPr>
    </w:p>
    <w:p w14:paraId="3F299AAC" w14:textId="092F5FD5" w:rsidR="001D5E0D" w:rsidRDefault="001D5E0D">
      <w:pPr>
        <w:overflowPunct/>
        <w:autoSpaceDE/>
        <w:autoSpaceDN/>
        <w:adjustRightInd/>
        <w:textAlignment w:val="auto"/>
        <w:rPr>
          <w:rFonts w:ascii="Arial" w:hAnsi="Arial" w:cs="Arial"/>
          <w:b/>
          <w:sz w:val="22"/>
          <w:szCs w:val="22"/>
          <w:lang w:val="en-GB"/>
        </w:rPr>
      </w:pPr>
    </w:p>
    <w:p w14:paraId="797C2D8A" w14:textId="5E149C40" w:rsidR="001D5E0D" w:rsidRDefault="001D5E0D">
      <w:pPr>
        <w:overflowPunct/>
        <w:autoSpaceDE/>
        <w:autoSpaceDN/>
        <w:adjustRightInd/>
        <w:textAlignment w:val="auto"/>
        <w:rPr>
          <w:rFonts w:ascii="Arial" w:hAnsi="Arial" w:cs="Arial"/>
          <w:b/>
          <w:sz w:val="22"/>
          <w:szCs w:val="22"/>
          <w:lang w:val="en-GB"/>
        </w:rPr>
      </w:pPr>
    </w:p>
    <w:p w14:paraId="57BB20D6" w14:textId="6E6B6F2F" w:rsidR="001D5E0D" w:rsidRDefault="001D5E0D">
      <w:pPr>
        <w:overflowPunct/>
        <w:autoSpaceDE/>
        <w:autoSpaceDN/>
        <w:adjustRightInd/>
        <w:textAlignment w:val="auto"/>
        <w:rPr>
          <w:rFonts w:ascii="Arial" w:hAnsi="Arial" w:cs="Arial"/>
          <w:b/>
          <w:sz w:val="22"/>
          <w:szCs w:val="22"/>
          <w:lang w:val="en-GB"/>
        </w:rPr>
      </w:pPr>
    </w:p>
    <w:p w14:paraId="2A955FED" w14:textId="1C19D957" w:rsidR="001D5E0D" w:rsidRDefault="001D5E0D">
      <w:pPr>
        <w:overflowPunct/>
        <w:autoSpaceDE/>
        <w:autoSpaceDN/>
        <w:adjustRightInd/>
        <w:textAlignment w:val="auto"/>
        <w:rPr>
          <w:rFonts w:ascii="Arial" w:hAnsi="Arial" w:cs="Arial"/>
          <w:b/>
          <w:sz w:val="22"/>
          <w:szCs w:val="22"/>
          <w:lang w:val="en-GB"/>
        </w:rPr>
      </w:pPr>
    </w:p>
    <w:p w14:paraId="7177CBD2" w14:textId="5DB9B4DC" w:rsidR="000E416E" w:rsidRPr="00FB3017" w:rsidRDefault="000E416E" w:rsidP="000E416E">
      <w:pPr>
        <w:rPr>
          <w:rFonts w:ascii="Arial" w:hAnsi="Arial" w:cs="Arial"/>
          <w:sz w:val="22"/>
          <w:szCs w:val="22"/>
          <w:lang w:val="en-GB"/>
        </w:rPr>
      </w:pPr>
      <w:r>
        <w:rPr>
          <w:rFonts w:ascii="Arial" w:hAnsi="Arial" w:cs="Arial"/>
          <w:b/>
          <w:sz w:val="22"/>
          <w:szCs w:val="22"/>
          <w:lang w:val="en-GB"/>
        </w:rPr>
        <w:br w:type="page"/>
      </w:r>
      <w:r w:rsidRPr="009161F8">
        <w:rPr>
          <w:rFonts w:ascii="Arial" w:hAnsi="Arial" w:cs="Arial"/>
          <w:b/>
          <w:szCs w:val="22"/>
          <w:lang w:val="en-GB"/>
        </w:rPr>
        <w:lastRenderedPageBreak/>
        <w:t>11.1 Customer Invoice for Fees</w:t>
      </w:r>
      <w:r w:rsidR="00131FFB">
        <w:rPr>
          <w:rFonts w:ascii="Arial" w:hAnsi="Arial" w:cs="Arial"/>
          <w:b/>
          <w:szCs w:val="22"/>
          <w:lang w:val="en-GB"/>
        </w:rPr>
        <w:t xml:space="preserve"> (Booth Fee)</w:t>
      </w:r>
      <w:r w:rsidRPr="009161F8">
        <w:rPr>
          <w:rFonts w:ascii="Arial" w:hAnsi="Arial" w:cs="Arial"/>
          <w:b/>
          <w:szCs w:val="22"/>
          <w:lang w:val="en-GB"/>
        </w:rPr>
        <w:t xml:space="preserve">, </w:t>
      </w:r>
      <w:r w:rsidRPr="009161F8">
        <w:rPr>
          <w:rFonts w:ascii="Arial" w:hAnsi="Arial" w:cs="Arial"/>
          <w:b/>
          <w:lang w:val="en-GB"/>
        </w:rPr>
        <w:t xml:space="preserve">Example </w:t>
      </w:r>
      <w:r>
        <w:rPr>
          <w:rFonts w:ascii="Arial" w:hAnsi="Arial" w:cs="Arial"/>
          <w:b/>
          <w:lang w:val="en-GB"/>
        </w:rPr>
        <w:t>4</w:t>
      </w:r>
      <w:r w:rsidRPr="009161F8">
        <w:rPr>
          <w:rFonts w:ascii="Arial" w:hAnsi="Arial" w:cs="Arial"/>
          <w:lang w:val="en-GB"/>
        </w:rPr>
        <w:t>:</w:t>
      </w:r>
    </w:p>
    <w:p w14:paraId="16F3E838" w14:textId="071F94AE" w:rsidR="000E416E" w:rsidRDefault="000E416E">
      <w:pPr>
        <w:overflowPunct/>
        <w:autoSpaceDE/>
        <w:autoSpaceDN/>
        <w:adjustRightInd/>
        <w:textAlignment w:val="auto"/>
        <w:rPr>
          <w:rFonts w:ascii="Arial" w:hAnsi="Arial" w:cs="Arial"/>
          <w:b/>
          <w:sz w:val="22"/>
          <w:szCs w:val="22"/>
          <w:lang w:val="en-GB"/>
        </w:rPr>
      </w:pPr>
    </w:p>
    <w:p w14:paraId="43144C72" w14:textId="7900F642" w:rsidR="000E416E" w:rsidRDefault="00131FFB">
      <w:pPr>
        <w:overflowPunct/>
        <w:autoSpaceDE/>
        <w:autoSpaceDN/>
        <w:adjustRightInd/>
        <w:textAlignment w:val="auto"/>
        <w:rPr>
          <w:rFonts w:ascii="Arial" w:hAnsi="Arial" w:cs="Arial"/>
          <w:b/>
          <w:sz w:val="22"/>
          <w:szCs w:val="22"/>
          <w:lang w:val="en-GB"/>
        </w:rPr>
      </w:pPr>
      <w:r w:rsidRPr="00FB3017">
        <w:rPr>
          <w:rFonts w:ascii="Arial" w:hAnsi="Arial" w:cs="Arial"/>
          <w:noProof/>
          <w:szCs w:val="22"/>
          <w:lang w:val="en-US"/>
        </w:rPr>
        <mc:AlternateContent>
          <mc:Choice Requires="wps">
            <w:drawing>
              <wp:anchor distT="0" distB="0" distL="114300" distR="114300" simplePos="0" relativeHeight="252319232" behindDoc="0" locked="0" layoutInCell="1" allowOverlap="1" wp14:anchorId="34F437D7" wp14:editId="28AB4FA0">
                <wp:simplePos x="0" y="0"/>
                <wp:positionH relativeFrom="column">
                  <wp:posOffset>4707890</wp:posOffset>
                </wp:positionH>
                <wp:positionV relativeFrom="paragraph">
                  <wp:posOffset>3020694</wp:posOffset>
                </wp:positionV>
                <wp:extent cx="2038350" cy="314325"/>
                <wp:effectExtent l="0" t="0" r="19050" b="28575"/>
                <wp:wrapNone/>
                <wp:docPr id="1587981506" name="AutoShape 9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038350" cy="31432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5FCB1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999" o:spid="_x0000_s1026" type="#_x0000_t176" style="position:absolute;margin-left:370.7pt;margin-top:237.85pt;width:160.5pt;height:24.75pt;flip:y;z-index:25231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" filled="f" strokecolor="red" strokeweight="1.5pt"/>
            </w:pict>
          </mc:Fallback>
        </mc:AlternateContent>
      </w:r>
      <w:r w:rsidR="000E416E" w:rsidRPr="000E416E">
        <w:rPr>
          <w:rFonts w:ascii="Arial" w:hAnsi="Arial" w:cs="Arial"/>
          <w:b/>
          <w:noProof/>
          <w:sz w:val="22"/>
          <w:szCs w:val="22"/>
          <w:lang w:val="en-GB"/>
        </w:rPr>
        <w:drawing>
          <wp:inline distT="0" distB="0" distL="0" distR="0" wp14:anchorId="433BC58A" wp14:editId="1D89FA83">
            <wp:extent cx="6831965" cy="3988435"/>
            <wp:effectExtent l="19050" t="19050" r="26035" b="12065"/>
            <wp:docPr id="20390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7223" name=""/>
                    <pic:cNvPicPr/>
                  </pic:nvPicPr>
                  <pic:blipFill>
                    <a:blip r:embed="rId110"/>
                    <a:stretch>
                      <a:fillRect/>
                    </a:stretch>
                  </pic:blipFill>
                  <pic:spPr>
                    <a:xfrm>
                      <a:off x="0" y="0"/>
                      <a:ext cx="6831965" cy="3988435"/>
                    </a:xfrm>
                    <a:prstGeom prst="rect">
                      <a:avLst/>
                    </a:prstGeom>
                    <a:ln>
                      <a:solidFill>
                        <a:schemeClr val="tx1"/>
                      </a:solidFill>
                    </a:ln>
                  </pic:spPr>
                </pic:pic>
              </a:graphicData>
            </a:graphic>
          </wp:inline>
        </w:drawing>
      </w:r>
    </w:p>
    <w:p w14:paraId="585FA085" w14:textId="77777777" w:rsidR="000E416E" w:rsidRDefault="000E416E">
      <w:pPr>
        <w:overflowPunct/>
        <w:autoSpaceDE/>
        <w:autoSpaceDN/>
        <w:adjustRightInd/>
        <w:textAlignment w:val="auto"/>
        <w:rPr>
          <w:rFonts w:ascii="Arial" w:hAnsi="Arial" w:cs="Arial"/>
          <w:b/>
          <w:sz w:val="22"/>
          <w:szCs w:val="22"/>
          <w:lang w:val="en-GB"/>
        </w:rPr>
      </w:pPr>
    </w:p>
    <w:p w14:paraId="3C9E1F8A" w14:textId="77777777" w:rsidR="000E416E" w:rsidRDefault="000E416E">
      <w:pPr>
        <w:overflowPunct/>
        <w:autoSpaceDE/>
        <w:autoSpaceDN/>
        <w:adjustRightInd/>
        <w:textAlignment w:val="auto"/>
        <w:rPr>
          <w:rFonts w:ascii="Arial" w:hAnsi="Arial" w:cs="Arial"/>
          <w:b/>
          <w:sz w:val="22"/>
          <w:szCs w:val="22"/>
          <w:lang w:val="en-GB"/>
        </w:rPr>
      </w:pPr>
    </w:p>
    <w:p w14:paraId="13B89BA8" w14:textId="77777777" w:rsidR="000E416E" w:rsidRDefault="000E416E">
      <w:pPr>
        <w:overflowPunct/>
        <w:autoSpaceDE/>
        <w:autoSpaceDN/>
        <w:adjustRightInd/>
        <w:textAlignment w:val="auto"/>
        <w:rPr>
          <w:rFonts w:ascii="Arial" w:hAnsi="Arial" w:cs="Arial"/>
          <w:b/>
          <w:sz w:val="22"/>
          <w:szCs w:val="22"/>
          <w:lang w:val="en-GB"/>
        </w:rPr>
      </w:pPr>
    </w:p>
    <w:p w14:paraId="7D0D0A65" w14:textId="77777777" w:rsidR="000E416E" w:rsidRDefault="000E416E">
      <w:pPr>
        <w:overflowPunct/>
        <w:autoSpaceDE/>
        <w:autoSpaceDN/>
        <w:adjustRightInd/>
        <w:textAlignment w:val="auto"/>
        <w:rPr>
          <w:rFonts w:ascii="Arial" w:hAnsi="Arial" w:cs="Arial"/>
          <w:b/>
          <w:sz w:val="22"/>
          <w:szCs w:val="22"/>
          <w:lang w:val="en-GB"/>
        </w:rPr>
      </w:pPr>
    </w:p>
    <w:p w14:paraId="40003960" w14:textId="77777777" w:rsidR="000E416E" w:rsidRDefault="000E416E">
      <w:pPr>
        <w:overflowPunct/>
        <w:autoSpaceDE/>
        <w:autoSpaceDN/>
        <w:adjustRightInd/>
        <w:textAlignment w:val="auto"/>
        <w:rPr>
          <w:rFonts w:ascii="Arial" w:hAnsi="Arial" w:cs="Arial"/>
          <w:b/>
          <w:sz w:val="22"/>
          <w:szCs w:val="22"/>
          <w:lang w:val="en-GB"/>
        </w:rPr>
      </w:pPr>
    </w:p>
    <w:p w14:paraId="007C45AE" w14:textId="77777777" w:rsidR="000E416E" w:rsidRDefault="000E416E">
      <w:pPr>
        <w:overflowPunct/>
        <w:autoSpaceDE/>
        <w:autoSpaceDN/>
        <w:adjustRightInd/>
        <w:textAlignment w:val="auto"/>
        <w:rPr>
          <w:rFonts w:ascii="Arial" w:hAnsi="Arial" w:cs="Arial"/>
          <w:b/>
          <w:sz w:val="22"/>
          <w:szCs w:val="22"/>
          <w:lang w:val="en-GB"/>
        </w:rPr>
      </w:pPr>
    </w:p>
    <w:p w14:paraId="755AAE30" w14:textId="77777777" w:rsidR="000E416E" w:rsidRDefault="000E416E">
      <w:pPr>
        <w:overflowPunct/>
        <w:autoSpaceDE/>
        <w:autoSpaceDN/>
        <w:adjustRightInd/>
        <w:textAlignment w:val="auto"/>
        <w:rPr>
          <w:rFonts w:ascii="Arial" w:hAnsi="Arial" w:cs="Arial"/>
          <w:b/>
          <w:sz w:val="22"/>
          <w:szCs w:val="22"/>
          <w:lang w:val="en-GB"/>
        </w:rPr>
      </w:pPr>
    </w:p>
    <w:p w14:paraId="5B339E4F" w14:textId="77777777" w:rsidR="000E416E" w:rsidRDefault="000E416E">
      <w:pPr>
        <w:overflowPunct/>
        <w:autoSpaceDE/>
        <w:autoSpaceDN/>
        <w:adjustRightInd/>
        <w:textAlignment w:val="auto"/>
        <w:rPr>
          <w:rFonts w:ascii="Arial" w:hAnsi="Arial" w:cs="Arial"/>
          <w:b/>
          <w:sz w:val="22"/>
          <w:szCs w:val="22"/>
          <w:lang w:val="en-GB"/>
        </w:rPr>
      </w:pPr>
    </w:p>
    <w:p w14:paraId="08FE8ED3" w14:textId="77777777" w:rsidR="000E416E" w:rsidRDefault="000E416E">
      <w:pPr>
        <w:overflowPunct/>
        <w:autoSpaceDE/>
        <w:autoSpaceDN/>
        <w:adjustRightInd/>
        <w:textAlignment w:val="auto"/>
        <w:rPr>
          <w:rFonts w:ascii="Arial" w:hAnsi="Arial" w:cs="Arial"/>
          <w:b/>
          <w:sz w:val="22"/>
          <w:szCs w:val="22"/>
          <w:lang w:val="en-GB"/>
        </w:rPr>
      </w:pPr>
    </w:p>
    <w:p w14:paraId="08D27DDA" w14:textId="77777777" w:rsidR="000E416E" w:rsidRDefault="000E416E">
      <w:pPr>
        <w:overflowPunct/>
        <w:autoSpaceDE/>
        <w:autoSpaceDN/>
        <w:adjustRightInd/>
        <w:textAlignment w:val="auto"/>
        <w:rPr>
          <w:rFonts w:ascii="Arial" w:hAnsi="Arial" w:cs="Arial"/>
          <w:b/>
          <w:sz w:val="22"/>
          <w:szCs w:val="22"/>
          <w:lang w:val="en-GB"/>
        </w:rPr>
      </w:pPr>
    </w:p>
    <w:p w14:paraId="5A8E7337" w14:textId="77777777" w:rsidR="000E416E" w:rsidRDefault="000E416E">
      <w:pPr>
        <w:overflowPunct/>
        <w:autoSpaceDE/>
        <w:autoSpaceDN/>
        <w:adjustRightInd/>
        <w:textAlignment w:val="auto"/>
        <w:rPr>
          <w:rFonts w:ascii="Arial" w:hAnsi="Arial" w:cs="Arial"/>
          <w:b/>
          <w:sz w:val="22"/>
          <w:szCs w:val="22"/>
          <w:lang w:val="en-GB"/>
        </w:rPr>
      </w:pPr>
    </w:p>
    <w:p w14:paraId="6C7F682E" w14:textId="77777777" w:rsidR="000E416E" w:rsidRDefault="000E416E">
      <w:pPr>
        <w:overflowPunct/>
        <w:autoSpaceDE/>
        <w:autoSpaceDN/>
        <w:adjustRightInd/>
        <w:textAlignment w:val="auto"/>
        <w:rPr>
          <w:rFonts w:ascii="Arial" w:hAnsi="Arial" w:cs="Arial"/>
          <w:b/>
          <w:sz w:val="22"/>
          <w:szCs w:val="22"/>
          <w:lang w:val="en-GB"/>
        </w:rPr>
      </w:pPr>
    </w:p>
    <w:p w14:paraId="45D9FFF5" w14:textId="77777777" w:rsidR="000E416E" w:rsidRDefault="000E416E">
      <w:pPr>
        <w:overflowPunct/>
        <w:autoSpaceDE/>
        <w:autoSpaceDN/>
        <w:adjustRightInd/>
        <w:textAlignment w:val="auto"/>
        <w:rPr>
          <w:rFonts w:ascii="Arial" w:hAnsi="Arial" w:cs="Arial"/>
          <w:b/>
          <w:sz w:val="22"/>
          <w:szCs w:val="22"/>
          <w:lang w:val="en-GB"/>
        </w:rPr>
      </w:pPr>
    </w:p>
    <w:p w14:paraId="5DDB1FF9" w14:textId="77777777" w:rsidR="000E416E" w:rsidRDefault="000E416E">
      <w:pPr>
        <w:overflowPunct/>
        <w:autoSpaceDE/>
        <w:autoSpaceDN/>
        <w:adjustRightInd/>
        <w:textAlignment w:val="auto"/>
        <w:rPr>
          <w:rFonts w:ascii="Arial" w:hAnsi="Arial" w:cs="Arial"/>
          <w:b/>
          <w:sz w:val="22"/>
          <w:szCs w:val="22"/>
          <w:lang w:val="en-GB"/>
        </w:rPr>
      </w:pPr>
    </w:p>
    <w:p w14:paraId="09D038B0" w14:textId="77777777" w:rsidR="000E416E" w:rsidRDefault="000E416E">
      <w:pPr>
        <w:overflowPunct/>
        <w:autoSpaceDE/>
        <w:autoSpaceDN/>
        <w:adjustRightInd/>
        <w:textAlignment w:val="auto"/>
        <w:rPr>
          <w:rFonts w:ascii="Arial" w:hAnsi="Arial" w:cs="Arial"/>
          <w:b/>
          <w:sz w:val="22"/>
          <w:szCs w:val="22"/>
          <w:lang w:val="en-GB"/>
        </w:rPr>
      </w:pPr>
    </w:p>
    <w:p w14:paraId="1C0BE6C9" w14:textId="77777777" w:rsidR="000E416E" w:rsidRDefault="000E416E">
      <w:pPr>
        <w:overflowPunct/>
        <w:autoSpaceDE/>
        <w:autoSpaceDN/>
        <w:adjustRightInd/>
        <w:textAlignment w:val="auto"/>
        <w:rPr>
          <w:rFonts w:ascii="Arial" w:hAnsi="Arial" w:cs="Arial"/>
          <w:b/>
          <w:sz w:val="22"/>
          <w:szCs w:val="22"/>
          <w:lang w:val="en-GB"/>
        </w:rPr>
      </w:pPr>
    </w:p>
    <w:p w14:paraId="768552BB" w14:textId="77777777" w:rsidR="000E416E" w:rsidRDefault="000E416E">
      <w:pPr>
        <w:overflowPunct/>
        <w:autoSpaceDE/>
        <w:autoSpaceDN/>
        <w:adjustRightInd/>
        <w:textAlignment w:val="auto"/>
        <w:rPr>
          <w:rFonts w:ascii="Arial" w:hAnsi="Arial" w:cs="Arial"/>
          <w:b/>
          <w:sz w:val="22"/>
          <w:szCs w:val="22"/>
          <w:lang w:val="en-GB"/>
        </w:rPr>
      </w:pPr>
    </w:p>
    <w:p w14:paraId="11E26557" w14:textId="77777777" w:rsidR="000E416E" w:rsidRDefault="000E416E">
      <w:pPr>
        <w:overflowPunct/>
        <w:autoSpaceDE/>
        <w:autoSpaceDN/>
        <w:adjustRightInd/>
        <w:textAlignment w:val="auto"/>
        <w:rPr>
          <w:rFonts w:ascii="Arial" w:hAnsi="Arial" w:cs="Arial"/>
          <w:b/>
          <w:sz w:val="22"/>
          <w:szCs w:val="22"/>
          <w:lang w:val="en-GB"/>
        </w:rPr>
      </w:pPr>
    </w:p>
    <w:p w14:paraId="337F646F" w14:textId="77777777" w:rsidR="000E416E" w:rsidRDefault="000E416E">
      <w:pPr>
        <w:overflowPunct/>
        <w:autoSpaceDE/>
        <w:autoSpaceDN/>
        <w:adjustRightInd/>
        <w:textAlignment w:val="auto"/>
        <w:rPr>
          <w:rFonts w:ascii="Arial" w:hAnsi="Arial" w:cs="Arial"/>
          <w:b/>
          <w:sz w:val="22"/>
          <w:szCs w:val="22"/>
          <w:lang w:val="en-GB"/>
        </w:rPr>
      </w:pPr>
    </w:p>
    <w:p w14:paraId="08F6439D" w14:textId="77777777" w:rsidR="000E416E" w:rsidRDefault="000E416E">
      <w:pPr>
        <w:overflowPunct/>
        <w:autoSpaceDE/>
        <w:autoSpaceDN/>
        <w:adjustRightInd/>
        <w:textAlignment w:val="auto"/>
        <w:rPr>
          <w:rFonts w:ascii="Arial" w:hAnsi="Arial" w:cs="Arial"/>
          <w:b/>
          <w:sz w:val="22"/>
          <w:szCs w:val="22"/>
          <w:lang w:val="en-GB"/>
        </w:rPr>
      </w:pPr>
    </w:p>
    <w:p w14:paraId="52E9EC9D" w14:textId="77777777" w:rsidR="000E416E" w:rsidRPr="00FB3017" w:rsidRDefault="000E416E">
      <w:pPr>
        <w:overflowPunct/>
        <w:autoSpaceDE/>
        <w:autoSpaceDN/>
        <w:adjustRightInd/>
        <w:textAlignment w:val="auto"/>
        <w:rPr>
          <w:rFonts w:ascii="Arial" w:hAnsi="Arial" w:cs="Arial"/>
          <w:b/>
          <w:sz w:val="22"/>
          <w:szCs w:val="22"/>
          <w:lang w:val="en-GB"/>
        </w:rPr>
      </w:pPr>
    </w:p>
    <w:p w14:paraId="2BC4F890" w14:textId="6242BD45" w:rsidR="00445742" w:rsidRPr="00131FFB" w:rsidRDefault="00445742" w:rsidP="00131FFB">
      <w:pPr>
        <w:pStyle w:val="ListParagraph"/>
        <w:numPr>
          <w:ilvl w:val="0"/>
          <w:numId w:val="47"/>
        </w:numPr>
        <w:rPr>
          <w:rFonts w:ascii="Arial" w:hAnsi="Arial" w:cs="Arial"/>
          <w:b/>
          <w:sz w:val="22"/>
          <w:szCs w:val="22"/>
          <w:u w:val="single"/>
          <w:lang w:val="en-GB"/>
        </w:rPr>
      </w:pPr>
      <w:bookmarkStart w:id="387" w:name="tpr"/>
      <w:r w:rsidRPr="00131FFB">
        <w:rPr>
          <w:rFonts w:ascii="Arial" w:hAnsi="Arial" w:cs="Arial"/>
          <w:b/>
          <w:sz w:val="22"/>
          <w:szCs w:val="22"/>
          <w:u w:val="single"/>
          <w:lang w:val="en-GB"/>
        </w:rPr>
        <w:t>Deduction Type: TPR</w:t>
      </w:r>
      <w:bookmarkEnd w:id="387"/>
    </w:p>
    <w:p w14:paraId="3601D57C" w14:textId="77777777" w:rsidR="00E967DA" w:rsidRPr="00E967DA" w:rsidRDefault="00E967DA" w:rsidP="00E967DA">
      <w:pPr>
        <w:pStyle w:val="ListParagraph"/>
        <w:rPr>
          <w:rFonts w:ascii="Arial" w:hAnsi="Arial" w:cs="Arial"/>
          <w:b/>
          <w:sz w:val="22"/>
          <w:szCs w:val="22"/>
          <w:u w:val="single"/>
          <w:lang w:val="en-GB"/>
        </w:rPr>
      </w:pPr>
    </w:p>
    <w:p w14:paraId="3E80785D" w14:textId="77777777" w:rsidR="00445742" w:rsidRPr="00FB3017" w:rsidRDefault="00445742" w:rsidP="00445742">
      <w:pPr>
        <w:rPr>
          <w:rFonts w:ascii="Arial" w:hAnsi="Arial" w:cs="Arial"/>
          <w:sz w:val="22"/>
          <w:szCs w:val="22"/>
          <w:lang w:val="en-GB"/>
        </w:rPr>
      </w:pPr>
    </w:p>
    <w:p w14:paraId="61966FA2" w14:textId="77777777" w:rsidR="00445742" w:rsidRPr="00FB3017" w:rsidRDefault="00FB3017" w:rsidP="00445742">
      <w:pPr>
        <w:overflowPunct/>
        <w:textAlignment w:val="auto"/>
        <w:rPr>
          <w:rFonts w:ascii="Arial" w:hAnsi="Arial" w:cs="Arial"/>
          <w:lang w:val="en-US"/>
        </w:rPr>
      </w:pPr>
      <w:r w:rsidRPr="00FB3017">
        <w:rPr>
          <w:rFonts w:ascii="Arial" w:hAnsi="Arial" w:cs="Arial"/>
          <w:sz w:val="11"/>
          <w:szCs w:val="11"/>
          <w:lang w:val="en-US"/>
        </w:rPr>
        <w:t xml:space="preserve">            </w:t>
      </w:r>
      <w:r w:rsidR="00445742" w:rsidRPr="00FB3017">
        <w:rPr>
          <w:rFonts w:ascii="Arial" w:hAnsi="Arial" w:cs="Arial"/>
          <w:sz w:val="11"/>
          <w:szCs w:val="11"/>
          <w:lang w:val="en-US"/>
        </w:rPr>
        <w:t xml:space="preserve"> </w:t>
      </w:r>
      <w:r w:rsidR="00445742" w:rsidRPr="00FB3017">
        <w:rPr>
          <w:rFonts w:ascii="Arial" w:hAnsi="Arial" w:cs="Arial"/>
          <w:lang w:val="en-US"/>
        </w:rPr>
        <w:t>A TPR (Temporary Price Reduction) allowance is offered to the customer to reduce the retail price for shelf tags,</w:t>
      </w:r>
    </w:p>
    <w:p w14:paraId="6345909C" w14:textId="77777777" w:rsidR="00445742" w:rsidRPr="00FB3017" w:rsidRDefault="00445742" w:rsidP="00445742">
      <w:pPr>
        <w:overflowPunct/>
        <w:ind w:firstLine="720"/>
        <w:textAlignment w:val="auto"/>
        <w:rPr>
          <w:rFonts w:ascii="Arial" w:hAnsi="Arial" w:cs="Arial"/>
          <w:lang w:val="en-US"/>
        </w:rPr>
      </w:pPr>
      <w:r w:rsidRPr="00FB3017">
        <w:rPr>
          <w:rFonts w:ascii="Arial" w:hAnsi="Arial" w:cs="Arial"/>
          <w:lang w:val="en-US"/>
        </w:rPr>
        <w:t>offered to the customer as a lump sum.</w:t>
      </w:r>
    </w:p>
    <w:p w14:paraId="7EC9AD0D" w14:textId="77777777" w:rsidR="00445742" w:rsidRPr="00FB3017" w:rsidRDefault="00445742" w:rsidP="00445742">
      <w:pPr>
        <w:overflowPunct/>
        <w:ind w:firstLine="720"/>
        <w:textAlignment w:val="auto"/>
        <w:rPr>
          <w:rFonts w:ascii="Arial" w:hAnsi="Arial" w:cs="Arial"/>
          <w:lang w:val="en-US"/>
        </w:rPr>
      </w:pPr>
    </w:p>
    <w:p w14:paraId="1A00B9A5" w14:textId="77777777" w:rsidR="00445742" w:rsidRPr="00FB3017" w:rsidRDefault="00E515E3" w:rsidP="00445742">
      <w:pPr>
        <w:ind w:left="720"/>
        <w:rPr>
          <w:rFonts w:ascii="Arial" w:hAnsi="Arial" w:cs="Arial"/>
          <w:sz w:val="22"/>
          <w:szCs w:val="22"/>
          <w:lang w:val="en-GB"/>
        </w:rPr>
      </w:pPr>
      <w:r w:rsidRPr="00FB3017">
        <w:rPr>
          <w:rFonts w:ascii="Arial" w:hAnsi="Arial" w:cs="Arial"/>
        </w:rPr>
        <w:object w:dxaOrig="19100" w:dyaOrig="7994" w14:anchorId="257473C2">
          <v:shape id="_x0000_i1039" type="#_x0000_t75" style="width:489.75pt;height:237.75pt" o:ole="">
            <v:imagedata r:id="rId111" o:title=""/>
          </v:shape>
          <o:OLEObject Type="Embed" ProgID="Visio.Drawing.11" ShapeID="_x0000_i1039" DrawAspect="Content" ObjectID="_1845519986" r:id="rId112"/>
        </w:object>
      </w:r>
    </w:p>
    <w:p w14:paraId="28DEB467" w14:textId="77777777" w:rsidR="00402CFF" w:rsidRPr="00FB3017" w:rsidRDefault="00402CFF" w:rsidP="00445742">
      <w:pPr>
        <w:ind w:left="720"/>
        <w:rPr>
          <w:rFonts w:ascii="Arial" w:hAnsi="Arial" w:cs="Arial"/>
          <w:sz w:val="22"/>
          <w:szCs w:val="22"/>
          <w:lang w:val="en-GB"/>
        </w:rPr>
      </w:pPr>
    </w:p>
    <w:p w14:paraId="02BB9582" w14:textId="77777777" w:rsidR="00402CFF" w:rsidRPr="00FB3017" w:rsidRDefault="00402CFF" w:rsidP="00445742">
      <w:pPr>
        <w:ind w:left="720"/>
        <w:rPr>
          <w:rFonts w:ascii="Arial" w:hAnsi="Arial" w:cs="Arial"/>
          <w:sz w:val="22"/>
          <w:szCs w:val="22"/>
          <w:lang w:val="en-GB"/>
        </w:rPr>
      </w:pPr>
    </w:p>
    <w:p w14:paraId="716357A4" w14:textId="77777777" w:rsidR="00402CFF" w:rsidRPr="00FB3017" w:rsidRDefault="00402CFF" w:rsidP="00445742">
      <w:pPr>
        <w:ind w:left="720"/>
        <w:rPr>
          <w:rFonts w:ascii="Arial" w:hAnsi="Arial" w:cs="Arial"/>
          <w:sz w:val="22"/>
          <w:szCs w:val="22"/>
          <w:lang w:val="en-GB"/>
        </w:rPr>
      </w:pPr>
    </w:p>
    <w:p w14:paraId="0B26305C" w14:textId="77777777" w:rsidR="00402CFF" w:rsidRPr="00FB3017" w:rsidRDefault="00402CFF" w:rsidP="00445742">
      <w:pPr>
        <w:ind w:left="720"/>
        <w:rPr>
          <w:rFonts w:ascii="Arial" w:hAnsi="Arial" w:cs="Arial"/>
          <w:sz w:val="22"/>
          <w:szCs w:val="22"/>
          <w:lang w:val="en-GB"/>
        </w:rPr>
      </w:pPr>
    </w:p>
    <w:p w14:paraId="5319F4B0" w14:textId="77777777" w:rsidR="00402CFF" w:rsidRPr="00FB3017" w:rsidRDefault="00402CFF" w:rsidP="00445742">
      <w:pPr>
        <w:ind w:left="720"/>
        <w:rPr>
          <w:rFonts w:ascii="Arial" w:hAnsi="Arial" w:cs="Arial"/>
          <w:sz w:val="22"/>
          <w:szCs w:val="22"/>
          <w:lang w:val="en-GB"/>
        </w:rPr>
      </w:pPr>
    </w:p>
    <w:p w14:paraId="25CCF7C7" w14:textId="77777777" w:rsidR="00402CFF" w:rsidRPr="00FB3017" w:rsidRDefault="00402CFF" w:rsidP="00445742">
      <w:pPr>
        <w:ind w:left="720"/>
        <w:rPr>
          <w:rFonts w:ascii="Arial" w:hAnsi="Arial" w:cs="Arial"/>
          <w:sz w:val="22"/>
          <w:szCs w:val="22"/>
          <w:lang w:val="en-GB"/>
        </w:rPr>
      </w:pPr>
    </w:p>
    <w:p w14:paraId="434A6017" w14:textId="77777777" w:rsidR="00402CFF" w:rsidRPr="00FB3017" w:rsidRDefault="00402CFF" w:rsidP="00445742">
      <w:pPr>
        <w:ind w:left="720"/>
        <w:rPr>
          <w:rFonts w:ascii="Arial" w:hAnsi="Arial" w:cs="Arial"/>
          <w:sz w:val="22"/>
          <w:szCs w:val="22"/>
          <w:lang w:val="en-GB"/>
        </w:rPr>
      </w:pPr>
    </w:p>
    <w:p w14:paraId="1755212F" w14:textId="77777777" w:rsidR="00402CFF" w:rsidRPr="00FB3017" w:rsidRDefault="00402CFF" w:rsidP="00445742">
      <w:pPr>
        <w:ind w:left="720"/>
        <w:rPr>
          <w:rFonts w:ascii="Arial" w:hAnsi="Arial" w:cs="Arial"/>
          <w:sz w:val="22"/>
          <w:szCs w:val="22"/>
          <w:lang w:val="en-GB"/>
        </w:rPr>
      </w:pPr>
    </w:p>
    <w:p w14:paraId="37E6BED9" w14:textId="77777777" w:rsidR="00402CFF" w:rsidRPr="00FB3017" w:rsidRDefault="00402CFF" w:rsidP="00445742">
      <w:pPr>
        <w:ind w:left="720"/>
        <w:rPr>
          <w:rFonts w:ascii="Arial" w:hAnsi="Arial" w:cs="Arial"/>
          <w:sz w:val="22"/>
          <w:szCs w:val="22"/>
          <w:lang w:val="en-GB"/>
        </w:rPr>
      </w:pPr>
    </w:p>
    <w:p w14:paraId="2A345C35" w14:textId="77777777" w:rsidR="00402CFF" w:rsidRPr="00FB3017" w:rsidRDefault="00402CFF" w:rsidP="00445742">
      <w:pPr>
        <w:ind w:left="720"/>
        <w:rPr>
          <w:rFonts w:ascii="Arial" w:hAnsi="Arial" w:cs="Arial"/>
          <w:sz w:val="22"/>
          <w:szCs w:val="22"/>
          <w:lang w:val="en-GB"/>
        </w:rPr>
      </w:pPr>
    </w:p>
    <w:p w14:paraId="35C21AC5" w14:textId="77777777" w:rsidR="00402CFF" w:rsidRPr="00FB3017" w:rsidRDefault="00402CFF" w:rsidP="00445742">
      <w:pPr>
        <w:ind w:left="720"/>
        <w:rPr>
          <w:rFonts w:ascii="Arial" w:hAnsi="Arial" w:cs="Arial"/>
          <w:sz w:val="22"/>
          <w:szCs w:val="22"/>
          <w:lang w:val="en-GB"/>
        </w:rPr>
      </w:pPr>
    </w:p>
    <w:p w14:paraId="7289D646" w14:textId="77777777" w:rsidR="00402CFF" w:rsidRPr="00FB3017" w:rsidRDefault="00402CFF" w:rsidP="00445742">
      <w:pPr>
        <w:ind w:left="720"/>
        <w:rPr>
          <w:rFonts w:ascii="Arial" w:hAnsi="Arial" w:cs="Arial"/>
          <w:sz w:val="22"/>
          <w:szCs w:val="22"/>
          <w:lang w:val="en-GB"/>
        </w:rPr>
      </w:pPr>
    </w:p>
    <w:p w14:paraId="2CEE2C0C" w14:textId="77777777" w:rsidR="00402CFF" w:rsidRPr="00FB3017" w:rsidRDefault="00402CFF" w:rsidP="00445742">
      <w:pPr>
        <w:ind w:left="720"/>
        <w:rPr>
          <w:rFonts w:ascii="Arial" w:hAnsi="Arial" w:cs="Arial"/>
          <w:sz w:val="22"/>
          <w:szCs w:val="22"/>
          <w:lang w:val="en-GB"/>
        </w:rPr>
      </w:pPr>
    </w:p>
    <w:p w14:paraId="481CA27F" w14:textId="77777777" w:rsidR="00402CFF" w:rsidRPr="00FB3017" w:rsidRDefault="00402CFF" w:rsidP="00445742">
      <w:pPr>
        <w:ind w:left="720"/>
        <w:rPr>
          <w:rFonts w:ascii="Arial" w:hAnsi="Arial" w:cs="Arial"/>
          <w:sz w:val="22"/>
          <w:szCs w:val="22"/>
          <w:lang w:val="en-GB"/>
        </w:rPr>
      </w:pPr>
    </w:p>
    <w:p w14:paraId="0D92CFAF" w14:textId="77777777" w:rsidR="00402CFF" w:rsidRPr="00FB3017" w:rsidRDefault="00402CFF" w:rsidP="00445742">
      <w:pPr>
        <w:ind w:left="720"/>
        <w:rPr>
          <w:rFonts w:ascii="Arial" w:hAnsi="Arial" w:cs="Arial"/>
          <w:sz w:val="22"/>
          <w:szCs w:val="22"/>
          <w:lang w:val="en-GB"/>
        </w:rPr>
      </w:pPr>
    </w:p>
    <w:p w14:paraId="5436357B" w14:textId="77777777" w:rsidR="00402CFF" w:rsidRPr="00FB3017" w:rsidRDefault="00402CFF" w:rsidP="00445742">
      <w:pPr>
        <w:ind w:left="720"/>
        <w:rPr>
          <w:rFonts w:ascii="Arial" w:hAnsi="Arial" w:cs="Arial"/>
          <w:sz w:val="22"/>
          <w:szCs w:val="22"/>
          <w:lang w:val="en-GB"/>
        </w:rPr>
      </w:pPr>
    </w:p>
    <w:p w14:paraId="35FB9EEC" w14:textId="110C9735" w:rsidR="005B363C" w:rsidRDefault="005B363C" w:rsidP="00445742">
      <w:pPr>
        <w:rPr>
          <w:rFonts w:ascii="Arial" w:hAnsi="Arial" w:cs="Arial"/>
          <w:b/>
          <w:lang w:val="en-GB"/>
        </w:rPr>
      </w:pPr>
    </w:p>
    <w:p w14:paraId="097C193B" w14:textId="77777777" w:rsidR="00420559" w:rsidRDefault="00420559" w:rsidP="00445742">
      <w:pPr>
        <w:rPr>
          <w:rFonts w:ascii="Arial" w:hAnsi="Arial" w:cs="Arial"/>
          <w:b/>
          <w:lang w:val="en-GB"/>
        </w:rPr>
      </w:pPr>
    </w:p>
    <w:p w14:paraId="2B118D12" w14:textId="5B5DA396" w:rsidR="005B363C" w:rsidRDefault="005B363C" w:rsidP="00445742">
      <w:pPr>
        <w:rPr>
          <w:rFonts w:ascii="Arial" w:hAnsi="Arial" w:cs="Arial"/>
          <w:b/>
          <w:lang w:val="en-GB"/>
        </w:rPr>
      </w:pPr>
    </w:p>
    <w:p w14:paraId="3259863D" w14:textId="2F7F9659" w:rsidR="005B363C" w:rsidRDefault="005B363C" w:rsidP="00445742">
      <w:pPr>
        <w:rPr>
          <w:rFonts w:ascii="Arial" w:hAnsi="Arial" w:cs="Arial"/>
          <w:b/>
          <w:lang w:val="en-GB"/>
        </w:rPr>
      </w:pPr>
    </w:p>
    <w:p w14:paraId="4CB7930C" w14:textId="39910E79" w:rsidR="005B363C" w:rsidRDefault="005B363C" w:rsidP="00445742">
      <w:pPr>
        <w:rPr>
          <w:rFonts w:ascii="Arial" w:hAnsi="Arial" w:cs="Arial"/>
          <w:b/>
          <w:lang w:val="en-GB"/>
        </w:rPr>
      </w:pPr>
    </w:p>
    <w:p w14:paraId="0CE50D01" w14:textId="77777777" w:rsidR="005B363C" w:rsidRPr="00FB3017" w:rsidRDefault="005B363C" w:rsidP="00445742">
      <w:pPr>
        <w:rPr>
          <w:rFonts w:ascii="Arial" w:hAnsi="Arial" w:cs="Arial"/>
          <w:b/>
          <w:lang w:val="en-GB"/>
        </w:rPr>
      </w:pPr>
    </w:p>
    <w:p w14:paraId="1F64565E" w14:textId="0F91823A" w:rsidR="00D17CED" w:rsidRPr="00FB3017" w:rsidRDefault="00D17CED">
      <w:pPr>
        <w:overflowPunct/>
        <w:autoSpaceDE/>
        <w:autoSpaceDN/>
        <w:adjustRightInd/>
        <w:textAlignment w:val="auto"/>
        <w:rPr>
          <w:rFonts w:ascii="Arial" w:hAnsi="Arial" w:cs="Arial"/>
          <w:b/>
          <w:lang w:val="en-GB"/>
        </w:rPr>
      </w:pPr>
    </w:p>
    <w:p w14:paraId="67520573" w14:textId="77777777" w:rsidR="00BB6A94" w:rsidRPr="00FB3017" w:rsidRDefault="00BB6A94" w:rsidP="00445742">
      <w:pPr>
        <w:rPr>
          <w:rFonts w:ascii="Arial" w:hAnsi="Arial" w:cs="Arial"/>
          <w:b/>
          <w:lang w:val="en-GB"/>
        </w:rPr>
      </w:pPr>
    </w:p>
    <w:p w14:paraId="50A7FA8C" w14:textId="36E6D7F3" w:rsidR="009161F8" w:rsidRPr="00FB3017" w:rsidRDefault="009161F8" w:rsidP="009161F8">
      <w:pPr>
        <w:overflowPunct/>
        <w:autoSpaceDE/>
        <w:autoSpaceDN/>
        <w:adjustRightInd/>
        <w:textAlignment w:val="auto"/>
        <w:rPr>
          <w:rFonts w:ascii="Arial" w:hAnsi="Arial" w:cs="Arial"/>
          <w:b/>
          <w:bCs/>
          <w:szCs w:val="22"/>
        </w:rPr>
      </w:pPr>
      <w:r>
        <w:rPr>
          <w:rFonts w:ascii="Arial" w:hAnsi="Arial" w:cs="Arial"/>
          <w:b/>
          <w:bCs/>
          <w:sz w:val="22"/>
          <w:szCs w:val="22"/>
        </w:rPr>
        <w:t>1</w:t>
      </w:r>
      <w:r w:rsidRPr="00FB3017">
        <w:rPr>
          <w:rFonts w:ascii="Arial" w:hAnsi="Arial" w:cs="Arial"/>
          <w:b/>
          <w:noProof/>
          <w:szCs w:val="22"/>
          <w:lang w:val="en-US"/>
        </w:rPr>
        <w:t>2.</w:t>
      </w:r>
      <w:r w:rsidR="00420559">
        <w:rPr>
          <w:rFonts w:ascii="Arial" w:hAnsi="Arial" w:cs="Arial"/>
          <w:b/>
          <w:noProof/>
          <w:szCs w:val="22"/>
          <w:lang w:val="en-US"/>
        </w:rPr>
        <w:t>1</w:t>
      </w:r>
      <w:r w:rsidRPr="00FB3017">
        <w:rPr>
          <w:rFonts w:ascii="Arial" w:hAnsi="Arial" w:cs="Arial"/>
          <w:b/>
          <w:noProof/>
          <w:szCs w:val="22"/>
          <w:lang w:val="en-US"/>
        </w:rPr>
        <w:tab/>
        <w:t>Customer Invoice for TPR,</w:t>
      </w:r>
      <w:r w:rsidRPr="00FB3017">
        <w:rPr>
          <w:rFonts w:ascii="Arial" w:hAnsi="Arial" w:cs="Arial"/>
          <w:b/>
          <w:bCs/>
          <w:szCs w:val="22"/>
        </w:rPr>
        <w:t xml:space="preserve"> </w:t>
      </w:r>
      <w:r w:rsidRPr="00FB3017">
        <w:rPr>
          <w:rFonts w:ascii="Arial" w:hAnsi="Arial" w:cs="Arial"/>
          <w:b/>
          <w:noProof/>
          <w:szCs w:val="22"/>
          <w:lang w:val="en-US"/>
        </w:rPr>
        <w:t xml:space="preserve">Example </w:t>
      </w:r>
      <w:r w:rsidR="00420559">
        <w:rPr>
          <w:rFonts w:ascii="Arial" w:hAnsi="Arial" w:cs="Arial"/>
          <w:b/>
          <w:noProof/>
          <w:szCs w:val="22"/>
          <w:lang w:val="en-US"/>
        </w:rPr>
        <w:t>1</w:t>
      </w:r>
      <w:r w:rsidRPr="00FB3017">
        <w:rPr>
          <w:rFonts w:ascii="Arial" w:hAnsi="Arial" w:cs="Arial"/>
          <w:b/>
          <w:noProof/>
          <w:szCs w:val="22"/>
          <w:lang w:val="en-US"/>
        </w:rPr>
        <w:t>:</w:t>
      </w:r>
    </w:p>
    <w:p w14:paraId="5743AAAB" w14:textId="5BD542B8" w:rsidR="009161F8" w:rsidRPr="00FB3017" w:rsidRDefault="00666247" w:rsidP="009161F8">
      <w:pPr>
        <w:overflowPunct/>
        <w:autoSpaceDE/>
        <w:autoSpaceDN/>
        <w:adjustRightInd/>
        <w:textAlignment w:val="auto"/>
        <w:rPr>
          <w:rFonts w:ascii="Arial" w:hAnsi="Arial" w:cs="Arial"/>
          <w:b/>
          <w:bCs/>
          <w:sz w:val="22"/>
          <w:szCs w:val="22"/>
        </w:rPr>
      </w:pPr>
      <w:r w:rsidRPr="00FB3017">
        <w:rPr>
          <w:rFonts w:ascii="Arial" w:hAnsi="Arial" w:cs="Arial"/>
          <w:noProof/>
          <w:lang w:val="en-US"/>
        </w:rPr>
        <mc:AlternateContent>
          <mc:Choice Requires="wps">
            <w:drawing>
              <wp:anchor distT="0" distB="0" distL="114300" distR="114300" simplePos="0" relativeHeight="251962880" behindDoc="0" locked="0" layoutInCell="1" allowOverlap="1" wp14:anchorId="3A2222E7" wp14:editId="22537C2E">
                <wp:simplePos x="0" y="0"/>
                <wp:positionH relativeFrom="column">
                  <wp:posOffset>5479962</wp:posOffset>
                </wp:positionH>
                <wp:positionV relativeFrom="paragraph">
                  <wp:posOffset>4074485</wp:posOffset>
                </wp:positionV>
                <wp:extent cx="635000" cy="762000"/>
                <wp:effectExtent l="57150" t="15875" r="12700" b="50800"/>
                <wp:wrapNone/>
                <wp:docPr id="1093" name="AutoShape 1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00" cy="762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2FEBF9" id="AutoShape 1627" o:spid="_x0000_s1026" type="#_x0000_t32" style="position:absolute;margin-left:431.5pt;margin-top:320.85pt;width:50pt;height:60pt;flip:x;z-index:25196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" strokeweight="1.5pt">
                <v:stroke endarrow="block"/>
                <v:shadow color="#868686"/>
              </v:shape>
            </w:pict>
          </mc:Fallback>
        </mc:AlternateContent>
      </w:r>
      <w:r w:rsidRPr="00FB3017">
        <w:rPr>
          <w:rFonts w:ascii="Arial" w:hAnsi="Arial" w:cs="Arial"/>
          <w:noProof/>
          <w:lang w:val="en-US"/>
        </w:rPr>
        <mc:AlternateContent>
          <mc:Choice Requires="wps">
            <w:drawing>
              <wp:anchor distT="0" distB="0" distL="114300" distR="114300" simplePos="0" relativeHeight="251960832" behindDoc="0" locked="0" layoutInCell="1" allowOverlap="1" wp14:anchorId="3A77CDFD" wp14:editId="5C48B6F6">
                <wp:simplePos x="0" y="0"/>
                <wp:positionH relativeFrom="column">
                  <wp:posOffset>6112274</wp:posOffset>
                </wp:positionH>
                <wp:positionV relativeFrom="paragraph">
                  <wp:posOffset>3079174</wp:posOffset>
                </wp:positionV>
                <wp:extent cx="701749" cy="1089911"/>
                <wp:effectExtent l="0" t="0" r="22225" b="15240"/>
                <wp:wrapNone/>
                <wp:docPr id="1092" name="Rectangle 16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749" cy="1089911"/>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F1594" id="Rectangle 1625" o:spid="_x0000_s1026" style="position:absolute;margin-left:481.3pt;margin-top:242.45pt;width:55.25pt;height:85.8pt;z-index:25196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" filled="f" strokecolor="red" strokeweight="1.5pt">
                <v:shadow color="#868686"/>
              </v:rect>
            </w:pict>
          </mc:Fallback>
        </mc:AlternateContent>
      </w:r>
      <w:r>
        <w:rPr>
          <w:noProof/>
        </w:rPr>
        <w:drawing>
          <wp:inline distT="0" distB="0" distL="0" distR="0" wp14:anchorId="1024DB16" wp14:editId="39AAE10F">
            <wp:extent cx="6831965" cy="4705985"/>
            <wp:effectExtent l="19050" t="19050" r="26035" b="18415"/>
            <wp:docPr id="1509" name="Picture 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831965" cy="4705985"/>
                    </a:xfrm>
                    <a:prstGeom prst="rect">
                      <a:avLst/>
                    </a:prstGeom>
                    <a:ln w="12700">
                      <a:solidFill>
                        <a:schemeClr val="tx1"/>
                      </a:solidFill>
                    </a:ln>
                  </pic:spPr>
                </pic:pic>
              </a:graphicData>
            </a:graphic>
          </wp:inline>
        </w:drawing>
      </w:r>
    </w:p>
    <w:p w14:paraId="59F74BD8" w14:textId="77777777" w:rsidR="009161F8" w:rsidRPr="00FB3017" w:rsidRDefault="009161F8" w:rsidP="009161F8">
      <w:pPr>
        <w:pStyle w:val="ListParagraph"/>
        <w:overflowPunct/>
        <w:autoSpaceDE/>
        <w:autoSpaceDN/>
        <w:adjustRightInd/>
        <w:ind w:left="375"/>
        <w:textAlignment w:val="auto"/>
        <w:rPr>
          <w:rFonts w:ascii="Arial" w:hAnsi="Arial" w:cs="Arial"/>
          <w:b/>
          <w:noProof/>
          <w:szCs w:val="22"/>
          <w:lang w:val="en-US"/>
        </w:rPr>
      </w:pPr>
      <w:r w:rsidRPr="00FB3017">
        <w:rPr>
          <w:rFonts w:ascii="Arial" w:hAnsi="Arial" w:cs="Arial"/>
          <w:noProof/>
          <w:lang w:val="en-US"/>
        </w:rPr>
        <mc:AlternateContent>
          <mc:Choice Requires="wps">
            <w:drawing>
              <wp:anchor distT="0" distB="0" distL="114300" distR="114300" simplePos="0" relativeHeight="251961856" behindDoc="0" locked="0" layoutInCell="1" allowOverlap="1" wp14:anchorId="0DFD5579" wp14:editId="5EC0D473">
                <wp:simplePos x="0" y="0"/>
                <wp:positionH relativeFrom="column">
                  <wp:posOffset>4772542</wp:posOffset>
                </wp:positionH>
                <wp:positionV relativeFrom="paragraph">
                  <wp:posOffset>91558</wp:posOffset>
                </wp:positionV>
                <wp:extent cx="1470660" cy="446568"/>
                <wp:effectExtent l="0" t="0" r="15240" b="10795"/>
                <wp:wrapNone/>
                <wp:docPr id="1091" name="Text Box 1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0660" cy="446568"/>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3D5875" w14:textId="793097D6" w:rsidR="00257BB1" w:rsidRPr="00D8343E" w:rsidRDefault="00257BB1" w:rsidP="009161F8">
                            <w:pPr>
                              <w:rPr>
                                <w:rFonts w:ascii="Arial" w:hAnsi="Arial" w:cs="Arial"/>
                                <w:sz w:val="16"/>
                                <w:szCs w:val="16"/>
                              </w:rPr>
                            </w:pPr>
                            <w:r w:rsidRPr="00666247">
                              <w:rPr>
                                <w:rFonts w:ascii="Arial" w:hAnsi="Arial" w:cs="Arial"/>
                                <w:sz w:val="16"/>
                                <w:u w:val="single"/>
                              </w:rPr>
                              <w:t>Fee Reason</w:t>
                            </w:r>
                            <w:r>
                              <w:rPr>
                                <w:rFonts w:ascii="Arial" w:hAnsi="Arial" w:cs="Arial"/>
                                <w:sz w:val="16"/>
                              </w:rPr>
                              <w:t>:The Fee Reason says “TPR” fee for $750.</w:t>
                            </w:r>
                          </w:p>
                          <w:p w14:paraId="1F776031" w14:textId="77777777" w:rsidR="00257BB1" w:rsidRPr="00356DAF" w:rsidRDefault="00257BB1" w:rsidP="009161F8">
                            <w:pPr>
                              <w:rPr>
                                <w:rFonts w:ascii="Arial" w:hAnsi="Arial" w:cs="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D5579" id="Text Box 1626" o:spid="_x0000_s1148" type="#_x0000_t202" style="position:absolute;left:0;text-align:left;margin-left:375.8pt;margin-top:7.2pt;width:115.8pt;height:35.15pt;z-index:25196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" fillcolor="#8db3e2" strokeweight="1.5pt">
                <v:shadow color="#868686"/>
                <v:textbox>
                  <w:txbxContent>
                    <w:p w14:paraId="6F3D5875" w14:textId="793097D6" w:rsidR="00257BB1" w:rsidRPr="00D8343E" w:rsidRDefault="00257BB1" w:rsidP="009161F8">
                      <w:pPr>
                        <w:rPr>
                          <w:rFonts w:ascii="Arial" w:hAnsi="Arial" w:cs="Arial"/>
                          <w:sz w:val="16"/>
                          <w:szCs w:val="16"/>
                        </w:rPr>
                      </w:pPr>
                      <w:r w:rsidRPr="00666247">
                        <w:rPr>
                          <w:rFonts w:ascii="Arial" w:hAnsi="Arial" w:cs="Arial"/>
                          <w:sz w:val="16"/>
                          <w:u w:val="single"/>
                        </w:rPr>
                        <w:t>Fee Reason</w:t>
                      </w:r>
                      <w:r>
                        <w:rPr>
                          <w:rFonts w:ascii="Arial" w:hAnsi="Arial" w:cs="Arial"/>
                          <w:sz w:val="16"/>
                        </w:rPr>
                        <w:t>:The Fee Reason says “TPR” fee for $750.</w:t>
                      </w:r>
                    </w:p>
                    <w:p w14:paraId="1F776031" w14:textId="77777777" w:rsidR="00257BB1" w:rsidRPr="00356DAF" w:rsidRDefault="00257BB1" w:rsidP="009161F8">
                      <w:pPr>
                        <w:rPr>
                          <w:rFonts w:ascii="Arial" w:hAnsi="Arial" w:cs="Arial"/>
                          <w:sz w:val="16"/>
                        </w:rPr>
                      </w:pPr>
                    </w:p>
                  </w:txbxContent>
                </v:textbox>
              </v:shape>
            </w:pict>
          </mc:Fallback>
        </mc:AlternateContent>
      </w:r>
    </w:p>
    <w:p w14:paraId="7F25829E" w14:textId="77777777" w:rsidR="009161F8" w:rsidRPr="00FB3017" w:rsidRDefault="009161F8" w:rsidP="009161F8">
      <w:pPr>
        <w:pStyle w:val="ListParagraph"/>
        <w:overflowPunct/>
        <w:autoSpaceDE/>
        <w:autoSpaceDN/>
        <w:adjustRightInd/>
        <w:ind w:left="375"/>
        <w:textAlignment w:val="auto"/>
        <w:rPr>
          <w:rFonts w:ascii="Arial" w:hAnsi="Arial" w:cs="Arial"/>
          <w:b/>
          <w:noProof/>
          <w:szCs w:val="22"/>
          <w:lang w:val="en-US"/>
        </w:rPr>
      </w:pPr>
    </w:p>
    <w:p w14:paraId="5D10EFD7" w14:textId="77777777" w:rsidR="009161F8" w:rsidRPr="00FB3017" w:rsidRDefault="009161F8" w:rsidP="009161F8">
      <w:pPr>
        <w:pStyle w:val="ListParagraph"/>
        <w:overflowPunct/>
        <w:autoSpaceDE/>
        <w:autoSpaceDN/>
        <w:adjustRightInd/>
        <w:ind w:left="375"/>
        <w:textAlignment w:val="auto"/>
        <w:rPr>
          <w:rFonts w:ascii="Arial" w:hAnsi="Arial" w:cs="Arial"/>
          <w:b/>
          <w:noProof/>
          <w:szCs w:val="22"/>
          <w:lang w:val="en-US"/>
        </w:rPr>
      </w:pPr>
    </w:p>
    <w:p w14:paraId="6DCE0277" w14:textId="429067DC" w:rsidR="009161F8" w:rsidRPr="00FB3017" w:rsidRDefault="009161F8" w:rsidP="009161F8">
      <w:pPr>
        <w:pStyle w:val="ListParagraph"/>
        <w:overflowPunct/>
        <w:autoSpaceDE/>
        <w:autoSpaceDN/>
        <w:adjustRightInd/>
        <w:ind w:left="375"/>
        <w:textAlignment w:val="auto"/>
        <w:rPr>
          <w:rFonts w:ascii="Arial" w:hAnsi="Arial" w:cs="Arial"/>
          <w:b/>
          <w:noProof/>
          <w:szCs w:val="22"/>
          <w:lang w:val="en-US"/>
        </w:rPr>
      </w:pPr>
    </w:p>
    <w:p w14:paraId="134176A2" w14:textId="77777777" w:rsidR="009161F8" w:rsidRPr="00FB3017" w:rsidRDefault="009161F8" w:rsidP="009161F8">
      <w:pPr>
        <w:pStyle w:val="ListParagraph"/>
        <w:overflowPunct/>
        <w:autoSpaceDE/>
        <w:autoSpaceDN/>
        <w:adjustRightInd/>
        <w:ind w:left="375"/>
        <w:textAlignment w:val="auto"/>
        <w:rPr>
          <w:rFonts w:ascii="Arial" w:hAnsi="Arial" w:cs="Arial"/>
          <w:b/>
          <w:noProof/>
          <w:szCs w:val="22"/>
          <w:lang w:val="en-US"/>
        </w:rPr>
      </w:pPr>
    </w:p>
    <w:p w14:paraId="5170F1CD" w14:textId="77777777" w:rsidR="009161F8" w:rsidRPr="00FB3017" w:rsidRDefault="009161F8" w:rsidP="009161F8">
      <w:pPr>
        <w:pStyle w:val="ListParagraph"/>
        <w:overflowPunct/>
        <w:autoSpaceDE/>
        <w:autoSpaceDN/>
        <w:adjustRightInd/>
        <w:ind w:left="375"/>
        <w:textAlignment w:val="auto"/>
        <w:rPr>
          <w:rFonts w:ascii="Arial" w:hAnsi="Arial" w:cs="Arial"/>
          <w:b/>
          <w:noProof/>
          <w:szCs w:val="22"/>
          <w:lang w:val="en-US"/>
        </w:rPr>
      </w:pPr>
    </w:p>
    <w:p w14:paraId="74F93437" w14:textId="77777777" w:rsidR="009161F8" w:rsidRPr="00FB3017" w:rsidRDefault="009161F8" w:rsidP="009161F8">
      <w:pPr>
        <w:pStyle w:val="ListParagraph"/>
        <w:overflowPunct/>
        <w:autoSpaceDE/>
        <w:autoSpaceDN/>
        <w:adjustRightInd/>
        <w:ind w:left="375"/>
        <w:textAlignment w:val="auto"/>
        <w:rPr>
          <w:rFonts w:ascii="Arial" w:hAnsi="Arial" w:cs="Arial"/>
          <w:b/>
          <w:noProof/>
          <w:szCs w:val="22"/>
          <w:lang w:val="en-US"/>
        </w:rPr>
      </w:pPr>
    </w:p>
    <w:p w14:paraId="17550DA8" w14:textId="77777777" w:rsidR="009161F8" w:rsidRDefault="009161F8">
      <w:pPr>
        <w:overflowPunct/>
        <w:autoSpaceDE/>
        <w:autoSpaceDN/>
        <w:adjustRightInd/>
        <w:textAlignment w:val="auto"/>
        <w:rPr>
          <w:rFonts w:ascii="Arial" w:hAnsi="Arial" w:cs="Arial"/>
          <w:b/>
          <w:lang w:val="en-GB"/>
        </w:rPr>
      </w:pPr>
      <w:r>
        <w:rPr>
          <w:rFonts w:ascii="Arial" w:hAnsi="Arial" w:cs="Arial"/>
          <w:b/>
          <w:lang w:val="en-GB"/>
        </w:rPr>
        <w:br w:type="page"/>
      </w:r>
    </w:p>
    <w:p w14:paraId="34F99A42" w14:textId="1458D1A9" w:rsidR="00EF4C1A" w:rsidRPr="00FB3017" w:rsidRDefault="00445742" w:rsidP="00445742">
      <w:pPr>
        <w:rPr>
          <w:rFonts w:ascii="Arial" w:hAnsi="Arial" w:cs="Arial"/>
          <w:lang w:val="en-GB"/>
        </w:rPr>
      </w:pPr>
      <w:r w:rsidRPr="00FB3017">
        <w:rPr>
          <w:rFonts w:ascii="Arial" w:hAnsi="Arial" w:cs="Arial"/>
          <w:b/>
          <w:lang w:val="en-GB"/>
        </w:rPr>
        <w:lastRenderedPageBreak/>
        <w:t>12.</w:t>
      </w:r>
      <w:r w:rsidR="00420559">
        <w:rPr>
          <w:rFonts w:ascii="Arial" w:hAnsi="Arial" w:cs="Arial"/>
          <w:b/>
          <w:lang w:val="en-GB"/>
        </w:rPr>
        <w:t>1</w:t>
      </w:r>
      <w:r w:rsidRPr="00FB3017">
        <w:rPr>
          <w:rFonts w:ascii="Arial" w:hAnsi="Arial" w:cs="Arial"/>
          <w:b/>
          <w:lang w:val="en-GB"/>
        </w:rPr>
        <w:tab/>
        <w:t xml:space="preserve">Customer Contract for </w:t>
      </w:r>
      <w:r w:rsidRPr="00FB3017">
        <w:rPr>
          <w:rFonts w:ascii="Arial" w:hAnsi="Arial" w:cs="Arial"/>
          <w:b/>
          <w:color w:val="000000"/>
          <w:lang w:val="en-US"/>
        </w:rPr>
        <w:t>TPR</w:t>
      </w:r>
      <w:r w:rsidR="00F54C08" w:rsidRPr="00FB3017">
        <w:rPr>
          <w:rFonts w:ascii="Arial" w:hAnsi="Arial" w:cs="Arial"/>
          <w:b/>
          <w:color w:val="000000"/>
          <w:lang w:val="en-US"/>
        </w:rPr>
        <w:t>,</w:t>
      </w:r>
      <w:r w:rsidR="00FB3017" w:rsidRPr="00FB3017">
        <w:rPr>
          <w:rFonts w:ascii="Arial" w:hAnsi="Arial" w:cs="Arial"/>
          <w:b/>
          <w:color w:val="000000"/>
          <w:lang w:val="en-US"/>
        </w:rPr>
        <w:t xml:space="preserve"> </w:t>
      </w:r>
      <w:r w:rsidR="00F54C08" w:rsidRPr="00FB3017">
        <w:rPr>
          <w:rFonts w:ascii="Arial" w:hAnsi="Arial" w:cs="Arial"/>
          <w:b/>
          <w:color w:val="000000"/>
          <w:lang w:val="en-US"/>
        </w:rPr>
        <w:t xml:space="preserve">Example </w:t>
      </w:r>
      <w:r w:rsidR="00420559">
        <w:rPr>
          <w:rFonts w:ascii="Arial" w:hAnsi="Arial" w:cs="Arial"/>
          <w:b/>
          <w:color w:val="000000"/>
          <w:lang w:val="en-US"/>
        </w:rPr>
        <w:t>1</w:t>
      </w:r>
      <w:r w:rsidRPr="00FB3017">
        <w:rPr>
          <w:rFonts w:ascii="Arial" w:hAnsi="Arial" w:cs="Arial"/>
          <w:b/>
          <w:color w:val="000000"/>
          <w:lang w:val="en-US"/>
        </w:rPr>
        <w:t>:</w:t>
      </w:r>
      <w:r w:rsidR="00FB3017" w:rsidRPr="00FB3017">
        <w:rPr>
          <w:rFonts w:ascii="Arial" w:hAnsi="Arial" w:cs="Arial"/>
          <w:color w:val="000000"/>
          <w:lang w:val="en-US"/>
        </w:rPr>
        <w:t xml:space="preserve"> </w:t>
      </w:r>
      <w:r w:rsidR="00FB3017" w:rsidRPr="00FB3017">
        <w:rPr>
          <w:rFonts w:ascii="Arial" w:hAnsi="Arial" w:cs="Arial"/>
          <w:lang w:val="en-GB"/>
        </w:rPr>
        <w:t xml:space="preserve"> </w:t>
      </w:r>
    </w:p>
    <w:p w14:paraId="669FA09A" w14:textId="56D4ABB5" w:rsidR="00EF4C1A" w:rsidRDefault="00EF4C1A" w:rsidP="00E515E3">
      <w:pPr>
        <w:ind w:left="720"/>
        <w:rPr>
          <w:rFonts w:ascii="Arial" w:hAnsi="Arial" w:cs="Arial"/>
          <w:color w:val="000000"/>
          <w:lang w:val="en-US"/>
        </w:rPr>
      </w:pPr>
      <w:r w:rsidRPr="00FB3017">
        <w:rPr>
          <w:rFonts w:ascii="Arial" w:hAnsi="Arial" w:cs="Arial"/>
          <w:color w:val="000000"/>
          <w:lang w:val="en-US"/>
        </w:rPr>
        <w:t>Contract can be found via "Search For" Promotions or Backup Documentation (Doc Type 17).</w:t>
      </w:r>
      <w:r w:rsidR="00FB3017" w:rsidRPr="00FB3017">
        <w:rPr>
          <w:rFonts w:ascii="Arial" w:hAnsi="Arial" w:cs="Arial"/>
          <w:color w:val="000000"/>
          <w:lang w:val="en-US"/>
        </w:rPr>
        <w:t xml:space="preserve"> </w:t>
      </w:r>
      <w:r w:rsidRPr="00FB3017">
        <w:rPr>
          <w:rFonts w:ascii="Arial" w:hAnsi="Arial" w:cs="Arial"/>
          <w:color w:val="000000"/>
          <w:lang w:val="en-US"/>
        </w:rPr>
        <w:t>Signon is HARRCN.</w:t>
      </w:r>
    </w:p>
    <w:p w14:paraId="37CC31FF" w14:textId="3023CBB5" w:rsidR="00666247" w:rsidRPr="00FB3017" w:rsidRDefault="00666247" w:rsidP="00666247">
      <w:pPr>
        <w:rPr>
          <w:rFonts w:ascii="Arial" w:hAnsi="Arial" w:cs="Arial"/>
          <w:color w:val="000000"/>
          <w:lang w:val="en-US"/>
        </w:rPr>
      </w:pPr>
      <w:r w:rsidRPr="00FB3017">
        <w:rPr>
          <w:rFonts w:ascii="Arial" w:hAnsi="Arial" w:cs="Arial"/>
          <w:noProof/>
          <w:sz w:val="22"/>
          <w:szCs w:val="22"/>
          <w:lang w:val="en-US"/>
        </w:rPr>
        <mc:AlternateContent>
          <mc:Choice Requires="wps">
            <w:drawing>
              <wp:anchor distT="0" distB="0" distL="114300" distR="114300" simplePos="0" relativeHeight="251536896" behindDoc="0" locked="0" layoutInCell="1" allowOverlap="1" wp14:anchorId="7E0BD262" wp14:editId="603E19CD">
                <wp:simplePos x="0" y="0"/>
                <wp:positionH relativeFrom="column">
                  <wp:posOffset>1327623</wp:posOffset>
                </wp:positionH>
                <wp:positionV relativeFrom="paragraph">
                  <wp:posOffset>3149748</wp:posOffset>
                </wp:positionV>
                <wp:extent cx="375152" cy="1679397"/>
                <wp:effectExtent l="0" t="0" r="25400" b="16510"/>
                <wp:wrapNone/>
                <wp:docPr id="1121" name="Rectangle 1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152" cy="1679397"/>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240DA" id="Rectangle 1171" o:spid="_x0000_s1026" style="position:absolute;margin-left:104.55pt;margin-top:248pt;width:29.55pt;height:132.25pt;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" filled="f" strokecolor="red" strokeweight="1.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357696" behindDoc="0" locked="0" layoutInCell="1" allowOverlap="1" wp14:anchorId="023CC1C1" wp14:editId="77C75389">
                <wp:simplePos x="0" y="0"/>
                <wp:positionH relativeFrom="column">
                  <wp:posOffset>3156423</wp:posOffset>
                </wp:positionH>
                <wp:positionV relativeFrom="paragraph">
                  <wp:posOffset>4793364</wp:posOffset>
                </wp:positionV>
                <wp:extent cx="170844" cy="394985"/>
                <wp:effectExtent l="0" t="38100" r="57785" b="24130"/>
                <wp:wrapNone/>
                <wp:docPr id="1109" name="AutoShap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0844" cy="3949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C4FFBF8" id="AutoShape 782" o:spid="_x0000_s1026" type="#_x0000_t32" style="position:absolute;margin-left:248.55pt;margin-top:377.45pt;width:13.45pt;height:31.1pt;flip:y;z-index:25135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" strokeweight="1.5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359744" behindDoc="0" locked="0" layoutInCell="1" allowOverlap="1" wp14:anchorId="40521272" wp14:editId="7A747CE9">
                <wp:simplePos x="0" y="0"/>
                <wp:positionH relativeFrom="column">
                  <wp:posOffset>2901241</wp:posOffset>
                </wp:positionH>
                <wp:positionV relativeFrom="paragraph">
                  <wp:posOffset>3160380</wp:posOffset>
                </wp:positionV>
                <wp:extent cx="584791" cy="1637886"/>
                <wp:effectExtent l="0" t="0" r="25400" b="19685"/>
                <wp:wrapNone/>
                <wp:docPr id="1108" name="Rectangle 7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791" cy="1637886"/>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BD066E" id="Rectangle 784" o:spid="_x0000_s1026" style="position:absolute;margin-left:228.45pt;margin-top:248.85pt;width:46.05pt;height:128.95pt;z-index:25135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" filled="f" strokecolor="red" strokeweight="1.5pt">
                <v:shadow color="#868686"/>
              </v:rect>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351552" behindDoc="0" locked="0" layoutInCell="1" allowOverlap="1" wp14:anchorId="27C4AFBC" wp14:editId="790C25EE">
                <wp:simplePos x="0" y="0"/>
                <wp:positionH relativeFrom="column">
                  <wp:posOffset>4728314</wp:posOffset>
                </wp:positionH>
                <wp:positionV relativeFrom="paragraph">
                  <wp:posOffset>1236995</wp:posOffset>
                </wp:positionV>
                <wp:extent cx="1396365" cy="804545"/>
                <wp:effectExtent l="12065" t="13970" r="10795" b="10160"/>
                <wp:wrapNone/>
                <wp:docPr id="1106"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6365" cy="8045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845C18" w14:textId="77777777" w:rsidR="00257BB1" w:rsidRPr="00904FBB" w:rsidRDefault="00257BB1" w:rsidP="00445742">
                            <w:pPr>
                              <w:rPr>
                                <w:rFonts w:ascii="Arial" w:hAnsi="Arial" w:cs="Arial"/>
                                <w:sz w:val="16"/>
                                <w:szCs w:val="16"/>
                              </w:rPr>
                            </w:pPr>
                            <w:r>
                              <w:rPr>
                                <w:rFonts w:ascii="Arial" w:hAnsi="Arial" w:cs="Arial"/>
                                <w:sz w:val="16"/>
                                <w:u w:val="single"/>
                              </w:rPr>
                              <w:t>Allowance Amount</w:t>
                            </w:r>
                            <w:r>
                              <w:rPr>
                                <w:rFonts w:ascii="Arial" w:hAnsi="Arial" w:cs="Arial"/>
                                <w:sz w:val="16"/>
                              </w:rPr>
                              <w:t>: This is the TPR allowance amount that should match with the customer invoice allowance amount to validate the claim.</w:t>
                            </w:r>
                          </w:p>
                          <w:p w14:paraId="4DCDC18F" w14:textId="77777777" w:rsidR="00257BB1" w:rsidRPr="00356DAF" w:rsidRDefault="00257BB1" w:rsidP="00445742">
                            <w:pPr>
                              <w:rPr>
                                <w:rFonts w:ascii="Arial" w:hAnsi="Arial" w:cs="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C4AFBC" id="Text Box 776" o:spid="_x0000_s1149" type="#_x0000_t202" style="position:absolute;margin-left:372.3pt;margin-top:97.4pt;width:109.95pt;height:63.35pt;z-index:2513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" strokeweight="1.5pt">
                <v:shadow color="#868686"/>
                <v:textbox>
                  <w:txbxContent>
                    <w:p w14:paraId="01845C18" w14:textId="77777777" w:rsidR="00257BB1" w:rsidRPr="00904FBB" w:rsidRDefault="00257BB1" w:rsidP="00445742">
                      <w:pPr>
                        <w:rPr>
                          <w:rFonts w:ascii="Arial" w:hAnsi="Arial" w:cs="Arial"/>
                          <w:sz w:val="16"/>
                          <w:szCs w:val="16"/>
                        </w:rPr>
                      </w:pPr>
                      <w:r>
                        <w:rPr>
                          <w:rFonts w:ascii="Arial" w:hAnsi="Arial" w:cs="Arial"/>
                          <w:sz w:val="16"/>
                          <w:u w:val="single"/>
                        </w:rPr>
                        <w:t>Allowance Amount</w:t>
                      </w:r>
                      <w:r>
                        <w:rPr>
                          <w:rFonts w:ascii="Arial" w:hAnsi="Arial" w:cs="Arial"/>
                          <w:sz w:val="16"/>
                        </w:rPr>
                        <w:t>: This is the TPR allowance amount that should match with the customer invoice allowance amount to validate the claim.</w:t>
                      </w:r>
                    </w:p>
                    <w:p w14:paraId="4DCDC18F" w14:textId="77777777" w:rsidR="00257BB1" w:rsidRPr="00356DAF" w:rsidRDefault="00257BB1" w:rsidP="00445742">
                      <w:pPr>
                        <w:rPr>
                          <w:rFonts w:ascii="Arial" w:hAnsi="Arial" w:cs="Arial"/>
                          <w:sz w:val="16"/>
                        </w:rPr>
                      </w:pPr>
                    </w:p>
                  </w:txbxContent>
                </v:textbox>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360768" behindDoc="0" locked="0" layoutInCell="1" allowOverlap="1" wp14:anchorId="25230B57" wp14:editId="0AB10CB1">
                <wp:simplePos x="0" y="0"/>
                <wp:positionH relativeFrom="column">
                  <wp:posOffset>5495585</wp:posOffset>
                </wp:positionH>
                <wp:positionV relativeFrom="paragraph">
                  <wp:posOffset>686332</wp:posOffset>
                </wp:positionV>
                <wp:extent cx="608522" cy="496392"/>
                <wp:effectExtent l="38100" t="0" r="20320" b="56515"/>
                <wp:wrapNone/>
                <wp:docPr id="1110" name="AutoShape 7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8522" cy="49639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D9D527" id="AutoShape 785" o:spid="_x0000_s1026" type="#_x0000_t32" style="position:absolute;margin-left:432.7pt;margin-top:54.05pt;width:47.9pt;height:39.1pt;flip:x;z-index:25136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" strokeweight="1.5pt">
                <v:stroke endarrow="block"/>
                <v:shadow color="#868686"/>
              </v:shape>
            </w:pict>
          </mc:Fallback>
        </mc:AlternateContent>
      </w:r>
      <w:r w:rsidRPr="00FB3017">
        <w:rPr>
          <w:rFonts w:ascii="Arial" w:hAnsi="Arial" w:cs="Arial"/>
          <w:noProof/>
          <w:sz w:val="22"/>
          <w:szCs w:val="22"/>
          <w:lang w:val="en-US"/>
        </w:rPr>
        <mc:AlternateContent>
          <mc:Choice Requires="wps">
            <w:drawing>
              <wp:anchor distT="0" distB="0" distL="114300" distR="114300" simplePos="0" relativeHeight="251358720" behindDoc="0" locked="0" layoutInCell="1" allowOverlap="1" wp14:anchorId="6CEDFB7D" wp14:editId="65982E5E">
                <wp:simplePos x="0" y="0"/>
                <wp:positionH relativeFrom="column">
                  <wp:posOffset>4538655</wp:posOffset>
                </wp:positionH>
                <wp:positionV relativeFrom="paragraph">
                  <wp:posOffset>523506</wp:posOffset>
                </wp:positionV>
                <wp:extent cx="2275368" cy="148856"/>
                <wp:effectExtent l="0" t="0" r="10795" b="22860"/>
                <wp:wrapNone/>
                <wp:docPr id="1107" name="Rectangle 7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5368" cy="148856"/>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B465BE" id="Rectangle 783" o:spid="_x0000_s1026" style="position:absolute;margin-left:357.35pt;margin-top:41.2pt;width:179.15pt;height:11.7pt;z-index:25135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" filled="f" strokecolor="red" strokeweight="1.5pt">
                <v:shadow color="#868686"/>
              </v:rect>
            </w:pict>
          </mc:Fallback>
        </mc:AlternateContent>
      </w:r>
      <w:r>
        <w:rPr>
          <w:noProof/>
        </w:rPr>
        <w:drawing>
          <wp:inline distT="0" distB="0" distL="0" distR="0" wp14:anchorId="25F64615" wp14:editId="195231BE">
            <wp:extent cx="6831965" cy="4808132"/>
            <wp:effectExtent l="19050" t="19050" r="26035" b="12065"/>
            <wp:docPr id="1511" name="Picture 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835501" cy="4810620"/>
                    </a:xfrm>
                    <a:prstGeom prst="rect">
                      <a:avLst/>
                    </a:prstGeom>
                    <a:ln w="12700">
                      <a:solidFill>
                        <a:srgbClr val="000000"/>
                      </a:solidFill>
                    </a:ln>
                  </pic:spPr>
                </pic:pic>
              </a:graphicData>
            </a:graphic>
          </wp:inline>
        </w:drawing>
      </w:r>
    </w:p>
    <w:p w14:paraId="14E130DB" w14:textId="47DD699F" w:rsidR="00445742" w:rsidRPr="00FB3017" w:rsidRDefault="00666247" w:rsidP="00445742">
      <w:pPr>
        <w:rPr>
          <w:rFonts w:ascii="Arial" w:hAnsi="Arial" w:cs="Arial"/>
          <w:sz w:val="22"/>
          <w:szCs w:val="22"/>
          <w:lang w:val="en-GB"/>
        </w:rPr>
      </w:pPr>
      <w:r w:rsidRPr="00FB3017">
        <w:rPr>
          <w:rFonts w:ascii="Arial" w:hAnsi="Arial" w:cs="Arial"/>
          <w:b/>
          <w:bCs/>
          <w:noProof/>
          <w:sz w:val="22"/>
          <w:szCs w:val="22"/>
          <w:lang w:val="en-US"/>
        </w:rPr>
        <mc:AlternateContent>
          <mc:Choice Requires="wps">
            <w:drawing>
              <wp:anchor distT="0" distB="0" distL="114300" distR="114300" simplePos="0" relativeHeight="251457024" behindDoc="0" locked="0" layoutInCell="1" allowOverlap="1" wp14:anchorId="51B35DBF" wp14:editId="5EEF0862">
                <wp:simplePos x="0" y="0"/>
                <wp:positionH relativeFrom="column">
                  <wp:posOffset>1447919</wp:posOffset>
                </wp:positionH>
                <wp:positionV relativeFrom="paragraph">
                  <wp:posOffset>28767</wp:posOffset>
                </wp:positionV>
                <wp:extent cx="45719" cy="430057"/>
                <wp:effectExtent l="38100" t="0" r="50165" b="65405"/>
                <wp:wrapNone/>
                <wp:docPr id="1113" name="AutoShape 10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43005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974BB7" id="AutoShape 1016" o:spid="_x0000_s1026" type="#_x0000_t32" style="position:absolute;margin-left:114pt;margin-top:2.25pt;width:3.6pt;height:33.85pt;flip:x;z-index:25145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" strokeweight="1.5pt">
                <v:stroke endarrow="block"/>
                <v:shadow color="#868686"/>
              </v:shape>
            </w:pict>
          </mc:Fallback>
        </mc:AlternateContent>
      </w:r>
      <w:r w:rsidR="00445742" w:rsidRPr="00FB3017">
        <w:rPr>
          <w:rFonts w:ascii="Arial" w:hAnsi="Arial" w:cs="Arial"/>
          <w:sz w:val="22"/>
          <w:szCs w:val="22"/>
          <w:lang w:val="en-GB"/>
        </w:rPr>
        <w:tab/>
      </w:r>
    </w:p>
    <w:p w14:paraId="1E1BED2B" w14:textId="7782AB9B" w:rsidR="00445742" w:rsidRPr="00FB3017" w:rsidRDefault="00445742" w:rsidP="00D654F1">
      <w:pPr>
        <w:pStyle w:val="ListParagraph"/>
        <w:ind w:left="0"/>
        <w:rPr>
          <w:rFonts w:ascii="Arial" w:hAnsi="Arial" w:cs="Arial"/>
          <w:bCs/>
          <w:sz w:val="22"/>
          <w:szCs w:val="22"/>
        </w:rPr>
      </w:pPr>
    </w:p>
    <w:p w14:paraId="30665986" w14:textId="5C69118D" w:rsidR="00445742" w:rsidRPr="00FB3017" w:rsidRDefault="00666247" w:rsidP="00D654F1">
      <w:pPr>
        <w:pStyle w:val="ListParagraph"/>
        <w:ind w:left="0"/>
        <w:rPr>
          <w:rFonts w:ascii="Arial" w:hAnsi="Arial" w:cs="Arial"/>
          <w:b/>
          <w:bCs/>
          <w:sz w:val="22"/>
          <w:szCs w:val="22"/>
        </w:rPr>
      </w:pPr>
      <w:r w:rsidRPr="00FB3017">
        <w:rPr>
          <w:rFonts w:ascii="Arial" w:hAnsi="Arial" w:cs="Arial"/>
          <w:noProof/>
          <w:sz w:val="22"/>
          <w:szCs w:val="22"/>
          <w:lang w:val="en-US"/>
        </w:rPr>
        <mc:AlternateContent>
          <mc:Choice Requires="wps">
            <w:drawing>
              <wp:anchor distT="0" distB="0" distL="114300" distR="114300" simplePos="0" relativeHeight="251352576" behindDoc="0" locked="0" layoutInCell="1" allowOverlap="1" wp14:anchorId="51AB38D5" wp14:editId="4B2DAFA6">
                <wp:simplePos x="0" y="0"/>
                <wp:positionH relativeFrom="column">
                  <wp:posOffset>2777195</wp:posOffset>
                </wp:positionH>
                <wp:positionV relativeFrom="paragraph">
                  <wp:posOffset>32252</wp:posOffset>
                </wp:positionV>
                <wp:extent cx="1396365" cy="996950"/>
                <wp:effectExtent l="17780" t="18415" r="14605" b="13335"/>
                <wp:wrapNone/>
                <wp:docPr id="1119"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6365" cy="9969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772EC8" w14:textId="77777777" w:rsidR="00257BB1" w:rsidRPr="00356DAF" w:rsidRDefault="00257BB1" w:rsidP="00445742">
                            <w:pPr>
                              <w:rPr>
                                <w:rFonts w:ascii="Arial" w:hAnsi="Arial" w:cs="Arial"/>
                                <w:sz w:val="16"/>
                              </w:rPr>
                            </w:pPr>
                            <w:r>
                              <w:rPr>
                                <w:rFonts w:ascii="Arial" w:hAnsi="Arial" w:cs="Arial"/>
                                <w:sz w:val="16"/>
                                <w:u w:val="single"/>
                              </w:rPr>
                              <w:t xml:space="preserve">Allowance date: </w:t>
                            </w:r>
                            <w:r w:rsidRPr="007B2161">
                              <w:rPr>
                                <w:rFonts w:ascii="Arial" w:hAnsi="Arial" w:cs="Arial"/>
                                <w:sz w:val="16"/>
                              </w:rPr>
                              <w:t xml:space="preserve">This </w:t>
                            </w:r>
                            <w:r>
                              <w:rPr>
                                <w:rFonts w:ascii="Arial" w:hAnsi="Arial" w:cs="Arial"/>
                                <w:sz w:val="16"/>
                              </w:rPr>
                              <w:t>is start and end date of the allowance for the product. The performance (Week Ending) date on the customer invoice should fall within these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B38D5" id="Text Box 777" o:spid="_x0000_s1150" type="#_x0000_t202" style="position:absolute;margin-left:218.7pt;margin-top:2.55pt;width:109.95pt;height:78.5pt;z-index:25135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" strokeweight="1.5pt">
                <v:shadow color="#868686"/>
                <v:textbox>
                  <w:txbxContent>
                    <w:p w14:paraId="61772EC8" w14:textId="77777777" w:rsidR="00257BB1" w:rsidRPr="00356DAF" w:rsidRDefault="00257BB1" w:rsidP="00445742">
                      <w:pPr>
                        <w:rPr>
                          <w:rFonts w:ascii="Arial" w:hAnsi="Arial" w:cs="Arial"/>
                          <w:sz w:val="16"/>
                        </w:rPr>
                      </w:pPr>
                      <w:r>
                        <w:rPr>
                          <w:rFonts w:ascii="Arial" w:hAnsi="Arial" w:cs="Arial"/>
                          <w:sz w:val="16"/>
                          <w:u w:val="single"/>
                        </w:rPr>
                        <w:t xml:space="preserve">Allowance date: </w:t>
                      </w:r>
                      <w:r w:rsidRPr="007B2161">
                        <w:rPr>
                          <w:rFonts w:ascii="Arial" w:hAnsi="Arial" w:cs="Arial"/>
                          <w:sz w:val="16"/>
                        </w:rPr>
                        <w:t xml:space="preserve">This </w:t>
                      </w:r>
                      <w:r>
                        <w:rPr>
                          <w:rFonts w:ascii="Arial" w:hAnsi="Arial" w:cs="Arial"/>
                          <w:sz w:val="16"/>
                        </w:rPr>
                        <w:t>is start and end date of the allowance for the product. The performance (Week Ending) date on the customer invoice should fall within these dates.</w:t>
                      </w:r>
                    </w:p>
                  </w:txbxContent>
                </v:textbox>
              </v:shape>
            </w:pict>
          </mc:Fallback>
        </mc:AlternateContent>
      </w:r>
    </w:p>
    <w:p w14:paraId="6185276B" w14:textId="09096110" w:rsidR="00E515E3" w:rsidRPr="00FB3017" w:rsidRDefault="00666247" w:rsidP="00D654F1">
      <w:pPr>
        <w:pStyle w:val="ListParagraph"/>
        <w:ind w:left="0"/>
        <w:rPr>
          <w:rFonts w:ascii="Arial" w:hAnsi="Arial" w:cs="Arial"/>
          <w:b/>
          <w:bCs/>
          <w:sz w:val="22"/>
          <w:szCs w:val="22"/>
        </w:rPr>
      </w:pPr>
      <w:r w:rsidRPr="00FB3017">
        <w:rPr>
          <w:rFonts w:ascii="Arial" w:hAnsi="Arial" w:cs="Arial"/>
          <w:b/>
          <w:bCs/>
          <w:noProof/>
          <w:sz w:val="22"/>
          <w:szCs w:val="22"/>
          <w:lang w:val="en-US"/>
        </w:rPr>
        <mc:AlternateContent>
          <mc:Choice Requires="wps">
            <w:drawing>
              <wp:anchor distT="0" distB="0" distL="114300" distR="114300" simplePos="0" relativeHeight="251454976" behindDoc="0" locked="0" layoutInCell="1" allowOverlap="1" wp14:anchorId="6DF66F2E" wp14:editId="7FCC8B5D">
                <wp:simplePos x="0" y="0"/>
                <wp:positionH relativeFrom="column">
                  <wp:posOffset>1084225</wp:posOffset>
                </wp:positionH>
                <wp:positionV relativeFrom="paragraph">
                  <wp:posOffset>6882</wp:posOffset>
                </wp:positionV>
                <wp:extent cx="1396365" cy="568325"/>
                <wp:effectExtent l="15875" t="10160" r="16510" b="12065"/>
                <wp:wrapNone/>
                <wp:docPr id="1118" name="Text Box 10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6365" cy="5683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26E487" w14:textId="77777777" w:rsidR="00257BB1" w:rsidRPr="00356DAF" w:rsidRDefault="00257BB1" w:rsidP="00D8343E">
                            <w:pPr>
                              <w:rPr>
                                <w:rFonts w:ascii="Arial" w:hAnsi="Arial" w:cs="Arial"/>
                                <w:sz w:val="16"/>
                              </w:rPr>
                            </w:pPr>
                            <w:r>
                              <w:rPr>
                                <w:rFonts w:ascii="Arial" w:hAnsi="Arial" w:cs="Arial"/>
                                <w:sz w:val="16"/>
                                <w:u w:val="single"/>
                              </w:rPr>
                              <w:t>UPC</w:t>
                            </w:r>
                            <w:r>
                              <w:rPr>
                                <w:rFonts w:ascii="Arial" w:hAnsi="Arial" w:cs="Arial"/>
                                <w:sz w:val="16"/>
                              </w:rPr>
                              <w:t xml:space="preserve">: </w:t>
                            </w:r>
                            <w:r w:rsidRPr="000862F3">
                              <w:rPr>
                                <w:rFonts w:ascii="Arial" w:hAnsi="Arial" w:cs="Arial"/>
                                <w:sz w:val="16"/>
                              </w:rPr>
                              <w:t xml:space="preserve">This product should match with the </w:t>
                            </w:r>
                            <w:r w:rsidRPr="00775C7E">
                              <w:rPr>
                                <w:rFonts w:ascii="Arial" w:hAnsi="Arial" w:cs="Arial"/>
                                <w:sz w:val="16"/>
                              </w:rPr>
                              <w:t>customer invoice for the TPR fee.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F66F2E" id="Text Box 1014" o:spid="_x0000_s1151" type="#_x0000_t202" style="position:absolute;margin-left:85.35pt;margin-top:.55pt;width:109.95pt;height:44.75pt;z-index:25145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" strokeweight="1.5pt">
                <v:shadow color="#868686"/>
                <v:textbox>
                  <w:txbxContent>
                    <w:p w14:paraId="2A26E487" w14:textId="77777777" w:rsidR="00257BB1" w:rsidRPr="00356DAF" w:rsidRDefault="00257BB1" w:rsidP="00D8343E">
                      <w:pPr>
                        <w:rPr>
                          <w:rFonts w:ascii="Arial" w:hAnsi="Arial" w:cs="Arial"/>
                          <w:sz w:val="16"/>
                        </w:rPr>
                      </w:pPr>
                      <w:r>
                        <w:rPr>
                          <w:rFonts w:ascii="Arial" w:hAnsi="Arial" w:cs="Arial"/>
                          <w:sz w:val="16"/>
                          <w:u w:val="single"/>
                        </w:rPr>
                        <w:t>UPC</w:t>
                      </w:r>
                      <w:r>
                        <w:rPr>
                          <w:rFonts w:ascii="Arial" w:hAnsi="Arial" w:cs="Arial"/>
                          <w:sz w:val="16"/>
                        </w:rPr>
                        <w:t xml:space="preserve">: </w:t>
                      </w:r>
                      <w:r w:rsidRPr="000862F3">
                        <w:rPr>
                          <w:rFonts w:ascii="Arial" w:hAnsi="Arial" w:cs="Arial"/>
                          <w:sz w:val="16"/>
                        </w:rPr>
                        <w:t xml:space="preserve">This product should match with the </w:t>
                      </w:r>
                      <w:r w:rsidRPr="00775C7E">
                        <w:rPr>
                          <w:rFonts w:ascii="Arial" w:hAnsi="Arial" w:cs="Arial"/>
                          <w:sz w:val="16"/>
                        </w:rPr>
                        <w:t>customer invoice for the TPR fee.</w:t>
                      </w:r>
                    </w:p>
                  </w:txbxContent>
                </v:textbox>
              </v:shape>
            </w:pict>
          </mc:Fallback>
        </mc:AlternateContent>
      </w:r>
    </w:p>
    <w:p w14:paraId="4C46277C" w14:textId="42953C50" w:rsidR="00E515E3" w:rsidRPr="00FB3017" w:rsidRDefault="00E515E3" w:rsidP="00D654F1">
      <w:pPr>
        <w:pStyle w:val="ListParagraph"/>
        <w:ind w:left="0"/>
        <w:rPr>
          <w:rFonts w:ascii="Arial" w:hAnsi="Arial" w:cs="Arial"/>
          <w:b/>
          <w:bCs/>
          <w:sz w:val="22"/>
          <w:szCs w:val="22"/>
        </w:rPr>
      </w:pPr>
    </w:p>
    <w:p w14:paraId="3A65A44D" w14:textId="52BC7EB8" w:rsidR="00E515E3" w:rsidRPr="00FB3017" w:rsidRDefault="00E515E3" w:rsidP="00D654F1">
      <w:pPr>
        <w:pStyle w:val="ListParagraph"/>
        <w:ind w:left="0"/>
        <w:rPr>
          <w:rFonts w:ascii="Arial" w:hAnsi="Arial" w:cs="Arial"/>
          <w:b/>
          <w:bCs/>
          <w:sz w:val="22"/>
          <w:szCs w:val="22"/>
        </w:rPr>
      </w:pPr>
    </w:p>
    <w:p w14:paraId="685CF929" w14:textId="530A9125" w:rsidR="00E515E3" w:rsidRPr="00FB3017" w:rsidRDefault="00E515E3" w:rsidP="00D654F1">
      <w:pPr>
        <w:pStyle w:val="ListParagraph"/>
        <w:ind w:left="0"/>
        <w:rPr>
          <w:rFonts w:ascii="Arial" w:hAnsi="Arial" w:cs="Arial"/>
          <w:b/>
          <w:bCs/>
          <w:sz w:val="22"/>
          <w:szCs w:val="22"/>
        </w:rPr>
      </w:pPr>
    </w:p>
    <w:p w14:paraId="51CF75E8" w14:textId="7A2A7367" w:rsidR="00E515E3" w:rsidRPr="00FB3017" w:rsidRDefault="00E515E3" w:rsidP="00D654F1">
      <w:pPr>
        <w:pStyle w:val="ListParagraph"/>
        <w:ind w:left="0"/>
        <w:rPr>
          <w:rFonts w:ascii="Arial" w:hAnsi="Arial" w:cs="Arial"/>
          <w:b/>
          <w:bCs/>
          <w:sz w:val="22"/>
          <w:szCs w:val="22"/>
        </w:rPr>
      </w:pPr>
    </w:p>
    <w:p w14:paraId="1EEB2138" w14:textId="437F68BE" w:rsidR="00E515E3" w:rsidRPr="00FB3017" w:rsidRDefault="00E515E3" w:rsidP="00D654F1">
      <w:pPr>
        <w:pStyle w:val="ListParagraph"/>
        <w:ind w:left="0"/>
        <w:rPr>
          <w:rFonts w:ascii="Arial" w:hAnsi="Arial" w:cs="Arial"/>
          <w:b/>
          <w:bCs/>
          <w:sz w:val="22"/>
          <w:szCs w:val="22"/>
        </w:rPr>
      </w:pPr>
    </w:p>
    <w:p w14:paraId="3D663650" w14:textId="6D47DF41" w:rsidR="00E515E3" w:rsidRPr="00FB3017" w:rsidRDefault="00E515E3" w:rsidP="00D654F1">
      <w:pPr>
        <w:pStyle w:val="ListParagraph"/>
        <w:ind w:left="0"/>
        <w:rPr>
          <w:rFonts w:ascii="Arial" w:hAnsi="Arial" w:cs="Arial"/>
          <w:b/>
          <w:bCs/>
          <w:sz w:val="22"/>
          <w:szCs w:val="22"/>
        </w:rPr>
      </w:pPr>
    </w:p>
    <w:p w14:paraId="153E7428" w14:textId="77777777" w:rsidR="00E515E3" w:rsidRPr="00FB3017" w:rsidRDefault="00E515E3" w:rsidP="00D654F1">
      <w:pPr>
        <w:pStyle w:val="ListParagraph"/>
        <w:ind w:left="0"/>
        <w:rPr>
          <w:rFonts w:ascii="Arial" w:hAnsi="Arial" w:cs="Arial"/>
          <w:b/>
          <w:bCs/>
          <w:sz w:val="22"/>
          <w:szCs w:val="22"/>
        </w:rPr>
      </w:pPr>
    </w:p>
    <w:p w14:paraId="17FAD4E3" w14:textId="77777777" w:rsidR="00E515E3" w:rsidRPr="00FB3017" w:rsidRDefault="00E515E3" w:rsidP="00D654F1">
      <w:pPr>
        <w:pStyle w:val="ListParagraph"/>
        <w:ind w:left="0"/>
        <w:rPr>
          <w:rFonts w:ascii="Arial" w:hAnsi="Arial" w:cs="Arial"/>
          <w:b/>
          <w:bCs/>
          <w:sz w:val="22"/>
          <w:szCs w:val="22"/>
        </w:rPr>
      </w:pPr>
    </w:p>
    <w:p w14:paraId="1CE7F29F" w14:textId="286BA03A" w:rsidR="009161F8" w:rsidRPr="00666247" w:rsidRDefault="009161F8" w:rsidP="00666247">
      <w:pPr>
        <w:overflowPunct/>
        <w:autoSpaceDE/>
        <w:autoSpaceDN/>
        <w:adjustRightInd/>
        <w:textAlignment w:val="auto"/>
        <w:rPr>
          <w:rFonts w:ascii="Arial" w:hAnsi="Arial" w:cs="Arial"/>
          <w:b/>
          <w:bCs/>
          <w:szCs w:val="22"/>
        </w:rPr>
      </w:pPr>
    </w:p>
    <w:p w14:paraId="09538027" w14:textId="77777777" w:rsidR="009161F8" w:rsidRDefault="009161F8" w:rsidP="0082349C">
      <w:pPr>
        <w:pStyle w:val="ListParagraph"/>
        <w:overflowPunct/>
        <w:autoSpaceDE/>
        <w:autoSpaceDN/>
        <w:adjustRightInd/>
        <w:ind w:left="375"/>
        <w:textAlignment w:val="auto"/>
        <w:rPr>
          <w:rFonts w:ascii="Arial" w:hAnsi="Arial" w:cs="Arial"/>
          <w:b/>
          <w:bCs/>
          <w:szCs w:val="22"/>
        </w:rPr>
      </w:pPr>
    </w:p>
    <w:p w14:paraId="2931CF03" w14:textId="788BC815" w:rsidR="009161F8" w:rsidRPr="00BF0763" w:rsidRDefault="009161F8" w:rsidP="00BF0763">
      <w:pPr>
        <w:rPr>
          <w:rFonts w:ascii="Arial" w:hAnsi="Arial" w:cs="Arial"/>
          <w:b/>
          <w:lang w:val="en-GB"/>
        </w:rPr>
      </w:pPr>
      <w:r>
        <w:rPr>
          <w:rFonts w:ascii="Arial" w:hAnsi="Arial" w:cs="Arial"/>
          <w:b/>
          <w:lang w:val="en-GB"/>
        </w:rPr>
        <w:t xml:space="preserve">12.3 </w:t>
      </w:r>
      <w:r w:rsidRPr="0098483D">
        <w:rPr>
          <w:rFonts w:ascii="Arial" w:hAnsi="Arial" w:cs="Arial"/>
          <w:b/>
          <w:lang w:val="en-GB"/>
        </w:rPr>
        <w:t>Refer to the SOPs/Generic Help File for POP requirements</w:t>
      </w:r>
    </w:p>
    <w:p w14:paraId="76DF7224" w14:textId="2587BCE6" w:rsidR="00D17CED" w:rsidRDefault="00D17CED" w:rsidP="0082349C">
      <w:pPr>
        <w:overflowPunct/>
        <w:autoSpaceDE/>
        <w:autoSpaceDN/>
        <w:adjustRightInd/>
        <w:textAlignment w:val="auto"/>
        <w:rPr>
          <w:rFonts w:ascii="Arial" w:hAnsi="Arial" w:cs="Arial"/>
          <w:b/>
          <w:bCs/>
          <w:sz w:val="22"/>
          <w:szCs w:val="22"/>
        </w:rPr>
      </w:pPr>
    </w:p>
    <w:p w14:paraId="752AB6ED" w14:textId="77777777" w:rsidR="00FD50CC" w:rsidRPr="0009162F" w:rsidRDefault="00FD50CC" w:rsidP="00FD50CC">
      <w:pPr>
        <w:rPr>
          <w:rFonts w:ascii="Arial" w:hAnsi="Arial" w:cs="Arial"/>
          <w:b/>
          <w:sz w:val="22"/>
          <w:szCs w:val="22"/>
          <w:u w:val="single"/>
          <w:lang w:val="en-GB"/>
        </w:rPr>
      </w:pPr>
      <w:r w:rsidRPr="0009162F">
        <w:rPr>
          <w:rFonts w:ascii="Arial" w:hAnsi="Arial" w:cs="Arial"/>
          <w:b/>
          <w:sz w:val="22"/>
          <w:szCs w:val="22"/>
          <w:lang w:val="en-GB"/>
        </w:rPr>
        <w:t>13</w:t>
      </w:r>
      <w:r w:rsidR="00FB3017" w:rsidRPr="0009162F">
        <w:rPr>
          <w:rFonts w:ascii="Arial" w:hAnsi="Arial" w:cs="Arial"/>
          <w:b/>
          <w:sz w:val="22"/>
          <w:szCs w:val="22"/>
          <w:lang w:val="en-GB"/>
        </w:rPr>
        <w:t xml:space="preserve"> </w:t>
      </w:r>
      <w:r w:rsidRPr="0009162F">
        <w:rPr>
          <w:rFonts w:ascii="Arial" w:hAnsi="Arial" w:cs="Arial"/>
          <w:b/>
          <w:sz w:val="22"/>
          <w:szCs w:val="22"/>
          <w:lang w:val="en-GB"/>
        </w:rPr>
        <w:tab/>
      </w:r>
      <w:bookmarkStart w:id="388" w:name="freight"/>
      <w:r w:rsidRPr="0009162F">
        <w:rPr>
          <w:rFonts w:ascii="Arial" w:hAnsi="Arial" w:cs="Arial"/>
          <w:b/>
          <w:sz w:val="22"/>
          <w:szCs w:val="22"/>
          <w:u w:val="single"/>
          <w:lang w:val="en-GB"/>
        </w:rPr>
        <w:t>Deduction Type:</w:t>
      </w:r>
      <w:r w:rsidR="00FB3017" w:rsidRPr="0009162F">
        <w:rPr>
          <w:rFonts w:ascii="Arial" w:hAnsi="Arial" w:cs="Arial"/>
          <w:b/>
          <w:sz w:val="22"/>
          <w:szCs w:val="22"/>
          <w:u w:val="single"/>
          <w:lang w:val="en-GB"/>
        </w:rPr>
        <w:t xml:space="preserve"> </w:t>
      </w:r>
      <w:r w:rsidRPr="0009162F">
        <w:rPr>
          <w:rFonts w:ascii="Arial" w:hAnsi="Arial" w:cs="Arial"/>
          <w:b/>
          <w:sz w:val="22"/>
          <w:szCs w:val="22"/>
          <w:u w:val="single"/>
          <w:lang w:val="en-GB"/>
        </w:rPr>
        <w:t>Freight / Back Haul</w:t>
      </w:r>
      <w:r w:rsidRPr="0009162F">
        <w:rPr>
          <w:rFonts w:ascii="Arial" w:hAnsi="Arial" w:cs="Arial"/>
          <w:b/>
          <w:sz w:val="22"/>
          <w:szCs w:val="22"/>
          <w:lang w:val="en-GB"/>
        </w:rPr>
        <w:t>:</w:t>
      </w:r>
      <w:bookmarkEnd w:id="388"/>
    </w:p>
    <w:p w14:paraId="02B89903" w14:textId="77777777" w:rsidR="00FD50CC" w:rsidRPr="00FB3017" w:rsidRDefault="00FB3017" w:rsidP="00FD50CC">
      <w:pPr>
        <w:rPr>
          <w:rFonts w:ascii="Arial" w:hAnsi="Arial" w:cs="Arial"/>
          <w:b/>
          <w:u w:val="single"/>
          <w:lang w:val="en-GB"/>
        </w:rPr>
      </w:pPr>
      <w:r w:rsidRPr="00FB3017">
        <w:rPr>
          <w:rFonts w:ascii="Arial" w:hAnsi="Arial" w:cs="Arial"/>
          <w:lang w:val="en-GB"/>
        </w:rPr>
        <w:t xml:space="preserve">   </w:t>
      </w:r>
      <w:r w:rsidR="00FD50CC" w:rsidRPr="00FB3017">
        <w:rPr>
          <w:rFonts w:ascii="Arial" w:hAnsi="Arial" w:cs="Arial"/>
          <w:lang w:val="en-GB"/>
        </w:rPr>
        <w:tab/>
      </w:r>
      <w:r w:rsidR="00187393" w:rsidRPr="00FB3017">
        <w:rPr>
          <w:rFonts w:ascii="Arial" w:hAnsi="Arial" w:cs="Arial"/>
          <w:lang w:val="en-GB"/>
        </w:rPr>
        <w:t xml:space="preserve"> </w:t>
      </w:r>
      <w:r w:rsidR="00FD50CC" w:rsidRPr="00FB3017">
        <w:rPr>
          <w:rFonts w:ascii="Arial" w:hAnsi="Arial" w:cs="Arial"/>
          <w:lang w:val="en-GB"/>
        </w:rPr>
        <w:t>A Freight allowance is given to the customer for picking up the product via their own transportation services.</w:t>
      </w:r>
    </w:p>
    <w:p w14:paraId="7ED2C5C1" w14:textId="77777777" w:rsidR="00FD50CC" w:rsidRPr="00FB3017" w:rsidRDefault="00FD50CC" w:rsidP="00FD50CC">
      <w:pPr>
        <w:ind w:left="720"/>
        <w:rPr>
          <w:rFonts w:ascii="Arial" w:hAnsi="Arial" w:cs="Arial"/>
          <w:b/>
          <w:u w:val="single"/>
          <w:lang w:val="en-GB"/>
        </w:rPr>
      </w:pPr>
    </w:p>
    <w:p w14:paraId="76F969C2" w14:textId="77777777" w:rsidR="00FD50CC" w:rsidRPr="00FB3017" w:rsidRDefault="00FD50CC" w:rsidP="00FD50CC">
      <w:pPr>
        <w:ind w:left="720"/>
        <w:rPr>
          <w:rFonts w:ascii="Arial" w:hAnsi="Arial" w:cs="Arial"/>
          <w:u w:val="single"/>
          <w:lang w:val="en-GB"/>
        </w:rPr>
      </w:pPr>
      <w:r w:rsidRPr="00FB3017">
        <w:rPr>
          <w:rFonts w:ascii="Arial" w:hAnsi="Arial" w:cs="Arial"/>
          <w:u w:val="single"/>
          <w:lang w:val="en-GB"/>
        </w:rPr>
        <w:t>Documents required for validating an Off Invoice claim:</w:t>
      </w:r>
    </w:p>
    <w:p w14:paraId="595B36EE" w14:textId="77777777" w:rsidR="00FD50CC" w:rsidRPr="00FB3017" w:rsidRDefault="00FD50CC" w:rsidP="00FD50CC">
      <w:pPr>
        <w:ind w:left="720"/>
        <w:rPr>
          <w:rFonts w:ascii="Arial" w:hAnsi="Arial" w:cs="Arial"/>
          <w:lang w:val="en-GB"/>
        </w:rPr>
      </w:pPr>
      <w:r w:rsidRPr="00FB3017">
        <w:rPr>
          <w:rFonts w:ascii="Arial" w:hAnsi="Arial" w:cs="Arial"/>
          <w:lang w:val="en-GB"/>
        </w:rPr>
        <w:tab/>
      </w:r>
    </w:p>
    <w:tbl>
      <w:tblPr>
        <w:tblW w:w="10260" w:type="dxa"/>
        <w:tblInd w:w="511" w:type="dxa"/>
        <w:tblLook w:val="04A0" w:firstRow="1" w:lastRow="0" w:firstColumn="1" w:lastColumn="0" w:noHBand="0" w:noVBand="1"/>
      </w:tblPr>
      <w:tblGrid>
        <w:gridCol w:w="3476"/>
        <w:gridCol w:w="5480"/>
        <w:gridCol w:w="1304"/>
      </w:tblGrid>
      <w:tr w:rsidR="00187393" w:rsidRPr="00FB3017" w14:paraId="24F7AC58" w14:textId="77777777" w:rsidTr="00187393">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1B572141" w14:textId="77777777" w:rsidR="00187393" w:rsidRPr="00FB3017" w:rsidRDefault="00187393" w:rsidP="00920646">
            <w:pPr>
              <w:overflowPunct/>
              <w:autoSpaceDE/>
              <w:adjustRightInd/>
              <w:rPr>
                <w:rFonts w:ascii="Arial" w:hAnsi="Arial" w:cs="Arial"/>
                <w:b/>
                <w:color w:val="000000"/>
                <w:lang w:val="en-US"/>
              </w:rPr>
            </w:pPr>
            <w:r w:rsidRPr="00FB3017">
              <w:rPr>
                <w:rFonts w:ascii="Arial" w:hAnsi="Arial" w:cs="Arial"/>
                <w:sz w:val="22"/>
                <w:szCs w:val="22"/>
                <w:lang w:val="en-GB"/>
              </w:rPr>
              <w:tab/>
            </w:r>
            <w:r w:rsidRPr="00FB3017">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78A37774" w14:textId="77777777" w:rsidR="00187393" w:rsidRPr="00FB3017" w:rsidRDefault="00187393" w:rsidP="00920646">
            <w:pPr>
              <w:overflowPunct/>
              <w:autoSpaceDE/>
              <w:adjustRightInd/>
              <w:rPr>
                <w:rFonts w:ascii="Arial" w:hAnsi="Arial" w:cs="Arial"/>
                <w:b/>
                <w:color w:val="000000"/>
                <w:lang w:val="en-US"/>
              </w:rPr>
            </w:pPr>
            <w:r w:rsidRPr="00FB3017">
              <w:rPr>
                <w:rFonts w:ascii="Arial" w:hAnsi="Arial" w:cs="Arial"/>
                <w:b/>
                <w:color w:val="000000"/>
                <w:lang w:val="en-US"/>
              </w:rPr>
              <w:t>Source of the Document</w:t>
            </w:r>
          </w:p>
        </w:tc>
        <w:tc>
          <w:tcPr>
            <w:tcW w:w="1304" w:type="dxa"/>
            <w:tcBorders>
              <w:top w:val="single" w:sz="4" w:space="0" w:color="auto"/>
              <w:left w:val="nil"/>
              <w:bottom w:val="single" w:sz="4" w:space="0" w:color="auto"/>
              <w:right w:val="single" w:sz="4" w:space="0" w:color="auto"/>
            </w:tcBorders>
            <w:hideMark/>
          </w:tcPr>
          <w:p w14:paraId="322A89DD" w14:textId="77777777" w:rsidR="00187393" w:rsidRPr="00FB3017" w:rsidRDefault="00187393" w:rsidP="00920646">
            <w:pPr>
              <w:overflowPunct/>
              <w:autoSpaceDE/>
              <w:adjustRightInd/>
              <w:jc w:val="center"/>
              <w:rPr>
                <w:rFonts w:ascii="Arial" w:hAnsi="Arial" w:cs="Arial"/>
                <w:b/>
                <w:color w:val="000000"/>
                <w:lang w:val="en-US"/>
              </w:rPr>
            </w:pPr>
            <w:r w:rsidRPr="00FB3017">
              <w:rPr>
                <w:rFonts w:ascii="Arial" w:hAnsi="Arial" w:cs="Arial"/>
                <w:b/>
                <w:color w:val="000000"/>
                <w:lang w:val="en-US"/>
              </w:rPr>
              <w:t>Action by Accenture</w:t>
            </w:r>
          </w:p>
        </w:tc>
      </w:tr>
      <w:tr w:rsidR="00187393" w:rsidRPr="00FB3017" w14:paraId="62F1232B" w14:textId="77777777" w:rsidTr="00187393">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4C9B6344" w14:textId="77777777" w:rsidR="00187393" w:rsidRPr="00FB3017" w:rsidRDefault="00187393" w:rsidP="00920646">
            <w:pPr>
              <w:overflowPunct/>
              <w:autoSpaceDE/>
              <w:adjustRightInd/>
              <w:rPr>
                <w:rFonts w:ascii="Arial" w:hAnsi="Arial" w:cs="Arial"/>
                <w:color w:val="000000"/>
                <w:lang w:val="en-US"/>
              </w:rPr>
            </w:pPr>
            <w:r w:rsidRPr="00FB3017">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003C037F" w14:textId="34D3682F" w:rsidR="00187393" w:rsidRPr="00FB3017" w:rsidRDefault="00187393" w:rsidP="00920646">
            <w:pPr>
              <w:overflowPunct/>
              <w:autoSpaceDE/>
              <w:adjustRightInd/>
              <w:rPr>
                <w:rFonts w:ascii="Arial" w:hAnsi="Arial" w:cs="Arial"/>
                <w:color w:val="000000"/>
                <w:lang w:val="en-US"/>
              </w:rPr>
            </w:pPr>
            <w:del w:id="389" w:author="Whitney Eiss" w:date="2017-10-16T11:36:00Z">
              <w:r w:rsidRPr="00FB3017">
                <w:rPr>
                  <w:rFonts w:ascii="Arial" w:hAnsi="Arial" w:cs="Arial"/>
                  <w:color w:val="000000"/>
                  <w:lang w:val="en-US"/>
                </w:rPr>
                <w:delText>SHARP</w:delText>
              </w:r>
            </w:del>
            <w:ins w:id="390" w:author="Whitney Eiss" w:date="2017-10-16T11:36:00Z">
              <w:r w:rsidR="001B5EC0">
                <w:rPr>
                  <w:rFonts w:ascii="Arial" w:hAnsi="Arial" w:cs="Arial"/>
                  <w:color w:val="000000"/>
                  <w:lang w:val="en-US"/>
                </w:rPr>
                <w:t>ACOSTA Relay</w:t>
              </w:r>
            </w:ins>
            <w:r w:rsidRPr="00FB3017">
              <w:rPr>
                <w:rFonts w:ascii="Arial" w:hAnsi="Arial" w:cs="Arial"/>
                <w:color w:val="000000"/>
                <w:lang w:val="en-US"/>
              </w:rPr>
              <w:t xml:space="preserve"> – search for the invoice under Backup Documentation, document type 2.</w:t>
            </w:r>
          </w:p>
        </w:tc>
        <w:tc>
          <w:tcPr>
            <w:tcW w:w="1304" w:type="dxa"/>
            <w:vMerge w:val="restart"/>
            <w:tcBorders>
              <w:top w:val="nil"/>
              <w:left w:val="nil"/>
              <w:bottom w:val="single" w:sz="4" w:space="0" w:color="auto"/>
              <w:right w:val="single" w:sz="4" w:space="0" w:color="auto"/>
            </w:tcBorders>
            <w:vAlign w:val="center"/>
            <w:hideMark/>
          </w:tcPr>
          <w:p w14:paraId="195EBFCF" w14:textId="77777777" w:rsidR="00187393" w:rsidRPr="00FB3017" w:rsidRDefault="00187393" w:rsidP="00920646">
            <w:pPr>
              <w:overflowPunct/>
              <w:autoSpaceDE/>
              <w:adjustRightInd/>
              <w:rPr>
                <w:rFonts w:ascii="Arial" w:hAnsi="Arial" w:cs="Arial"/>
                <w:color w:val="000000"/>
                <w:lang w:val="en-US"/>
              </w:rPr>
            </w:pPr>
            <w:r w:rsidRPr="00FB3017">
              <w:rPr>
                <w:rFonts w:ascii="Arial" w:hAnsi="Arial" w:cs="Arial"/>
                <w:color w:val="000000"/>
                <w:lang w:val="en-US"/>
              </w:rPr>
              <w:t>Step up the claim to Acosta for research</w:t>
            </w:r>
          </w:p>
        </w:tc>
      </w:tr>
      <w:tr w:rsidR="00187393" w:rsidRPr="00FB3017" w14:paraId="783D5030" w14:textId="77777777" w:rsidTr="00187393">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57DF0EF4" w14:textId="77777777" w:rsidR="00187393" w:rsidRPr="00FB3017" w:rsidRDefault="00187393" w:rsidP="00920646">
            <w:pPr>
              <w:overflowPunct/>
              <w:autoSpaceDE/>
              <w:adjustRightInd/>
              <w:rPr>
                <w:rFonts w:ascii="Arial" w:hAnsi="Arial" w:cs="Arial"/>
                <w:color w:val="000000"/>
                <w:lang w:val="en-US"/>
              </w:rPr>
            </w:pPr>
            <w:r w:rsidRPr="00FB3017">
              <w:rPr>
                <w:rFonts w:ascii="Arial" w:hAnsi="Arial" w:cs="Arial"/>
                <w:color w:val="000000"/>
                <w:lang w:val="en-US"/>
              </w:rPr>
              <w:t>Client Order Invoice</w:t>
            </w:r>
          </w:p>
        </w:tc>
        <w:tc>
          <w:tcPr>
            <w:tcW w:w="5480" w:type="dxa"/>
            <w:tcBorders>
              <w:top w:val="nil"/>
              <w:left w:val="nil"/>
              <w:bottom w:val="single" w:sz="4" w:space="0" w:color="auto"/>
              <w:right w:val="single" w:sz="4" w:space="0" w:color="auto"/>
            </w:tcBorders>
            <w:noWrap/>
            <w:vAlign w:val="center"/>
            <w:hideMark/>
          </w:tcPr>
          <w:p w14:paraId="234D8CFF" w14:textId="2D5095B0" w:rsidR="00187393" w:rsidRPr="00FB3017" w:rsidRDefault="00187393" w:rsidP="00920646">
            <w:pPr>
              <w:overflowPunct/>
              <w:autoSpaceDE/>
              <w:adjustRightInd/>
              <w:rPr>
                <w:rFonts w:ascii="Arial" w:hAnsi="Arial" w:cs="Arial"/>
                <w:color w:val="000000"/>
                <w:lang w:val="en-US"/>
              </w:rPr>
            </w:pPr>
            <w:del w:id="391" w:author="Whitney Eiss" w:date="2017-10-16T11:36:00Z">
              <w:r w:rsidRPr="00FB3017">
                <w:rPr>
                  <w:rFonts w:ascii="Arial" w:hAnsi="Arial" w:cs="Arial"/>
                  <w:color w:val="000000"/>
                  <w:lang w:val="en-US"/>
                </w:rPr>
                <w:delText>SHARP</w:delText>
              </w:r>
            </w:del>
            <w:ins w:id="392" w:author="Whitney Eiss" w:date="2017-10-16T11:36:00Z">
              <w:r w:rsidR="001B5EC0">
                <w:rPr>
                  <w:rFonts w:ascii="Arial" w:hAnsi="Arial" w:cs="Arial"/>
                  <w:color w:val="000000"/>
                  <w:lang w:val="en-US"/>
                </w:rPr>
                <w:t>ACOSTA Relay</w:t>
              </w:r>
            </w:ins>
            <w:r w:rsidRPr="00FB3017">
              <w:rPr>
                <w:rFonts w:ascii="Arial" w:hAnsi="Arial" w:cs="Arial"/>
                <w:color w:val="000000"/>
                <w:lang w:val="en-US"/>
              </w:rPr>
              <w:t xml:space="preserve"> – search for this document within the Order/Invoice/PO search.</w:t>
            </w:r>
          </w:p>
        </w:tc>
        <w:tc>
          <w:tcPr>
            <w:tcW w:w="1304" w:type="dxa"/>
            <w:vMerge/>
            <w:tcBorders>
              <w:top w:val="nil"/>
              <w:left w:val="nil"/>
              <w:bottom w:val="single" w:sz="4" w:space="0" w:color="auto"/>
              <w:right w:val="single" w:sz="4" w:space="0" w:color="auto"/>
            </w:tcBorders>
            <w:vAlign w:val="center"/>
            <w:hideMark/>
          </w:tcPr>
          <w:p w14:paraId="7126CAC1" w14:textId="77777777" w:rsidR="00187393" w:rsidRPr="00FB3017" w:rsidRDefault="00187393" w:rsidP="00920646">
            <w:pPr>
              <w:overflowPunct/>
              <w:autoSpaceDE/>
              <w:autoSpaceDN/>
              <w:adjustRightInd/>
              <w:rPr>
                <w:rFonts w:ascii="Arial" w:hAnsi="Arial" w:cs="Arial"/>
                <w:color w:val="000000"/>
                <w:lang w:val="en-US"/>
              </w:rPr>
            </w:pPr>
          </w:p>
        </w:tc>
      </w:tr>
    </w:tbl>
    <w:p w14:paraId="633A27DD" w14:textId="77777777" w:rsidR="00187393" w:rsidRPr="00FB3017" w:rsidRDefault="00187393" w:rsidP="00187393">
      <w:pPr>
        <w:rPr>
          <w:rFonts w:ascii="Arial" w:hAnsi="Arial" w:cs="Arial"/>
        </w:rPr>
      </w:pPr>
    </w:p>
    <w:p w14:paraId="49182ED0" w14:textId="77777777" w:rsidR="00FD50CC" w:rsidRPr="00FB3017" w:rsidRDefault="00FD50CC" w:rsidP="00FD50CC">
      <w:pPr>
        <w:rPr>
          <w:rFonts w:ascii="Arial" w:hAnsi="Arial" w:cs="Arial"/>
          <w:sz w:val="22"/>
          <w:szCs w:val="22"/>
          <w:lang w:val="en-GB"/>
        </w:rPr>
      </w:pPr>
    </w:p>
    <w:p w14:paraId="3FC8C01F" w14:textId="77777777" w:rsidR="009161F8" w:rsidRPr="00FB3017" w:rsidRDefault="009161F8" w:rsidP="009161F8">
      <w:pPr>
        <w:pStyle w:val="ListParagraph"/>
        <w:overflowPunct/>
        <w:autoSpaceDE/>
        <w:autoSpaceDN/>
        <w:adjustRightInd/>
        <w:spacing w:after="200"/>
        <w:ind w:left="375"/>
        <w:textAlignment w:val="auto"/>
        <w:rPr>
          <w:rFonts w:ascii="Arial" w:hAnsi="Arial" w:cs="Arial"/>
        </w:rPr>
      </w:pPr>
      <w:r w:rsidRPr="00FB3017">
        <w:rPr>
          <w:rFonts w:ascii="Arial" w:hAnsi="Arial" w:cs="Arial"/>
          <w:b/>
          <w:lang w:val="en-GB"/>
        </w:rPr>
        <w:t xml:space="preserve">Client Backhaul Rates / Policy for Freight: </w:t>
      </w:r>
      <w:r w:rsidRPr="00FB3017">
        <w:rPr>
          <w:rFonts w:ascii="Arial" w:hAnsi="Arial" w:cs="Arial"/>
        </w:rPr>
        <w:t xml:space="preserve">Client policy will indicate whether or not Freight rates are available. Freight allowance is provided only in case the customer has agreed to pick-up the goods on their own (Back Haul). Customer Order/ Client Invoice needs to be referred to check the provision made for freight allowance. The Client policy on Freight allowance plays the role of a contract. </w:t>
      </w:r>
    </w:p>
    <w:p w14:paraId="137F47F2" w14:textId="77777777" w:rsidR="007A4BA7" w:rsidRPr="009161F8" w:rsidRDefault="007A4BA7">
      <w:pPr>
        <w:overflowPunct/>
        <w:autoSpaceDE/>
        <w:autoSpaceDN/>
        <w:adjustRightInd/>
        <w:textAlignment w:val="auto"/>
        <w:rPr>
          <w:rFonts w:ascii="Arial" w:hAnsi="Arial" w:cs="Arial"/>
          <w:sz w:val="22"/>
          <w:szCs w:val="22"/>
        </w:rPr>
      </w:pPr>
    </w:p>
    <w:p w14:paraId="14F7CADC" w14:textId="77777777" w:rsidR="002E2024" w:rsidRPr="00FB3017" w:rsidRDefault="002E2024" w:rsidP="00FD50CC">
      <w:pPr>
        <w:rPr>
          <w:rFonts w:ascii="Arial" w:hAnsi="Arial" w:cs="Arial"/>
          <w:sz w:val="22"/>
          <w:szCs w:val="22"/>
          <w:lang w:val="en-GB"/>
        </w:rPr>
      </w:pPr>
    </w:p>
    <w:p w14:paraId="08F89DA8" w14:textId="5C6236FA" w:rsidR="00837B99" w:rsidRPr="00FB3017" w:rsidRDefault="009161F8" w:rsidP="00EB2E29">
      <w:pPr>
        <w:overflowPunct/>
        <w:autoSpaceDE/>
        <w:autoSpaceDN/>
        <w:adjustRightInd/>
        <w:textAlignment w:val="auto"/>
        <w:rPr>
          <w:rFonts w:ascii="Arial" w:hAnsi="Arial" w:cs="Arial"/>
          <w:b/>
          <w:lang w:val="en-GB"/>
        </w:rPr>
      </w:pPr>
      <w:r>
        <w:rPr>
          <w:rFonts w:ascii="Arial" w:hAnsi="Arial" w:cs="Arial"/>
          <w:b/>
          <w:lang w:val="en-GB"/>
        </w:rPr>
        <w:br w:type="page"/>
      </w:r>
      <w:del w:id="393" w:author="Whitney Eiss" w:date="2017-10-16T11:36:00Z">
        <w:r w:rsidR="00650065" w:rsidRPr="00FB3017">
          <w:rPr>
            <w:rFonts w:ascii="Arial" w:hAnsi="Arial" w:cs="Arial"/>
            <w:noProof/>
            <w:lang w:val="en-US"/>
          </w:rPr>
          <w:lastRenderedPageBreak/>
          <mc:AlternateContent>
            <mc:Choice Requires="wpg">
              <w:drawing>
                <wp:anchor distT="0" distB="0" distL="114300" distR="114300" simplePos="0" relativeHeight="252098048" behindDoc="0" locked="0" layoutInCell="1" allowOverlap="1" wp14:anchorId="7105E8A5" wp14:editId="21B505E2">
                  <wp:simplePos x="0" y="0"/>
                  <wp:positionH relativeFrom="column">
                    <wp:posOffset>68580</wp:posOffset>
                  </wp:positionH>
                  <wp:positionV relativeFrom="paragraph">
                    <wp:posOffset>7620</wp:posOffset>
                  </wp:positionV>
                  <wp:extent cx="1828800" cy="979805"/>
                  <wp:effectExtent l="11430" t="17145" r="17145" b="12700"/>
                  <wp:wrapNone/>
                  <wp:docPr id="422" name="Group 10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8800" cy="979805"/>
                            <a:chOff x="7004" y="5023"/>
                            <a:chExt cx="2880" cy="1543"/>
                          </a:xfrm>
                        </wpg:grpSpPr>
                        <wps:wsp>
                          <wps:cNvPr id="423" name="Text Box 1028"/>
                          <wps:cNvSpPr txBox="1">
                            <a:spLocks noChangeArrowheads="1"/>
                          </wps:cNvSpPr>
                          <wps:spPr bwMode="auto">
                            <a:xfrm>
                              <a:off x="7004" y="5513"/>
                              <a:ext cx="2880" cy="1053"/>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F08FCA" w14:textId="77777777" w:rsidR="00257BB1" w:rsidRPr="000E1125" w:rsidRDefault="00257BB1" w:rsidP="002E2024">
                                <w:pPr>
                                  <w:rPr>
                                    <w:del w:id="394" w:author="Whitney Eiss" w:date="2017-10-16T11:36:00Z"/>
                                    <w:rFonts w:ascii="Arial" w:hAnsi="Arial" w:cs="Arial"/>
                                    <w:sz w:val="16"/>
                                    <w:szCs w:val="16"/>
                                  </w:rPr>
                                </w:pPr>
                                <w:del w:id="395" w:author="Whitney Eiss" w:date="2017-10-16T11:36:00Z">
                                  <w:r>
                                    <w:rPr>
                                      <w:rFonts w:ascii="Arial" w:hAnsi="Arial" w:cs="Arial"/>
                                      <w:sz w:val="16"/>
                                      <w:szCs w:val="16"/>
                                      <w:u w:val="single"/>
                                    </w:rPr>
                                    <w:delText>PO N</w:delText>
                                  </w:r>
                                  <w:r w:rsidRPr="000E1125">
                                    <w:rPr>
                                      <w:rFonts w:ascii="Arial" w:hAnsi="Arial" w:cs="Arial"/>
                                      <w:sz w:val="16"/>
                                      <w:szCs w:val="16"/>
                                      <w:u w:val="single"/>
                                    </w:rPr>
                                    <w:delText>umber</w:delText>
                                  </w:r>
                                  <w:r>
                                    <w:rPr>
                                      <w:rFonts w:ascii="Arial" w:hAnsi="Arial" w:cs="Arial"/>
                                      <w:sz w:val="16"/>
                                      <w:szCs w:val="16"/>
                                    </w:rPr>
                                    <w:delText xml:space="preserve"> – </w:delText>
                                  </w:r>
                                  <w:r w:rsidRPr="000E1125">
                                    <w:rPr>
                                      <w:rFonts w:ascii="Arial" w:hAnsi="Arial" w:cs="Arial"/>
                                      <w:sz w:val="16"/>
                                      <w:szCs w:val="16"/>
                                    </w:rPr>
                                    <w:delText xml:space="preserve">This will be used to </w:delText>
                                  </w:r>
                                  <w:r>
                                    <w:rPr>
                                      <w:rFonts w:ascii="Arial" w:hAnsi="Arial" w:cs="Arial"/>
                                      <w:sz w:val="16"/>
                                      <w:szCs w:val="16"/>
                                    </w:rPr>
                                    <w:delText xml:space="preserve">search for information regarding the order within SHARP.  </w:delText>
                                  </w:r>
                                </w:del>
                              </w:p>
                              <w:p w14:paraId="29C9276E" w14:textId="77777777" w:rsidR="00257BB1" w:rsidRPr="00681A5B" w:rsidRDefault="00257BB1" w:rsidP="002E2024">
                                <w:pPr>
                                  <w:rPr>
                                    <w:del w:id="396" w:author="Whitney Eiss" w:date="2017-10-16T11:36:00Z"/>
                                    <w:rFonts w:ascii="Arial" w:hAnsi="Arial" w:cs="Arial"/>
                                    <w:b/>
                                    <w:sz w:val="16"/>
                                    <w:szCs w:val="16"/>
                                  </w:rPr>
                                </w:pPr>
                                <w:del w:id="397" w:author="Whitney Eiss" w:date="2017-10-16T11:36:00Z">
                                  <w:r w:rsidRPr="00904FBB">
                                    <w:rPr>
                                      <w:rFonts w:ascii="Arial" w:hAnsi="Arial" w:cs="Arial"/>
                                      <w:sz w:val="16"/>
                                      <w:szCs w:val="16"/>
                                    </w:rPr>
                                    <w:delText>E</w:delText>
                                  </w:r>
                                  <w:r>
                                    <w:rPr>
                                      <w:rFonts w:ascii="Arial" w:hAnsi="Arial" w:cs="Arial"/>
                                      <w:sz w:val="16"/>
                                      <w:szCs w:val="16"/>
                                    </w:rPr>
                                    <w:delText>g</w:delText>
                                  </w:r>
                                  <w:r w:rsidRPr="00904FBB">
                                    <w:rPr>
                                      <w:rFonts w:ascii="Arial" w:hAnsi="Arial" w:cs="Arial"/>
                                      <w:sz w:val="16"/>
                                      <w:szCs w:val="16"/>
                                    </w:rPr>
                                    <w:delText xml:space="preserve">: - In this case the PO # is </w:delText>
                                  </w:r>
                                  <w:r>
                                    <w:rPr>
                                      <w:rFonts w:ascii="Arial" w:hAnsi="Arial" w:cs="Arial"/>
                                      <w:b/>
                                      <w:sz w:val="16"/>
                                      <w:szCs w:val="16"/>
                                    </w:rPr>
                                    <w:delText xml:space="preserve">125899. </w:delText>
                                  </w:r>
                                </w:del>
                              </w:p>
                            </w:txbxContent>
                          </wps:txbx>
                          <wps:bodyPr rot="0" vert="horz" wrap="square" lIns="91440" tIns="45720" rIns="91440" bIns="45720" anchor="t" anchorCtr="0" upright="1">
                            <a:noAutofit/>
                          </wps:bodyPr>
                        </wps:wsp>
                        <wps:wsp>
                          <wps:cNvPr id="424" name="Oval 1029"/>
                          <wps:cNvSpPr>
                            <a:spLocks noChangeArrowheads="1"/>
                          </wps:cNvSpPr>
                          <wps:spPr bwMode="auto">
                            <a:xfrm>
                              <a:off x="9081" y="5023"/>
                              <a:ext cx="482" cy="49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8BBF6E" w14:textId="77777777" w:rsidR="00257BB1" w:rsidRPr="00C225AB" w:rsidRDefault="00257BB1" w:rsidP="002E2024">
                                <w:pPr>
                                  <w:rPr>
                                    <w:del w:id="398" w:author="Whitney Eiss" w:date="2017-10-16T11:36:00Z"/>
                                    <w:rFonts w:ascii="Arial" w:hAnsi="Arial" w:cs="Arial"/>
                                    <w:b/>
                                    <w:sz w:val="28"/>
                                    <w:szCs w:val="28"/>
                                  </w:rPr>
                                </w:pPr>
                                <w:del w:id="399" w:author="Whitney Eiss" w:date="2017-10-16T11:36:00Z">
                                  <w:r w:rsidRPr="00C225AB">
                                    <w:rPr>
                                      <w:rFonts w:ascii="Arial" w:hAnsi="Arial" w:cs="Arial"/>
                                      <w:b/>
                                      <w:sz w:val="28"/>
                                      <w:szCs w:val="28"/>
                                    </w:rPr>
                                    <w:delText>i</w:delText>
                                  </w:r>
                                </w:del>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05E8A5" id="Group 1034" o:spid="_x0000_s1152" style="position:absolute;margin-left:5.4pt;margin-top:.6pt;width:2in;height:77.15pt;z-index:252098048" coordorigin="7004,5023" coordsize="2880,1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">
                  <v:shape id="Text Box 1028" o:spid="_x0000_s1153" type="#_x0000_t202" style="position:absolute;left:7004;top:5513;width:2880;height:1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" fillcolor="#8db3e2" strokeweight="1.5pt">
                    <v:shadow color="#868686"/>
                    <v:textbox>
                      <w:txbxContent>
                        <w:p w14:paraId="6AF08FCA" w14:textId="77777777" w:rsidR="00257BB1" w:rsidRPr="000E1125" w:rsidRDefault="00257BB1" w:rsidP="002E2024">
                          <w:pPr>
                            <w:rPr>
                              <w:del w:id="400" w:author="Whitney Eiss" w:date="2017-10-16T11:36:00Z"/>
                              <w:rFonts w:ascii="Arial" w:hAnsi="Arial" w:cs="Arial"/>
                              <w:sz w:val="16"/>
                              <w:szCs w:val="16"/>
                            </w:rPr>
                          </w:pPr>
                          <w:del w:id="401" w:author="Whitney Eiss" w:date="2017-10-16T11:36:00Z">
                            <w:r>
                              <w:rPr>
                                <w:rFonts w:ascii="Arial" w:hAnsi="Arial" w:cs="Arial"/>
                                <w:sz w:val="16"/>
                                <w:szCs w:val="16"/>
                                <w:u w:val="single"/>
                              </w:rPr>
                              <w:delText>PO N</w:delText>
                            </w:r>
                            <w:r w:rsidRPr="000E1125">
                              <w:rPr>
                                <w:rFonts w:ascii="Arial" w:hAnsi="Arial" w:cs="Arial"/>
                                <w:sz w:val="16"/>
                                <w:szCs w:val="16"/>
                                <w:u w:val="single"/>
                              </w:rPr>
                              <w:delText>umber</w:delText>
                            </w:r>
                            <w:r>
                              <w:rPr>
                                <w:rFonts w:ascii="Arial" w:hAnsi="Arial" w:cs="Arial"/>
                                <w:sz w:val="16"/>
                                <w:szCs w:val="16"/>
                              </w:rPr>
                              <w:delText xml:space="preserve"> – </w:delText>
                            </w:r>
                            <w:r w:rsidRPr="000E1125">
                              <w:rPr>
                                <w:rFonts w:ascii="Arial" w:hAnsi="Arial" w:cs="Arial"/>
                                <w:sz w:val="16"/>
                                <w:szCs w:val="16"/>
                              </w:rPr>
                              <w:delText xml:space="preserve">This will be used to </w:delText>
                            </w:r>
                            <w:r>
                              <w:rPr>
                                <w:rFonts w:ascii="Arial" w:hAnsi="Arial" w:cs="Arial"/>
                                <w:sz w:val="16"/>
                                <w:szCs w:val="16"/>
                              </w:rPr>
                              <w:delText xml:space="preserve">search for information regarding the order within SHARP.  </w:delText>
                            </w:r>
                          </w:del>
                        </w:p>
                        <w:p w14:paraId="29C9276E" w14:textId="77777777" w:rsidR="00257BB1" w:rsidRPr="00681A5B" w:rsidRDefault="00257BB1" w:rsidP="002E2024">
                          <w:pPr>
                            <w:rPr>
                              <w:del w:id="402" w:author="Whitney Eiss" w:date="2017-10-16T11:36:00Z"/>
                              <w:rFonts w:ascii="Arial" w:hAnsi="Arial" w:cs="Arial"/>
                              <w:b/>
                              <w:sz w:val="16"/>
                              <w:szCs w:val="16"/>
                            </w:rPr>
                          </w:pPr>
                          <w:del w:id="403" w:author="Whitney Eiss" w:date="2017-10-16T11:36:00Z">
                            <w:r w:rsidRPr="00904FBB">
                              <w:rPr>
                                <w:rFonts w:ascii="Arial" w:hAnsi="Arial" w:cs="Arial"/>
                                <w:sz w:val="16"/>
                                <w:szCs w:val="16"/>
                              </w:rPr>
                              <w:delText>E</w:delText>
                            </w:r>
                            <w:r>
                              <w:rPr>
                                <w:rFonts w:ascii="Arial" w:hAnsi="Arial" w:cs="Arial"/>
                                <w:sz w:val="16"/>
                                <w:szCs w:val="16"/>
                              </w:rPr>
                              <w:delText>g</w:delText>
                            </w:r>
                            <w:r w:rsidRPr="00904FBB">
                              <w:rPr>
                                <w:rFonts w:ascii="Arial" w:hAnsi="Arial" w:cs="Arial"/>
                                <w:sz w:val="16"/>
                                <w:szCs w:val="16"/>
                              </w:rPr>
                              <w:delText xml:space="preserve">: - In this case the PO # is </w:delText>
                            </w:r>
                            <w:r>
                              <w:rPr>
                                <w:rFonts w:ascii="Arial" w:hAnsi="Arial" w:cs="Arial"/>
                                <w:b/>
                                <w:sz w:val="16"/>
                                <w:szCs w:val="16"/>
                              </w:rPr>
                              <w:delText xml:space="preserve">125899. </w:delText>
                            </w:r>
                          </w:del>
                        </w:p>
                      </w:txbxContent>
                    </v:textbox>
                  </v:shape>
                  <v:oval id="Oval 1029" o:spid="_x0000_s1154" style="position:absolute;left:9081;top:5023;width:482;height: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" fillcolor="#8db3e2" strokecolor="yellow" strokeweight="1.5pt">
                    <v:shadow color="#868686"/>
                    <v:textbox>
                      <w:txbxContent>
                        <w:p w14:paraId="348BBF6E" w14:textId="77777777" w:rsidR="00257BB1" w:rsidRPr="00C225AB" w:rsidRDefault="00257BB1" w:rsidP="002E2024">
                          <w:pPr>
                            <w:rPr>
                              <w:del w:id="404" w:author="Whitney Eiss" w:date="2017-10-16T11:36:00Z"/>
                              <w:rFonts w:ascii="Arial" w:hAnsi="Arial" w:cs="Arial"/>
                              <w:b/>
                              <w:sz w:val="28"/>
                              <w:szCs w:val="28"/>
                            </w:rPr>
                          </w:pPr>
                          <w:del w:id="405" w:author="Whitney Eiss" w:date="2017-10-16T11:36:00Z">
                            <w:r w:rsidRPr="00C225AB">
                              <w:rPr>
                                <w:rFonts w:ascii="Arial" w:hAnsi="Arial" w:cs="Arial"/>
                                <w:b/>
                                <w:sz w:val="28"/>
                                <w:szCs w:val="28"/>
                              </w:rPr>
                              <w:delText>i</w:delText>
                            </w:r>
                          </w:del>
                        </w:p>
                      </w:txbxContent>
                    </v:textbox>
                  </v:oval>
                </v:group>
              </w:pict>
            </mc:Fallback>
          </mc:AlternateContent>
        </w:r>
        <w:r w:rsidR="00650065" w:rsidRPr="00FB3017">
          <w:rPr>
            <w:rFonts w:ascii="Arial" w:hAnsi="Arial" w:cs="Arial"/>
            <w:noProof/>
            <w:lang w:val="en-US"/>
          </w:rPr>
          <mc:AlternateContent>
            <mc:Choice Requires="wps">
              <w:drawing>
                <wp:anchor distT="0" distB="0" distL="114300" distR="114300" simplePos="0" relativeHeight="252099072" behindDoc="0" locked="0" layoutInCell="1" allowOverlap="1" wp14:anchorId="412BEFC3" wp14:editId="151A2BEF">
                  <wp:simplePos x="0" y="0"/>
                  <wp:positionH relativeFrom="column">
                    <wp:posOffset>3566795</wp:posOffset>
                  </wp:positionH>
                  <wp:positionV relativeFrom="paragraph">
                    <wp:posOffset>572770</wp:posOffset>
                  </wp:positionV>
                  <wp:extent cx="1714500" cy="414655"/>
                  <wp:effectExtent l="13970" t="10795" r="14605" b="12700"/>
                  <wp:wrapNone/>
                  <wp:docPr id="425" name="Text Box 1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414655"/>
                          </a:xfrm>
                          <a:prstGeom prst="rect">
                            <a:avLst/>
                          </a:prstGeom>
                          <a:solidFill>
                            <a:schemeClr val="tx2">
                              <a:lumMod val="40000"/>
                              <a:lumOff val="60000"/>
                            </a:schemeClr>
                          </a:solidFill>
                          <a:ln w="19050">
                            <a:solidFill>
                              <a:srgbClr val="000000"/>
                            </a:solidFill>
                            <a:miter lim="800000"/>
                            <a:headEnd/>
                            <a:tailEnd/>
                          </a:ln>
                        </wps:spPr>
                        <wps:txbx>
                          <w:txbxContent>
                            <w:p w14:paraId="39D7D411" w14:textId="77777777" w:rsidR="00257BB1" w:rsidRPr="00417BD8" w:rsidRDefault="00257BB1" w:rsidP="003E2F47">
                              <w:pPr>
                                <w:rPr>
                                  <w:del w:id="406" w:author="Whitney Eiss" w:date="2017-10-16T11:36:00Z"/>
                                  <w:rFonts w:ascii="Arial" w:hAnsi="Arial" w:cs="Arial"/>
                                  <w:sz w:val="16"/>
                                  <w:szCs w:val="16"/>
                                </w:rPr>
                              </w:pPr>
                              <w:del w:id="407" w:author="Whitney Eiss" w:date="2017-10-16T11:36:00Z">
                                <w:r>
                                  <w:rPr>
                                    <w:rFonts w:ascii="Arial" w:hAnsi="Arial" w:cs="Arial"/>
                                    <w:sz w:val="16"/>
                                    <w:szCs w:val="16"/>
                                    <w:u w:val="single"/>
                                  </w:rPr>
                                  <w:delText>Invoice #</w:delText>
                                </w:r>
                                <w:r w:rsidRPr="000862F3">
                                  <w:rPr>
                                    <w:rFonts w:ascii="Arial" w:hAnsi="Arial" w:cs="Arial"/>
                                    <w:sz w:val="16"/>
                                    <w:szCs w:val="16"/>
                                  </w:rPr>
                                  <w:delText>: Used to search for the customer invoice in SHARP.</w:delText>
                                </w:r>
                              </w:del>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BEFC3" id="Text Box 1153" o:spid="_x0000_s1155" type="#_x0000_t202" style="position:absolute;margin-left:280.85pt;margin-top:45.1pt;width:135pt;height:32.65pt;z-index:25209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" fillcolor="#8db3e2 [1311]" strokeweight="1.5pt">
                  <v:textbox>
                    <w:txbxContent>
                      <w:p w14:paraId="39D7D411" w14:textId="77777777" w:rsidR="00257BB1" w:rsidRPr="00417BD8" w:rsidRDefault="00257BB1" w:rsidP="003E2F47">
                        <w:pPr>
                          <w:rPr>
                            <w:del w:id="408" w:author="Whitney Eiss" w:date="2017-10-16T11:36:00Z"/>
                            <w:rFonts w:ascii="Arial" w:hAnsi="Arial" w:cs="Arial"/>
                            <w:sz w:val="16"/>
                            <w:szCs w:val="16"/>
                          </w:rPr>
                        </w:pPr>
                        <w:del w:id="409" w:author="Whitney Eiss" w:date="2017-10-16T11:36:00Z">
                          <w:r>
                            <w:rPr>
                              <w:rFonts w:ascii="Arial" w:hAnsi="Arial" w:cs="Arial"/>
                              <w:sz w:val="16"/>
                              <w:szCs w:val="16"/>
                              <w:u w:val="single"/>
                            </w:rPr>
                            <w:delText>Invoice #</w:delText>
                          </w:r>
                          <w:r w:rsidRPr="000862F3">
                            <w:rPr>
                              <w:rFonts w:ascii="Arial" w:hAnsi="Arial" w:cs="Arial"/>
                              <w:sz w:val="16"/>
                              <w:szCs w:val="16"/>
                            </w:rPr>
                            <w:delText>: Used to search for the customer invoice in SHARP.</w:delText>
                          </w:r>
                        </w:del>
                      </w:p>
                    </w:txbxContent>
                  </v:textbox>
                </v:shape>
              </w:pict>
            </mc:Fallback>
          </mc:AlternateContent>
        </w:r>
        <w:r w:rsidR="00650065" w:rsidRPr="00FB3017">
          <w:rPr>
            <w:rFonts w:ascii="Arial" w:hAnsi="Arial" w:cs="Arial"/>
            <w:noProof/>
            <w:lang w:val="en-US"/>
          </w:rPr>
          <mc:AlternateContent>
            <mc:Choice Requires="wps">
              <w:drawing>
                <wp:anchor distT="0" distB="0" distL="114300" distR="114300" simplePos="0" relativeHeight="252101120" behindDoc="0" locked="0" layoutInCell="1" allowOverlap="1" wp14:anchorId="21A311B1" wp14:editId="28143B81">
                  <wp:simplePos x="0" y="0"/>
                  <wp:positionH relativeFrom="column">
                    <wp:posOffset>3199130</wp:posOffset>
                  </wp:positionH>
                  <wp:positionV relativeFrom="paragraph">
                    <wp:posOffset>720725</wp:posOffset>
                  </wp:positionV>
                  <wp:extent cx="306070" cy="311150"/>
                  <wp:effectExtent l="17780" t="15875" r="9525" b="15875"/>
                  <wp:wrapNone/>
                  <wp:docPr id="426" name="Oval 1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9E1157" w14:textId="77777777" w:rsidR="00257BB1" w:rsidRPr="00C225AB" w:rsidRDefault="00257BB1" w:rsidP="003E2F47">
                              <w:pPr>
                                <w:rPr>
                                  <w:del w:id="410" w:author="Whitney Eiss" w:date="2017-10-16T11:36:00Z"/>
                                  <w:rFonts w:ascii="Arial" w:hAnsi="Arial" w:cs="Arial"/>
                                  <w:b/>
                                  <w:sz w:val="28"/>
                                  <w:szCs w:val="28"/>
                                </w:rPr>
                              </w:pPr>
                              <w:del w:id="411" w:author="Whitney Eiss" w:date="2017-10-16T11:36:00Z">
                                <w:r w:rsidRPr="00C225AB">
                                  <w:rPr>
                                    <w:rFonts w:ascii="Arial" w:hAnsi="Arial" w:cs="Arial"/>
                                    <w:b/>
                                    <w:sz w:val="28"/>
                                    <w:szCs w:val="28"/>
                                  </w:rPr>
                                  <w:delText>i</w:delText>
                                </w:r>
                              </w:del>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A311B1" id="Oval 1156" o:spid="_x0000_s1156" style="position:absolute;margin-left:251.9pt;margin-top:56.75pt;width:24.1pt;height:24.5pt;z-index:25210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" fillcolor="#8db3e2" strokecolor="yellow" strokeweight="1.5pt">
                  <v:shadow color="#868686"/>
                  <v:textbox>
                    <w:txbxContent>
                      <w:p w14:paraId="239E1157" w14:textId="77777777" w:rsidR="00257BB1" w:rsidRPr="00C225AB" w:rsidRDefault="00257BB1" w:rsidP="003E2F47">
                        <w:pPr>
                          <w:rPr>
                            <w:del w:id="412" w:author="Whitney Eiss" w:date="2017-10-16T11:36:00Z"/>
                            <w:rFonts w:ascii="Arial" w:hAnsi="Arial" w:cs="Arial"/>
                            <w:b/>
                            <w:sz w:val="28"/>
                            <w:szCs w:val="28"/>
                          </w:rPr>
                        </w:pPr>
                        <w:del w:id="413" w:author="Whitney Eiss" w:date="2017-10-16T11:36:00Z">
                          <w:r w:rsidRPr="00C225AB">
                            <w:rPr>
                              <w:rFonts w:ascii="Arial" w:hAnsi="Arial" w:cs="Arial"/>
                              <w:b/>
                              <w:sz w:val="28"/>
                              <w:szCs w:val="28"/>
                            </w:rPr>
                            <w:delText>i</w:delText>
                          </w:r>
                        </w:del>
                      </w:p>
                    </w:txbxContent>
                  </v:textbox>
                </v:oval>
              </w:pict>
            </mc:Fallback>
          </mc:AlternateContent>
        </w:r>
        <w:r w:rsidR="00650065" w:rsidRPr="00FB3017">
          <w:rPr>
            <w:rFonts w:ascii="Arial" w:hAnsi="Arial" w:cs="Arial"/>
            <w:noProof/>
            <w:lang w:val="en-US"/>
          </w:rPr>
          <mc:AlternateContent>
            <mc:Choice Requires="wps">
              <w:drawing>
                <wp:anchor distT="0" distB="0" distL="114300" distR="114300" simplePos="0" relativeHeight="252096000" behindDoc="0" locked="0" layoutInCell="1" allowOverlap="1" wp14:anchorId="46F14C67" wp14:editId="2B3B88E0">
                  <wp:simplePos x="0" y="0"/>
                  <wp:positionH relativeFrom="column">
                    <wp:posOffset>1177925</wp:posOffset>
                  </wp:positionH>
                  <wp:positionV relativeFrom="paragraph">
                    <wp:posOffset>987425</wp:posOffset>
                  </wp:positionV>
                  <wp:extent cx="635" cy="313690"/>
                  <wp:effectExtent l="63500" t="25400" r="59690" b="13335"/>
                  <wp:wrapNone/>
                  <wp:docPr id="427" name="AutoShape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136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ADF442" id="AutoShape 1026" o:spid="_x0000_s1026" type="#_x0000_t32" style="position:absolute;margin-left:92.75pt;margin-top:77.75pt;width:.05pt;height:24.7pt;flip:y;z-index:25209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" strokeweight="1.5pt">
                  <v:stroke endarrow="block"/>
                  <v:shadow color="#868686"/>
                </v:shape>
              </w:pict>
            </mc:Fallback>
          </mc:AlternateContent>
        </w:r>
        <w:r w:rsidR="00650065" w:rsidRPr="00FB3017">
          <w:rPr>
            <w:rFonts w:ascii="Arial" w:hAnsi="Arial" w:cs="Arial"/>
            <w:noProof/>
            <w:lang w:val="en-US"/>
          </w:rPr>
          <mc:AlternateContent>
            <mc:Choice Requires="wps">
              <w:drawing>
                <wp:anchor distT="0" distB="0" distL="114300" distR="114300" simplePos="0" relativeHeight="252097024" behindDoc="0" locked="0" layoutInCell="1" allowOverlap="1" wp14:anchorId="35E32E35" wp14:editId="25FEB804">
                  <wp:simplePos x="0" y="0"/>
                  <wp:positionH relativeFrom="column">
                    <wp:posOffset>967105</wp:posOffset>
                  </wp:positionH>
                  <wp:positionV relativeFrom="paragraph">
                    <wp:posOffset>1360170</wp:posOffset>
                  </wp:positionV>
                  <wp:extent cx="930275" cy="313690"/>
                  <wp:effectExtent l="14605" t="17145" r="17145" b="12065"/>
                  <wp:wrapNone/>
                  <wp:docPr id="428" name="Rectangle 1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0275" cy="31369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CADA1F" id="Rectangle 1027" o:spid="_x0000_s1026" style="position:absolute;margin-left:76.15pt;margin-top:107.1pt;width:73.25pt;height:24.7pt;z-index:25209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" filled="f" strokecolor="red" strokeweight="1.5pt">
                  <v:shadow color="#868686"/>
                </v:rect>
              </w:pict>
            </mc:Fallback>
          </mc:AlternateContent>
        </w:r>
        <w:r w:rsidR="00650065" w:rsidRPr="00FB3017">
          <w:rPr>
            <w:rFonts w:ascii="Arial" w:hAnsi="Arial" w:cs="Arial"/>
            <w:noProof/>
            <w:lang w:val="en-US"/>
          </w:rPr>
          <mc:AlternateContent>
            <mc:Choice Requires="wps">
              <w:drawing>
                <wp:anchor distT="0" distB="0" distL="114300" distR="114300" simplePos="0" relativeHeight="252100096" behindDoc="0" locked="0" layoutInCell="1" allowOverlap="1" wp14:anchorId="60467C36" wp14:editId="37E64599">
                  <wp:simplePos x="0" y="0"/>
                  <wp:positionH relativeFrom="column">
                    <wp:posOffset>3505200</wp:posOffset>
                  </wp:positionH>
                  <wp:positionV relativeFrom="paragraph">
                    <wp:posOffset>987425</wp:posOffset>
                  </wp:positionV>
                  <wp:extent cx="136525" cy="334010"/>
                  <wp:effectExtent l="9525" t="34925" r="63500" b="12065"/>
                  <wp:wrapNone/>
                  <wp:docPr id="430" name="AutoShape 1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6525" cy="33401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5431013" id="AutoShape 1154" o:spid="_x0000_s1026" type="#_x0000_t32" style="position:absolute;margin-left:276pt;margin-top:77.75pt;width:10.75pt;height:26.3pt;flip:y;z-index:25210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" strokeweight="1pt">
                  <v:stroke endarrow="block"/>
                  <v:shadow color="#868686"/>
                </v:shape>
              </w:pict>
            </mc:Fallback>
          </mc:AlternateContent>
        </w:r>
      </w:del>
      <w:r w:rsidR="00837B99" w:rsidRPr="00FB3017">
        <w:rPr>
          <w:rFonts w:ascii="Arial" w:hAnsi="Arial" w:cs="Arial"/>
          <w:b/>
          <w:lang w:val="en-GB"/>
        </w:rPr>
        <w:t xml:space="preserve">13.1 Customer Invoice for Freight, Example </w:t>
      </w:r>
      <w:r w:rsidR="00EB2E29">
        <w:rPr>
          <w:rFonts w:ascii="Arial" w:hAnsi="Arial" w:cs="Arial"/>
          <w:b/>
          <w:lang w:val="en-GB"/>
        </w:rPr>
        <w:t>1</w:t>
      </w:r>
      <w:r w:rsidR="00837B99" w:rsidRPr="00FB3017">
        <w:rPr>
          <w:rFonts w:ascii="Arial" w:hAnsi="Arial" w:cs="Arial"/>
          <w:b/>
          <w:lang w:val="en-GB"/>
        </w:rPr>
        <w:t>:</w:t>
      </w:r>
      <w:r w:rsidR="00FB3017" w:rsidRPr="00FB3017">
        <w:rPr>
          <w:rFonts w:ascii="Arial" w:hAnsi="Arial" w:cs="Arial"/>
          <w:b/>
          <w:lang w:val="en-GB"/>
        </w:rPr>
        <w:t xml:space="preserve"> </w:t>
      </w:r>
    </w:p>
    <w:p w14:paraId="44C4E6F6" w14:textId="77777777" w:rsidR="009161F8" w:rsidRDefault="009161F8" w:rsidP="000862F3">
      <w:pPr>
        <w:rPr>
          <w:rFonts w:ascii="Arial" w:hAnsi="Arial" w:cs="Arial"/>
        </w:rPr>
      </w:pPr>
    </w:p>
    <w:p w14:paraId="39376079" w14:textId="77777777" w:rsidR="000862F3" w:rsidRPr="00FB3017" w:rsidRDefault="009161F8" w:rsidP="000862F3">
      <w:pPr>
        <w:rPr>
          <w:del w:id="414" w:author="Whitney Eiss" w:date="2017-10-16T11:36:00Z"/>
          <w:rFonts w:ascii="Arial" w:hAnsi="Arial" w:cs="Arial"/>
        </w:rPr>
      </w:pPr>
      <w:del w:id="415" w:author="Whitney Eiss" w:date="2017-10-16T11:36:00Z">
        <w:r w:rsidRPr="00FB3017">
          <w:rPr>
            <w:rFonts w:ascii="Arial" w:hAnsi="Arial" w:cs="Arial"/>
            <w:noProof/>
            <w:lang w:val="en-US"/>
          </w:rPr>
          <mc:AlternateContent>
            <mc:Choice Requires="wps">
              <w:drawing>
                <wp:anchor distT="0" distB="0" distL="114300" distR="114300" simplePos="0" relativeHeight="252102144" behindDoc="0" locked="0" layoutInCell="1" allowOverlap="1" wp14:anchorId="1C7CD7E7" wp14:editId="60D8D484">
                  <wp:simplePos x="0" y="0"/>
                  <wp:positionH relativeFrom="column">
                    <wp:posOffset>2604770</wp:posOffset>
                  </wp:positionH>
                  <wp:positionV relativeFrom="paragraph">
                    <wp:posOffset>8890</wp:posOffset>
                  </wp:positionV>
                  <wp:extent cx="1924685" cy="601345"/>
                  <wp:effectExtent l="0" t="0" r="18415" b="27305"/>
                  <wp:wrapNone/>
                  <wp:docPr id="431" name="Text Box 1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685" cy="60134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2A662C" w14:textId="77777777" w:rsidR="00257BB1" w:rsidRPr="000E1125" w:rsidRDefault="00257BB1" w:rsidP="002E2024">
                              <w:pPr>
                                <w:rPr>
                                  <w:del w:id="416" w:author="Whitney Eiss" w:date="2017-10-16T11:36:00Z"/>
                                  <w:rFonts w:ascii="Arial" w:hAnsi="Arial" w:cs="Arial"/>
                                  <w:sz w:val="16"/>
                                  <w:szCs w:val="16"/>
                                </w:rPr>
                              </w:pPr>
                              <w:del w:id="417" w:author="Whitney Eiss" w:date="2017-10-16T11:36:00Z">
                                <w:r>
                                  <w:rPr>
                                    <w:rFonts w:ascii="Arial" w:hAnsi="Arial" w:cs="Arial"/>
                                    <w:sz w:val="16"/>
                                    <w:szCs w:val="16"/>
                                    <w:u w:val="single"/>
                                  </w:rPr>
                                  <w:delText>PO N</w:delText>
                                </w:r>
                                <w:r w:rsidRPr="000E1125">
                                  <w:rPr>
                                    <w:rFonts w:ascii="Arial" w:hAnsi="Arial" w:cs="Arial"/>
                                    <w:sz w:val="16"/>
                                    <w:szCs w:val="16"/>
                                    <w:u w:val="single"/>
                                  </w:rPr>
                                  <w:delText>umber</w:delText>
                                </w:r>
                                <w:r>
                                  <w:rPr>
                                    <w:rFonts w:ascii="Arial" w:hAnsi="Arial" w:cs="Arial"/>
                                    <w:sz w:val="16"/>
                                    <w:szCs w:val="16"/>
                                  </w:rPr>
                                  <w:delText xml:space="preserve"> – </w:delText>
                                </w:r>
                                <w:r w:rsidRPr="000E1125">
                                  <w:rPr>
                                    <w:rFonts w:ascii="Arial" w:hAnsi="Arial" w:cs="Arial"/>
                                    <w:sz w:val="16"/>
                                    <w:szCs w:val="16"/>
                                  </w:rPr>
                                  <w:delText xml:space="preserve">This will be used to </w:delText>
                                </w:r>
                                <w:r>
                                  <w:rPr>
                                    <w:rFonts w:ascii="Arial" w:hAnsi="Arial" w:cs="Arial"/>
                                    <w:sz w:val="16"/>
                                    <w:szCs w:val="16"/>
                                  </w:rPr>
                                  <w:delText xml:space="preserve">search for information regarding the order within SHARP.  </w:delText>
                                </w:r>
                              </w:del>
                            </w:p>
                            <w:p w14:paraId="7E9E7914" w14:textId="77777777" w:rsidR="00257BB1" w:rsidRDefault="00257BB1" w:rsidP="002E2024">
                              <w:pPr>
                                <w:rPr>
                                  <w:del w:id="418" w:author="Whitney Eiss" w:date="2017-10-16T11:36:00Z"/>
                                  <w:rFonts w:ascii="Arial" w:hAnsi="Arial" w:cs="Arial"/>
                                  <w:b/>
                                  <w:sz w:val="16"/>
                                  <w:szCs w:val="16"/>
                                </w:rPr>
                              </w:pPr>
                              <w:del w:id="419" w:author="Whitney Eiss" w:date="2017-10-16T11:36:00Z">
                                <w:r w:rsidRPr="00904FBB">
                                  <w:rPr>
                                    <w:rFonts w:ascii="Arial" w:hAnsi="Arial" w:cs="Arial"/>
                                    <w:sz w:val="16"/>
                                    <w:szCs w:val="16"/>
                                  </w:rPr>
                                  <w:delText>E</w:delText>
                                </w:r>
                                <w:r>
                                  <w:rPr>
                                    <w:rFonts w:ascii="Arial" w:hAnsi="Arial" w:cs="Arial"/>
                                    <w:sz w:val="16"/>
                                    <w:szCs w:val="16"/>
                                  </w:rPr>
                                  <w:delText>g</w:delText>
                                </w:r>
                                <w:r w:rsidRPr="00904FBB">
                                  <w:rPr>
                                    <w:rFonts w:ascii="Arial" w:hAnsi="Arial" w:cs="Arial"/>
                                    <w:sz w:val="16"/>
                                    <w:szCs w:val="16"/>
                                  </w:rPr>
                                  <w:delText xml:space="preserve">: - In this case the PO # is </w:delText>
                                </w:r>
                                <w:r>
                                  <w:rPr>
                                    <w:rFonts w:ascii="Arial" w:hAnsi="Arial" w:cs="Arial"/>
                                    <w:b/>
                                    <w:sz w:val="16"/>
                                    <w:szCs w:val="16"/>
                                  </w:rPr>
                                  <w:delText xml:space="preserve">125899. </w:delText>
                                </w:r>
                              </w:del>
                            </w:p>
                            <w:p w14:paraId="2097DEF7" w14:textId="77777777" w:rsidR="00257BB1" w:rsidRPr="00361431" w:rsidRDefault="00257BB1" w:rsidP="002E2024">
                              <w:pPr>
                                <w:rPr>
                                  <w:del w:id="420" w:author="Whitney Eiss" w:date="2017-10-16T11:36:00Z"/>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7CD7E7" id="Text Box 1036" o:spid="_x0000_s1157" type="#_x0000_t202" style="position:absolute;margin-left:205.1pt;margin-top:.7pt;width:151.55pt;height:47.35pt;z-index:25210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" fillcolor="#8db3e2" strokeweight="1.5pt">
                  <v:shadow color="#868686"/>
                  <v:textbox>
                    <w:txbxContent>
                      <w:p w14:paraId="1D2A662C" w14:textId="77777777" w:rsidR="00257BB1" w:rsidRPr="000E1125" w:rsidRDefault="00257BB1" w:rsidP="002E2024">
                        <w:pPr>
                          <w:rPr>
                            <w:del w:id="421" w:author="Whitney Eiss" w:date="2017-10-16T11:36:00Z"/>
                            <w:rFonts w:ascii="Arial" w:hAnsi="Arial" w:cs="Arial"/>
                            <w:sz w:val="16"/>
                            <w:szCs w:val="16"/>
                          </w:rPr>
                        </w:pPr>
                        <w:del w:id="422" w:author="Whitney Eiss" w:date="2017-10-16T11:36:00Z">
                          <w:r>
                            <w:rPr>
                              <w:rFonts w:ascii="Arial" w:hAnsi="Arial" w:cs="Arial"/>
                              <w:sz w:val="16"/>
                              <w:szCs w:val="16"/>
                              <w:u w:val="single"/>
                            </w:rPr>
                            <w:delText>PO N</w:delText>
                          </w:r>
                          <w:r w:rsidRPr="000E1125">
                            <w:rPr>
                              <w:rFonts w:ascii="Arial" w:hAnsi="Arial" w:cs="Arial"/>
                              <w:sz w:val="16"/>
                              <w:szCs w:val="16"/>
                              <w:u w:val="single"/>
                            </w:rPr>
                            <w:delText>umber</w:delText>
                          </w:r>
                          <w:r>
                            <w:rPr>
                              <w:rFonts w:ascii="Arial" w:hAnsi="Arial" w:cs="Arial"/>
                              <w:sz w:val="16"/>
                              <w:szCs w:val="16"/>
                            </w:rPr>
                            <w:delText xml:space="preserve"> – </w:delText>
                          </w:r>
                          <w:r w:rsidRPr="000E1125">
                            <w:rPr>
                              <w:rFonts w:ascii="Arial" w:hAnsi="Arial" w:cs="Arial"/>
                              <w:sz w:val="16"/>
                              <w:szCs w:val="16"/>
                            </w:rPr>
                            <w:delText xml:space="preserve">This will be used to </w:delText>
                          </w:r>
                          <w:r>
                            <w:rPr>
                              <w:rFonts w:ascii="Arial" w:hAnsi="Arial" w:cs="Arial"/>
                              <w:sz w:val="16"/>
                              <w:szCs w:val="16"/>
                            </w:rPr>
                            <w:delText xml:space="preserve">search for information regarding the order within SHARP.  </w:delText>
                          </w:r>
                        </w:del>
                      </w:p>
                      <w:p w14:paraId="7E9E7914" w14:textId="77777777" w:rsidR="00257BB1" w:rsidRDefault="00257BB1" w:rsidP="002E2024">
                        <w:pPr>
                          <w:rPr>
                            <w:del w:id="423" w:author="Whitney Eiss" w:date="2017-10-16T11:36:00Z"/>
                            <w:rFonts w:ascii="Arial" w:hAnsi="Arial" w:cs="Arial"/>
                            <w:b/>
                            <w:sz w:val="16"/>
                            <w:szCs w:val="16"/>
                          </w:rPr>
                        </w:pPr>
                        <w:del w:id="424" w:author="Whitney Eiss" w:date="2017-10-16T11:36:00Z">
                          <w:r w:rsidRPr="00904FBB">
                            <w:rPr>
                              <w:rFonts w:ascii="Arial" w:hAnsi="Arial" w:cs="Arial"/>
                              <w:sz w:val="16"/>
                              <w:szCs w:val="16"/>
                            </w:rPr>
                            <w:delText>E</w:delText>
                          </w:r>
                          <w:r>
                            <w:rPr>
                              <w:rFonts w:ascii="Arial" w:hAnsi="Arial" w:cs="Arial"/>
                              <w:sz w:val="16"/>
                              <w:szCs w:val="16"/>
                            </w:rPr>
                            <w:delText>g</w:delText>
                          </w:r>
                          <w:r w:rsidRPr="00904FBB">
                            <w:rPr>
                              <w:rFonts w:ascii="Arial" w:hAnsi="Arial" w:cs="Arial"/>
                              <w:sz w:val="16"/>
                              <w:szCs w:val="16"/>
                            </w:rPr>
                            <w:delText xml:space="preserve">: - In this case the PO # is </w:delText>
                          </w:r>
                          <w:r>
                            <w:rPr>
                              <w:rFonts w:ascii="Arial" w:hAnsi="Arial" w:cs="Arial"/>
                              <w:b/>
                              <w:sz w:val="16"/>
                              <w:szCs w:val="16"/>
                            </w:rPr>
                            <w:delText xml:space="preserve">125899. </w:delText>
                          </w:r>
                        </w:del>
                      </w:p>
                      <w:p w14:paraId="2097DEF7" w14:textId="77777777" w:rsidR="00257BB1" w:rsidRPr="00361431" w:rsidRDefault="00257BB1" w:rsidP="002E2024">
                        <w:pPr>
                          <w:rPr>
                            <w:del w:id="425" w:author="Whitney Eiss" w:date="2017-10-16T11:36:00Z"/>
                            <w:rFonts w:ascii="Arial" w:hAnsi="Arial" w:cs="Arial"/>
                            <w:sz w:val="16"/>
                            <w:szCs w:val="16"/>
                          </w:rPr>
                        </w:pPr>
                      </w:p>
                    </w:txbxContent>
                  </v:textbox>
                </v:shape>
              </w:pict>
            </mc:Fallback>
          </mc:AlternateContent>
        </w:r>
      </w:del>
    </w:p>
    <w:p w14:paraId="50DD364B" w14:textId="77777777" w:rsidR="000862F3" w:rsidRPr="00FB3017" w:rsidRDefault="009161F8" w:rsidP="000862F3">
      <w:pPr>
        <w:rPr>
          <w:ins w:id="426" w:author="Whitney Eiss" w:date="2017-10-16T11:36:00Z"/>
          <w:rFonts w:ascii="Arial" w:hAnsi="Arial" w:cs="Arial"/>
        </w:rPr>
      </w:pPr>
      <w:ins w:id="427" w:author="Whitney Eiss" w:date="2017-10-16T11:36:00Z">
        <w:r w:rsidRPr="00FB3017">
          <w:rPr>
            <w:rFonts w:ascii="Arial" w:hAnsi="Arial" w:cs="Arial"/>
            <w:noProof/>
            <w:lang w:val="en-US"/>
          </w:rPr>
          <mc:AlternateContent>
            <mc:Choice Requires="wps">
              <w:drawing>
                <wp:anchor distT="0" distB="0" distL="114300" distR="114300" simplePos="0" relativeHeight="251539968" behindDoc="0" locked="0" layoutInCell="1" allowOverlap="1" wp14:anchorId="7B942401" wp14:editId="795DC0D7">
                  <wp:simplePos x="0" y="0"/>
                  <wp:positionH relativeFrom="column">
                    <wp:posOffset>2605101</wp:posOffset>
                  </wp:positionH>
                  <wp:positionV relativeFrom="paragraph">
                    <wp:posOffset>7841</wp:posOffset>
                  </wp:positionV>
                  <wp:extent cx="1924685" cy="580445"/>
                  <wp:effectExtent l="0" t="0" r="18415" b="10160"/>
                  <wp:wrapNone/>
                  <wp:docPr id="1071" name="Text Box 1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685" cy="58044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3B3BBF8" w14:textId="77777777" w:rsidR="00257BB1" w:rsidRPr="000E1125" w:rsidRDefault="00257BB1" w:rsidP="002E2024">
                              <w:pPr>
                                <w:rPr>
                                  <w:ins w:id="428" w:author="Whitney Eiss" w:date="2017-10-16T11:36:00Z"/>
                                  <w:rFonts w:ascii="Arial" w:hAnsi="Arial" w:cs="Arial"/>
                                  <w:sz w:val="16"/>
                                  <w:szCs w:val="16"/>
                                </w:rPr>
                              </w:pPr>
                              <w:ins w:id="429" w:author="Whitney Eiss" w:date="2017-10-16T11:36:00Z">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will be used to </w:t>
                                </w:r>
                                <w:r>
                                  <w:rPr>
                                    <w:rFonts w:ascii="Arial" w:hAnsi="Arial" w:cs="Arial"/>
                                    <w:sz w:val="16"/>
                                    <w:szCs w:val="16"/>
                                  </w:rPr>
                                  <w:t xml:space="preserve">search for information regarding the order within </w:t>
                                </w:r>
                                <w:r>
                                  <w:rPr>
                                    <w:rFonts w:ascii="Verdana" w:hAnsi="Verdana"/>
                                    <w:color w:val="000000"/>
                                    <w:sz w:val="17"/>
                                    <w:szCs w:val="17"/>
                                  </w:rPr>
                                  <w:t>ACOSTA Relay</w:t>
                                </w:r>
                                <w:r>
                                  <w:rPr>
                                    <w:rFonts w:ascii="Arial" w:hAnsi="Arial" w:cs="Arial"/>
                                    <w:sz w:val="16"/>
                                    <w:szCs w:val="16"/>
                                  </w:rPr>
                                  <w:t xml:space="preserve">.  </w:t>
                                </w:r>
                              </w:ins>
                            </w:p>
                            <w:p w14:paraId="013F096A" w14:textId="77777777" w:rsidR="00257BB1" w:rsidRDefault="00257BB1" w:rsidP="002E2024">
                              <w:pPr>
                                <w:rPr>
                                  <w:ins w:id="430" w:author="Whitney Eiss" w:date="2017-10-16T11:36:00Z"/>
                                  <w:rFonts w:ascii="Arial" w:hAnsi="Arial" w:cs="Arial"/>
                                  <w:b/>
                                  <w:sz w:val="16"/>
                                  <w:szCs w:val="16"/>
                                </w:rPr>
                              </w:pPr>
                              <w:ins w:id="431" w:author="Whitney Eiss" w:date="2017-10-16T11:36:00Z">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 In this case the PO # is </w:t>
                                </w:r>
                                <w:r>
                                  <w:rPr>
                                    <w:rFonts w:ascii="Arial" w:hAnsi="Arial" w:cs="Arial"/>
                                    <w:b/>
                                    <w:sz w:val="16"/>
                                    <w:szCs w:val="16"/>
                                  </w:rPr>
                                  <w:t xml:space="preserve">125899. </w:t>
                                </w:r>
                              </w:ins>
                            </w:p>
                            <w:p w14:paraId="6A58E5B2" w14:textId="77777777" w:rsidR="00257BB1" w:rsidRPr="00361431" w:rsidRDefault="00257BB1" w:rsidP="002E2024">
                              <w:pPr>
                                <w:rPr>
                                  <w:ins w:id="432" w:author="Whitney Eiss" w:date="2017-10-16T11:36:00Z"/>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942401" id="_x0000_s1158" type="#_x0000_t202" style="position:absolute;margin-left:205.15pt;margin-top:.6pt;width:151.55pt;height:45.7pt;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" fillcolor="#8db3e2" strokeweight="1.5pt">
                  <v:shadow color="#868686"/>
                  <v:textbox>
                    <w:txbxContent>
                      <w:p w14:paraId="63B3BBF8" w14:textId="77777777" w:rsidR="00257BB1" w:rsidRPr="000E1125" w:rsidRDefault="00257BB1" w:rsidP="002E2024">
                        <w:pPr>
                          <w:rPr>
                            <w:ins w:id="433" w:author="Whitney Eiss" w:date="2017-10-16T11:36:00Z"/>
                            <w:rFonts w:ascii="Arial" w:hAnsi="Arial" w:cs="Arial"/>
                            <w:sz w:val="16"/>
                            <w:szCs w:val="16"/>
                          </w:rPr>
                        </w:pPr>
                        <w:ins w:id="434" w:author="Whitney Eiss" w:date="2017-10-16T11:36:00Z">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will be used to </w:t>
                          </w:r>
                          <w:r>
                            <w:rPr>
                              <w:rFonts w:ascii="Arial" w:hAnsi="Arial" w:cs="Arial"/>
                              <w:sz w:val="16"/>
                              <w:szCs w:val="16"/>
                            </w:rPr>
                            <w:t xml:space="preserve">search for information regarding the order within </w:t>
                          </w:r>
                          <w:r>
                            <w:rPr>
                              <w:rFonts w:ascii="Verdana" w:hAnsi="Verdana"/>
                              <w:color w:val="000000"/>
                              <w:sz w:val="17"/>
                              <w:szCs w:val="17"/>
                            </w:rPr>
                            <w:t>ACOSTA Relay</w:t>
                          </w:r>
                          <w:r>
                            <w:rPr>
                              <w:rFonts w:ascii="Arial" w:hAnsi="Arial" w:cs="Arial"/>
                              <w:sz w:val="16"/>
                              <w:szCs w:val="16"/>
                            </w:rPr>
                            <w:t xml:space="preserve">.  </w:t>
                          </w:r>
                        </w:ins>
                      </w:p>
                      <w:p w14:paraId="013F096A" w14:textId="77777777" w:rsidR="00257BB1" w:rsidRDefault="00257BB1" w:rsidP="002E2024">
                        <w:pPr>
                          <w:rPr>
                            <w:ins w:id="435" w:author="Whitney Eiss" w:date="2017-10-16T11:36:00Z"/>
                            <w:rFonts w:ascii="Arial" w:hAnsi="Arial" w:cs="Arial"/>
                            <w:b/>
                            <w:sz w:val="16"/>
                            <w:szCs w:val="16"/>
                          </w:rPr>
                        </w:pPr>
                        <w:ins w:id="436" w:author="Whitney Eiss" w:date="2017-10-16T11:36:00Z">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 In this case the PO # is </w:t>
                          </w:r>
                          <w:r>
                            <w:rPr>
                              <w:rFonts w:ascii="Arial" w:hAnsi="Arial" w:cs="Arial"/>
                              <w:b/>
                              <w:sz w:val="16"/>
                              <w:szCs w:val="16"/>
                            </w:rPr>
                            <w:t xml:space="preserve">125899. </w:t>
                          </w:r>
                        </w:ins>
                      </w:p>
                      <w:p w14:paraId="6A58E5B2" w14:textId="77777777" w:rsidR="00257BB1" w:rsidRPr="00361431" w:rsidRDefault="00257BB1" w:rsidP="002E2024">
                        <w:pPr>
                          <w:rPr>
                            <w:ins w:id="437" w:author="Whitney Eiss" w:date="2017-10-16T11:36:00Z"/>
                            <w:rFonts w:ascii="Arial" w:hAnsi="Arial" w:cs="Arial"/>
                            <w:sz w:val="16"/>
                            <w:szCs w:val="16"/>
                          </w:rPr>
                        </w:pPr>
                      </w:p>
                    </w:txbxContent>
                  </v:textbox>
                </v:shape>
              </w:pict>
            </mc:Fallback>
          </mc:AlternateContent>
        </w:r>
      </w:ins>
    </w:p>
    <w:p w14:paraId="5178CDA9" w14:textId="33CFD979" w:rsidR="002E2024" w:rsidRPr="00FB3017" w:rsidRDefault="00650065" w:rsidP="00FD50CC">
      <w:pPr>
        <w:ind w:left="1170"/>
        <w:rPr>
          <w:rFonts w:ascii="Arial" w:hAnsi="Arial" w:cs="Arial"/>
        </w:rPr>
      </w:pPr>
      <w:r w:rsidRPr="00FB3017">
        <w:rPr>
          <w:rFonts w:ascii="Arial" w:hAnsi="Arial" w:cs="Arial"/>
          <w:noProof/>
          <w:lang w:val="en-US"/>
        </w:rPr>
        <mc:AlternateContent>
          <mc:Choice Requires="wps">
            <w:drawing>
              <wp:anchor distT="0" distB="0" distL="114300" distR="114300" simplePos="0" relativeHeight="251471360" behindDoc="0" locked="0" layoutInCell="1" allowOverlap="1" wp14:anchorId="2191BF88" wp14:editId="1CBBDFBC">
                <wp:simplePos x="0" y="0"/>
                <wp:positionH relativeFrom="column">
                  <wp:posOffset>3519805</wp:posOffset>
                </wp:positionH>
                <wp:positionV relativeFrom="paragraph">
                  <wp:posOffset>2134235</wp:posOffset>
                </wp:positionV>
                <wp:extent cx="1125855" cy="543560"/>
                <wp:effectExtent l="14605" t="10160" r="12065" b="17780"/>
                <wp:wrapNone/>
                <wp:docPr id="1070" name="Text Box 10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855" cy="54356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9DBA90" w14:textId="77777777" w:rsidR="00257BB1" w:rsidRPr="00D8343E" w:rsidRDefault="00257BB1" w:rsidP="002E2024">
                            <w:pPr>
                              <w:rPr>
                                <w:rFonts w:ascii="Arial" w:hAnsi="Arial" w:cs="Arial"/>
                                <w:sz w:val="16"/>
                                <w:szCs w:val="16"/>
                              </w:rPr>
                            </w:pPr>
                            <w:r>
                              <w:rPr>
                                <w:rFonts w:ascii="Arial" w:hAnsi="Arial" w:cs="Arial"/>
                                <w:sz w:val="16"/>
                              </w:rPr>
                              <w:t>This indicates that the deduction is for freight.</w:t>
                            </w:r>
                          </w:p>
                          <w:p w14:paraId="7C0AFBCD" w14:textId="77777777" w:rsidR="00257BB1" w:rsidRPr="00356DAF" w:rsidRDefault="00257BB1" w:rsidP="002E2024">
                            <w:pPr>
                              <w:rPr>
                                <w:rFonts w:ascii="Arial" w:hAnsi="Arial" w:cs="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91BF88" id="Text Box 1031" o:spid="_x0000_s1159" type="#_x0000_t202" style="position:absolute;left:0;text-align:left;margin-left:277.15pt;margin-top:168.05pt;width:88.65pt;height:42.8pt;z-index:25147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" fillcolor="#8db3e2" strokeweight="1.5pt">
                <v:shadow color="#868686"/>
                <v:textbox>
                  <w:txbxContent>
                    <w:p w14:paraId="569DBA90" w14:textId="77777777" w:rsidR="00257BB1" w:rsidRPr="00D8343E" w:rsidRDefault="00257BB1" w:rsidP="002E2024">
                      <w:pPr>
                        <w:rPr>
                          <w:rFonts w:ascii="Arial" w:hAnsi="Arial" w:cs="Arial"/>
                          <w:sz w:val="16"/>
                          <w:szCs w:val="16"/>
                        </w:rPr>
                      </w:pPr>
                      <w:r>
                        <w:rPr>
                          <w:rFonts w:ascii="Arial" w:hAnsi="Arial" w:cs="Arial"/>
                          <w:sz w:val="16"/>
                        </w:rPr>
                        <w:t>This indicates that the deduction is for freight.</w:t>
                      </w:r>
                    </w:p>
                    <w:p w14:paraId="7C0AFBCD" w14:textId="77777777" w:rsidR="00257BB1" w:rsidRPr="00356DAF" w:rsidRDefault="00257BB1" w:rsidP="002E2024">
                      <w:pPr>
                        <w:rPr>
                          <w:rFonts w:ascii="Arial" w:hAnsi="Arial" w:cs="Arial"/>
                          <w:sz w:val="16"/>
                        </w:rPr>
                      </w:pPr>
                    </w:p>
                  </w:txbxContent>
                </v:textbox>
              </v:shape>
            </w:pict>
          </mc:Fallback>
        </mc:AlternateContent>
      </w:r>
      <w:r w:rsidRPr="00FB3017">
        <w:rPr>
          <w:rFonts w:ascii="Arial" w:hAnsi="Arial" w:cs="Arial"/>
          <w:noProof/>
          <w:lang w:val="en-US"/>
        </w:rPr>
        <mc:AlternateContent>
          <mc:Choice Requires="wps">
            <w:drawing>
              <wp:anchor distT="0" distB="0" distL="114300" distR="114300" simplePos="0" relativeHeight="251538944" behindDoc="0" locked="0" layoutInCell="1" allowOverlap="1" wp14:anchorId="5979BE49" wp14:editId="6E82EADD">
                <wp:simplePos x="0" y="0"/>
                <wp:positionH relativeFrom="column">
                  <wp:posOffset>1215390</wp:posOffset>
                </wp:positionH>
                <wp:positionV relativeFrom="paragraph">
                  <wp:posOffset>63500</wp:posOffset>
                </wp:positionV>
                <wp:extent cx="541655" cy="149860"/>
                <wp:effectExtent l="15240" t="15875" r="14605" b="15240"/>
                <wp:wrapNone/>
                <wp:docPr id="1069" name="Rectangle 10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14986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E0132C" id="Rectangle 1039" o:spid="_x0000_s1026" style="position:absolute;margin-left:95.7pt;margin-top:5pt;width:42.65pt;height:11.8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" filled="f" strokecolor="red" strokeweight="1.5pt">
                <v:shadow color="#868686"/>
              </v:rect>
            </w:pict>
          </mc:Fallback>
        </mc:AlternateContent>
      </w:r>
      <w:r w:rsidRPr="00FB3017">
        <w:rPr>
          <w:rFonts w:ascii="Arial" w:hAnsi="Arial" w:cs="Arial"/>
          <w:noProof/>
          <w:lang w:val="en-US"/>
        </w:rPr>
        <mc:AlternateContent>
          <mc:Choice Requires="wps">
            <w:drawing>
              <wp:anchor distT="0" distB="0" distL="114300" distR="114300" simplePos="0" relativeHeight="251537920" behindDoc="0" locked="0" layoutInCell="1" allowOverlap="1" wp14:anchorId="5ED0A881" wp14:editId="2F7909A3">
                <wp:simplePos x="0" y="0"/>
                <wp:positionH relativeFrom="column">
                  <wp:posOffset>1757045</wp:posOffset>
                </wp:positionH>
                <wp:positionV relativeFrom="paragraph">
                  <wp:posOffset>151765</wp:posOffset>
                </wp:positionV>
                <wp:extent cx="846455" cy="0"/>
                <wp:effectExtent l="13970" t="66040" r="25400" b="57785"/>
                <wp:wrapNone/>
                <wp:docPr id="1068" name="AutoShape 10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645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B3C672" id="AutoShape 1038" o:spid="_x0000_s1026" type="#_x0000_t32" style="position:absolute;margin-left:138.35pt;margin-top:11.95pt;width:66.65pt;height:0;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" strokeweight="1.5pt">
                <v:stroke endarrow="block"/>
                <v:shadow color="#868686"/>
              </v:shape>
            </w:pict>
          </mc:Fallback>
        </mc:AlternateContent>
      </w:r>
      <w:r w:rsidRPr="00FB3017">
        <w:rPr>
          <w:rFonts w:ascii="Arial" w:hAnsi="Arial" w:cs="Arial"/>
          <w:noProof/>
          <w:lang w:val="en-US"/>
        </w:rPr>
        <mc:AlternateContent>
          <mc:Choice Requires="wps">
            <w:drawing>
              <wp:anchor distT="0" distB="0" distL="114300" distR="114300" simplePos="0" relativeHeight="251472384" behindDoc="0" locked="0" layoutInCell="1" allowOverlap="1" wp14:anchorId="175C7175" wp14:editId="517374AD">
                <wp:simplePos x="0" y="0"/>
                <wp:positionH relativeFrom="column">
                  <wp:posOffset>3845560</wp:posOffset>
                </wp:positionH>
                <wp:positionV relativeFrom="paragraph">
                  <wp:posOffset>1521460</wp:posOffset>
                </wp:positionV>
                <wp:extent cx="0" cy="580390"/>
                <wp:effectExtent l="64135" t="16510" r="59690" b="22225"/>
                <wp:wrapNone/>
                <wp:docPr id="1067" name="AutoShape 10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03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3D05472" id="AutoShape 1032" o:spid="_x0000_s1026" type="#_x0000_t32" style="position:absolute;margin-left:302.8pt;margin-top:119.8pt;width:0;height:45.7pt;z-index:25147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" strokeweight="1.5pt">
                <v:stroke endarrow="block"/>
                <v:shadow color="#868686"/>
              </v:shape>
            </w:pict>
          </mc:Fallback>
        </mc:AlternateContent>
      </w:r>
      <w:r w:rsidRPr="00FB3017">
        <w:rPr>
          <w:rFonts w:ascii="Arial" w:hAnsi="Arial" w:cs="Arial"/>
          <w:noProof/>
          <w:lang w:val="en-US"/>
        </w:rPr>
        <mc:AlternateContent>
          <mc:Choice Requires="wps">
            <w:drawing>
              <wp:anchor distT="0" distB="0" distL="114300" distR="114300" simplePos="0" relativeHeight="251474432" behindDoc="0" locked="0" layoutInCell="1" allowOverlap="1" wp14:anchorId="56C6A44E" wp14:editId="554FEF1B">
                <wp:simplePos x="0" y="0"/>
                <wp:positionH relativeFrom="column">
                  <wp:posOffset>2988945</wp:posOffset>
                </wp:positionH>
                <wp:positionV relativeFrom="paragraph">
                  <wp:posOffset>1410335</wp:posOffset>
                </wp:positionV>
                <wp:extent cx="1656715" cy="111125"/>
                <wp:effectExtent l="17145" t="10160" r="12065" b="12065"/>
                <wp:wrapNone/>
                <wp:docPr id="1066" name="Rectangle 10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6715" cy="11112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331A58" id="Rectangle 1041" o:spid="_x0000_s1026" style="position:absolute;margin-left:235.35pt;margin-top:111.05pt;width:130.45pt;height:8.75pt;z-index:25147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" filled="f" strokecolor="red" strokeweight="1.5pt">
                <v:shadow color="#868686"/>
              </v:rect>
            </w:pict>
          </mc:Fallback>
        </mc:AlternateContent>
      </w:r>
      <w:r w:rsidRPr="00FB3017">
        <w:rPr>
          <w:rFonts w:ascii="Arial" w:hAnsi="Arial" w:cs="Arial"/>
          <w:noProof/>
          <w:lang w:val="en-US"/>
        </w:rPr>
        <mc:AlternateContent>
          <mc:Choice Requires="wps">
            <w:drawing>
              <wp:anchor distT="0" distB="0" distL="114300" distR="114300" simplePos="0" relativeHeight="251470336" behindDoc="0" locked="0" layoutInCell="1" allowOverlap="1" wp14:anchorId="3D702B6A" wp14:editId="7694CBFA">
                <wp:simplePos x="0" y="0"/>
                <wp:positionH relativeFrom="column">
                  <wp:posOffset>971550</wp:posOffset>
                </wp:positionH>
                <wp:positionV relativeFrom="paragraph">
                  <wp:posOffset>1410335</wp:posOffset>
                </wp:positionV>
                <wp:extent cx="4130040" cy="263525"/>
                <wp:effectExtent l="9525" t="10160" r="13335" b="12065"/>
                <wp:wrapNone/>
                <wp:docPr id="1065" name="Rectangle 10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30040" cy="26352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7D2F1" id="Rectangle 1030" o:spid="_x0000_s1026" style="position:absolute;margin-left:76.5pt;margin-top:111.05pt;width:325.2pt;height:20.75pt;z-index:25147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" filled="f" strokecolor="red" strokeweight="1.5pt">
                <v:shadow color="#868686"/>
              </v:rect>
            </w:pict>
          </mc:Fallback>
        </mc:AlternateContent>
      </w:r>
      <w:r w:rsidR="00A410A4" w:rsidRPr="00FB3017">
        <w:rPr>
          <w:rFonts w:ascii="Arial" w:hAnsi="Arial" w:cs="Arial"/>
          <w:noProof/>
          <w:lang w:val="en-US"/>
        </w:rPr>
        <w:drawing>
          <wp:inline distT="0" distB="0" distL="0" distR="0" wp14:anchorId="138A5EFF" wp14:editId="4562289C">
            <wp:extent cx="4425950" cy="3108960"/>
            <wp:effectExtent l="19050" t="19050" r="12700" b="1524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5" cstate="print"/>
                    <a:srcRect l="9706" t="20151" r="12096" b="11560"/>
                    <a:stretch>
                      <a:fillRect/>
                    </a:stretch>
                  </pic:blipFill>
                  <pic:spPr bwMode="auto">
                    <a:xfrm>
                      <a:off x="0" y="0"/>
                      <a:ext cx="4425950" cy="3108960"/>
                    </a:xfrm>
                    <a:prstGeom prst="rect">
                      <a:avLst/>
                    </a:prstGeom>
                    <a:noFill/>
                    <a:ln w="9525">
                      <a:solidFill>
                        <a:schemeClr val="tx1"/>
                      </a:solidFill>
                      <a:miter lim="800000"/>
                      <a:headEnd/>
                      <a:tailEnd/>
                    </a:ln>
                  </pic:spPr>
                </pic:pic>
              </a:graphicData>
            </a:graphic>
          </wp:inline>
        </w:drawing>
      </w:r>
    </w:p>
    <w:p w14:paraId="2276B43F" w14:textId="77777777" w:rsidR="00FD50CC" w:rsidRPr="00FB3017" w:rsidRDefault="00FD50CC" w:rsidP="00FD50CC">
      <w:pPr>
        <w:ind w:left="1170"/>
        <w:rPr>
          <w:rFonts w:ascii="Arial" w:hAnsi="Arial" w:cs="Arial"/>
        </w:rPr>
      </w:pPr>
    </w:p>
    <w:p w14:paraId="3EEDA549" w14:textId="77777777" w:rsidR="000D1B77" w:rsidRPr="00FB3017" w:rsidRDefault="000D1B77" w:rsidP="000862F3">
      <w:pPr>
        <w:rPr>
          <w:rFonts w:ascii="Arial" w:hAnsi="Arial" w:cs="Arial"/>
        </w:rPr>
      </w:pPr>
    </w:p>
    <w:p w14:paraId="3DEAB78A" w14:textId="77777777" w:rsidR="00837B99" w:rsidRPr="00FB3017" w:rsidRDefault="00837B99">
      <w:pPr>
        <w:overflowPunct/>
        <w:autoSpaceDE/>
        <w:autoSpaceDN/>
        <w:adjustRightInd/>
        <w:textAlignment w:val="auto"/>
        <w:rPr>
          <w:rFonts w:ascii="Arial" w:hAnsi="Arial" w:cs="Arial"/>
          <w:b/>
          <w:lang w:val="en-GB"/>
        </w:rPr>
      </w:pPr>
      <w:r w:rsidRPr="00FB3017">
        <w:rPr>
          <w:rFonts w:ascii="Arial" w:hAnsi="Arial" w:cs="Arial"/>
          <w:b/>
          <w:lang w:val="en-GB"/>
        </w:rPr>
        <w:br w:type="page"/>
      </w:r>
    </w:p>
    <w:p w14:paraId="708FF0B0" w14:textId="499AF751" w:rsidR="00837B99" w:rsidRPr="00FB3017" w:rsidRDefault="00A620F9" w:rsidP="00837B99">
      <w:pPr>
        <w:rPr>
          <w:rFonts w:ascii="Arial" w:hAnsi="Arial" w:cs="Arial"/>
          <w:b/>
          <w:lang w:val="en-GB"/>
        </w:rPr>
      </w:pPr>
      <w:ins w:id="438" w:author="Whitney Eiss" w:date="2017-10-16T11:36:00Z">
        <w:r w:rsidRPr="00FB3017">
          <w:rPr>
            <w:rFonts w:ascii="Arial" w:hAnsi="Arial" w:cs="Arial"/>
            <w:noProof/>
            <w:lang w:val="en-US"/>
          </w:rPr>
          <w:lastRenderedPageBreak/>
          <mc:AlternateContent>
            <mc:Choice Requires="wps">
              <w:drawing>
                <wp:anchor distT="0" distB="0" distL="114300" distR="114300" simplePos="0" relativeHeight="251528704" behindDoc="0" locked="0" layoutInCell="1" allowOverlap="1" wp14:anchorId="3C91FE2D" wp14:editId="2BA3AD00">
                  <wp:simplePos x="0" y="0"/>
                  <wp:positionH relativeFrom="margin">
                    <wp:align>right</wp:align>
                  </wp:positionH>
                  <wp:positionV relativeFrom="paragraph">
                    <wp:posOffset>70308</wp:posOffset>
                  </wp:positionV>
                  <wp:extent cx="1714500" cy="516834"/>
                  <wp:effectExtent l="0" t="0" r="19050" b="17145"/>
                  <wp:wrapNone/>
                  <wp:docPr id="1063" name="Text Box 1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516834"/>
                          </a:xfrm>
                          <a:prstGeom prst="rect">
                            <a:avLst/>
                          </a:prstGeom>
                          <a:solidFill>
                            <a:schemeClr val="tx2">
                              <a:lumMod val="40000"/>
                              <a:lumOff val="60000"/>
                            </a:schemeClr>
                          </a:solidFill>
                          <a:ln w="19050">
                            <a:solidFill>
                              <a:srgbClr val="000000"/>
                            </a:solidFill>
                            <a:miter lim="800000"/>
                            <a:headEnd/>
                            <a:tailEnd/>
                          </a:ln>
                        </wps:spPr>
                        <wps:txbx>
                          <w:txbxContent>
                            <w:p w14:paraId="124E5424" w14:textId="77777777" w:rsidR="00257BB1" w:rsidRPr="00417BD8" w:rsidRDefault="00257BB1" w:rsidP="003E2F47">
                              <w:pPr>
                                <w:rPr>
                                  <w:ins w:id="439" w:author="Whitney Eiss" w:date="2017-10-16T11:36:00Z"/>
                                  <w:rFonts w:ascii="Arial" w:hAnsi="Arial" w:cs="Arial"/>
                                  <w:sz w:val="16"/>
                                  <w:szCs w:val="16"/>
                                </w:rPr>
                              </w:pPr>
                              <w:ins w:id="440" w:author="Whitney Eiss" w:date="2017-10-16T11:36:00Z">
                                <w:r>
                                  <w:rPr>
                                    <w:rFonts w:ascii="Arial" w:hAnsi="Arial" w:cs="Arial"/>
                                    <w:sz w:val="16"/>
                                    <w:szCs w:val="16"/>
                                    <w:u w:val="single"/>
                                  </w:rPr>
                                  <w:t>Invoice #</w:t>
                                </w:r>
                                <w:r w:rsidRPr="000862F3">
                                  <w:rPr>
                                    <w:rFonts w:ascii="Arial" w:hAnsi="Arial" w:cs="Arial"/>
                                    <w:sz w:val="16"/>
                                    <w:szCs w:val="16"/>
                                  </w:rPr>
                                  <w:t xml:space="preserve">: Used to search </w:t>
                                </w:r>
                                <w:r>
                                  <w:rPr>
                                    <w:rFonts w:ascii="Arial" w:hAnsi="Arial" w:cs="Arial"/>
                                    <w:sz w:val="16"/>
                                    <w:szCs w:val="16"/>
                                  </w:rPr>
                                  <w:t xml:space="preserve">for the customer invoice in </w:t>
                                </w:r>
                                <w:r>
                                  <w:rPr>
                                    <w:rFonts w:ascii="Verdana" w:hAnsi="Verdana"/>
                                    <w:color w:val="000000"/>
                                    <w:sz w:val="17"/>
                                    <w:szCs w:val="17"/>
                                  </w:rPr>
                                  <w:t>ACOSTA Relay</w:t>
                                </w:r>
                                <w:r w:rsidRPr="000862F3">
                                  <w:rPr>
                                    <w:rFonts w:ascii="Arial" w:hAnsi="Arial" w:cs="Arial"/>
                                    <w:sz w:val="16"/>
                                    <w:szCs w:val="16"/>
                                  </w:rPr>
                                  <w:t>.</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91FE2D" id="Text Box 1157" o:spid="_x0000_s1160" type="#_x0000_t202" style="position:absolute;margin-left:83.8pt;margin-top:5.55pt;width:135pt;height:40.7pt;z-index:251528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" fillcolor="#8db3e2 [1311]" strokeweight="1.5pt">
                  <v:textbox>
                    <w:txbxContent>
                      <w:p w14:paraId="124E5424" w14:textId="77777777" w:rsidR="00257BB1" w:rsidRPr="00417BD8" w:rsidRDefault="00257BB1" w:rsidP="003E2F47">
                        <w:pPr>
                          <w:rPr>
                            <w:ins w:id="441" w:author="Whitney Eiss" w:date="2017-10-16T11:36:00Z"/>
                            <w:rFonts w:ascii="Arial" w:hAnsi="Arial" w:cs="Arial"/>
                            <w:sz w:val="16"/>
                            <w:szCs w:val="16"/>
                          </w:rPr>
                        </w:pPr>
                        <w:ins w:id="442" w:author="Whitney Eiss" w:date="2017-10-16T11:36:00Z">
                          <w:r>
                            <w:rPr>
                              <w:rFonts w:ascii="Arial" w:hAnsi="Arial" w:cs="Arial"/>
                              <w:sz w:val="16"/>
                              <w:szCs w:val="16"/>
                              <w:u w:val="single"/>
                            </w:rPr>
                            <w:t>Invoice #</w:t>
                          </w:r>
                          <w:r w:rsidRPr="000862F3">
                            <w:rPr>
                              <w:rFonts w:ascii="Arial" w:hAnsi="Arial" w:cs="Arial"/>
                              <w:sz w:val="16"/>
                              <w:szCs w:val="16"/>
                            </w:rPr>
                            <w:t xml:space="preserve">: Used to search </w:t>
                          </w:r>
                          <w:r>
                            <w:rPr>
                              <w:rFonts w:ascii="Arial" w:hAnsi="Arial" w:cs="Arial"/>
                              <w:sz w:val="16"/>
                              <w:szCs w:val="16"/>
                            </w:rPr>
                            <w:t xml:space="preserve">for the customer invoice in </w:t>
                          </w:r>
                          <w:r>
                            <w:rPr>
                              <w:rFonts w:ascii="Verdana" w:hAnsi="Verdana"/>
                              <w:color w:val="000000"/>
                              <w:sz w:val="17"/>
                              <w:szCs w:val="17"/>
                            </w:rPr>
                            <w:t>ACOSTA Relay</w:t>
                          </w:r>
                          <w:r w:rsidRPr="000862F3">
                            <w:rPr>
                              <w:rFonts w:ascii="Arial" w:hAnsi="Arial" w:cs="Arial"/>
                              <w:sz w:val="16"/>
                              <w:szCs w:val="16"/>
                            </w:rPr>
                            <w:t>.</w:t>
                          </w:r>
                        </w:ins>
                      </w:p>
                    </w:txbxContent>
                  </v:textbox>
                  <w10:wrap anchorx="margin"/>
                </v:shape>
              </w:pict>
            </mc:Fallback>
          </mc:AlternateContent>
        </w:r>
      </w:ins>
      <w:r w:rsidR="00837B99" w:rsidRPr="00FB3017">
        <w:rPr>
          <w:rFonts w:ascii="Arial" w:hAnsi="Arial" w:cs="Arial"/>
          <w:b/>
          <w:lang w:val="en-GB"/>
        </w:rPr>
        <w:t xml:space="preserve">13.1 Customer Invoice for Freight, Example </w:t>
      </w:r>
      <w:r w:rsidR="00EB2E29">
        <w:rPr>
          <w:rFonts w:ascii="Arial" w:hAnsi="Arial" w:cs="Arial"/>
          <w:b/>
          <w:lang w:val="en-GB"/>
        </w:rPr>
        <w:t>2</w:t>
      </w:r>
      <w:r w:rsidR="00837B99" w:rsidRPr="00FB3017">
        <w:rPr>
          <w:rFonts w:ascii="Arial" w:hAnsi="Arial" w:cs="Arial"/>
          <w:b/>
          <w:lang w:val="en-GB"/>
        </w:rPr>
        <w:t>:</w:t>
      </w:r>
      <w:r w:rsidR="00FB3017" w:rsidRPr="00FB3017">
        <w:rPr>
          <w:rFonts w:ascii="Arial" w:hAnsi="Arial" w:cs="Arial"/>
          <w:b/>
          <w:lang w:val="en-GB"/>
        </w:rPr>
        <w:t xml:space="preserve"> </w:t>
      </w:r>
    </w:p>
    <w:p w14:paraId="5D117BAF" w14:textId="07D4DD0F" w:rsidR="002E2024" w:rsidRPr="00FB3017" w:rsidRDefault="00697538" w:rsidP="00FD50CC">
      <w:pPr>
        <w:ind w:left="1170"/>
        <w:rPr>
          <w:rFonts w:ascii="Arial" w:hAnsi="Arial" w:cs="Arial"/>
        </w:rPr>
      </w:pPr>
      <w:ins w:id="443" w:author="Whitney Eiss" w:date="2017-10-16T11:36:00Z">
        <w:r w:rsidRPr="00FB3017">
          <w:rPr>
            <w:rFonts w:ascii="Arial" w:hAnsi="Arial" w:cs="Arial"/>
            <w:noProof/>
            <w:lang w:val="en-US"/>
          </w:rPr>
          <mc:AlternateContent>
            <mc:Choice Requires="wps">
              <w:drawing>
                <wp:anchor distT="0" distB="0" distL="114300" distR="114300" simplePos="0" relativeHeight="251530752" behindDoc="0" locked="0" layoutInCell="1" allowOverlap="1" wp14:anchorId="103DFE52" wp14:editId="4CCD2C6F">
                  <wp:simplePos x="0" y="0"/>
                  <wp:positionH relativeFrom="column">
                    <wp:posOffset>3725545</wp:posOffset>
                  </wp:positionH>
                  <wp:positionV relativeFrom="paragraph">
                    <wp:posOffset>470535</wp:posOffset>
                  </wp:positionV>
                  <wp:extent cx="1692275" cy="189717"/>
                  <wp:effectExtent l="0" t="0" r="22225" b="20320"/>
                  <wp:wrapNone/>
                  <wp:docPr id="1060" name="Rectangle 1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2275" cy="189717"/>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0C13D" id="Rectangle 1159" o:spid="_x0000_s1026" style="position:absolute;margin-left:293.35pt;margin-top:37.05pt;width:133.25pt;height:14.95pt;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" filled="f" strokecolor="red" strokeweight="1.25pt">
                  <v:shadow color="#868686"/>
                </v:rect>
              </w:pict>
            </mc:Fallback>
          </mc:AlternateContent>
        </w:r>
      </w:ins>
      <w:r w:rsidRPr="00FB3017">
        <w:rPr>
          <w:rFonts w:ascii="Arial" w:hAnsi="Arial" w:cs="Arial"/>
          <w:noProof/>
          <w:lang w:val="en-US"/>
        </w:rPr>
        <mc:AlternateContent>
          <mc:Choice Requires="wps">
            <w:drawing>
              <wp:anchor distT="0" distB="0" distL="114300" distR="114300" simplePos="0" relativeHeight="251481600" behindDoc="0" locked="0" layoutInCell="1" allowOverlap="1" wp14:anchorId="2FD50696" wp14:editId="6CA2C50A">
                <wp:simplePos x="0" y="0"/>
                <wp:positionH relativeFrom="column">
                  <wp:posOffset>5154103</wp:posOffset>
                </wp:positionH>
                <wp:positionV relativeFrom="paragraph">
                  <wp:posOffset>1013194</wp:posOffset>
                </wp:positionV>
                <wp:extent cx="553838" cy="142654"/>
                <wp:effectExtent l="0" t="57150" r="0" b="29210"/>
                <wp:wrapNone/>
                <wp:docPr id="1048" name="AutoShape 1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3838" cy="14265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EB6BB1" id="AutoShape 1046" o:spid="_x0000_s1026" type="#_x0000_t32" style="position:absolute;margin-left:405.85pt;margin-top:79.8pt;width:43.6pt;height:11.25pt;flip:y;z-index:25148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" strokeweight="1.5pt">
                <v:stroke endarrow="block"/>
                <v:shadow color="#868686"/>
              </v:shape>
            </w:pict>
          </mc:Fallback>
        </mc:AlternateContent>
      </w:r>
      <w:r w:rsidRPr="00FB3017">
        <w:rPr>
          <w:rFonts w:ascii="Arial" w:hAnsi="Arial" w:cs="Arial"/>
          <w:noProof/>
          <w:lang w:val="en-US"/>
        </w:rPr>
        <mc:AlternateContent>
          <mc:Choice Requires="wps">
            <w:drawing>
              <wp:anchor distT="0" distB="0" distL="114300" distR="114300" simplePos="0" relativeHeight="251482624" behindDoc="0" locked="0" layoutInCell="1" allowOverlap="1" wp14:anchorId="01AF78B8" wp14:editId="65AFFBA6">
                <wp:simplePos x="0" y="0"/>
                <wp:positionH relativeFrom="column">
                  <wp:posOffset>4614515</wp:posOffset>
                </wp:positionH>
                <wp:positionV relativeFrom="paragraph">
                  <wp:posOffset>1000967</wp:posOffset>
                </wp:positionV>
                <wp:extent cx="541020" cy="218676"/>
                <wp:effectExtent l="0" t="0" r="11430" b="10160"/>
                <wp:wrapNone/>
                <wp:docPr id="1047" name="Rectangle 10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020" cy="218676"/>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B2735D" id="Rectangle 1047" o:spid="_x0000_s1026" style="position:absolute;margin-left:363.35pt;margin-top:78.8pt;width:42.6pt;height:17.2pt;z-index:25148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" filled="f" strokecolor="red" strokeweight="1.5pt">
                <v:shadow color="#868686"/>
              </v:rect>
            </w:pict>
          </mc:Fallback>
        </mc:AlternateContent>
      </w:r>
      <w:ins w:id="444" w:author="Whitney Eiss" w:date="2017-10-16T11:36:00Z">
        <w:r w:rsidRPr="00FB3017">
          <w:rPr>
            <w:rFonts w:ascii="Arial" w:hAnsi="Arial" w:cs="Arial"/>
            <w:noProof/>
            <w:lang w:val="en-US"/>
          </w:rPr>
          <mc:AlternateContent>
            <mc:Choice Requires="wps">
              <w:drawing>
                <wp:anchor distT="0" distB="0" distL="114300" distR="114300" simplePos="0" relativeHeight="251483648" behindDoc="0" locked="0" layoutInCell="1" allowOverlap="1" wp14:anchorId="58997B4D" wp14:editId="1D38709F">
                  <wp:simplePos x="0" y="0"/>
                  <wp:positionH relativeFrom="margin">
                    <wp:posOffset>5625170</wp:posOffset>
                  </wp:positionH>
                  <wp:positionV relativeFrom="paragraph">
                    <wp:posOffset>653858</wp:posOffset>
                  </wp:positionV>
                  <wp:extent cx="1125855" cy="340995"/>
                  <wp:effectExtent l="0" t="0" r="17145" b="20955"/>
                  <wp:wrapNone/>
                  <wp:docPr id="1054" name="Text Box 10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855" cy="34099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12CE72" w14:textId="77777777" w:rsidR="00257BB1" w:rsidRPr="00D8343E" w:rsidRDefault="00257BB1" w:rsidP="00131F8E">
                              <w:pPr>
                                <w:rPr>
                                  <w:ins w:id="445" w:author="Whitney Eiss" w:date="2017-10-16T11:36:00Z"/>
                                  <w:rFonts w:ascii="Arial" w:hAnsi="Arial" w:cs="Arial"/>
                                  <w:sz w:val="16"/>
                                  <w:szCs w:val="16"/>
                                </w:rPr>
                              </w:pPr>
                              <w:ins w:id="446" w:author="Whitney Eiss" w:date="2017-10-16T11:36:00Z">
                                <w:r>
                                  <w:rPr>
                                    <w:rFonts w:ascii="Arial" w:hAnsi="Arial" w:cs="Arial"/>
                                    <w:sz w:val="16"/>
                                  </w:rPr>
                                  <w:t>Deduction Amount:  taken for freight.</w:t>
                                </w:r>
                              </w:ins>
                            </w:p>
                            <w:p w14:paraId="3286EFBD" w14:textId="77777777" w:rsidR="00257BB1" w:rsidRPr="00356DAF" w:rsidRDefault="00257BB1" w:rsidP="00131F8E">
                              <w:pPr>
                                <w:rPr>
                                  <w:ins w:id="447" w:author="Whitney Eiss" w:date="2017-10-16T11:36:00Z"/>
                                  <w:rFonts w:ascii="Arial" w:hAnsi="Arial" w:cs="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97B4D" id="Text Box 1052" o:spid="_x0000_s1161" type="#_x0000_t202" style="position:absolute;left:0;text-align:left;margin-left:442.95pt;margin-top:51.5pt;width:88.65pt;height:26.85pt;z-index:25148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" fillcolor="#8db3e2" strokeweight="1.5pt">
                  <v:shadow color="#868686"/>
                  <v:textbox>
                    <w:txbxContent>
                      <w:p w14:paraId="7E12CE72" w14:textId="77777777" w:rsidR="00257BB1" w:rsidRPr="00D8343E" w:rsidRDefault="00257BB1" w:rsidP="00131F8E">
                        <w:pPr>
                          <w:rPr>
                            <w:ins w:id="448" w:author="Whitney Eiss" w:date="2017-10-16T11:36:00Z"/>
                            <w:rFonts w:ascii="Arial" w:hAnsi="Arial" w:cs="Arial"/>
                            <w:sz w:val="16"/>
                            <w:szCs w:val="16"/>
                          </w:rPr>
                        </w:pPr>
                        <w:ins w:id="449" w:author="Whitney Eiss" w:date="2017-10-16T11:36:00Z">
                          <w:r>
                            <w:rPr>
                              <w:rFonts w:ascii="Arial" w:hAnsi="Arial" w:cs="Arial"/>
                              <w:sz w:val="16"/>
                            </w:rPr>
                            <w:t>Deduction Amount:  taken for freight.</w:t>
                          </w:r>
                        </w:ins>
                      </w:p>
                      <w:p w14:paraId="3286EFBD" w14:textId="77777777" w:rsidR="00257BB1" w:rsidRPr="00356DAF" w:rsidRDefault="00257BB1" w:rsidP="00131F8E">
                        <w:pPr>
                          <w:rPr>
                            <w:ins w:id="450" w:author="Whitney Eiss" w:date="2017-10-16T11:36:00Z"/>
                            <w:rFonts w:ascii="Arial" w:hAnsi="Arial" w:cs="Arial"/>
                            <w:sz w:val="16"/>
                          </w:rPr>
                        </w:pPr>
                      </w:p>
                    </w:txbxContent>
                  </v:textbox>
                  <w10:wrap anchorx="margin"/>
                </v:shape>
              </w:pict>
            </mc:Fallback>
          </mc:AlternateContent>
        </w:r>
        <w:r w:rsidR="00A620F9" w:rsidRPr="00FB3017">
          <w:rPr>
            <w:rFonts w:ascii="Arial" w:hAnsi="Arial" w:cs="Arial"/>
            <w:noProof/>
            <w:lang w:val="en-US"/>
          </w:rPr>
          <mc:AlternateContent>
            <mc:Choice Requires="wps">
              <w:drawing>
                <wp:anchor distT="0" distB="0" distL="114300" distR="114300" simplePos="0" relativeHeight="251475456" behindDoc="0" locked="0" layoutInCell="1" allowOverlap="1" wp14:anchorId="2606C1CF" wp14:editId="74A41A3B">
                  <wp:simplePos x="0" y="0"/>
                  <wp:positionH relativeFrom="column">
                    <wp:posOffset>1890173</wp:posOffset>
                  </wp:positionH>
                  <wp:positionV relativeFrom="paragraph">
                    <wp:posOffset>2465202</wp:posOffset>
                  </wp:positionV>
                  <wp:extent cx="1125855" cy="528955"/>
                  <wp:effectExtent l="13970" t="9525" r="12700" b="13970"/>
                  <wp:wrapNone/>
                  <wp:docPr id="1058" name="Text Box 1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855" cy="52895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5E0969" w14:textId="77777777" w:rsidR="00257BB1" w:rsidRPr="00D8343E" w:rsidRDefault="00257BB1" w:rsidP="00131F8E">
                              <w:pPr>
                                <w:rPr>
                                  <w:ins w:id="451" w:author="Whitney Eiss" w:date="2017-10-16T11:36:00Z"/>
                                  <w:rFonts w:ascii="Arial" w:hAnsi="Arial" w:cs="Arial"/>
                                  <w:sz w:val="16"/>
                                  <w:szCs w:val="16"/>
                                </w:rPr>
                              </w:pPr>
                              <w:ins w:id="452" w:author="Whitney Eiss" w:date="2017-10-16T11:36:00Z">
                                <w:r>
                                  <w:rPr>
                                    <w:rFonts w:ascii="Arial" w:hAnsi="Arial" w:cs="Arial"/>
                                    <w:sz w:val="16"/>
                                  </w:rPr>
                                  <w:t>This indicates that the deduction is for freight.</w:t>
                                </w:r>
                              </w:ins>
                            </w:p>
                            <w:p w14:paraId="2F9BC1CF" w14:textId="77777777" w:rsidR="00257BB1" w:rsidRPr="00356DAF" w:rsidRDefault="00257BB1" w:rsidP="00131F8E">
                              <w:pPr>
                                <w:rPr>
                                  <w:ins w:id="453" w:author="Whitney Eiss" w:date="2017-10-16T11:36:00Z"/>
                                  <w:rFonts w:ascii="Arial" w:hAnsi="Arial" w:cs="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06C1CF" id="Text Box 1048" o:spid="_x0000_s1162" type="#_x0000_t202" style="position:absolute;left:0;text-align:left;margin-left:148.85pt;margin-top:194.1pt;width:88.65pt;height:41.65pt;z-index:25147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" fillcolor="#8db3e2" strokeweight="1.5pt">
                  <v:shadow color="#868686"/>
                  <v:textbox>
                    <w:txbxContent>
                      <w:p w14:paraId="215E0969" w14:textId="77777777" w:rsidR="00257BB1" w:rsidRPr="00D8343E" w:rsidRDefault="00257BB1" w:rsidP="00131F8E">
                        <w:pPr>
                          <w:rPr>
                            <w:ins w:id="454" w:author="Whitney Eiss" w:date="2017-10-16T11:36:00Z"/>
                            <w:rFonts w:ascii="Arial" w:hAnsi="Arial" w:cs="Arial"/>
                            <w:sz w:val="16"/>
                            <w:szCs w:val="16"/>
                          </w:rPr>
                        </w:pPr>
                        <w:ins w:id="455" w:author="Whitney Eiss" w:date="2017-10-16T11:36:00Z">
                          <w:r>
                            <w:rPr>
                              <w:rFonts w:ascii="Arial" w:hAnsi="Arial" w:cs="Arial"/>
                              <w:sz w:val="16"/>
                            </w:rPr>
                            <w:t>This indicates that the deduction is for freight.</w:t>
                          </w:r>
                        </w:ins>
                      </w:p>
                      <w:p w14:paraId="2F9BC1CF" w14:textId="77777777" w:rsidR="00257BB1" w:rsidRPr="00356DAF" w:rsidRDefault="00257BB1" w:rsidP="00131F8E">
                        <w:pPr>
                          <w:rPr>
                            <w:ins w:id="456" w:author="Whitney Eiss" w:date="2017-10-16T11:36:00Z"/>
                            <w:rFonts w:ascii="Arial" w:hAnsi="Arial" w:cs="Arial"/>
                            <w:sz w:val="16"/>
                          </w:rPr>
                        </w:pPr>
                      </w:p>
                    </w:txbxContent>
                  </v:textbox>
                </v:shape>
              </w:pict>
            </mc:Fallback>
          </mc:AlternateContent>
        </w:r>
        <w:r w:rsidR="00A620F9" w:rsidRPr="00FB3017">
          <w:rPr>
            <w:rFonts w:ascii="Arial" w:hAnsi="Arial" w:cs="Arial"/>
            <w:noProof/>
            <w:lang w:val="en-US"/>
          </w:rPr>
          <mc:AlternateContent>
            <mc:Choice Requires="wps">
              <w:drawing>
                <wp:anchor distT="0" distB="0" distL="114300" distR="114300" simplePos="0" relativeHeight="251476480" behindDoc="0" locked="0" layoutInCell="1" allowOverlap="1" wp14:anchorId="53BA9F1D" wp14:editId="0C313A5B">
                  <wp:simplePos x="0" y="0"/>
                  <wp:positionH relativeFrom="column">
                    <wp:posOffset>1491718</wp:posOffset>
                  </wp:positionH>
                  <wp:positionV relativeFrom="paragraph">
                    <wp:posOffset>1517516</wp:posOffset>
                  </wp:positionV>
                  <wp:extent cx="697142" cy="892973"/>
                  <wp:effectExtent l="0" t="0" r="84455" b="59690"/>
                  <wp:wrapNone/>
                  <wp:docPr id="1057" name="AutoShape 1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142" cy="89297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3E1514" id="AutoShape 1049" o:spid="_x0000_s1026" type="#_x0000_t32" style="position:absolute;margin-left:117.45pt;margin-top:119.5pt;width:54.9pt;height:70.3pt;z-index:2514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" strokeweight="1.5pt">
                  <v:stroke endarrow="block"/>
                  <v:shadow color="#868686"/>
                </v:shape>
              </w:pict>
            </mc:Fallback>
          </mc:AlternateContent>
        </w:r>
        <w:r w:rsidR="00A620F9" w:rsidRPr="00FB3017">
          <w:rPr>
            <w:rFonts w:ascii="Arial" w:hAnsi="Arial" w:cs="Arial"/>
            <w:noProof/>
            <w:lang w:val="en-US"/>
          </w:rPr>
          <mc:AlternateContent>
            <mc:Choice Requires="wps">
              <w:drawing>
                <wp:anchor distT="0" distB="0" distL="114300" distR="114300" simplePos="0" relativeHeight="251478528" behindDoc="0" locked="0" layoutInCell="1" allowOverlap="1" wp14:anchorId="268494F5" wp14:editId="586BC49D">
                  <wp:simplePos x="0" y="0"/>
                  <wp:positionH relativeFrom="column">
                    <wp:posOffset>818057</wp:posOffset>
                  </wp:positionH>
                  <wp:positionV relativeFrom="paragraph">
                    <wp:posOffset>1326131</wp:posOffset>
                  </wp:positionV>
                  <wp:extent cx="1360170" cy="189658"/>
                  <wp:effectExtent l="0" t="0" r="11430" b="20320"/>
                  <wp:wrapNone/>
                  <wp:docPr id="1056" name="Rectangle 10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0170" cy="189658"/>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0A8ED" id="Rectangle 1051" o:spid="_x0000_s1026" style="position:absolute;margin-left:64.4pt;margin-top:104.4pt;width:107.1pt;height:14.95pt;z-index:25147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" filled="f" strokecolor="red" strokeweight="1.5pt">
                  <v:shadow color="#868686"/>
                </v:rect>
              </w:pict>
            </mc:Fallback>
          </mc:AlternateContent>
        </w:r>
      </w:ins>
      <w:del w:id="457" w:author="Whitney Eiss" w:date="2017-10-16T11:36:00Z">
        <w:r w:rsidR="00650065" w:rsidRPr="00FB3017">
          <w:rPr>
            <w:rFonts w:ascii="Arial" w:hAnsi="Arial" w:cs="Arial"/>
            <w:noProof/>
            <w:lang w:val="en-US"/>
          </w:rPr>
          <mc:AlternateContent>
            <mc:Choice Requires="wps">
              <w:drawing>
                <wp:anchor distT="0" distB="0" distL="114300" distR="114300" simplePos="0" relativeHeight="252112384" behindDoc="0" locked="0" layoutInCell="1" allowOverlap="1" wp14:anchorId="65E5AF30" wp14:editId="23115B28">
                  <wp:simplePos x="0" y="0"/>
                  <wp:positionH relativeFrom="column">
                    <wp:posOffset>1501140</wp:posOffset>
                  </wp:positionH>
                  <wp:positionV relativeFrom="paragraph">
                    <wp:posOffset>333375</wp:posOffset>
                  </wp:positionV>
                  <wp:extent cx="1714500" cy="422910"/>
                  <wp:effectExtent l="15240" t="9525" r="13335" b="15240"/>
                  <wp:wrapNone/>
                  <wp:docPr id="432" name="Text Box 1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422910"/>
                          </a:xfrm>
                          <a:prstGeom prst="rect">
                            <a:avLst/>
                          </a:prstGeom>
                          <a:solidFill>
                            <a:schemeClr val="tx2">
                              <a:lumMod val="40000"/>
                              <a:lumOff val="60000"/>
                            </a:schemeClr>
                          </a:solidFill>
                          <a:ln w="19050">
                            <a:solidFill>
                              <a:srgbClr val="000000"/>
                            </a:solidFill>
                            <a:miter lim="800000"/>
                            <a:headEnd/>
                            <a:tailEnd/>
                          </a:ln>
                        </wps:spPr>
                        <wps:txbx>
                          <w:txbxContent>
                            <w:p w14:paraId="004F53C0" w14:textId="77777777" w:rsidR="00257BB1" w:rsidRPr="00417BD8" w:rsidRDefault="00257BB1" w:rsidP="003E2F47">
                              <w:pPr>
                                <w:rPr>
                                  <w:del w:id="458" w:author="Whitney Eiss" w:date="2017-10-16T11:36:00Z"/>
                                  <w:rFonts w:ascii="Arial" w:hAnsi="Arial" w:cs="Arial"/>
                                  <w:sz w:val="16"/>
                                  <w:szCs w:val="16"/>
                                </w:rPr>
                              </w:pPr>
                              <w:del w:id="459" w:author="Whitney Eiss" w:date="2017-10-16T11:36:00Z">
                                <w:r>
                                  <w:rPr>
                                    <w:rFonts w:ascii="Arial" w:hAnsi="Arial" w:cs="Arial"/>
                                    <w:sz w:val="16"/>
                                    <w:szCs w:val="16"/>
                                    <w:u w:val="single"/>
                                  </w:rPr>
                                  <w:delText>Invoice #</w:delText>
                                </w:r>
                                <w:r w:rsidRPr="000862F3">
                                  <w:rPr>
                                    <w:rFonts w:ascii="Arial" w:hAnsi="Arial" w:cs="Arial"/>
                                    <w:sz w:val="16"/>
                                    <w:szCs w:val="16"/>
                                  </w:rPr>
                                  <w:delText>: Used to search for the customer invoice in SHARP.</w:delText>
                                </w:r>
                              </w:del>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E5AF30" id="_x0000_s1163" type="#_x0000_t202" style="position:absolute;left:0;text-align:left;margin-left:118.2pt;margin-top:26.25pt;width:135pt;height:33.3pt;z-index:25211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" fillcolor="#8db3e2 [1311]" strokeweight="1.5pt">
                  <v:textbox>
                    <w:txbxContent>
                      <w:p w14:paraId="004F53C0" w14:textId="77777777" w:rsidR="00257BB1" w:rsidRPr="00417BD8" w:rsidRDefault="00257BB1" w:rsidP="003E2F47">
                        <w:pPr>
                          <w:rPr>
                            <w:del w:id="460" w:author="Whitney Eiss" w:date="2017-10-16T11:36:00Z"/>
                            <w:rFonts w:ascii="Arial" w:hAnsi="Arial" w:cs="Arial"/>
                            <w:sz w:val="16"/>
                            <w:szCs w:val="16"/>
                          </w:rPr>
                        </w:pPr>
                        <w:del w:id="461" w:author="Whitney Eiss" w:date="2017-10-16T11:36:00Z">
                          <w:r>
                            <w:rPr>
                              <w:rFonts w:ascii="Arial" w:hAnsi="Arial" w:cs="Arial"/>
                              <w:sz w:val="16"/>
                              <w:szCs w:val="16"/>
                              <w:u w:val="single"/>
                            </w:rPr>
                            <w:delText>Invoice #</w:delText>
                          </w:r>
                          <w:r w:rsidRPr="000862F3">
                            <w:rPr>
                              <w:rFonts w:ascii="Arial" w:hAnsi="Arial" w:cs="Arial"/>
                              <w:sz w:val="16"/>
                              <w:szCs w:val="16"/>
                            </w:rPr>
                            <w:delText>: Used to search for the customer invoice in SHARP.</w:delText>
                          </w:r>
                        </w:del>
                      </w:p>
                    </w:txbxContent>
                  </v:textbox>
                </v:shape>
              </w:pict>
            </mc:Fallback>
          </mc:AlternateContent>
        </w:r>
        <w:r w:rsidR="00650065" w:rsidRPr="00FB3017">
          <w:rPr>
            <w:rFonts w:ascii="Arial" w:hAnsi="Arial" w:cs="Arial"/>
            <w:noProof/>
            <w:lang w:val="en-US"/>
          </w:rPr>
          <mc:AlternateContent>
            <mc:Choice Requires="wps">
              <w:drawing>
                <wp:anchor distT="0" distB="0" distL="114300" distR="114300" simplePos="0" relativeHeight="252113408" behindDoc="0" locked="0" layoutInCell="1" allowOverlap="1" wp14:anchorId="1011F564" wp14:editId="6BE2E56B">
                  <wp:simplePos x="0" y="0"/>
                  <wp:positionH relativeFrom="column">
                    <wp:posOffset>2072005</wp:posOffset>
                  </wp:positionH>
                  <wp:positionV relativeFrom="paragraph">
                    <wp:posOffset>756285</wp:posOffset>
                  </wp:positionV>
                  <wp:extent cx="0" cy="243840"/>
                  <wp:effectExtent l="62230" t="22860" r="61595" b="9525"/>
                  <wp:wrapNone/>
                  <wp:docPr id="433" name="AutoShape 1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4384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B8E512" id="AutoShape 1158" o:spid="_x0000_s1026" type="#_x0000_t32" style="position:absolute;margin-left:163.15pt;margin-top:59.55pt;width:0;height:19.2pt;flip:y;z-index:25211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" strokeweight="1pt">
                  <v:stroke endarrow="block"/>
                  <v:shadow color="#868686"/>
                </v:shape>
              </w:pict>
            </mc:Fallback>
          </mc:AlternateContent>
        </w:r>
        <w:r w:rsidR="00650065" w:rsidRPr="00FB3017">
          <w:rPr>
            <w:rFonts w:ascii="Arial" w:hAnsi="Arial" w:cs="Arial"/>
            <w:noProof/>
            <w:lang w:val="en-US"/>
          </w:rPr>
          <mc:AlternateContent>
            <mc:Choice Requires="wps">
              <w:drawing>
                <wp:anchor distT="0" distB="0" distL="114300" distR="114300" simplePos="0" relativeHeight="252115456" behindDoc="0" locked="0" layoutInCell="1" allowOverlap="1" wp14:anchorId="3AD58484" wp14:editId="7A883C8B">
                  <wp:simplePos x="0" y="0"/>
                  <wp:positionH relativeFrom="column">
                    <wp:posOffset>1195070</wp:posOffset>
                  </wp:positionH>
                  <wp:positionV relativeFrom="paragraph">
                    <wp:posOffset>216535</wp:posOffset>
                  </wp:positionV>
                  <wp:extent cx="306070" cy="311150"/>
                  <wp:effectExtent l="13970" t="16510" r="13335" b="15240"/>
                  <wp:wrapNone/>
                  <wp:docPr id="434" name="Oval 1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9CEC5E" w14:textId="77777777" w:rsidR="00257BB1" w:rsidRPr="00C225AB" w:rsidRDefault="00257BB1" w:rsidP="003E2F47">
                              <w:pPr>
                                <w:rPr>
                                  <w:del w:id="462" w:author="Whitney Eiss" w:date="2017-10-16T11:36:00Z"/>
                                  <w:rFonts w:ascii="Arial" w:hAnsi="Arial" w:cs="Arial"/>
                                  <w:b/>
                                  <w:sz w:val="28"/>
                                  <w:szCs w:val="28"/>
                                </w:rPr>
                              </w:pPr>
                              <w:del w:id="463" w:author="Whitney Eiss" w:date="2017-10-16T11:36:00Z">
                                <w:r w:rsidRPr="00C225AB">
                                  <w:rPr>
                                    <w:rFonts w:ascii="Arial" w:hAnsi="Arial" w:cs="Arial"/>
                                    <w:b/>
                                    <w:sz w:val="28"/>
                                    <w:szCs w:val="28"/>
                                  </w:rPr>
                                  <w:delText>i</w:delText>
                                </w:r>
                              </w:del>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D58484" id="Oval 1160" o:spid="_x0000_s1164" style="position:absolute;left:0;text-align:left;margin-left:94.1pt;margin-top:17.05pt;width:24.1pt;height:24.5pt;z-index:25211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UMRGg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" fillcolor="#8db3e2" strokecolor="yellow" strokeweight="1.5pt">
                  <v:shadow color="#868686"/>
                  <v:textbox>
                    <w:txbxContent>
                      <w:p w14:paraId="5E9CEC5E" w14:textId="77777777" w:rsidR="00257BB1" w:rsidRPr="00C225AB" w:rsidRDefault="00257BB1" w:rsidP="003E2F47">
                        <w:pPr>
                          <w:rPr>
                            <w:del w:id="464" w:author="Whitney Eiss" w:date="2017-10-16T11:36:00Z"/>
                            <w:rFonts w:ascii="Arial" w:hAnsi="Arial" w:cs="Arial"/>
                            <w:b/>
                            <w:sz w:val="28"/>
                            <w:szCs w:val="28"/>
                          </w:rPr>
                        </w:pPr>
                        <w:del w:id="465" w:author="Whitney Eiss" w:date="2017-10-16T11:36:00Z">
                          <w:r w:rsidRPr="00C225AB">
                            <w:rPr>
                              <w:rFonts w:ascii="Arial" w:hAnsi="Arial" w:cs="Arial"/>
                              <w:b/>
                              <w:sz w:val="28"/>
                              <w:szCs w:val="28"/>
                            </w:rPr>
                            <w:delText>i</w:delText>
                          </w:r>
                        </w:del>
                      </w:p>
                    </w:txbxContent>
                  </v:textbox>
                </v:oval>
              </w:pict>
            </mc:Fallback>
          </mc:AlternateContent>
        </w:r>
        <w:r w:rsidR="00650065" w:rsidRPr="00FB3017">
          <w:rPr>
            <w:rFonts w:ascii="Arial" w:hAnsi="Arial" w:cs="Arial"/>
            <w:noProof/>
            <w:lang w:val="en-US"/>
          </w:rPr>
          <mc:AlternateContent>
            <mc:Choice Requires="wps">
              <w:drawing>
                <wp:anchor distT="0" distB="0" distL="114300" distR="114300" simplePos="0" relativeHeight="252114432" behindDoc="0" locked="0" layoutInCell="1" allowOverlap="1" wp14:anchorId="1FD8E957" wp14:editId="5787984E">
                  <wp:simplePos x="0" y="0"/>
                  <wp:positionH relativeFrom="column">
                    <wp:posOffset>1847215</wp:posOffset>
                  </wp:positionH>
                  <wp:positionV relativeFrom="paragraph">
                    <wp:posOffset>1040130</wp:posOffset>
                  </wp:positionV>
                  <wp:extent cx="681990" cy="238760"/>
                  <wp:effectExtent l="8890" t="11430" r="13970" b="16510"/>
                  <wp:wrapNone/>
                  <wp:docPr id="435" name="Rectangle 1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990" cy="23876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2563ED" id="Rectangle 1159" o:spid="_x0000_s1026" style="position:absolute;margin-left:145.45pt;margin-top:81.9pt;width:53.7pt;height:18.8pt;z-index:25211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" filled="f" strokecolor="red" strokeweight="1.25pt">
                  <v:shadow color="#868686"/>
                </v:rect>
              </w:pict>
            </mc:Fallback>
          </mc:AlternateContent>
        </w:r>
        <w:r w:rsidR="00650065" w:rsidRPr="00FB3017">
          <w:rPr>
            <w:rFonts w:ascii="Arial" w:hAnsi="Arial" w:cs="Arial"/>
            <w:noProof/>
            <w:lang w:val="en-US"/>
          </w:rPr>
          <mc:AlternateContent>
            <mc:Choice Requires="wps">
              <w:drawing>
                <wp:anchor distT="0" distB="0" distL="114300" distR="114300" simplePos="0" relativeHeight="252105216" behindDoc="0" locked="0" layoutInCell="1" allowOverlap="1" wp14:anchorId="448BD19E" wp14:editId="07EAD343">
                  <wp:simplePos x="0" y="0"/>
                  <wp:positionH relativeFrom="column">
                    <wp:posOffset>3600450</wp:posOffset>
                  </wp:positionH>
                  <wp:positionV relativeFrom="paragraph">
                    <wp:posOffset>2720340</wp:posOffset>
                  </wp:positionV>
                  <wp:extent cx="306070" cy="311150"/>
                  <wp:effectExtent l="9525" t="15240" r="17780" b="16510"/>
                  <wp:wrapNone/>
                  <wp:docPr id="436" name="Oval 10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F64A6DA" w14:textId="77777777" w:rsidR="00257BB1" w:rsidRPr="00C225AB" w:rsidRDefault="00257BB1" w:rsidP="00131F8E">
                              <w:pPr>
                                <w:rPr>
                                  <w:del w:id="466" w:author="Whitney Eiss" w:date="2017-10-16T11:36:00Z"/>
                                  <w:rFonts w:ascii="Arial" w:hAnsi="Arial" w:cs="Arial"/>
                                  <w:b/>
                                  <w:sz w:val="28"/>
                                  <w:szCs w:val="28"/>
                                </w:rPr>
                              </w:pPr>
                              <w:del w:id="467" w:author="Whitney Eiss" w:date="2017-10-16T11:36:00Z">
                                <w:r w:rsidRPr="00C225AB">
                                  <w:rPr>
                                    <w:rFonts w:ascii="Arial" w:hAnsi="Arial" w:cs="Arial"/>
                                    <w:b/>
                                    <w:sz w:val="28"/>
                                    <w:szCs w:val="28"/>
                                  </w:rPr>
                                  <w:delText>i</w:delText>
                                </w:r>
                              </w:del>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8BD19E" id="Oval 1050" o:spid="_x0000_s1165" style="position:absolute;left:0;text-align:left;margin-left:283.5pt;margin-top:214.2pt;width:24.1pt;height:24.5pt;z-index:25210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" fillcolor="#8db3e2" strokecolor="yellow" strokeweight="1.5pt">
                  <v:shadow color="#868686"/>
                  <v:textbox>
                    <w:txbxContent>
                      <w:p w14:paraId="2F64A6DA" w14:textId="77777777" w:rsidR="00257BB1" w:rsidRPr="00C225AB" w:rsidRDefault="00257BB1" w:rsidP="00131F8E">
                        <w:pPr>
                          <w:rPr>
                            <w:del w:id="468" w:author="Whitney Eiss" w:date="2017-10-16T11:36:00Z"/>
                            <w:rFonts w:ascii="Arial" w:hAnsi="Arial" w:cs="Arial"/>
                            <w:b/>
                            <w:sz w:val="28"/>
                            <w:szCs w:val="28"/>
                          </w:rPr>
                        </w:pPr>
                        <w:del w:id="469" w:author="Whitney Eiss" w:date="2017-10-16T11:36:00Z">
                          <w:r w:rsidRPr="00C225AB">
                            <w:rPr>
                              <w:rFonts w:ascii="Arial" w:hAnsi="Arial" w:cs="Arial"/>
                              <w:b/>
                              <w:sz w:val="28"/>
                              <w:szCs w:val="28"/>
                            </w:rPr>
                            <w:delText>i</w:delText>
                          </w:r>
                        </w:del>
                      </w:p>
                    </w:txbxContent>
                  </v:textbox>
                </v:oval>
              </w:pict>
            </mc:Fallback>
          </mc:AlternateContent>
        </w:r>
        <w:r w:rsidR="00650065" w:rsidRPr="00FB3017">
          <w:rPr>
            <w:rFonts w:ascii="Arial" w:hAnsi="Arial" w:cs="Arial"/>
            <w:noProof/>
            <w:lang w:val="en-US"/>
          </w:rPr>
          <mc:AlternateContent>
            <mc:Choice Requires="wps">
              <w:drawing>
                <wp:anchor distT="0" distB="0" distL="114300" distR="114300" simplePos="0" relativeHeight="252103168" behindDoc="0" locked="0" layoutInCell="1" allowOverlap="1" wp14:anchorId="5B934FB0" wp14:editId="56B76C88">
                  <wp:simplePos x="0" y="0"/>
                  <wp:positionH relativeFrom="column">
                    <wp:posOffset>2623820</wp:posOffset>
                  </wp:positionH>
                  <wp:positionV relativeFrom="paragraph">
                    <wp:posOffset>2847975</wp:posOffset>
                  </wp:positionV>
                  <wp:extent cx="1125855" cy="528955"/>
                  <wp:effectExtent l="13970" t="9525" r="12700" b="13970"/>
                  <wp:wrapNone/>
                  <wp:docPr id="440" name="Text Box 1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855" cy="52895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B0690A7" w14:textId="77777777" w:rsidR="00257BB1" w:rsidRPr="00D8343E" w:rsidRDefault="00257BB1" w:rsidP="00131F8E">
                              <w:pPr>
                                <w:rPr>
                                  <w:del w:id="470" w:author="Whitney Eiss" w:date="2017-10-16T11:36:00Z"/>
                                  <w:rFonts w:ascii="Arial" w:hAnsi="Arial" w:cs="Arial"/>
                                  <w:sz w:val="16"/>
                                  <w:szCs w:val="16"/>
                                </w:rPr>
                              </w:pPr>
                              <w:del w:id="471" w:author="Whitney Eiss" w:date="2017-10-16T11:36:00Z">
                                <w:r>
                                  <w:rPr>
                                    <w:rFonts w:ascii="Arial" w:hAnsi="Arial" w:cs="Arial"/>
                                    <w:sz w:val="16"/>
                                  </w:rPr>
                                  <w:delText>This indicates that the deduction is for freight.</w:delText>
                                </w:r>
                              </w:del>
                            </w:p>
                            <w:p w14:paraId="65E806D8" w14:textId="77777777" w:rsidR="00257BB1" w:rsidRPr="00356DAF" w:rsidRDefault="00257BB1" w:rsidP="00131F8E">
                              <w:pPr>
                                <w:rPr>
                                  <w:del w:id="472" w:author="Whitney Eiss" w:date="2017-10-16T11:36:00Z"/>
                                  <w:rFonts w:ascii="Arial" w:hAnsi="Arial" w:cs="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934FB0" id="_x0000_s1166" type="#_x0000_t202" style="position:absolute;left:0;text-align:left;margin-left:206.6pt;margin-top:224.25pt;width:88.65pt;height:41.65pt;z-index:25210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" fillcolor="#8db3e2" strokeweight="1.5pt">
                  <v:shadow color="#868686"/>
                  <v:textbox>
                    <w:txbxContent>
                      <w:p w14:paraId="1B0690A7" w14:textId="77777777" w:rsidR="00257BB1" w:rsidRPr="00D8343E" w:rsidRDefault="00257BB1" w:rsidP="00131F8E">
                        <w:pPr>
                          <w:rPr>
                            <w:del w:id="473" w:author="Whitney Eiss" w:date="2017-10-16T11:36:00Z"/>
                            <w:rFonts w:ascii="Arial" w:hAnsi="Arial" w:cs="Arial"/>
                            <w:sz w:val="16"/>
                            <w:szCs w:val="16"/>
                          </w:rPr>
                        </w:pPr>
                        <w:del w:id="474" w:author="Whitney Eiss" w:date="2017-10-16T11:36:00Z">
                          <w:r>
                            <w:rPr>
                              <w:rFonts w:ascii="Arial" w:hAnsi="Arial" w:cs="Arial"/>
                              <w:sz w:val="16"/>
                            </w:rPr>
                            <w:delText>This indicates that the deduction is for freight.</w:delText>
                          </w:r>
                        </w:del>
                      </w:p>
                      <w:p w14:paraId="65E806D8" w14:textId="77777777" w:rsidR="00257BB1" w:rsidRPr="00356DAF" w:rsidRDefault="00257BB1" w:rsidP="00131F8E">
                        <w:pPr>
                          <w:rPr>
                            <w:del w:id="475" w:author="Whitney Eiss" w:date="2017-10-16T11:36:00Z"/>
                            <w:rFonts w:ascii="Arial" w:hAnsi="Arial" w:cs="Arial"/>
                            <w:sz w:val="16"/>
                          </w:rPr>
                        </w:pPr>
                      </w:p>
                    </w:txbxContent>
                  </v:textbox>
                </v:shape>
              </w:pict>
            </mc:Fallback>
          </mc:AlternateContent>
        </w:r>
        <w:r w:rsidR="00650065" w:rsidRPr="00FB3017">
          <w:rPr>
            <w:rFonts w:ascii="Arial" w:hAnsi="Arial" w:cs="Arial"/>
            <w:noProof/>
            <w:lang w:val="en-US"/>
          </w:rPr>
          <mc:AlternateContent>
            <mc:Choice Requires="wps">
              <w:drawing>
                <wp:anchor distT="0" distB="0" distL="114300" distR="114300" simplePos="0" relativeHeight="252104192" behindDoc="0" locked="0" layoutInCell="1" allowOverlap="1" wp14:anchorId="64AE3686" wp14:editId="55CB8A47">
                  <wp:simplePos x="0" y="0"/>
                  <wp:positionH relativeFrom="column">
                    <wp:posOffset>1501140</wp:posOffset>
                  </wp:positionH>
                  <wp:positionV relativeFrom="paragraph">
                    <wp:posOffset>2182495</wp:posOffset>
                  </wp:positionV>
                  <wp:extent cx="1122680" cy="759460"/>
                  <wp:effectExtent l="15240" t="10795" r="52705" b="58420"/>
                  <wp:wrapNone/>
                  <wp:docPr id="442" name="AutoShape 1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2680" cy="7594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D33872" id="AutoShape 1049" o:spid="_x0000_s1026" type="#_x0000_t32" style="position:absolute;margin-left:118.2pt;margin-top:171.85pt;width:88.4pt;height:59.8pt;z-index:25210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" strokeweight="1.5pt">
                  <v:stroke endarrow="block"/>
                  <v:shadow color="#868686"/>
                </v:shape>
              </w:pict>
            </mc:Fallback>
          </mc:AlternateContent>
        </w:r>
        <w:r w:rsidR="00650065" w:rsidRPr="00FB3017">
          <w:rPr>
            <w:rFonts w:ascii="Arial" w:hAnsi="Arial" w:cs="Arial"/>
            <w:noProof/>
            <w:lang w:val="en-US"/>
          </w:rPr>
          <mc:AlternateContent>
            <mc:Choice Requires="wps">
              <w:drawing>
                <wp:anchor distT="0" distB="0" distL="114300" distR="114300" simplePos="0" relativeHeight="252106240" behindDoc="0" locked="0" layoutInCell="1" allowOverlap="1" wp14:anchorId="4EE9324A" wp14:editId="7C849CB5">
                  <wp:simplePos x="0" y="0"/>
                  <wp:positionH relativeFrom="column">
                    <wp:posOffset>792480</wp:posOffset>
                  </wp:positionH>
                  <wp:positionV relativeFrom="paragraph">
                    <wp:posOffset>2068195</wp:posOffset>
                  </wp:positionV>
                  <wp:extent cx="767715" cy="114300"/>
                  <wp:effectExtent l="11430" t="10795" r="11430" b="17780"/>
                  <wp:wrapNone/>
                  <wp:docPr id="443" name="Rectangle 10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7715" cy="11430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B4FE0D" id="Rectangle 1051" o:spid="_x0000_s1026" style="position:absolute;margin-left:62.4pt;margin-top:162.85pt;width:60.45pt;height:9pt;z-index:25210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" filled="f" strokecolor="red" strokeweight="1.5pt">
                  <v:shadow color="#868686"/>
                </v:rect>
              </w:pict>
            </mc:Fallback>
          </mc:AlternateContent>
        </w:r>
        <w:r w:rsidR="00650065" w:rsidRPr="00FB3017">
          <w:rPr>
            <w:rFonts w:ascii="Arial" w:hAnsi="Arial" w:cs="Arial"/>
            <w:noProof/>
            <w:lang w:val="en-US"/>
          </w:rPr>
          <mc:AlternateContent>
            <mc:Choice Requires="wps">
              <w:drawing>
                <wp:anchor distT="0" distB="0" distL="114300" distR="114300" simplePos="0" relativeHeight="252109312" behindDoc="0" locked="0" layoutInCell="1" allowOverlap="1" wp14:anchorId="6D186167" wp14:editId="067CC092">
                  <wp:simplePos x="0" y="0"/>
                  <wp:positionH relativeFrom="column">
                    <wp:posOffset>4151630</wp:posOffset>
                  </wp:positionH>
                  <wp:positionV relativeFrom="paragraph">
                    <wp:posOffset>2007870</wp:posOffset>
                  </wp:positionV>
                  <wp:extent cx="306070" cy="311150"/>
                  <wp:effectExtent l="17780" t="17145" r="9525" b="14605"/>
                  <wp:wrapNone/>
                  <wp:docPr id="444" name="Oval 10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02A1BB" w14:textId="77777777" w:rsidR="00257BB1" w:rsidRPr="00C225AB" w:rsidRDefault="00257BB1" w:rsidP="00131F8E">
                              <w:pPr>
                                <w:rPr>
                                  <w:del w:id="476" w:author="Whitney Eiss" w:date="2017-10-16T11:36:00Z"/>
                                  <w:rFonts w:ascii="Arial" w:hAnsi="Arial" w:cs="Arial"/>
                                  <w:b/>
                                  <w:sz w:val="28"/>
                                  <w:szCs w:val="28"/>
                                </w:rPr>
                              </w:pPr>
                              <w:del w:id="477" w:author="Whitney Eiss" w:date="2017-10-16T11:36:00Z">
                                <w:r w:rsidRPr="00C225AB">
                                  <w:rPr>
                                    <w:rFonts w:ascii="Arial" w:hAnsi="Arial" w:cs="Arial"/>
                                    <w:b/>
                                    <w:sz w:val="28"/>
                                    <w:szCs w:val="28"/>
                                  </w:rPr>
                                  <w:delText>i</w:delText>
                                </w:r>
                              </w:del>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186167" id="Oval 1053" o:spid="_x0000_s1167" style="position:absolute;left:0;text-align:left;margin-left:326.9pt;margin-top:158.1pt;width:24.1pt;height:24.5pt;z-index:25210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" fillcolor="#8db3e2" strokecolor="yellow" strokeweight="1.5pt">
                  <v:shadow color="#868686"/>
                  <v:textbox>
                    <w:txbxContent>
                      <w:p w14:paraId="7F02A1BB" w14:textId="77777777" w:rsidR="00257BB1" w:rsidRPr="00C225AB" w:rsidRDefault="00257BB1" w:rsidP="00131F8E">
                        <w:pPr>
                          <w:rPr>
                            <w:del w:id="478" w:author="Whitney Eiss" w:date="2017-10-16T11:36:00Z"/>
                            <w:rFonts w:ascii="Arial" w:hAnsi="Arial" w:cs="Arial"/>
                            <w:b/>
                            <w:sz w:val="28"/>
                            <w:szCs w:val="28"/>
                          </w:rPr>
                        </w:pPr>
                        <w:del w:id="479" w:author="Whitney Eiss" w:date="2017-10-16T11:36:00Z">
                          <w:r w:rsidRPr="00C225AB">
                            <w:rPr>
                              <w:rFonts w:ascii="Arial" w:hAnsi="Arial" w:cs="Arial"/>
                              <w:b/>
                              <w:sz w:val="28"/>
                              <w:szCs w:val="28"/>
                            </w:rPr>
                            <w:delText>i</w:delText>
                          </w:r>
                        </w:del>
                      </w:p>
                    </w:txbxContent>
                  </v:textbox>
                </v:oval>
              </w:pict>
            </mc:Fallback>
          </mc:AlternateContent>
        </w:r>
        <w:r w:rsidR="00650065" w:rsidRPr="00FB3017">
          <w:rPr>
            <w:rFonts w:ascii="Arial" w:hAnsi="Arial" w:cs="Arial"/>
            <w:noProof/>
            <w:lang w:val="en-US"/>
          </w:rPr>
          <mc:AlternateContent>
            <mc:Choice Requires="wps">
              <w:drawing>
                <wp:anchor distT="0" distB="0" distL="114300" distR="114300" simplePos="0" relativeHeight="252108288" behindDoc="0" locked="0" layoutInCell="1" allowOverlap="1" wp14:anchorId="32415245" wp14:editId="7AF45B68">
                  <wp:simplePos x="0" y="0"/>
                  <wp:positionH relativeFrom="column">
                    <wp:posOffset>3122930</wp:posOffset>
                  </wp:positionH>
                  <wp:positionV relativeFrom="paragraph">
                    <wp:posOffset>2163445</wp:posOffset>
                  </wp:positionV>
                  <wp:extent cx="1125855" cy="340995"/>
                  <wp:effectExtent l="17780" t="10795" r="18415" b="10160"/>
                  <wp:wrapNone/>
                  <wp:docPr id="445" name="Text Box 10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855" cy="34099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5475AB" w14:textId="77777777" w:rsidR="00257BB1" w:rsidRPr="00D8343E" w:rsidRDefault="00257BB1" w:rsidP="00131F8E">
                              <w:pPr>
                                <w:rPr>
                                  <w:del w:id="480" w:author="Whitney Eiss" w:date="2017-10-16T11:36:00Z"/>
                                  <w:rFonts w:ascii="Arial" w:hAnsi="Arial" w:cs="Arial"/>
                                  <w:sz w:val="16"/>
                                  <w:szCs w:val="16"/>
                                </w:rPr>
                              </w:pPr>
                              <w:del w:id="481" w:author="Whitney Eiss" w:date="2017-10-16T11:36:00Z">
                                <w:r>
                                  <w:rPr>
                                    <w:rFonts w:ascii="Arial" w:hAnsi="Arial" w:cs="Arial"/>
                                    <w:sz w:val="16"/>
                                  </w:rPr>
                                  <w:delText>Deduction Amount:  taken for freight.</w:delText>
                                </w:r>
                              </w:del>
                            </w:p>
                            <w:p w14:paraId="7533055F" w14:textId="77777777" w:rsidR="00257BB1" w:rsidRPr="00356DAF" w:rsidRDefault="00257BB1" w:rsidP="00131F8E">
                              <w:pPr>
                                <w:rPr>
                                  <w:del w:id="482" w:author="Whitney Eiss" w:date="2017-10-16T11:36:00Z"/>
                                  <w:rFonts w:ascii="Arial" w:hAnsi="Arial" w:cs="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415245" id="_x0000_s1168" type="#_x0000_t202" style="position:absolute;left:0;text-align:left;margin-left:245.9pt;margin-top:170.35pt;width:88.65pt;height:26.85pt;z-index:25210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" fillcolor="#8db3e2" strokeweight="1.5pt">
                  <v:shadow color="#868686"/>
                  <v:textbox>
                    <w:txbxContent>
                      <w:p w14:paraId="5A5475AB" w14:textId="77777777" w:rsidR="00257BB1" w:rsidRPr="00D8343E" w:rsidRDefault="00257BB1" w:rsidP="00131F8E">
                        <w:pPr>
                          <w:rPr>
                            <w:del w:id="483" w:author="Whitney Eiss" w:date="2017-10-16T11:36:00Z"/>
                            <w:rFonts w:ascii="Arial" w:hAnsi="Arial" w:cs="Arial"/>
                            <w:sz w:val="16"/>
                            <w:szCs w:val="16"/>
                          </w:rPr>
                        </w:pPr>
                        <w:del w:id="484" w:author="Whitney Eiss" w:date="2017-10-16T11:36:00Z">
                          <w:r>
                            <w:rPr>
                              <w:rFonts w:ascii="Arial" w:hAnsi="Arial" w:cs="Arial"/>
                              <w:sz w:val="16"/>
                            </w:rPr>
                            <w:delText>Deduction Amount:  taken for freight.</w:delText>
                          </w:r>
                        </w:del>
                      </w:p>
                      <w:p w14:paraId="7533055F" w14:textId="77777777" w:rsidR="00257BB1" w:rsidRPr="00356DAF" w:rsidRDefault="00257BB1" w:rsidP="00131F8E">
                        <w:pPr>
                          <w:rPr>
                            <w:del w:id="485" w:author="Whitney Eiss" w:date="2017-10-16T11:36:00Z"/>
                            <w:rFonts w:ascii="Arial" w:hAnsi="Arial" w:cs="Arial"/>
                            <w:sz w:val="16"/>
                          </w:rPr>
                        </w:pPr>
                      </w:p>
                    </w:txbxContent>
                  </v:textbox>
                </v:shape>
              </w:pict>
            </mc:Fallback>
          </mc:AlternateContent>
        </w:r>
        <w:r w:rsidR="00650065" w:rsidRPr="00FB3017">
          <w:rPr>
            <w:rFonts w:ascii="Arial" w:hAnsi="Arial" w:cs="Arial"/>
            <w:noProof/>
            <w:lang w:val="en-US"/>
          </w:rPr>
          <mc:AlternateContent>
            <mc:Choice Requires="wps">
              <w:drawing>
                <wp:anchor distT="0" distB="0" distL="114300" distR="114300" simplePos="0" relativeHeight="252110336" behindDoc="0" locked="0" layoutInCell="1" allowOverlap="1" wp14:anchorId="3C033C55" wp14:editId="0B6391BB">
                  <wp:simplePos x="0" y="0"/>
                  <wp:positionH relativeFrom="column">
                    <wp:posOffset>2364105</wp:posOffset>
                  </wp:positionH>
                  <wp:positionV relativeFrom="paragraph">
                    <wp:posOffset>2182495</wp:posOffset>
                  </wp:positionV>
                  <wp:extent cx="754380" cy="136525"/>
                  <wp:effectExtent l="11430" t="10795" r="34290" b="62230"/>
                  <wp:wrapNone/>
                  <wp:docPr id="446" name="AutoShape 10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 cy="1365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739BC8" id="AutoShape 1054" o:spid="_x0000_s1026" type="#_x0000_t32" style="position:absolute;margin-left:186.15pt;margin-top:171.85pt;width:59.4pt;height:10.75pt;z-index:25211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" strokeweight="1.5pt">
                  <v:stroke endarrow="block"/>
                  <v:shadow color="#868686"/>
                </v:shape>
              </w:pict>
            </mc:Fallback>
          </mc:AlternateContent>
        </w:r>
        <w:r w:rsidR="00650065" w:rsidRPr="00FB3017">
          <w:rPr>
            <w:rFonts w:ascii="Arial" w:hAnsi="Arial" w:cs="Arial"/>
            <w:noProof/>
            <w:lang w:val="en-US"/>
          </w:rPr>
          <mc:AlternateContent>
            <mc:Choice Requires="wps">
              <w:drawing>
                <wp:anchor distT="0" distB="0" distL="114300" distR="114300" simplePos="0" relativeHeight="252111360" behindDoc="0" locked="0" layoutInCell="1" allowOverlap="1" wp14:anchorId="02A58004" wp14:editId="05DA6A9C">
                  <wp:simplePos x="0" y="0"/>
                  <wp:positionH relativeFrom="column">
                    <wp:posOffset>1947545</wp:posOffset>
                  </wp:positionH>
                  <wp:positionV relativeFrom="paragraph">
                    <wp:posOffset>2163445</wp:posOffset>
                  </wp:positionV>
                  <wp:extent cx="416560" cy="155575"/>
                  <wp:effectExtent l="13970" t="10795" r="17145" b="14605"/>
                  <wp:wrapNone/>
                  <wp:docPr id="2048" name="Rectangle 10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560" cy="15557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8EDEDE" id="Rectangle 1055" o:spid="_x0000_s1026" style="position:absolute;margin-left:153.35pt;margin-top:170.35pt;width:32.8pt;height:12.25pt;z-index:25211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" filled="f" strokecolor="red" strokeweight="1.5pt">
                  <v:shadow color="#868686"/>
                </v:rect>
              </w:pict>
            </mc:Fallback>
          </mc:AlternateContent>
        </w:r>
        <w:r w:rsidR="00650065" w:rsidRPr="00FB3017">
          <w:rPr>
            <w:rFonts w:ascii="Arial" w:hAnsi="Arial" w:cs="Arial"/>
            <w:noProof/>
            <w:lang w:val="en-US"/>
          </w:rPr>
          <mc:AlternateContent>
            <mc:Choice Requires="wpg">
              <w:drawing>
                <wp:anchor distT="0" distB="0" distL="114300" distR="114300" simplePos="0" relativeHeight="252107264" behindDoc="0" locked="0" layoutInCell="1" allowOverlap="1" wp14:anchorId="2AA7C4AE" wp14:editId="63EEABD5">
                  <wp:simplePos x="0" y="0"/>
                  <wp:positionH relativeFrom="column">
                    <wp:posOffset>3263900</wp:posOffset>
                  </wp:positionH>
                  <wp:positionV relativeFrom="paragraph">
                    <wp:posOffset>756285</wp:posOffset>
                  </wp:positionV>
                  <wp:extent cx="1828800" cy="1015365"/>
                  <wp:effectExtent l="15875" t="13335" r="12700" b="9525"/>
                  <wp:wrapNone/>
                  <wp:docPr id="2049" name="Group 10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8800" cy="1015365"/>
                            <a:chOff x="7004" y="5023"/>
                            <a:chExt cx="2880" cy="1543"/>
                          </a:xfrm>
                        </wpg:grpSpPr>
                        <wps:wsp>
                          <wps:cNvPr id="2050" name="Text Box 1044"/>
                          <wps:cNvSpPr txBox="1">
                            <a:spLocks noChangeArrowheads="1"/>
                          </wps:cNvSpPr>
                          <wps:spPr bwMode="auto">
                            <a:xfrm>
                              <a:off x="7004" y="5513"/>
                              <a:ext cx="2880" cy="1053"/>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9E8B4E6" w14:textId="77777777" w:rsidR="00257BB1" w:rsidRPr="000E1125" w:rsidRDefault="00257BB1" w:rsidP="002E2024">
                                <w:pPr>
                                  <w:rPr>
                                    <w:del w:id="486" w:author="Whitney Eiss" w:date="2017-10-16T11:36:00Z"/>
                                    <w:rFonts w:ascii="Arial" w:hAnsi="Arial" w:cs="Arial"/>
                                    <w:sz w:val="16"/>
                                    <w:szCs w:val="16"/>
                                  </w:rPr>
                                </w:pPr>
                                <w:del w:id="487" w:author="Whitney Eiss" w:date="2017-10-16T11:36:00Z">
                                  <w:r>
                                    <w:rPr>
                                      <w:rFonts w:ascii="Arial" w:hAnsi="Arial" w:cs="Arial"/>
                                      <w:sz w:val="16"/>
                                      <w:szCs w:val="16"/>
                                      <w:u w:val="single"/>
                                    </w:rPr>
                                    <w:delText>PO N</w:delText>
                                  </w:r>
                                  <w:r w:rsidRPr="000E1125">
                                    <w:rPr>
                                      <w:rFonts w:ascii="Arial" w:hAnsi="Arial" w:cs="Arial"/>
                                      <w:sz w:val="16"/>
                                      <w:szCs w:val="16"/>
                                      <w:u w:val="single"/>
                                    </w:rPr>
                                    <w:delText>umber</w:delText>
                                  </w:r>
                                  <w:r>
                                    <w:rPr>
                                      <w:rFonts w:ascii="Arial" w:hAnsi="Arial" w:cs="Arial"/>
                                      <w:sz w:val="16"/>
                                      <w:szCs w:val="16"/>
                                    </w:rPr>
                                    <w:delText xml:space="preserve"> – </w:delText>
                                  </w:r>
                                  <w:r w:rsidRPr="000E1125">
                                    <w:rPr>
                                      <w:rFonts w:ascii="Arial" w:hAnsi="Arial" w:cs="Arial"/>
                                      <w:sz w:val="16"/>
                                      <w:szCs w:val="16"/>
                                    </w:rPr>
                                    <w:delText xml:space="preserve">This will be used to </w:delText>
                                  </w:r>
                                  <w:r>
                                    <w:rPr>
                                      <w:rFonts w:ascii="Arial" w:hAnsi="Arial" w:cs="Arial"/>
                                      <w:sz w:val="16"/>
                                      <w:szCs w:val="16"/>
                                    </w:rPr>
                                    <w:delText xml:space="preserve">search for information regarding the order within SHARP.  </w:delText>
                                  </w:r>
                                </w:del>
                              </w:p>
                              <w:p w14:paraId="1F70BE76" w14:textId="77777777" w:rsidR="00257BB1" w:rsidRPr="00681A5B" w:rsidRDefault="00257BB1" w:rsidP="002E2024">
                                <w:pPr>
                                  <w:rPr>
                                    <w:del w:id="488" w:author="Whitney Eiss" w:date="2017-10-16T11:36:00Z"/>
                                    <w:rFonts w:ascii="Arial" w:hAnsi="Arial" w:cs="Arial"/>
                                    <w:b/>
                                    <w:sz w:val="16"/>
                                    <w:szCs w:val="16"/>
                                  </w:rPr>
                                </w:pPr>
                                <w:del w:id="489" w:author="Whitney Eiss" w:date="2017-10-16T11:36:00Z">
                                  <w:r w:rsidRPr="00904FBB">
                                    <w:rPr>
                                      <w:rFonts w:ascii="Arial" w:hAnsi="Arial" w:cs="Arial"/>
                                      <w:sz w:val="16"/>
                                      <w:szCs w:val="16"/>
                                    </w:rPr>
                                    <w:delText>E</w:delText>
                                  </w:r>
                                  <w:r>
                                    <w:rPr>
                                      <w:rFonts w:ascii="Arial" w:hAnsi="Arial" w:cs="Arial"/>
                                      <w:sz w:val="16"/>
                                      <w:szCs w:val="16"/>
                                    </w:rPr>
                                    <w:delText>g</w:delText>
                                  </w:r>
                                  <w:r w:rsidRPr="00904FBB">
                                    <w:rPr>
                                      <w:rFonts w:ascii="Arial" w:hAnsi="Arial" w:cs="Arial"/>
                                      <w:sz w:val="16"/>
                                      <w:szCs w:val="16"/>
                                    </w:rPr>
                                    <w:delText xml:space="preserve">: - In this case the PO # is </w:delText>
                                  </w:r>
                                  <w:r>
                                    <w:rPr>
                                      <w:rFonts w:ascii="Arial" w:hAnsi="Arial" w:cs="Arial"/>
                                      <w:b/>
                                      <w:sz w:val="16"/>
                                      <w:szCs w:val="16"/>
                                    </w:rPr>
                                    <w:delText xml:space="preserve">147771. </w:delText>
                                  </w:r>
                                </w:del>
                              </w:p>
                            </w:txbxContent>
                          </wps:txbx>
                          <wps:bodyPr rot="0" vert="horz" wrap="square" lIns="91440" tIns="45720" rIns="91440" bIns="45720" anchor="t" anchorCtr="0" upright="1">
                            <a:noAutofit/>
                          </wps:bodyPr>
                        </wps:wsp>
                        <wps:wsp>
                          <wps:cNvPr id="2051" name="Oval 1045"/>
                          <wps:cNvSpPr>
                            <a:spLocks noChangeArrowheads="1"/>
                          </wps:cNvSpPr>
                          <wps:spPr bwMode="auto">
                            <a:xfrm>
                              <a:off x="9081" y="5023"/>
                              <a:ext cx="482" cy="49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E196F2" w14:textId="77777777" w:rsidR="00257BB1" w:rsidRPr="00C225AB" w:rsidRDefault="00257BB1" w:rsidP="002E2024">
                                <w:pPr>
                                  <w:rPr>
                                    <w:del w:id="490" w:author="Whitney Eiss" w:date="2017-10-16T11:36:00Z"/>
                                    <w:rFonts w:ascii="Arial" w:hAnsi="Arial" w:cs="Arial"/>
                                    <w:b/>
                                    <w:sz w:val="28"/>
                                    <w:szCs w:val="28"/>
                                  </w:rPr>
                                </w:pPr>
                                <w:del w:id="491" w:author="Whitney Eiss" w:date="2017-10-16T11:36:00Z">
                                  <w:r w:rsidRPr="00C225AB">
                                    <w:rPr>
                                      <w:rFonts w:ascii="Arial" w:hAnsi="Arial" w:cs="Arial"/>
                                      <w:b/>
                                      <w:sz w:val="28"/>
                                      <w:szCs w:val="28"/>
                                    </w:rPr>
                                    <w:delText>i</w:delText>
                                  </w:r>
                                </w:del>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A7C4AE" id="Group 1043" o:spid="_x0000_s1169" style="position:absolute;left:0;text-align:left;margin-left:257pt;margin-top:59.55pt;width:2in;height:79.95pt;z-index:252107264" coordorigin="7004,5023" coordsize="2880,1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">
                  <v:shape id="Text Box 1044" o:spid="_x0000_s1170" type="#_x0000_t202" style="position:absolute;left:7004;top:5513;width:2880;height:1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" fillcolor="#8db3e2" strokeweight="1.5pt">
                    <v:shadow color="#868686"/>
                    <v:textbox>
                      <w:txbxContent>
                        <w:p w14:paraId="69E8B4E6" w14:textId="77777777" w:rsidR="00257BB1" w:rsidRPr="000E1125" w:rsidRDefault="00257BB1" w:rsidP="002E2024">
                          <w:pPr>
                            <w:rPr>
                              <w:del w:id="492" w:author="Whitney Eiss" w:date="2017-10-16T11:36:00Z"/>
                              <w:rFonts w:ascii="Arial" w:hAnsi="Arial" w:cs="Arial"/>
                              <w:sz w:val="16"/>
                              <w:szCs w:val="16"/>
                            </w:rPr>
                          </w:pPr>
                          <w:del w:id="493" w:author="Whitney Eiss" w:date="2017-10-16T11:36:00Z">
                            <w:r>
                              <w:rPr>
                                <w:rFonts w:ascii="Arial" w:hAnsi="Arial" w:cs="Arial"/>
                                <w:sz w:val="16"/>
                                <w:szCs w:val="16"/>
                                <w:u w:val="single"/>
                              </w:rPr>
                              <w:delText>PO N</w:delText>
                            </w:r>
                            <w:r w:rsidRPr="000E1125">
                              <w:rPr>
                                <w:rFonts w:ascii="Arial" w:hAnsi="Arial" w:cs="Arial"/>
                                <w:sz w:val="16"/>
                                <w:szCs w:val="16"/>
                                <w:u w:val="single"/>
                              </w:rPr>
                              <w:delText>umber</w:delText>
                            </w:r>
                            <w:r>
                              <w:rPr>
                                <w:rFonts w:ascii="Arial" w:hAnsi="Arial" w:cs="Arial"/>
                                <w:sz w:val="16"/>
                                <w:szCs w:val="16"/>
                              </w:rPr>
                              <w:delText xml:space="preserve"> – </w:delText>
                            </w:r>
                            <w:r w:rsidRPr="000E1125">
                              <w:rPr>
                                <w:rFonts w:ascii="Arial" w:hAnsi="Arial" w:cs="Arial"/>
                                <w:sz w:val="16"/>
                                <w:szCs w:val="16"/>
                              </w:rPr>
                              <w:delText xml:space="preserve">This will be used to </w:delText>
                            </w:r>
                            <w:r>
                              <w:rPr>
                                <w:rFonts w:ascii="Arial" w:hAnsi="Arial" w:cs="Arial"/>
                                <w:sz w:val="16"/>
                                <w:szCs w:val="16"/>
                              </w:rPr>
                              <w:delText xml:space="preserve">search for information regarding the order within SHARP.  </w:delText>
                            </w:r>
                          </w:del>
                        </w:p>
                        <w:p w14:paraId="1F70BE76" w14:textId="77777777" w:rsidR="00257BB1" w:rsidRPr="00681A5B" w:rsidRDefault="00257BB1" w:rsidP="002E2024">
                          <w:pPr>
                            <w:rPr>
                              <w:del w:id="494" w:author="Whitney Eiss" w:date="2017-10-16T11:36:00Z"/>
                              <w:rFonts w:ascii="Arial" w:hAnsi="Arial" w:cs="Arial"/>
                              <w:b/>
                              <w:sz w:val="16"/>
                              <w:szCs w:val="16"/>
                            </w:rPr>
                          </w:pPr>
                          <w:del w:id="495" w:author="Whitney Eiss" w:date="2017-10-16T11:36:00Z">
                            <w:r w:rsidRPr="00904FBB">
                              <w:rPr>
                                <w:rFonts w:ascii="Arial" w:hAnsi="Arial" w:cs="Arial"/>
                                <w:sz w:val="16"/>
                                <w:szCs w:val="16"/>
                              </w:rPr>
                              <w:delText>E</w:delText>
                            </w:r>
                            <w:r>
                              <w:rPr>
                                <w:rFonts w:ascii="Arial" w:hAnsi="Arial" w:cs="Arial"/>
                                <w:sz w:val="16"/>
                                <w:szCs w:val="16"/>
                              </w:rPr>
                              <w:delText>g</w:delText>
                            </w:r>
                            <w:r w:rsidRPr="00904FBB">
                              <w:rPr>
                                <w:rFonts w:ascii="Arial" w:hAnsi="Arial" w:cs="Arial"/>
                                <w:sz w:val="16"/>
                                <w:szCs w:val="16"/>
                              </w:rPr>
                              <w:delText xml:space="preserve">: - In this case the PO # is </w:delText>
                            </w:r>
                            <w:r>
                              <w:rPr>
                                <w:rFonts w:ascii="Arial" w:hAnsi="Arial" w:cs="Arial"/>
                                <w:b/>
                                <w:sz w:val="16"/>
                                <w:szCs w:val="16"/>
                              </w:rPr>
                              <w:delText xml:space="preserve">147771. </w:delText>
                            </w:r>
                          </w:del>
                        </w:p>
                      </w:txbxContent>
                    </v:textbox>
                  </v:shape>
                  <v:oval id="Oval 1045" o:spid="_x0000_s1171" style="position:absolute;left:9081;top:5023;width:482;height: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" fillcolor="#8db3e2" strokecolor="yellow" strokeweight="1.5pt">
                    <v:shadow color="#868686"/>
                    <v:textbox>
                      <w:txbxContent>
                        <w:p w14:paraId="29E196F2" w14:textId="77777777" w:rsidR="00257BB1" w:rsidRPr="00C225AB" w:rsidRDefault="00257BB1" w:rsidP="002E2024">
                          <w:pPr>
                            <w:rPr>
                              <w:del w:id="496" w:author="Whitney Eiss" w:date="2017-10-16T11:36:00Z"/>
                              <w:rFonts w:ascii="Arial" w:hAnsi="Arial" w:cs="Arial"/>
                              <w:b/>
                              <w:sz w:val="28"/>
                              <w:szCs w:val="28"/>
                            </w:rPr>
                          </w:pPr>
                          <w:del w:id="497" w:author="Whitney Eiss" w:date="2017-10-16T11:36:00Z">
                            <w:r w:rsidRPr="00C225AB">
                              <w:rPr>
                                <w:rFonts w:ascii="Arial" w:hAnsi="Arial" w:cs="Arial"/>
                                <w:b/>
                                <w:sz w:val="28"/>
                                <w:szCs w:val="28"/>
                              </w:rPr>
                              <w:delText>i</w:delText>
                            </w:r>
                          </w:del>
                        </w:p>
                      </w:txbxContent>
                    </v:textbox>
                  </v:oval>
                </v:group>
              </w:pict>
            </mc:Fallback>
          </mc:AlternateContent>
        </w:r>
      </w:del>
      <w:r w:rsidR="00A620F9">
        <w:rPr>
          <w:noProof/>
        </w:rPr>
        <w:drawing>
          <wp:inline distT="0" distB="0" distL="0" distR="0" wp14:anchorId="1A293C09" wp14:editId="7AD2D513">
            <wp:extent cx="5962650" cy="5610225"/>
            <wp:effectExtent l="19050" t="19050" r="19050" b="28575"/>
            <wp:docPr id="1572" name="Picture 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962650" cy="5610225"/>
                    </a:xfrm>
                    <a:prstGeom prst="rect">
                      <a:avLst/>
                    </a:prstGeom>
                    <a:ln w="12700">
                      <a:solidFill>
                        <a:schemeClr val="tx1"/>
                      </a:solidFill>
                    </a:ln>
                  </pic:spPr>
                </pic:pic>
              </a:graphicData>
            </a:graphic>
          </wp:inline>
        </w:drawing>
      </w:r>
    </w:p>
    <w:p w14:paraId="02C2CA36" w14:textId="77777777" w:rsidR="002E2024" w:rsidRPr="00FB3017" w:rsidRDefault="002E2024" w:rsidP="00FD50CC">
      <w:pPr>
        <w:ind w:left="1170"/>
        <w:rPr>
          <w:rFonts w:ascii="Arial" w:hAnsi="Arial" w:cs="Arial"/>
        </w:rPr>
      </w:pPr>
    </w:p>
    <w:p w14:paraId="05D420BC" w14:textId="77777777" w:rsidR="000D1B77" w:rsidRPr="00FB3017" w:rsidRDefault="000D1B77" w:rsidP="00FD50CC">
      <w:pPr>
        <w:ind w:left="720" w:hanging="720"/>
        <w:rPr>
          <w:rFonts w:ascii="Arial" w:hAnsi="Arial" w:cs="Arial"/>
          <w:b/>
          <w:lang w:val="en-GB"/>
        </w:rPr>
      </w:pPr>
    </w:p>
    <w:p w14:paraId="30FDECDE" w14:textId="17394002" w:rsidR="004023EF" w:rsidRDefault="0020361C">
      <w:pPr>
        <w:overflowPunct/>
        <w:autoSpaceDE/>
        <w:autoSpaceDN/>
        <w:adjustRightInd/>
        <w:textAlignment w:val="auto"/>
        <w:rPr>
          <w:rFonts w:ascii="Arial" w:hAnsi="Arial" w:cs="Arial"/>
          <w:b/>
          <w:sz w:val="22"/>
          <w:szCs w:val="22"/>
          <w:lang w:val="en-GB"/>
        </w:rPr>
      </w:pPr>
      <w:r w:rsidRPr="00FB3017">
        <w:rPr>
          <w:rFonts w:ascii="Arial" w:hAnsi="Arial" w:cs="Arial"/>
          <w:b/>
          <w:lang w:val="en-GB"/>
        </w:rPr>
        <w:br w:type="page"/>
      </w:r>
    </w:p>
    <w:p w14:paraId="183C83C1" w14:textId="2525AA2B" w:rsidR="00FD50CC" w:rsidRPr="0009162F" w:rsidRDefault="00FD50CC" w:rsidP="00FD50CC">
      <w:pPr>
        <w:rPr>
          <w:rFonts w:ascii="Arial" w:hAnsi="Arial" w:cs="Arial"/>
          <w:b/>
          <w:sz w:val="22"/>
          <w:szCs w:val="22"/>
          <w:u w:val="single"/>
          <w:lang w:val="en-GB"/>
        </w:rPr>
      </w:pPr>
      <w:r w:rsidRPr="0009162F">
        <w:rPr>
          <w:rFonts w:ascii="Arial" w:hAnsi="Arial" w:cs="Arial"/>
          <w:b/>
          <w:sz w:val="22"/>
          <w:szCs w:val="22"/>
          <w:lang w:val="en-GB"/>
        </w:rPr>
        <w:lastRenderedPageBreak/>
        <w:t>14</w:t>
      </w:r>
      <w:r w:rsidRPr="0009162F">
        <w:rPr>
          <w:rFonts w:ascii="Arial" w:hAnsi="Arial" w:cs="Arial"/>
          <w:b/>
          <w:sz w:val="22"/>
          <w:szCs w:val="22"/>
          <w:lang w:val="en-GB"/>
        </w:rPr>
        <w:tab/>
      </w:r>
      <w:bookmarkStart w:id="498" w:name="ad"/>
      <w:r w:rsidRPr="0009162F">
        <w:rPr>
          <w:rFonts w:ascii="Arial" w:hAnsi="Arial" w:cs="Arial"/>
          <w:b/>
          <w:sz w:val="22"/>
          <w:szCs w:val="22"/>
          <w:u w:val="single"/>
          <w:lang w:val="en-GB"/>
        </w:rPr>
        <w:t>Deduction Type:</w:t>
      </w:r>
      <w:r w:rsidR="00FB3017" w:rsidRPr="0009162F">
        <w:rPr>
          <w:rFonts w:ascii="Arial" w:hAnsi="Arial" w:cs="Arial"/>
          <w:b/>
          <w:sz w:val="22"/>
          <w:szCs w:val="22"/>
          <w:u w:val="single"/>
          <w:lang w:val="en-GB"/>
        </w:rPr>
        <w:t xml:space="preserve"> </w:t>
      </w:r>
      <w:r w:rsidRPr="0009162F">
        <w:rPr>
          <w:rFonts w:ascii="Arial" w:hAnsi="Arial" w:cs="Arial"/>
          <w:b/>
          <w:sz w:val="22"/>
          <w:szCs w:val="22"/>
          <w:u w:val="single"/>
          <w:lang w:val="en-GB"/>
        </w:rPr>
        <w:t>Ad</w:t>
      </w:r>
      <w:bookmarkEnd w:id="498"/>
    </w:p>
    <w:p w14:paraId="649747E5" w14:textId="77777777" w:rsidR="00FD50CC" w:rsidRPr="00FB3017" w:rsidRDefault="00FB3017" w:rsidP="00FD50CC">
      <w:pPr>
        <w:rPr>
          <w:rFonts w:ascii="Arial" w:hAnsi="Arial" w:cs="Arial"/>
          <w:lang w:val="en-GB"/>
        </w:rPr>
      </w:pPr>
      <w:r w:rsidRPr="00FB3017">
        <w:rPr>
          <w:rFonts w:ascii="Arial" w:hAnsi="Arial" w:cs="Arial"/>
          <w:lang w:val="en-GB"/>
        </w:rPr>
        <w:t xml:space="preserve">      </w:t>
      </w:r>
      <w:r w:rsidR="00FD50CC" w:rsidRPr="00FB3017">
        <w:rPr>
          <w:rFonts w:ascii="Arial" w:hAnsi="Arial" w:cs="Arial"/>
          <w:lang w:val="en-GB"/>
        </w:rPr>
        <w:t xml:space="preserve"> An Ad is a fee for featuring client's products in an advertisement.</w:t>
      </w:r>
    </w:p>
    <w:p w14:paraId="1AAE12A8" w14:textId="77777777" w:rsidR="00FD50CC" w:rsidRPr="00FB3017" w:rsidRDefault="00FD50CC" w:rsidP="00FD50CC">
      <w:pPr>
        <w:ind w:left="1170"/>
        <w:rPr>
          <w:rFonts w:ascii="Arial" w:hAnsi="Arial" w:cs="Arial"/>
          <w:szCs w:val="22"/>
        </w:rPr>
      </w:pPr>
    </w:p>
    <w:p w14:paraId="230E712D" w14:textId="77777777" w:rsidR="00FD50CC" w:rsidRPr="00FB3017" w:rsidRDefault="00116238" w:rsidP="00FD50CC">
      <w:pPr>
        <w:ind w:firstLine="720"/>
        <w:rPr>
          <w:rFonts w:ascii="Arial" w:hAnsi="Arial" w:cs="Arial"/>
        </w:rPr>
      </w:pPr>
      <w:r w:rsidRPr="00FB3017">
        <w:rPr>
          <w:rFonts w:ascii="Arial" w:hAnsi="Arial" w:cs="Arial"/>
        </w:rPr>
        <w:object w:dxaOrig="19100" w:dyaOrig="7540" w14:anchorId="5DF6D6B0">
          <v:shape id="_x0000_i1040" type="#_x0000_t75" style="width:482.25pt;height:266.25pt" o:ole="">
            <v:imagedata r:id="rId117" o:title=""/>
          </v:shape>
          <o:OLEObject Type="Embed" ProgID="Visio.Drawing.11" ShapeID="_x0000_i1040" DrawAspect="Content" ObjectID="_1845519987" r:id="rId118"/>
        </w:object>
      </w:r>
    </w:p>
    <w:p w14:paraId="7C18A363" w14:textId="77777777" w:rsidR="00FD50CC" w:rsidRPr="00FB3017" w:rsidRDefault="00FD50CC" w:rsidP="00FD50CC">
      <w:pPr>
        <w:ind w:firstLine="720"/>
        <w:rPr>
          <w:rFonts w:ascii="Arial" w:hAnsi="Arial" w:cs="Arial"/>
        </w:rPr>
      </w:pPr>
    </w:p>
    <w:p w14:paraId="5840F736" w14:textId="77777777" w:rsidR="000D1B77" w:rsidRPr="00FB3017" w:rsidRDefault="000D1B77" w:rsidP="00FD50CC">
      <w:pPr>
        <w:ind w:firstLine="720"/>
        <w:rPr>
          <w:rFonts w:ascii="Arial" w:hAnsi="Arial" w:cs="Arial"/>
        </w:rPr>
      </w:pPr>
    </w:p>
    <w:p w14:paraId="4F58C256" w14:textId="77777777" w:rsidR="000D1B77" w:rsidRPr="00FB3017" w:rsidRDefault="000D1B77" w:rsidP="00FD50CC">
      <w:pPr>
        <w:ind w:firstLine="720"/>
        <w:rPr>
          <w:rFonts w:ascii="Arial" w:hAnsi="Arial" w:cs="Arial"/>
        </w:rPr>
      </w:pPr>
    </w:p>
    <w:p w14:paraId="1B24306A" w14:textId="77777777" w:rsidR="000D1B77" w:rsidRPr="00FB3017" w:rsidRDefault="000D1B77" w:rsidP="00FD50CC">
      <w:pPr>
        <w:ind w:firstLine="720"/>
        <w:rPr>
          <w:rFonts w:ascii="Arial" w:hAnsi="Arial" w:cs="Arial"/>
        </w:rPr>
      </w:pPr>
    </w:p>
    <w:p w14:paraId="56621DCF" w14:textId="77777777" w:rsidR="000D1B77" w:rsidRPr="00FB3017" w:rsidRDefault="000D1B77" w:rsidP="00FD50CC">
      <w:pPr>
        <w:ind w:firstLine="720"/>
        <w:rPr>
          <w:rFonts w:ascii="Arial" w:hAnsi="Arial" w:cs="Arial"/>
        </w:rPr>
      </w:pPr>
    </w:p>
    <w:p w14:paraId="0D1E7D19" w14:textId="77777777" w:rsidR="000D1B77" w:rsidRPr="00FB3017" w:rsidRDefault="000D1B77" w:rsidP="00FD50CC">
      <w:pPr>
        <w:ind w:firstLine="720"/>
        <w:rPr>
          <w:rFonts w:ascii="Arial" w:hAnsi="Arial" w:cs="Arial"/>
        </w:rPr>
      </w:pPr>
    </w:p>
    <w:p w14:paraId="65B1D4F6" w14:textId="77777777" w:rsidR="000D1B77" w:rsidRPr="00FB3017" w:rsidRDefault="000D1B77" w:rsidP="00FD50CC">
      <w:pPr>
        <w:ind w:firstLine="720"/>
        <w:rPr>
          <w:rFonts w:ascii="Arial" w:hAnsi="Arial" w:cs="Arial"/>
        </w:rPr>
      </w:pPr>
    </w:p>
    <w:p w14:paraId="7243DA00" w14:textId="77777777" w:rsidR="000D1B77" w:rsidRPr="00FB3017" w:rsidRDefault="000D1B77" w:rsidP="00FD50CC">
      <w:pPr>
        <w:ind w:firstLine="720"/>
        <w:rPr>
          <w:rFonts w:ascii="Arial" w:hAnsi="Arial" w:cs="Arial"/>
        </w:rPr>
      </w:pPr>
    </w:p>
    <w:p w14:paraId="300F1CC6" w14:textId="77777777" w:rsidR="000D1B77" w:rsidRPr="00FB3017" w:rsidRDefault="000D1B77" w:rsidP="00FD50CC">
      <w:pPr>
        <w:ind w:firstLine="720"/>
        <w:rPr>
          <w:rFonts w:ascii="Arial" w:hAnsi="Arial" w:cs="Arial"/>
        </w:rPr>
      </w:pPr>
    </w:p>
    <w:p w14:paraId="4ECFABA0" w14:textId="77777777" w:rsidR="000D1B77" w:rsidRPr="00FB3017" w:rsidRDefault="000D1B77" w:rsidP="00FD50CC">
      <w:pPr>
        <w:ind w:firstLine="720"/>
        <w:rPr>
          <w:rFonts w:ascii="Arial" w:hAnsi="Arial" w:cs="Arial"/>
        </w:rPr>
      </w:pPr>
    </w:p>
    <w:p w14:paraId="0FF7EED9" w14:textId="77777777" w:rsidR="000D1B77" w:rsidRPr="00FB3017" w:rsidRDefault="000D1B77" w:rsidP="00FD50CC">
      <w:pPr>
        <w:ind w:firstLine="720"/>
        <w:rPr>
          <w:rFonts w:ascii="Arial" w:hAnsi="Arial" w:cs="Arial"/>
        </w:rPr>
      </w:pPr>
    </w:p>
    <w:p w14:paraId="3592A684" w14:textId="77777777" w:rsidR="000D1B77" w:rsidRPr="00FB3017" w:rsidRDefault="000D1B77" w:rsidP="00FD50CC">
      <w:pPr>
        <w:ind w:firstLine="720"/>
        <w:rPr>
          <w:rFonts w:ascii="Arial" w:hAnsi="Arial" w:cs="Arial"/>
        </w:rPr>
      </w:pPr>
    </w:p>
    <w:p w14:paraId="560AEBD2" w14:textId="77777777" w:rsidR="000D1B77" w:rsidRPr="00FB3017" w:rsidRDefault="000D1B77" w:rsidP="00FD50CC">
      <w:pPr>
        <w:ind w:firstLine="720"/>
        <w:rPr>
          <w:rFonts w:ascii="Arial" w:hAnsi="Arial" w:cs="Arial"/>
        </w:rPr>
      </w:pPr>
    </w:p>
    <w:p w14:paraId="7C05B745" w14:textId="77777777" w:rsidR="000D1B77" w:rsidRPr="00FB3017" w:rsidRDefault="000D1B77" w:rsidP="00FD50CC">
      <w:pPr>
        <w:ind w:firstLine="720"/>
        <w:rPr>
          <w:rFonts w:ascii="Arial" w:hAnsi="Arial" w:cs="Arial"/>
        </w:rPr>
      </w:pPr>
    </w:p>
    <w:p w14:paraId="0254C60F" w14:textId="77777777" w:rsidR="000D1B77" w:rsidRPr="00FB3017" w:rsidRDefault="000D1B77" w:rsidP="00FD50CC">
      <w:pPr>
        <w:ind w:firstLine="720"/>
        <w:rPr>
          <w:rFonts w:ascii="Arial" w:hAnsi="Arial" w:cs="Arial"/>
        </w:rPr>
      </w:pPr>
    </w:p>
    <w:p w14:paraId="093EE7D2" w14:textId="77777777" w:rsidR="000D1B77" w:rsidRPr="00FB3017" w:rsidRDefault="000D1B77" w:rsidP="00FD50CC">
      <w:pPr>
        <w:ind w:firstLine="720"/>
        <w:rPr>
          <w:rFonts w:ascii="Arial" w:hAnsi="Arial" w:cs="Arial"/>
        </w:rPr>
      </w:pPr>
    </w:p>
    <w:p w14:paraId="4D5029E0" w14:textId="77777777" w:rsidR="000D1B77" w:rsidRPr="00FB3017" w:rsidRDefault="000D1B77" w:rsidP="00FD50CC">
      <w:pPr>
        <w:ind w:firstLine="720"/>
        <w:rPr>
          <w:rFonts w:ascii="Arial" w:hAnsi="Arial" w:cs="Arial"/>
        </w:rPr>
      </w:pPr>
    </w:p>
    <w:p w14:paraId="176344E5" w14:textId="77777777" w:rsidR="000D1B77" w:rsidRPr="00FB3017" w:rsidRDefault="000D1B77" w:rsidP="00FD50CC">
      <w:pPr>
        <w:ind w:firstLine="720"/>
        <w:rPr>
          <w:rFonts w:ascii="Arial" w:hAnsi="Arial" w:cs="Arial"/>
        </w:rPr>
      </w:pPr>
    </w:p>
    <w:p w14:paraId="5656B72B" w14:textId="77777777" w:rsidR="000D1B77" w:rsidRPr="00FB3017" w:rsidRDefault="000D1B77" w:rsidP="00FD50CC">
      <w:pPr>
        <w:ind w:firstLine="720"/>
        <w:rPr>
          <w:rFonts w:ascii="Arial" w:hAnsi="Arial" w:cs="Arial"/>
        </w:rPr>
      </w:pPr>
    </w:p>
    <w:p w14:paraId="57BDCC61" w14:textId="77777777" w:rsidR="000D1B77" w:rsidRPr="00FB3017" w:rsidRDefault="000D1B77" w:rsidP="00FD50CC">
      <w:pPr>
        <w:ind w:firstLine="720"/>
        <w:rPr>
          <w:rFonts w:ascii="Arial" w:hAnsi="Arial" w:cs="Arial"/>
        </w:rPr>
      </w:pPr>
    </w:p>
    <w:p w14:paraId="27568453" w14:textId="77777777" w:rsidR="000D1B77" w:rsidRPr="00FB3017" w:rsidRDefault="000D1B77" w:rsidP="00FD50CC">
      <w:pPr>
        <w:ind w:firstLine="720"/>
        <w:rPr>
          <w:rFonts w:ascii="Arial" w:hAnsi="Arial" w:cs="Arial"/>
        </w:rPr>
      </w:pPr>
    </w:p>
    <w:p w14:paraId="3D1F2AE3" w14:textId="77777777" w:rsidR="00DC5BE3" w:rsidRPr="00FB3017" w:rsidRDefault="00DC5BE3" w:rsidP="00FD50CC">
      <w:pPr>
        <w:rPr>
          <w:rFonts w:ascii="Arial" w:hAnsi="Arial" w:cs="Arial"/>
        </w:rPr>
      </w:pPr>
    </w:p>
    <w:p w14:paraId="6FBD0BEC" w14:textId="77777777" w:rsidR="009161F8" w:rsidRDefault="009161F8">
      <w:pPr>
        <w:overflowPunct/>
        <w:autoSpaceDE/>
        <w:autoSpaceDN/>
        <w:adjustRightInd/>
        <w:textAlignment w:val="auto"/>
        <w:rPr>
          <w:rFonts w:ascii="Arial" w:hAnsi="Arial" w:cs="Arial"/>
          <w:b/>
          <w:lang w:val="en-GB"/>
        </w:rPr>
      </w:pPr>
      <w:r>
        <w:rPr>
          <w:rFonts w:ascii="Arial" w:hAnsi="Arial" w:cs="Arial"/>
          <w:b/>
          <w:lang w:val="en-GB"/>
        </w:rPr>
        <w:br w:type="page"/>
      </w:r>
    </w:p>
    <w:p w14:paraId="427F452F" w14:textId="77777777" w:rsidR="00FD50CC" w:rsidRPr="00FB3017" w:rsidRDefault="00FD50CC" w:rsidP="00FD50CC">
      <w:pPr>
        <w:rPr>
          <w:rFonts w:ascii="Arial" w:hAnsi="Arial" w:cs="Arial"/>
          <w:b/>
          <w:lang w:val="en-GB"/>
        </w:rPr>
      </w:pPr>
      <w:r w:rsidRPr="00FB3017">
        <w:rPr>
          <w:rFonts w:ascii="Arial" w:hAnsi="Arial" w:cs="Arial"/>
          <w:b/>
          <w:lang w:val="en-GB"/>
        </w:rPr>
        <w:lastRenderedPageBreak/>
        <w:t>14.1</w:t>
      </w:r>
      <w:r w:rsidRPr="00FB3017">
        <w:rPr>
          <w:rFonts w:ascii="Arial" w:hAnsi="Arial" w:cs="Arial"/>
          <w:b/>
          <w:lang w:val="en-GB"/>
        </w:rPr>
        <w:tab/>
        <w:t>Customer Invoice for Ad</w:t>
      </w:r>
      <w:r w:rsidR="0020361C" w:rsidRPr="00FB3017">
        <w:rPr>
          <w:rFonts w:ascii="Arial" w:hAnsi="Arial" w:cs="Arial"/>
          <w:b/>
          <w:lang w:val="en-GB"/>
        </w:rPr>
        <w:t>, Example 1</w:t>
      </w:r>
      <w:r w:rsidRPr="00FB3017">
        <w:rPr>
          <w:rFonts w:ascii="Arial" w:hAnsi="Arial" w:cs="Arial"/>
          <w:b/>
          <w:lang w:val="en-GB"/>
        </w:rPr>
        <w:t xml:space="preserve">: </w:t>
      </w:r>
    </w:p>
    <w:p w14:paraId="278DFE02" w14:textId="77777777" w:rsidR="00FD50CC" w:rsidRPr="00FB3017" w:rsidRDefault="00FB3017" w:rsidP="00FD50CC">
      <w:pPr>
        <w:rPr>
          <w:rFonts w:ascii="Arial" w:hAnsi="Arial" w:cs="Arial"/>
          <w:lang w:val="en-GB"/>
        </w:rPr>
      </w:pPr>
      <w:r w:rsidRPr="00FB3017">
        <w:rPr>
          <w:rFonts w:ascii="Arial" w:hAnsi="Arial" w:cs="Arial"/>
          <w:lang w:val="en-GB"/>
        </w:rPr>
        <w:t xml:space="preserve">      </w:t>
      </w:r>
      <w:r w:rsidR="00FD50CC" w:rsidRPr="00FB3017">
        <w:rPr>
          <w:rFonts w:ascii="Arial" w:hAnsi="Arial" w:cs="Arial"/>
          <w:lang w:val="en-GB"/>
        </w:rPr>
        <w:t xml:space="preserve"> Validate the UPC, Customer Invoice number, deduction Amount and Performance period.</w:t>
      </w:r>
    </w:p>
    <w:p w14:paraId="0D5655B7" w14:textId="77777777" w:rsidR="00FD50CC" w:rsidRPr="00FB3017" w:rsidRDefault="00FD50CC" w:rsidP="00FD50CC">
      <w:pPr>
        <w:ind w:firstLine="720"/>
        <w:rPr>
          <w:rFonts w:ascii="Arial" w:hAnsi="Arial" w:cs="Arial"/>
          <w:szCs w:val="22"/>
        </w:rPr>
      </w:pPr>
    </w:p>
    <w:p w14:paraId="44230FCB" w14:textId="5F986F40" w:rsidR="00FD50CC" w:rsidRPr="00FB3017" w:rsidRDefault="00650065" w:rsidP="00FD50CC">
      <w:pPr>
        <w:ind w:firstLine="720"/>
        <w:rPr>
          <w:rFonts w:ascii="Arial" w:hAnsi="Arial" w:cs="Arial"/>
          <w:noProof/>
          <w:szCs w:val="22"/>
          <w:lang w:val="en-US"/>
        </w:rPr>
      </w:pPr>
      <w:del w:id="499" w:author="Whitney Eiss" w:date="2017-10-16T11:36:00Z">
        <w:r w:rsidRPr="00FB3017">
          <w:rPr>
            <w:rFonts w:ascii="Arial" w:hAnsi="Arial" w:cs="Arial"/>
            <w:noProof/>
            <w:szCs w:val="22"/>
            <w:lang w:val="en-US"/>
          </w:rPr>
          <mc:AlternateContent>
            <mc:Choice Requires="wps">
              <w:drawing>
                <wp:anchor distT="0" distB="0" distL="114300" distR="114300" simplePos="0" relativeHeight="252116480" behindDoc="0" locked="0" layoutInCell="1" allowOverlap="1" wp14:anchorId="27E0398F" wp14:editId="67DDBD02">
                  <wp:simplePos x="0" y="0"/>
                  <wp:positionH relativeFrom="column">
                    <wp:posOffset>2915920</wp:posOffset>
                  </wp:positionH>
                  <wp:positionV relativeFrom="paragraph">
                    <wp:posOffset>236220</wp:posOffset>
                  </wp:positionV>
                  <wp:extent cx="1714500" cy="394335"/>
                  <wp:effectExtent l="10795" t="17145" r="17780" b="17145"/>
                  <wp:wrapNone/>
                  <wp:docPr id="2052" name="Text Box 1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94335"/>
                          </a:xfrm>
                          <a:prstGeom prst="rect">
                            <a:avLst/>
                          </a:prstGeom>
                          <a:solidFill>
                            <a:schemeClr val="tx2">
                              <a:lumMod val="40000"/>
                              <a:lumOff val="60000"/>
                            </a:schemeClr>
                          </a:solidFill>
                          <a:ln w="19050">
                            <a:solidFill>
                              <a:srgbClr val="000000"/>
                            </a:solidFill>
                            <a:miter lim="800000"/>
                            <a:headEnd/>
                            <a:tailEnd/>
                          </a:ln>
                        </wps:spPr>
                        <wps:txbx>
                          <w:txbxContent>
                            <w:p w14:paraId="2129C229" w14:textId="77777777" w:rsidR="00257BB1" w:rsidRPr="00417BD8" w:rsidRDefault="00257BB1" w:rsidP="003E2F47">
                              <w:pPr>
                                <w:rPr>
                                  <w:del w:id="500" w:author="Whitney Eiss" w:date="2017-10-16T11:36:00Z"/>
                                  <w:rFonts w:ascii="Arial" w:hAnsi="Arial" w:cs="Arial"/>
                                  <w:sz w:val="16"/>
                                  <w:szCs w:val="16"/>
                                </w:rPr>
                              </w:pPr>
                              <w:del w:id="501" w:author="Whitney Eiss" w:date="2017-10-16T11:36:00Z">
                                <w:r>
                                  <w:rPr>
                                    <w:rFonts w:ascii="Arial" w:hAnsi="Arial" w:cs="Arial"/>
                                    <w:sz w:val="16"/>
                                    <w:szCs w:val="16"/>
                                    <w:u w:val="single"/>
                                  </w:rPr>
                                  <w:delText>Invoice #</w:delText>
                                </w:r>
                                <w:r w:rsidRPr="000862F3">
                                  <w:rPr>
                                    <w:rFonts w:ascii="Arial" w:hAnsi="Arial" w:cs="Arial"/>
                                    <w:sz w:val="16"/>
                                    <w:szCs w:val="16"/>
                                  </w:rPr>
                                  <w:delText>: Used to search for the customer invoice in SHARP.</w:delText>
                                </w:r>
                              </w:del>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E0398F" id="Text Box 1161" o:spid="_x0000_s1172" type="#_x0000_t202" style="position:absolute;left:0;text-align:left;margin-left:229.6pt;margin-top:18.6pt;width:135pt;height:31.05pt;z-index:25211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" fillcolor="#8db3e2 [1311]" strokeweight="1.5pt">
                  <v:textbox>
                    <w:txbxContent>
                      <w:p w14:paraId="2129C229" w14:textId="77777777" w:rsidR="00257BB1" w:rsidRPr="00417BD8" w:rsidRDefault="00257BB1" w:rsidP="003E2F47">
                        <w:pPr>
                          <w:rPr>
                            <w:del w:id="502" w:author="Whitney Eiss" w:date="2017-10-16T11:36:00Z"/>
                            <w:rFonts w:ascii="Arial" w:hAnsi="Arial" w:cs="Arial"/>
                            <w:sz w:val="16"/>
                            <w:szCs w:val="16"/>
                          </w:rPr>
                        </w:pPr>
                        <w:del w:id="503" w:author="Whitney Eiss" w:date="2017-10-16T11:36:00Z">
                          <w:r>
                            <w:rPr>
                              <w:rFonts w:ascii="Arial" w:hAnsi="Arial" w:cs="Arial"/>
                              <w:sz w:val="16"/>
                              <w:szCs w:val="16"/>
                              <w:u w:val="single"/>
                            </w:rPr>
                            <w:delText>Invoice #</w:delText>
                          </w:r>
                          <w:r w:rsidRPr="000862F3">
                            <w:rPr>
                              <w:rFonts w:ascii="Arial" w:hAnsi="Arial" w:cs="Arial"/>
                              <w:sz w:val="16"/>
                              <w:szCs w:val="16"/>
                            </w:rPr>
                            <w:delText>: Used to search for the customer invoice in SHARP.</w:delText>
                          </w:r>
                        </w:del>
                      </w:p>
                    </w:txbxContent>
                  </v:textbox>
                </v:shape>
              </w:pict>
            </mc:Fallback>
          </mc:AlternateContent>
        </w:r>
      </w:del>
      <w:ins w:id="504" w:author="Whitney Eiss" w:date="2017-10-16T11:36:00Z">
        <w:r w:rsidRPr="00FB3017">
          <w:rPr>
            <w:rFonts w:ascii="Arial" w:hAnsi="Arial" w:cs="Arial"/>
            <w:noProof/>
            <w:szCs w:val="22"/>
            <w:lang w:val="en-US"/>
          </w:rPr>
          <mc:AlternateContent>
            <mc:Choice Requires="wps">
              <w:drawing>
                <wp:anchor distT="0" distB="0" distL="114300" distR="114300" simplePos="0" relativeHeight="251532800" behindDoc="0" locked="0" layoutInCell="1" allowOverlap="1" wp14:anchorId="6196FBAC" wp14:editId="40A8DE40">
                  <wp:simplePos x="0" y="0"/>
                  <wp:positionH relativeFrom="column">
                    <wp:posOffset>2915202</wp:posOffset>
                  </wp:positionH>
                  <wp:positionV relativeFrom="paragraph">
                    <wp:posOffset>235502</wp:posOffset>
                  </wp:positionV>
                  <wp:extent cx="1714500" cy="516835"/>
                  <wp:effectExtent l="0" t="0" r="19050" b="17145"/>
                  <wp:wrapNone/>
                  <wp:docPr id="1042" name="Text Box 1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516835"/>
                          </a:xfrm>
                          <a:prstGeom prst="rect">
                            <a:avLst/>
                          </a:prstGeom>
                          <a:solidFill>
                            <a:schemeClr val="tx2">
                              <a:lumMod val="40000"/>
                              <a:lumOff val="60000"/>
                            </a:schemeClr>
                          </a:solidFill>
                          <a:ln w="19050">
                            <a:solidFill>
                              <a:srgbClr val="000000"/>
                            </a:solidFill>
                            <a:miter lim="800000"/>
                            <a:headEnd/>
                            <a:tailEnd/>
                          </a:ln>
                        </wps:spPr>
                        <wps:txbx>
                          <w:txbxContent>
                            <w:p w14:paraId="76D2B0A9" w14:textId="77777777" w:rsidR="00257BB1" w:rsidRPr="00417BD8" w:rsidRDefault="00257BB1" w:rsidP="003E2F47">
                              <w:pPr>
                                <w:rPr>
                                  <w:ins w:id="505" w:author="Whitney Eiss" w:date="2017-10-16T11:36:00Z"/>
                                  <w:rFonts w:ascii="Arial" w:hAnsi="Arial" w:cs="Arial"/>
                                  <w:sz w:val="16"/>
                                  <w:szCs w:val="16"/>
                                </w:rPr>
                              </w:pPr>
                              <w:ins w:id="506" w:author="Whitney Eiss" w:date="2017-10-16T11:36:00Z">
                                <w:r>
                                  <w:rPr>
                                    <w:rFonts w:ascii="Arial" w:hAnsi="Arial" w:cs="Arial"/>
                                    <w:sz w:val="16"/>
                                    <w:szCs w:val="16"/>
                                    <w:u w:val="single"/>
                                  </w:rPr>
                                  <w:t>Invoice #</w:t>
                                </w:r>
                                <w:r w:rsidRPr="000862F3">
                                  <w:rPr>
                                    <w:rFonts w:ascii="Arial" w:hAnsi="Arial" w:cs="Arial"/>
                                    <w:sz w:val="16"/>
                                    <w:szCs w:val="16"/>
                                  </w:rPr>
                                  <w:t>: Used to search fo</w:t>
                                </w:r>
                                <w:r>
                                  <w:rPr>
                                    <w:rFonts w:ascii="Arial" w:hAnsi="Arial" w:cs="Arial"/>
                                    <w:sz w:val="16"/>
                                    <w:szCs w:val="16"/>
                                  </w:rPr>
                                  <w:t xml:space="preserve">r the customer invoice in </w:t>
                                </w:r>
                                <w:r>
                                  <w:rPr>
                                    <w:rFonts w:ascii="Verdana" w:hAnsi="Verdana"/>
                                    <w:color w:val="000000"/>
                                    <w:sz w:val="17"/>
                                    <w:szCs w:val="17"/>
                                  </w:rPr>
                                  <w:t>ACOSTA Relay.</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96FBAC" id="_x0000_s1173" type="#_x0000_t202" style="position:absolute;left:0;text-align:left;margin-left:229.55pt;margin-top:18.55pt;width:135pt;height:40.7pt;z-index:2515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" fillcolor="#8db3e2 [1311]" strokeweight="1.5pt">
                  <v:textbox>
                    <w:txbxContent>
                      <w:p w14:paraId="76D2B0A9" w14:textId="77777777" w:rsidR="00257BB1" w:rsidRPr="00417BD8" w:rsidRDefault="00257BB1" w:rsidP="003E2F47">
                        <w:pPr>
                          <w:rPr>
                            <w:ins w:id="507" w:author="Whitney Eiss" w:date="2017-10-16T11:36:00Z"/>
                            <w:rFonts w:ascii="Arial" w:hAnsi="Arial" w:cs="Arial"/>
                            <w:sz w:val="16"/>
                            <w:szCs w:val="16"/>
                          </w:rPr>
                        </w:pPr>
                        <w:ins w:id="508" w:author="Whitney Eiss" w:date="2017-10-16T11:36:00Z">
                          <w:r>
                            <w:rPr>
                              <w:rFonts w:ascii="Arial" w:hAnsi="Arial" w:cs="Arial"/>
                              <w:sz w:val="16"/>
                              <w:szCs w:val="16"/>
                              <w:u w:val="single"/>
                            </w:rPr>
                            <w:t>Invoice #</w:t>
                          </w:r>
                          <w:r w:rsidRPr="000862F3">
                            <w:rPr>
                              <w:rFonts w:ascii="Arial" w:hAnsi="Arial" w:cs="Arial"/>
                              <w:sz w:val="16"/>
                              <w:szCs w:val="16"/>
                            </w:rPr>
                            <w:t>: Used to search fo</w:t>
                          </w:r>
                          <w:r>
                            <w:rPr>
                              <w:rFonts w:ascii="Arial" w:hAnsi="Arial" w:cs="Arial"/>
                              <w:sz w:val="16"/>
                              <w:szCs w:val="16"/>
                            </w:rPr>
                            <w:t xml:space="preserve">r the customer invoice in </w:t>
                          </w:r>
                          <w:r>
                            <w:rPr>
                              <w:rFonts w:ascii="Verdana" w:hAnsi="Verdana"/>
                              <w:color w:val="000000"/>
                              <w:sz w:val="17"/>
                              <w:szCs w:val="17"/>
                            </w:rPr>
                            <w:t>ACOSTA Relay.</w:t>
                          </w:r>
                        </w:ins>
                      </w:p>
                    </w:txbxContent>
                  </v:textbox>
                </v:shape>
              </w:pict>
            </mc:Fallback>
          </mc:AlternateContent>
        </w:r>
      </w:ins>
      <w:r w:rsidRPr="00FB3017">
        <w:rPr>
          <w:rFonts w:ascii="Arial" w:hAnsi="Arial" w:cs="Arial"/>
          <w:noProof/>
          <w:szCs w:val="22"/>
          <w:lang w:val="en-US"/>
        </w:rPr>
        <mc:AlternateContent>
          <mc:Choice Requires="wps">
            <w:drawing>
              <wp:anchor distT="0" distB="0" distL="114300" distR="114300" simplePos="0" relativeHeight="251533824" behindDoc="0" locked="0" layoutInCell="1" allowOverlap="1" wp14:anchorId="67544838" wp14:editId="29632600">
                <wp:simplePos x="0" y="0"/>
                <wp:positionH relativeFrom="column">
                  <wp:posOffset>4671060</wp:posOffset>
                </wp:positionH>
                <wp:positionV relativeFrom="paragraph">
                  <wp:posOffset>413385</wp:posOffset>
                </wp:positionV>
                <wp:extent cx="901065" cy="266065"/>
                <wp:effectExtent l="32385" t="60960" r="9525" b="6350"/>
                <wp:wrapNone/>
                <wp:docPr id="1040" name="AutoShape 1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01065" cy="266065"/>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B3128E" id="AutoShape 1162" o:spid="_x0000_s1026" type="#_x0000_t32" style="position:absolute;margin-left:367.8pt;margin-top:32.55pt;width:70.95pt;height:20.95pt;flip:x y;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" strokeweight="1pt">
                <v:stroke endarrow="block"/>
                <v:shadow color="#868686"/>
              </v:shape>
            </w:pict>
          </mc:Fallback>
        </mc:AlternateContent>
      </w:r>
      <w:r w:rsidRPr="00FB3017">
        <w:rPr>
          <w:rFonts w:ascii="Arial" w:hAnsi="Arial" w:cs="Arial"/>
          <w:noProof/>
          <w:szCs w:val="22"/>
          <w:lang w:val="en-US"/>
        </w:rPr>
        <mc:AlternateContent>
          <mc:Choice Requires="wps">
            <w:drawing>
              <wp:anchor distT="0" distB="0" distL="114300" distR="114300" simplePos="0" relativeHeight="251534848" behindDoc="0" locked="0" layoutInCell="1" allowOverlap="1" wp14:anchorId="278070F9" wp14:editId="5BB5A54A">
                <wp:simplePos x="0" y="0"/>
                <wp:positionH relativeFrom="column">
                  <wp:posOffset>5572125</wp:posOffset>
                </wp:positionH>
                <wp:positionV relativeFrom="paragraph">
                  <wp:posOffset>570230</wp:posOffset>
                </wp:positionV>
                <wp:extent cx="681990" cy="238760"/>
                <wp:effectExtent l="9525" t="8255" r="13335" b="10160"/>
                <wp:wrapNone/>
                <wp:docPr id="1038" name="Rectangle 1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990" cy="238760"/>
                        </a:xfrm>
                        <a:prstGeom prst="rect">
                          <a:avLst/>
                        </a:prstGeom>
                        <a:noFill/>
                        <a:ln w="158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A94C9D" id="Rectangle 1163" o:spid="_x0000_s1026" style="position:absolute;margin-left:438.75pt;margin-top:44.9pt;width:53.7pt;height:18.8pt;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" filled="f" strokecolor="red" strokeweight="1.25pt">
                <v:shadow color="#868686"/>
              </v:rect>
            </w:pict>
          </mc:Fallback>
        </mc:AlternateContent>
      </w:r>
      <w:r w:rsidRPr="00FB3017">
        <w:rPr>
          <w:rFonts w:ascii="Arial" w:hAnsi="Arial" w:cs="Arial"/>
          <w:noProof/>
          <w:szCs w:val="22"/>
          <w:lang w:val="en-US"/>
        </w:rPr>
        <mc:AlternateContent>
          <mc:Choice Requires="wps">
            <w:drawing>
              <wp:anchor distT="0" distB="0" distL="114300" distR="114300" simplePos="0" relativeHeight="251495936" behindDoc="0" locked="0" layoutInCell="1" allowOverlap="1" wp14:anchorId="516691B3" wp14:editId="6292F92C">
                <wp:simplePos x="0" y="0"/>
                <wp:positionH relativeFrom="column">
                  <wp:posOffset>5854065</wp:posOffset>
                </wp:positionH>
                <wp:positionV relativeFrom="paragraph">
                  <wp:posOffset>2713990</wp:posOffset>
                </wp:positionV>
                <wp:extent cx="351155" cy="129540"/>
                <wp:effectExtent l="15240" t="18415" r="14605" b="13970"/>
                <wp:wrapNone/>
                <wp:docPr id="1037" name="AutoShape 10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12954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F859A3" id="AutoShape 1096" o:spid="_x0000_s1026" type="#_x0000_t176" style="position:absolute;margin-left:460.95pt;margin-top:213.7pt;width:27.65pt;height:10.2pt;z-index:25149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" filled="f" strokecolor="red" strokeweight="2pt"/>
            </w:pict>
          </mc:Fallback>
        </mc:AlternateContent>
      </w:r>
      <w:r w:rsidRPr="00FB3017">
        <w:rPr>
          <w:rFonts w:ascii="Arial" w:hAnsi="Arial" w:cs="Arial"/>
          <w:noProof/>
          <w:szCs w:val="22"/>
          <w:lang w:val="en-US"/>
        </w:rPr>
        <mc:AlternateContent>
          <mc:Choice Requires="wps">
            <w:drawing>
              <wp:anchor distT="0" distB="0" distL="114300" distR="114300" simplePos="0" relativeHeight="251488768" behindDoc="0" locked="0" layoutInCell="1" allowOverlap="1" wp14:anchorId="2EFC1C94" wp14:editId="3B6DFF67">
                <wp:simplePos x="0" y="0"/>
                <wp:positionH relativeFrom="column">
                  <wp:posOffset>6022975</wp:posOffset>
                </wp:positionH>
                <wp:positionV relativeFrom="paragraph">
                  <wp:posOffset>1692910</wp:posOffset>
                </wp:positionV>
                <wp:extent cx="0" cy="836930"/>
                <wp:effectExtent l="60325" t="26035" r="63500" b="13335"/>
                <wp:wrapNone/>
                <wp:docPr id="1036" name="AutoShape 10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369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52A562D" id="AutoShape 1061" o:spid="_x0000_s1026" type="#_x0000_t32" style="position:absolute;margin-left:474.25pt;margin-top:133.3pt;width:0;height:65.9pt;flip:y;z-index:25148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" strokeweight="1.5pt">
                <v:stroke endarrow="block"/>
                <v:shadow color="#868686"/>
              </v:shape>
            </w:pict>
          </mc:Fallback>
        </mc:AlternateContent>
      </w:r>
      <w:r w:rsidRPr="00FB3017">
        <w:rPr>
          <w:rFonts w:ascii="Arial" w:hAnsi="Arial" w:cs="Arial"/>
          <w:noProof/>
          <w:szCs w:val="22"/>
          <w:lang w:val="en-US"/>
        </w:rPr>
        <mc:AlternateContent>
          <mc:Choice Requires="wps">
            <w:drawing>
              <wp:anchor distT="0" distB="0" distL="114300" distR="114300" simplePos="0" relativeHeight="251487744" behindDoc="0" locked="0" layoutInCell="1" allowOverlap="1" wp14:anchorId="110A240E" wp14:editId="05EBD3E9">
                <wp:simplePos x="0" y="0"/>
                <wp:positionH relativeFrom="column">
                  <wp:posOffset>5191125</wp:posOffset>
                </wp:positionH>
                <wp:positionV relativeFrom="paragraph">
                  <wp:posOffset>953135</wp:posOffset>
                </wp:positionV>
                <wp:extent cx="1466215" cy="709930"/>
                <wp:effectExtent l="9525" t="10160" r="10160" b="13335"/>
                <wp:wrapNone/>
                <wp:docPr id="1035" name="Text Box 10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215" cy="709930"/>
                        </a:xfrm>
                        <a:prstGeom prst="rect">
                          <a:avLst/>
                        </a:prstGeom>
                        <a:solidFill>
                          <a:srgbClr val="8DB3E2"/>
                        </a:solidFill>
                        <a:ln w="19050">
                          <a:solidFill>
                            <a:srgbClr val="000000"/>
                          </a:solidFill>
                          <a:miter lim="800000"/>
                          <a:headEnd/>
                          <a:tailEnd/>
                        </a:ln>
                      </wps:spPr>
                      <wps:txbx>
                        <w:txbxContent>
                          <w:p w14:paraId="3A0400CD" w14:textId="77777777" w:rsidR="00257BB1" w:rsidRPr="00131F8E" w:rsidRDefault="00257BB1" w:rsidP="00131F8E">
                            <w:pPr>
                              <w:rPr>
                                <w:rFonts w:ascii="Arial" w:hAnsi="Arial" w:cs="Arial"/>
                                <w:sz w:val="16"/>
                                <w:szCs w:val="16"/>
                              </w:rPr>
                            </w:pPr>
                            <w:r>
                              <w:rPr>
                                <w:rFonts w:ascii="Arial" w:hAnsi="Arial" w:cs="Arial"/>
                                <w:sz w:val="16"/>
                                <w:u w:val="single"/>
                              </w:rPr>
                              <w:t>Fee Reason:</w:t>
                            </w:r>
                            <w:r>
                              <w:rPr>
                                <w:rFonts w:ascii="Arial" w:hAnsi="Arial" w:cs="Arial"/>
                                <w:sz w:val="16"/>
                              </w:rPr>
                              <w:t xml:space="preserve">  This provides the reason for the amount found in the “Fee” column.  In this case the $7,500 is for an Ad.</w:t>
                            </w:r>
                          </w:p>
                          <w:p w14:paraId="469F8ABE" w14:textId="77777777" w:rsidR="00257BB1" w:rsidRPr="00D97D7D" w:rsidRDefault="00257BB1" w:rsidP="00131F8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0A240E" id="Text Box 1060" o:spid="_x0000_s1174" type="#_x0000_t202" style="position:absolute;left:0;text-align:left;margin-left:408.75pt;margin-top:75.05pt;width:115.45pt;height:55.9pt;z-index:25148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" fillcolor="#8db3e2" strokeweight="1.5pt">
                <v:textbox>
                  <w:txbxContent>
                    <w:p w14:paraId="3A0400CD" w14:textId="77777777" w:rsidR="00257BB1" w:rsidRPr="00131F8E" w:rsidRDefault="00257BB1" w:rsidP="00131F8E">
                      <w:pPr>
                        <w:rPr>
                          <w:rFonts w:ascii="Arial" w:hAnsi="Arial" w:cs="Arial"/>
                          <w:sz w:val="16"/>
                          <w:szCs w:val="16"/>
                        </w:rPr>
                      </w:pPr>
                      <w:r>
                        <w:rPr>
                          <w:rFonts w:ascii="Arial" w:hAnsi="Arial" w:cs="Arial"/>
                          <w:sz w:val="16"/>
                          <w:u w:val="single"/>
                        </w:rPr>
                        <w:t>Fee Reason:</w:t>
                      </w:r>
                      <w:r>
                        <w:rPr>
                          <w:rFonts w:ascii="Arial" w:hAnsi="Arial" w:cs="Arial"/>
                          <w:sz w:val="16"/>
                        </w:rPr>
                        <w:t xml:space="preserve">  This provides the reason for the amount found in the “Fee” column.  In this case the $7,500 is for an Ad.</w:t>
                      </w:r>
                    </w:p>
                    <w:p w14:paraId="469F8ABE" w14:textId="77777777" w:rsidR="00257BB1" w:rsidRPr="00D97D7D" w:rsidRDefault="00257BB1" w:rsidP="00131F8E"/>
                  </w:txbxContent>
                </v:textbox>
              </v:shape>
            </w:pict>
          </mc:Fallback>
        </mc:AlternateContent>
      </w:r>
      <w:r w:rsidRPr="00FB3017">
        <w:rPr>
          <w:rFonts w:ascii="Arial" w:hAnsi="Arial" w:cs="Arial"/>
          <w:noProof/>
          <w:szCs w:val="22"/>
          <w:lang w:val="en-US"/>
        </w:rPr>
        <mc:AlternateContent>
          <mc:Choice Requires="wps">
            <w:drawing>
              <wp:anchor distT="0" distB="0" distL="114300" distR="114300" simplePos="0" relativeHeight="251368960" behindDoc="0" locked="0" layoutInCell="1" allowOverlap="1" wp14:anchorId="5C4BFADC" wp14:editId="432D3BAE">
                <wp:simplePos x="0" y="0"/>
                <wp:positionH relativeFrom="column">
                  <wp:posOffset>4058285</wp:posOffset>
                </wp:positionH>
                <wp:positionV relativeFrom="paragraph">
                  <wp:posOffset>2127250</wp:posOffset>
                </wp:positionV>
                <wp:extent cx="1332865" cy="586740"/>
                <wp:effectExtent l="38735" t="60325" r="9525" b="10160"/>
                <wp:wrapNone/>
                <wp:docPr id="1034" name="AutoShape 8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2865" cy="5867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CF6E95" id="AutoShape 827" o:spid="_x0000_s1026" type="#_x0000_t32" style="position:absolute;margin-left:319.55pt;margin-top:167.5pt;width:104.95pt;height:46.2pt;flip:x y;z-index:25136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" strokeweight="1.5pt">
                <v:stroke endarrow="block"/>
                <v:shadow color="#868686"/>
              </v:shape>
            </w:pict>
          </mc:Fallback>
        </mc:AlternateContent>
      </w:r>
      <w:r w:rsidRPr="00FB3017">
        <w:rPr>
          <w:rFonts w:ascii="Arial" w:hAnsi="Arial" w:cs="Arial"/>
          <w:noProof/>
          <w:szCs w:val="22"/>
          <w:lang w:val="en-US"/>
        </w:rPr>
        <mc:AlternateContent>
          <mc:Choice Requires="wps">
            <w:drawing>
              <wp:anchor distT="0" distB="0" distL="114300" distR="114300" simplePos="0" relativeHeight="251369984" behindDoc="0" locked="0" layoutInCell="1" allowOverlap="1" wp14:anchorId="615E0FD9" wp14:editId="3957583B">
                <wp:simplePos x="0" y="0"/>
                <wp:positionH relativeFrom="column">
                  <wp:posOffset>3006090</wp:posOffset>
                </wp:positionH>
                <wp:positionV relativeFrom="paragraph">
                  <wp:posOffset>1508760</wp:posOffset>
                </wp:positionV>
                <wp:extent cx="1828165" cy="618490"/>
                <wp:effectExtent l="15240" t="13335" r="13970" b="15875"/>
                <wp:wrapNone/>
                <wp:docPr id="1033" name="Text Box 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165" cy="618490"/>
                        </a:xfrm>
                        <a:prstGeom prst="rect">
                          <a:avLst/>
                        </a:prstGeom>
                        <a:solidFill>
                          <a:srgbClr val="FFFFFF"/>
                        </a:solidFill>
                        <a:ln w="19050">
                          <a:solidFill>
                            <a:srgbClr val="000000"/>
                          </a:solidFill>
                          <a:miter lim="800000"/>
                          <a:headEnd/>
                          <a:tailEnd/>
                        </a:ln>
                      </wps:spPr>
                      <wps:txbx>
                        <w:txbxContent>
                          <w:p w14:paraId="500BB6BB" w14:textId="77777777" w:rsidR="00257BB1" w:rsidRPr="00CF3791" w:rsidRDefault="00257BB1" w:rsidP="00FD50CC">
                            <w:r>
                              <w:rPr>
                                <w:rFonts w:ascii="Arial" w:hAnsi="Arial" w:cs="Arial"/>
                                <w:sz w:val="16"/>
                                <w:szCs w:val="16"/>
                                <w:u w:val="single"/>
                              </w:rPr>
                              <w:t>Deduction Fee</w:t>
                            </w:r>
                            <w:r w:rsidRPr="00855D48">
                              <w:rPr>
                                <w:rFonts w:ascii="Arial" w:hAnsi="Arial" w:cs="Arial"/>
                                <w:sz w:val="16"/>
                                <w:szCs w:val="16"/>
                              </w:rPr>
                              <w:t xml:space="preserve"> –</w:t>
                            </w:r>
                            <w:r>
                              <w:rPr>
                                <w:rFonts w:ascii="Arial" w:hAnsi="Arial" w:cs="Arial"/>
                                <w:sz w:val="16"/>
                                <w:szCs w:val="16"/>
                              </w:rPr>
                              <w:t xml:space="preserve"> This is the amount claimed by customer as part of Ad deduction. This needs to be verified with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5E0FD9" id="Text Box 828" o:spid="_x0000_s1175" type="#_x0000_t202" style="position:absolute;left:0;text-align:left;margin-left:236.7pt;margin-top:118.8pt;width:143.95pt;height:48.7pt;z-index:25136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" strokeweight="1.5pt">
                <v:textbox>
                  <w:txbxContent>
                    <w:p w14:paraId="500BB6BB" w14:textId="77777777" w:rsidR="00257BB1" w:rsidRPr="00CF3791" w:rsidRDefault="00257BB1" w:rsidP="00FD50CC">
                      <w:r>
                        <w:rPr>
                          <w:rFonts w:ascii="Arial" w:hAnsi="Arial" w:cs="Arial"/>
                          <w:sz w:val="16"/>
                          <w:szCs w:val="16"/>
                          <w:u w:val="single"/>
                        </w:rPr>
                        <w:t>Deduction Fee</w:t>
                      </w:r>
                      <w:r w:rsidRPr="00855D48">
                        <w:rPr>
                          <w:rFonts w:ascii="Arial" w:hAnsi="Arial" w:cs="Arial"/>
                          <w:sz w:val="16"/>
                          <w:szCs w:val="16"/>
                        </w:rPr>
                        <w:t xml:space="preserve"> –</w:t>
                      </w:r>
                      <w:r>
                        <w:rPr>
                          <w:rFonts w:ascii="Arial" w:hAnsi="Arial" w:cs="Arial"/>
                          <w:sz w:val="16"/>
                          <w:szCs w:val="16"/>
                        </w:rPr>
                        <w:t xml:space="preserve"> This is the amount claimed by customer as part of Ad deduction. This needs to be verified with the contract.</w:t>
                      </w:r>
                    </w:p>
                  </w:txbxContent>
                </v:textbox>
              </v:shape>
            </w:pict>
          </mc:Fallback>
        </mc:AlternateContent>
      </w:r>
      <w:r w:rsidRPr="00FB3017">
        <w:rPr>
          <w:rFonts w:ascii="Arial" w:hAnsi="Arial" w:cs="Arial"/>
          <w:noProof/>
          <w:szCs w:val="22"/>
          <w:lang w:val="en-US"/>
        </w:rPr>
        <mc:AlternateContent>
          <mc:Choice Requires="wps">
            <w:drawing>
              <wp:anchor distT="0" distB="0" distL="114300" distR="114300" simplePos="0" relativeHeight="251371008" behindDoc="0" locked="0" layoutInCell="1" allowOverlap="1" wp14:anchorId="7C4C209A" wp14:editId="66E096FD">
                <wp:simplePos x="0" y="0"/>
                <wp:positionH relativeFrom="column">
                  <wp:posOffset>3270250</wp:posOffset>
                </wp:positionH>
                <wp:positionV relativeFrom="paragraph">
                  <wp:posOffset>2713990</wp:posOffset>
                </wp:positionV>
                <wp:extent cx="603250" cy="129540"/>
                <wp:effectExtent l="12700" t="18415" r="22225" b="13970"/>
                <wp:wrapNone/>
                <wp:docPr id="1031" name="AutoShape 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250" cy="12954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17C3BE" id="AutoShape 829" o:spid="_x0000_s1026" type="#_x0000_t176" style="position:absolute;margin-left:257.5pt;margin-top:213.7pt;width:47.5pt;height:10.2pt;z-index:25137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" filled="f" strokecolor="red" strokeweight="2pt"/>
            </w:pict>
          </mc:Fallback>
        </mc:AlternateContent>
      </w:r>
      <w:r w:rsidRPr="00FB3017">
        <w:rPr>
          <w:rFonts w:ascii="Arial" w:hAnsi="Arial" w:cs="Arial"/>
          <w:noProof/>
          <w:szCs w:val="22"/>
          <w:lang w:val="en-US"/>
        </w:rPr>
        <mc:AlternateContent>
          <mc:Choice Requires="wps">
            <w:drawing>
              <wp:anchor distT="0" distB="0" distL="114300" distR="114300" simplePos="0" relativeHeight="251380224" behindDoc="0" locked="0" layoutInCell="1" allowOverlap="1" wp14:anchorId="7D292BF2" wp14:editId="510D53A8">
                <wp:simplePos x="0" y="0"/>
                <wp:positionH relativeFrom="column">
                  <wp:posOffset>3743960</wp:posOffset>
                </wp:positionH>
                <wp:positionV relativeFrom="paragraph">
                  <wp:posOffset>3455670</wp:posOffset>
                </wp:positionV>
                <wp:extent cx="1903730" cy="509270"/>
                <wp:effectExtent l="10160" t="17145" r="10160" b="16510"/>
                <wp:wrapNone/>
                <wp:docPr id="1030" name="Text Box 8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3730" cy="509270"/>
                        </a:xfrm>
                        <a:prstGeom prst="rect">
                          <a:avLst/>
                        </a:prstGeom>
                        <a:solidFill>
                          <a:srgbClr val="FFFFFF"/>
                        </a:solidFill>
                        <a:ln w="19050">
                          <a:solidFill>
                            <a:srgbClr val="000000"/>
                          </a:solidFill>
                          <a:miter lim="800000"/>
                          <a:headEnd/>
                          <a:tailEnd/>
                        </a:ln>
                      </wps:spPr>
                      <wps:txbx>
                        <w:txbxContent>
                          <w:p w14:paraId="6CAF4232" w14:textId="77777777" w:rsidR="00257BB1" w:rsidRPr="00CF3791" w:rsidRDefault="00257BB1" w:rsidP="00FD50CC">
                            <w:r>
                              <w:rPr>
                                <w:rFonts w:ascii="Arial" w:hAnsi="Arial" w:cs="Arial"/>
                                <w:sz w:val="16"/>
                                <w:szCs w:val="16"/>
                                <w:u w:val="single"/>
                              </w:rPr>
                              <w:t>Performance Date</w:t>
                            </w:r>
                            <w:r w:rsidRPr="00855D48">
                              <w:rPr>
                                <w:rFonts w:ascii="Arial" w:hAnsi="Arial" w:cs="Arial"/>
                                <w:sz w:val="16"/>
                                <w:szCs w:val="16"/>
                              </w:rPr>
                              <w:t xml:space="preserve"> –</w:t>
                            </w:r>
                            <w:r>
                              <w:rPr>
                                <w:rFonts w:ascii="Arial" w:hAnsi="Arial" w:cs="Arial"/>
                                <w:sz w:val="16"/>
                                <w:szCs w:val="16"/>
                              </w:rPr>
                              <w:t xml:space="preserve"> This date needs to be verified with the Customer contract &amp; the Ad header.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292BF2" id="Text Box 858" o:spid="_x0000_s1176" type="#_x0000_t202" style="position:absolute;left:0;text-align:left;margin-left:294.8pt;margin-top:272.1pt;width:149.9pt;height:40.1pt;z-index:25138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" strokeweight="1.5pt">
                <v:textbox>
                  <w:txbxContent>
                    <w:p w14:paraId="6CAF4232" w14:textId="77777777" w:rsidR="00257BB1" w:rsidRPr="00CF3791" w:rsidRDefault="00257BB1" w:rsidP="00FD50CC">
                      <w:r>
                        <w:rPr>
                          <w:rFonts w:ascii="Arial" w:hAnsi="Arial" w:cs="Arial"/>
                          <w:sz w:val="16"/>
                          <w:szCs w:val="16"/>
                          <w:u w:val="single"/>
                        </w:rPr>
                        <w:t>Performance Date</w:t>
                      </w:r>
                      <w:r w:rsidRPr="00855D48">
                        <w:rPr>
                          <w:rFonts w:ascii="Arial" w:hAnsi="Arial" w:cs="Arial"/>
                          <w:sz w:val="16"/>
                          <w:szCs w:val="16"/>
                        </w:rPr>
                        <w:t xml:space="preserve"> –</w:t>
                      </w:r>
                      <w:r>
                        <w:rPr>
                          <w:rFonts w:ascii="Arial" w:hAnsi="Arial" w:cs="Arial"/>
                          <w:sz w:val="16"/>
                          <w:szCs w:val="16"/>
                        </w:rPr>
                        <w:t xml:space="preserve"> This date needs to be verified with the Customer contract &amp; the Ad header.</w:t>
                      </w:r>
                    </w:p>
                  </w:txbxContent>
                </v:textbox>
              </v:shape>
            </w:pict>
          </mc:Fallback>
        </mc:AlternateContent>
      </w:r>
      <w:r w:rsidRPr="00FB3017">
        <w:rPr>
          <w:rFonts w:ascii="Arial" w:hAnsi="Arial" w:cs="Arial"/>
          <w:noProof/>
          <w:szCs w:val="22"/>
          <w:lang w:val="en-US"/>
        </w:rPr>
        <mc:AlternateContent>
          <mc:Choice Requires="wps">
            <w:drawing>
              <wp:anchor distT="0" distB="0" distL="114300" distR="114300" simplePos="0" relativeHeight="251379200" behindDoc="0" locked="0" layoutInCell="1" allowOverlap="1" wp14:anchorId="5D99AFDE" wp14:editId="074F3584">
                <wp:simplePos x="0" y="0"/>
                <wp:positionH relativeFrom="column">
                  <wp:posOffset>4224655</wp:posOffset>
                </wp:positionH>
                <wp:positionV relativeFrom="paragraph">
                  <wp:posOffset>2843530</wp:posOffset>
                </wp:positionV>
                <wp:extent cx="71120" cy="612140"/>
                <wp:effectExtent l="14605" t="14605" r="66675" b="30480"/>
                <wp:wrapNone/>
                <wp:docPr id="1026" name="AutoShape 8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 cy="6121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190B36" id="AutoShape 857" o:spid="_x0000_s1026" type="#_x0000_t32" style="position:absolute;margin-left:332.65pt;margin-top:223.9pt;width:5.6pt;height:48.2pt;z-index:2513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" strokeweight="1.5pt">
                <v:stroke endarrow="block"/>
                <v:shadow color="#868686"/>
              </v:shape>
            </w:pict>
          </mc:Fallback>
        </mc:AlternateContent>
      </w:r>
      <w:r w:rsidRPr="00FB3017">
        <w:rPr>
          <w:rFonts w:ascii="Arial" w:hAnsi="Arial" w:cs="Arial"/>
          <w:noProof/>
          <w:szCs w:val="22"/>
          <w:lang w:val="en-US"/>
        </w:rPr>
        <mc:AlternateContent>
          <mc:Choice Requires="wps">
            <w:drawing>
              <wp:anchor distT="0" distB="0" distL="114300" distR="114300" simplePos="0" relativeHeight="251378176" behindDoc="0" locked="0" layoutInCell="1" allowOverlap="1" wp14:anchorId="586B577F" wp14:editId="04C4C87F">
                <wp:simplePos x="0" y="0"/>
                <wp:positionH relativeFrom="column">
                  <wp:posOffset>3873500</wp:posOffset>
                </wp:positionH>
                <wp:positionV relativeFrom="paragraph">
                  <wp:posOffset>2713990</wp:posOffset>
                </wp:positionV>
                <wp:extent cx="351155" cy="129540"/>
                <wp:effectExtent l="15875" t="18415" r="13970" b="13970"/>
                <wp:wrapNone/>
                <wp:docPr id="1025" name="AutoShape 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12954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68B38" id="AutoShape 856" o:spid="_x0000_s1026" type="#_x0000_t176" style="position:absolute;margin-left:305pt;margin-top:213.7pt;width:27.65pt;height:10.2pt;z-index:25137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" filled="f" strokecolor="red" strokeweight="2pt"/>
            </w:pict>
          </mc:Fallback>
        </mc:AlternateContent>
      </w:r>
      <w:r w:rsidRPr="00FB3017">
        <w:rPr>
          <w:rFonts w:ascii="Arial" w:hAnsi="Arial" w:cs="Arial"/>
          <w:noProof/>
          <w:szCs w:val="22"/>
          <w:lang w:val="en-US"/>
        </w:rPr>
        <mc:AlternateContent>
          <mc:Choice Requires="wps">
            <w:drawing>
              <wp:anchor distT="0" distB="0" distL="114300" distR="114300" simplePos="0" relativeHeight="251367936" behindDoc="0" locked="0" layoutInCell="1" allowOverlap="1" wp14:anchorId="44C95ED7" wp14:editId="0C4C64D1">
                <wp:simplePos x="0" y="0"/>
                <wp:positionH relativeFrom="column">
                  <wp:posOffset>5191125</wp:posOffset>
                </wp:positionH>
                <wp:positionV relativeFrom="paragraph">
                  <wp:posOffset>2713990</wp:posOffset>
                </wp:positionV>
                <wp:extent cx="381000" cy="129540"/>
                <wp:effectExtent l="19050" t="18415" r="19050" b="13970"/>
                <wp:wrapNone/>
                <wp:docPr id="1024" name="AutoShap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12954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73636" id="AutoShape 826" o:spid="_x0000_s1026" type="#_x0000_t176" style="position:absolute;margin-left:408.75pt;margin-top:213.7pt;width:30pt;height:10.2pt;z-index:25136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" filled="f" strokecolor="red" strokeweight="2pt"/>
            </w:pict>
          </mc:Fallback>
        </mc:AlternateContent>
      </w:r>
      <w:r w:rsidRPr="00FB3017">
        <w:rPr>
          <w:rFonts w:ascii="Arial" w:hAnsi="Arial" w:cs="Arial"/>
          <w:noProof/>
          <w:szCs w:val="22"/>
          <w:lang w:val="en-US"/>
        </w:rPr>
        <mc:AlternateContent>
          <mc:Choice Requires="wps">
            <w:drawing>
              <wp:anchor distT="0" distB="0" distL="114300" distR="114300" simplePos="0" relativeHeight="251376128" behindDoc="0" locked="0" layoutInCell="1" allowOverlap="1" wp14:anchorId="772FEC42" wp14:editId="69C44DA3">
                <wp:simplePos x="0" y="0"/>
                <wp:positionH relativeFrom="column">
                  <wp:posOffset>352425</wp:posOffset>
                </wp:positionH>
                <wp:positionV relativeFrom="paragraph">
                  <wp:posOffset>1865630</wp:posOffset>
                </wp:positionV>
                <wp:extent cx="2059305" cy="596265"/>
                <wp:effectExtent l="9525" t="17780" r="17145" b="14605"/>
                <wp:wrapNone/>
                <wp:docPr id="1023" name="Text Box 8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9305" cy="596265"/>
                        </a:xfrm>
                        <a:prstGeom prst="rect">
                          <a:avLst/>
                        </a:prstGeom>
                        <a:solidFill>
                          <a:srgbClr val="8DB3E2"/>
                        </a:solidFill>
                        <a:ln w="19050">
                          <a:solidFill>
                            <a:srgbClr val="000000"/>
                          </a:solidFill>
                          <a:miter lim="800000"/>
                          <a:headEnd/>
                          <a:tailEnd/>
                        </a:ln>
                      </wps:spPr>
                      <wps:txbx>
                        <w:txbxContent>
                          <w:p w14:paraId="5FBA291E" w14:textId="77777777" w:rsidR="00257BB1" w:rsidRPr="00904FBB" w:rsidRDefault="00257BB1" w:rsidP="00FD50CC">
                            <w:pPr>
                              <w:rPr>
                                <w:rFonts w:ascii="Arial" w:hAnsi="Arial" w:cs="Arial"/>
                                <w:sz w:val="16"/>
                                <w:szCs w:val="16"/>
                              </w:rPr>
                            </w:pPr>
                            <w:r>
                              <w:rPr>
                                <w:rFonts w:ascii="Arial" w:hAnsi="Arial" w:cs="Arial"/>
                                <w:sz w:val="16"/>
                                <w:u w:val="single"/>
                              </w:rPr>
                              <w:t>Item Description</w:t>
                            </w:r>
                            <w:r>
                              <w:rPr>
                                <w:rFonts w:ascii="Arial" w:hAnsi="Arial" w:cs="Arial"/>
                                <w:sz w:val="16"/>
                              </w:rPr>
                              <w:t xml:space="preserve"> – This product needs to be matched with the product listed in the contract &amp; also it needs to be available in the ad.</w:t>
                            </w:r>
                          </w:p>
                          <w:p w14:paraId="03C84010" w14:textId="77777777" w:rsidR="00257BB1" w:rsidRPr="00D97D7D" w:rsidRDefault="00257BB1" w:rsidP="00FD50C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2FEC42" id="Text Box 834" o:spid="_x0000_s1177" type="#_x0000_t202" style="position:absolute;left:0;text-align:left;margin-left:27.75pt;margin-top:146.9pt;width:162.15pt;height:46.95pt;z-index:25137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" fillcolor="#8db3e2" strokeweight="1.5pt">
                <v:textbox>
                  <w:txbxContent>
                    <w:p w14:paraId="5FBA291E" w14:textId="77777777" w:rsidR="00257BB1" w:rsidRPr="00904FBB" w:rsidRDefault="00257BB1" w:rsidP="00FD50CC">
                      <w:pPr>
                        <w:rPr>
                          <w:rFonts w:ascii="Arial" w:hAnsi="Arial" w:cs="Arial"/>
                          <w:sz w:val="16"/>
                          <w:szCs w:val="16"/>
                        </w:rPr>
                      </w:pPr>
                      <w:r>
                        <w:rPr>
                          <w:rFonts w:ascii="Arial" w:hAnsi="Arial" w:cs="Arial"/>
                          <w:sz w:val="16"/>
                          <w:u w:val="single"/>
                        </w:rPr>
                        <w:t>Item Description</w:t>
                      </w:r>
                      <w:r>
                        <w:rPr>
                          <w:rFonts w:ascii="Arial" w:hAnsi="Arial" w:cs="Arial"/>
                          <w:sz w:val="16"/>
                        </w:rPr>
                        <w:t xml:space="preserve"> – This product needs to be matched with the product listed in the contract &amp; also it needs to be available in the ad.</w:t>
                      </w:r>
                    </w:p>
                    <w:p w14:paraId="03C84010" w14:textId="77777777" w:rsidR="00257BB1" w:rsidRPr="00D97D7D" w:rsidRDefault="00257BB1" w:rsidP="00FD50CC"/>
                  </w:txbxContent>
                </v:textbox>
              </v:shape>
            </w:pict>
          </mc:Fallback>
        </mc:AlternateContent>
      </w:r>
      <w:r w:rsidRPr="00FB3017">
        <w:rPr>
          <w:rFonts w:ascii="Arial" w:hAnsi="Arial" w:cs="Arial"/>
          <w:noProof/>
          <w:szCs w:val="22"/>
          <w:lang w:val="en-US"/>
        </w:rPr>
        <mc:AlternateContent>
          <mc:Choice Requires="wps">
            <w:drawing>
              <wp:anchor distT="0" distB="0" distL="114300" distR="114300" simplePos="0" relativeHeight="251375104" behindDoc="0" locked="0" layoutInCell="1" allowOverlap="1" wp14:anchorId="61F65802" wp14:editId="2AE34A65">
                <wp:simplePos x="0" y="0"/>
                <wp:positionH relativeFrom="column">
                  <wp:posOffset>1671955</wp:posOffset>
                </wp:positionH>
                <wp:positionV relativeFrom="paragraph">
                  <wp:posOffset>2461895</wp:posOffset>
                </wp:positionV>
                <wp:extent cx="238760" cy="252095"/>
                <wp:effectExtent l="52705" t="52070" r="13335" b="10160"/>
                <wp:wrapNone/>
                <wp:docPr id="1022" name="AutoShape 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38760" cy="2520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C7FCC4" id="AutoShape 833" o:spid="_x0000_s1026" type="#_x0000_t32" style="position:absolute;margin-left:131.65pt;margin-top:193.85pt;width:18.8pt;height:19.85pt;flip:x y;z-index:25137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" strokeweight="1.5pt">
                <v:stroke endarrow="block"/>
                <v:shadow color="#868686"/>
              </v:shape>
            </w:pict>
          </mc:Fallback>
        </mc:AlternateContent>
      </w:r>
      <w:r w:rsidRPr="00FB3017">
        <w:rPr>
          <w:rFonts w:ascii="Arial" w:hAnsi="Arial" w:cs="Arial"/>
          <w:noProof/>
          <w:szCs w:val="22"/>
          <w:lang w:val="en-US"/>
        </w:rPr>
        <mc:AlternateContent>
          <mc:Choice Requires="wps">
            <w:drawing>
              <wp:anchor distT="0" distB="0" distL="114300" distR="114300" simplePos="0" relativeHeight="251374080" behindDoc="0" locked="0" layoutInCell="1" allowOverlap="1" wp14:anchorId="5693F3F4" wp14:editId="6CA9D8E9">
                <wp:simplePos x="0" y="0"/>
                <wp:positionH relativeFrom="column">
                  <wp:posOffset>1504950</wp:posOffset>
                </wp:positionH>
                <wp:positionV relativeFrom="paragraph">
                  <wp:posOffset>2713990</wp:posOffset>
                </wp:positionV>
                <wp:extent cx="962660" cy="129540"/>
                <wp:effectExtent l="19050" t="18415" r="18415" b="13970"/>
                <wp:wrapNone/>
                <wp:docPr id="1021" name="AutoShape 8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660" cy="12954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9DEF2D" id="AutoShape 832" o:spid="_x0000_s1026" type="#_x0000_t176" style="position:absolute;margin-left:118.5pt;margin-top:213.7pt;width:75.8pt;height:10.2pt;z-index:25137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" filled="f" strokecolor="red" strokeweight="2pt"/>
            </w:pict>
          </mc:Fallback>
        </mc:AlternateContent>
      </w:r>
      <w:r w:rsidRPr="00FB3017">
        <w:rPr>
          <w:rFonts w:ascii="Arial" w:hAnsi="Arial" w:cs="Arial"/>
          <w:noProof/>
          <w:szCs w:val="22"/>
          <w:lang w:val="en-US"/>
        </w:rPr>
        <mc:AlternateContent>
          <mc:Choice Requires="wps">
            <w:drawing>
              <wp:anchor distT="0" distB="0" distL="114300" distR="114300" simplePos="0" relativeHeight="251372032" behindDoc="0" locked="0" layoutInCell="1" allowOverlap="1" wp14:anchorId="57A6BC15" wp14:editId="4AF342C7">
                <wp:simplePos x="0" y="0"/>
                <wp:positionH relativeFrom="column">
                  <wp:posOffset>2737485</wp:posOffset>
                </wp:positionH>
                <wp:positionV relativeFrom="paragraph">
                  <wp:posOffset>2843530</wp:posOffset>
                </wp:positionV>
                <wp:extent cx="771525" cy="419100"/>
                <wp:effectExtent l="41910" t="14605" r="15240" b="61595"/>
                <wp:wrapNone/>
                <wp:docPr id="1020" name="AutoShape 8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71525" cy="4191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CD3D76" id="AutoShape 830" o:spid="_x0000_s1026" type="#_x0000_t32" style="position:absolute;margin-left:215.55pt;margin-top:223.9pt;width:60.75pt;height:33pt;flip:x;z-index:25137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" strokeweight="1.5pt">
                <v:stroke endarrow="block"/>
                <v:shadow color="#868686"/>
              </v:shape>
            </w:pict>
          </mc:Fallback>
        </mc:AlternateContent>
      </w:r>
      <w:r w:rsidRPr="00FB3017">
        <w:rPr>
          <w:rFonts w:ascii="Arial" w:hAnsi="Arial" w:cs="Arial"/>
          <w:noProof/>
          <w:szCs w:val="22"/>
          <w:lang w:val="en-US"/>
        </w:rPr>
        <mc:AlternateContent>
          <mc:Choice Requires="wps">
            <w:drawing>
              <wp:anchor distT="0" distB="0" distL="114300" distR="114300" simplePos="0" relativeHeight="251373056" behindDoc="0" locked="0" layoutInCell="1" allowOverlap="1" wp14:anchorId="7ED72841" wp14:editId="7155A7ED">
                <wp:simplePos x="0" y="0"/>
                <wp:positionH relativeFrom="column">
                  <wp:posOffset>730885</wp:posOffset>
                </wp:positionH>
                <wp:positionV relativeFrom="paragraph">
                  <wp:posOffset>3262630</wp:posOffset>
                </wp:positionV>
                <wp:extent cx="2738120" cy="702310"/>
                <wp:effectExtent l="16510" t="14605" r="17145" b="16510"/>
                <wp:wrapNone/>
                <wp:docPr id="1019" name="Text Box 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8120" cy="702310"/>
                        </a:xfrm>
                        <a:prstGeom prst="rect">
                          <a:avLst/>
                        </a:prstGeom>
                        <a:solidFill>
                          <a:srgbClr val="FFFFFF"/>
                        </a:solidFill>
                        <a:ln w="19050">
                          <a:solidFill>
                            <a:srgbClr val="000000"/>
                          </a:solidFill>
                          <a:miter lim="800000"/>
                          <a:headEnd/>
                          <a:tailEnd/>
                        </a:ln>
                      </wps:spPr>
                      <wps:txbx>
                        <w:txbxContent>
                          <w:p w14:paraId="3F2B61E1" w14:textId="77777777" w:rsidR="00257BB1" w:rsidRPr="00356DAF" w:rsidRDefault="00257BB1" w:rsidP="00FD50CC">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In this case it is considered</w:t>
                            </w:r>
                            <w:r w:rsidRPr="000E1125">
                              <w:rPr>
                                <w:rFonts w:ascii="Arial" w:hAnsi="Arial" w:cs="Arial"/>
                                <w:sz w:val="16"/>
                              </w:rPr>
                              <w:t xml:space="preserve"> </w:t>
                            </w:r>
                            <w:r>
                              <w:rPr>
                                <w:rFonts w:ascii="Arial" w:hAnsi="Arial" w:cs="Arial"/>
                                <w:sz w:val="16"/>
                              </w:rPr>
                              <w:t xml:space="preserve">after the first 3 zeros.  </w:t>
                            </w:r>
                            <w:r w:rsidRPr="000E1125">
                              <w:rPr>
                                <w:rFonts w:ascii="Arial" w:hAnsi="Arial" w:cs="Arial"/>
                                <w:sz w:val="16"/>
                              </w:rPr>
                              <w:t xml:space="preserve">This </w:t>
                            </w:r>
                            <w:r>
                              <w:rPr>
                                <w:rFonts w:ascii="Arial" w:hAnsi="Arial" w:cs="Arial"/>
                                <w:sz w:val="16"/>
                              </w:rPr>
                              <w:t xml:space="preserve">code needs to be validated on Customer contract. </w:t>
                            </w:r>
                          </w:p>
                          <w:p w14:paraId="7E56CE93" w14:textId="77777777" w:rsidR="00257BB1" w:rsidRPr="00904FBB" w:rsidRDefault="00257BB1" w:rsidP="00FD50CC">
                            <w:pPr>
                              <w:rPr>
                                <w:rFonts w:ascii="Arial" w:hAnsi="Arial" w:cs="Arial"/>
                                <w:sz w:val="16"/>
                                <w:szCs w:val="16"/>
                              </w:rPr>
                            </w:pPr>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 </w:t>
                            </w:r>
                            <w:r>
                              <w:rPr>
                                <w:rFonts w:ascii="Arial" w:hAnsi="Arial" w:cs="Arial"/>
                                <w:sz w:val="16"/>
                                <w:szCs w:val="16"/>
                              </w:rPr>
                              <w:t>T</w:t>
                            </w:r>
                            <w:r w:rsidRPr="00904FBB">
                              <w:rPr>
                                <w:rFonts w:ascii="Arial" w:hAnsi="Arial" w:cs="Arial"/>
                                <w:sz w:val="16"/>
                                <w:szCs w:val="16"/>
                              </w:rPr>
                              <w:t xml:space="preserve">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sidRPr="00904FBB">
                              <w:rPr>
                                <w:rFonts w:ascii="Arial" w:hAnsi="Arial" w:cs="Arial"/>
                                <w:sz w:val="16"/>
                                <w:szCs w:val="16"/>
                              </w:rPr>
                              <w:t xml:space="preserve"> </w:t>
                            </w:r>
                            <w:r>
                              <w:rPr>
                                <w:rFonts w:ascii="Arial" w:hAnsi="Arial" w:cs="Arial"/>
                                <w:sz w:val="16"/>
                                <w:szCs w:val="16"/>
                              </w:rPr>
                              <w:t>000</w:t>
                            </w:r>
                            <w:r w:rsidRPr="00E91154">
                              <w:rPr>
                                <w:rFonts w:ascii="Arial" w:hAnsi="Arial" w:cs="Arial"/>
                                <w:sz w:val="16"/>
                                <w:szCs w:val="16"/>
                                <w:u w:val="single"/>
                              </w:rPr>
                              <w:t>7349</w:t>
                            </w:r>
                            <w:r w:rsidRPr="00775C7E">
                              <w:rPr>
                                <w:rFonts w:ascii="Arial" w:hAnsi="Arial" w:cs="Arial"/>
                                <w:sz w:val="16"/>
                                <w:szCs w:val="16"/>
                                <w:u w:val="single"/>
                              </w:rPr>
                              <w:t>1</w:t>
                            </w:r>
                            <w:r>
                              <w:rPr>
                                <w:rFonts w:ascii="Arial" w:hAnsi="Arial" w:cs="Arial"/>
                                <w:color w:val="FF0000"/>
                                <w:sz w:val="16"/>
                                <w:szCs w:val="16"/>
                                <w:u w:val="single"/>
                              </w:rPr>
                              <w:t>51000</w:t>
                            </w:r>
                            <w:r>
                              <w:rPr>
                                <w:rFonts w:ascii="Arial" w:hAnsi="Arial" w:cs="Arial"/>
                                <w:sz w:val="16"/>
                                <w:szCs w:val="16"/>
                              </w:rPr>
                              <w:t>.</w:t>
                            </w:r>
                          </w:p>
                          <w:p w14:paraId="633FD570" w14:textId="77777777" w:rsidR="00257BB1" w:rsidRPr="00D97D7D" w:rsidRDefault="00257BB1" w:rsidP="00FD50C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D72841" id="Text Box 831" o:spid="_x0000_s1178" type="#_x0000_t202" style="position:absolute;left:0;text-align:left;margin-left:57.55pt;margin-top:256.9pt;width:215.6pt;height:55.3pt;z-index:25137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" strokeweight="1.5pt">
                <v:textbox>
                  <w:txbxContent>
                    <w:p w14:paraId="3F2B61E1" w14:textId="77777777" w:rsidR="00257BB1" w:rsidRPr="00356DAF" w:rsidRDefault="00257BB1" w:rsidP="00FD50CC">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In this case it is considered</w:t>
                      </w:r>
                      <w:r w:rsidRPr="000E1125">
                        <w:rPr>
                          <w:rFonts w:ascii="Arial" w:hAnsi="Arial" w:cs="Arial"/>
                          <w:sz w:val="16"/>
                        </w:rPr>
                        <w:t xml:space="preserve"> </w:t>
                      </w:r>
                      <w:r>
                        <w:rPr>
                          <w:rFonts w:ascii="Arial" w:hAnsi="Arial" w:cs="Arial"/>
                          <w:sz w:val="16"/>
                        </w:rPr>
                        <w:t xml:space="preserve">after the first 3 zeros.  </w:t>
                      </w:r>
                      <w:r w:rsidRPr="000E1125">
                        <w:rPr>
                          <w:rFonts w:ascii="Arial" w:hAnsi="Arial" w:cs="Arial"/>
                          <w:sz w:val="16"/>
                        </w:rPr>
                        <w:t xml:space="preserve">This </w:t>
                      </w:r>
                      <w:r>
                        <w:rPr>
                          <w:rFonts w:ascii="Arial" w:hAnsi="Arial" w:cs="Arial"/>
                          <w:sz w:val="16"/>
                        </w:rPr>
                        <w:t xml:space="preserve">code needs to be validated on Customer contract. </w:t>
                      </w:r>
                    </w:p>
                    <w:p w14:paraId="7E56CE93" w14:textId="77777777" w:rsidR="00257BB1" w:rsidRPr="00904FBB" w:rsidRDefault="00257BB1" w:rsidP="00FD50CC">
                      <w:pPr>
                        <w:rPr>
                          <w:rFonts w:ascii="Arial" w:hAnsi="Arial" w:cs="Arial"/>
                          <w:sz w:val="16"/>
                          <w:szCs w:val="16"/>
                        </w:rPr>
                      </w:pPr>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 </w:t>
                      </w:r>
                      <w:r>
                        <w:rPr>
                          <w:rFonts w:ascii="Arial" w:hAnsi="Arial" w:cs="Arial"/>
                          <w:sz w:val="16"/>
                          <w:szCs w:val="16"/>
                        </w:rPr>
                        <w:t>T</w:t>
                      </w:r>
                      <w:r w:rsidRPr="00904FBB">
                        <w:rPr>
                          <w:rFonts w:ascii="Arial" w:hAnsi="Arial" w:cs="Arial"/>
                          <w:sz w:val="16"/>
                          <w:szCs w:val="16"/>
                        </w:rPr>
                        <w:t xml:space="preserve">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sidRPr="00904FBB">
                        <w:rPr>
                          <w:rFonts w:ascii="Arial" w:hAnsi="Arial" w:cs="Arial"/>
                          <w:sz w:val="16"/>
                          <w:szCs w:val="16"/>
                        </w:rPr>
                        <w:t xml:space="preserve"> </w:t>
                      </w:r>
                      <w:r>
                        <w:rPr>
                          <w:rFonts w:ascii="Arial" w:hAnsi="Arial" w:cs="Arial"/>
                          <w:sz w:val="16"/>
                          <w:szCs w:val="16"/>
                        </w:rPr>
                        <w:t>000</w:t>
                      </w:r>
                      <w:r w:rsidRPr="00E91154">
                        <w:rPr>
                          <w:rFonts w:ascii="Arial" w:hAnsi="Arial" w:cs="Arial"/>
                          <w:sz w:val="16"/>
                          <w:szCs w:val="16"/>
                          <w:u w:val="single"/>
                        </w:rPr>
                        <w:t>7349</w:t>
                      </w:r>
                      <w:r w:rsidRPr="00775C7E">
                        <w:rPr>
                          <w:rFonts w:ascii="Arial" w:hAnsi="Arial" w:cs="Arial"/>
                          <w:sz w:val="16"/>
                          <w:szCs w:val="16"/>
                          <w:u w:val="single"/>
                        </w:rPr>
                        <w:t>1</w:t>
                      </w:r>
                      <w:r>
                        <w:rPr>
                          <w:rFonts w:ascii="Arial" w:hAnsi="Arial" w:cs="Arial"/>
                          <w:color w:val="FF0000"/>
                          <w:sz w:val="16"/>
                          <w:szCs w:val="16"/>
                          <w:u w:val="single"/>
                        </w:rPr>
                        <w:t>51000</w:t>
                      </w:r>
                      <w:r>
                        <w:rPr>
                          <w:rFonts w:ascii="Arial" w:hAnsi="Arial" w:cs="Arial"/>
                          <w:sz w:val="16"/>
                          <w:szCs w:val="16"/>
                        </w:rPr>
                        <w:t>.</w:t>
                      </w:r>
                    </w:p>
                    <w:p w14:paraId="633FD570" w14:textId="77777777" w:rsidR="00257BB1" w:rsidRPr="00D97D7D" w:rsidRDefault="00257BB1" w:rsidP="00FD50CC"/>
                  </w:txbxContent>
                </v:textbox>
              </v:shape>
            </w:pict>
          </mc:Fallback>
        </mc:AlternateContent>
      </w:r>
      <w:r w:rsidR="00297169" w:rsidRPr="00FB3017">
        <w:rPr>
          <w:rFonts w:ascii="Arial" w:hAnsi="Arial" w:cs="Arial"/>
          <w:noProof/>
          <w:szCs w:val="22"/>
          <w:lang w:val="en-US"/>
        </w:rPr>
        <w:drawing>
          <wp:inline distT="0" distB="0" distL="0" distR="0" wp14:anchorId="17FC2B3B" wp14:editId="7E1834EB">
            <wp:extent cx="5852160" cy="3752850"/>
            <wp:effectExtent l="19050" t="19050" r="15240" b="1905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9" cstate="print"/>
                    <a:srcRect/>
                    <a:stretch>
                      <a:fillRect/>
                    </a:stretch>
                  </pic:blipFill>
                  <pic:spPr bwMode="auto">
                    <a:xfrm>
                      <a:off x="0" y="0"/>
                      <a:ext cx="5852160" cy="3752850"/>
                    </a:xfrm>
                    <a:prstGeom prst="rect">
                      <a:avLst/>
                    </a:prstGeom>
                    <a:noFill/>
                    <a:ln w="6350" cmpd="sng">
                      <a:solidFill>
                        <a:srgbClr val="000000"/>
                      </a:solidFill>
                      <a:miter lim="800000"/>
                      <a:headEnd/>
                      <a:tailEnd/>
                    </a:ln>
                    <a:effectLst/>
                  </pic:spPr>
                </pic:pic>
              </a:graphicData>
            </a:graphic>
          </wp:inline>
        </w:drawing>
      </w:r>
    </w:p>
    <w:p w14:paraId="1021AF13" w14:textId="77777777" w:rsidR="003E2F47" w:rsidRPr="00FB3017" w:rsidRDefault="003E2F47" w:rsidP="00FD50CC">
      <w:pPr>
        <w:ind w:firstLine="720"/>
        <w:rPr>
          <w:rFonts w:ascii="Arial" w:hAnsi="Arial" w:cs="Arial"/>
          <w:szCs w:val="22"/>
        </w:rPr>
      </w:pPr>
    </w:p>
    <w:p w14:paraId="77461496" w14:textId="77777777" w:rsidR="003E2F47" w:rsidRPr="00FB3017" w:rsidRDefault="003E2F47" w:rsidP="00FD50CC">
      <w:pPr>
        <w:ind w:firstLine="720"/>
        <w:rPr>
          <w:rFonts w:ascii="Arial" w:hAnsi="Arial" w:cs="Arial"/>
          <w:szCs w:val="22"/>
        </w:rPr>
      </w:pPr>
    </w:p>
    <w:p w14:paraId="5690B088" w14:textId="77777777" w:rsidR="00116238" w:rsidRPr="00FB3017" w:rsidRDefault="00D941EE" w:rsidP="00FD50CC">
      <w:pPr>
        <w:ind w:left="720" w:hanging="720"/>
        <w:rPr>
          <w:rFonts w:ascii="Arial" w:hAnsi="Arial" w:cs="Arial"/>
          <w:b/>
          <w:lang w:val="en-GB"/>
        </w:rPr>
      </w:pPr>
      <w:r w:rsidRPr="00FB3017">
        <w:rPr>
          <w:rFonts w:ascii="Arial" w:hAnsi="Arial" w:cs="Arial"/>
          <w:b/>
          <w:noProof/>
          <w:lang w:val="en-US"/>
        </w:rPr>
        <mc:AlternateContent>
          <mc:Choice Requires="wps">
            <w:drawing>
              <wp:anchor distT="0" distB="0" distL="114300" distR="114300" simplePos="0" relativeHeight="251817472" behindDoc="0" locked="0" layoutInCell="1" allowOverlap="1" wp14:anchorId="3EC20D33" wp14:editId="01B30519">
                <wp:simplePos x="0" y="0"/>
                <wp:positionH relativeFrom="column">
                  <wp:posOffset>12065</wp:posOffset>
                </wp:positionH>
                <wp:positionV relativeFrom="paragraph">
                  <wp:posOffset>140970</wp:posOffset>
                </wp:positionV>
                <wp:extent cx="6896100" cy="466725"/>
                <wp:effectExtent l="0" t="0" r="19050" b="28575"/>
                <wp:wrapNone/>
                <wp:docPr id="1708" name="Text Box 1708"/>
                <wp:cNvGraphicFramePr/>
                <a:graphic xmlns:a="http://schemas.openxmlformats.org/drawingml/2006/main">
                  <a:graphicData uri="http://schemas.microsoft.com/office/word/2010/wordprocessingShape">
                    <wps:wsp>
                      <wps:cNvSpPr txBox="1"/>
                      <wps:spPr>
                        <a:xfrm>
                          <a:off x="0" y="0"/>
                          <a:ext cx="6896100" cy="466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344A43B" w14:textId="77777777" w:rsidR="00257BB1" w:rsidRPr="00D941EE" w:rsidRDefault="00257BB1">
                            <w:pPr>
                              <w:rPr>
                                <w:rFonts w:ascii="Arial" w:hAnsi="Arial" w:cs="Arial"/>
                              </w:rPr>
                            </w:pPr>
                            <w:r w:rsidRPr="0020361C">
                              <w:rPr>
                                <w:rFonts w:ascii="Arial" w:hAnsi="Arial" w:cs="Arial"/>
                                <w:color w:val="000000"/>
                              </w:rPr>
                              <w:t>Note: Harris Teeter can put "Ad" as a fee reason under both items on the invoice, but reflect ad fee only under one of them. In that case, any of those items can feature in the ad, not only the one that reflects the fee on the invoice.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C20D33" id="Text Box 1708" o:spid="_x0000_s1179" type="#_x0000_t202" style="position:absolute;left:0;text-align:left;margin-left:.95pt;margin-top:11.1pt;width:543pt;height:36.75pt;z-index:251817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" fillcolor="white [3201]" strokeweight=".5pt">
                <v:textbox>
                  <w:txbxContent>
                    <w:p w14:paraId="5344A43B" w14:textId="77777777" w:rsidR="00257BB1" w:rsidRPr="00D941EE" w:rsidRDefault="00257BB1">
                      <w:pPr>
                        <w:rPr>
                          <w:rFonts w:ascii="Arial" w:hAnsi="Arial" w:cs="Arial"/>
                        </w:rPr>
                      </w:pPr>
                      <w:r w:rsidRPr="0020361C">
                        <w:rPr>
                          <w:rFonts w:ascii="Arial" w:hAnsi="Arial" w:cs="Arial"/>
                          <w:color w:val="000000"/>
                        </w:rPr>
                        <w:t>Note: Harris Teeter can put "Ad" as a fee reason under both items on the invoice, but reflect ad fee only under one of them. In that case, any of those items can feature in the ad, not only the one that reflects the fee on the invoice.</w:t>
                      </w:r>
                    </w:p>
                  </w:txbxContent>
                </v:textbox>
              </v:shape>
            </w:pict>
          </mc:Fallback>
        </mc:AlternateContent>
      </w:r>
    </w:p>
    <w:p w14:paraId="07D13CEF" w14:textId="77777777" w:rsidR="00116238" w:rsidRPr="00FB3017" w:rsidRDefault="00116238" w:rsidP="00FD50CC">
      <w:pPr>
        <w:ind w:left="720" w:hanging="720"/>
        <w:rPr>
          <w:rFonts w:ascii="Arial" w:hAnsi="Arial" w:cs="Arial"/>
          <w:b/>
          <w:lang w:val="en-GB"/>
        </w:rPr>
      </w:pPr>
    </w:p>
    <w:p w14:paraId="011B430B" w14:textId="77777777" w:rsidR="00116238" w:rsidRPr="00FB3017" w:rsidRDefault="00116238" w:rsidP="00FD50CC">
      <w:pPr>
        <w:ind w:left="720" w:hanging="720"/>
        <w:rPr>
          <w:rFonts w:ascii="Arial" w:hAnsi="Arial" w:cs="Arial"/>
          <w:b/>
          <w:lang w:val="en-GB"/>
        </w:rPr>
      </w:pPr>
    </w:p>
    <w:p w14:paraId="0DE7A28A" w14:textId="77777777" w:rsidR="00116238" w:rsidRPr="00FB3017" w:rsidRDefault="00116238" w:rsidP="00FD50CC">
      <w:pPr>
        <w:ind w:left="720" w:hanging="720"/>
        <w:rPr>
          <w:rFonts w:ascii="Arial" w:hAnsi="Arial" w:cs="Arial"/>
          <w:b/>
          <w:lang w:val="en-GB"/>
        </w:rPr>
      </w:pPr>
    </w:p>
    <w:p w14:paraId="0A533BB0" w14:textId="77777777" w:rsidR="00116238" w:rsidRPr="00FB3017" w:rsidRDefault="00116238" w:rsidP="00FD50CC">
      <w:pPr>
        <w:ind w:left="720" w:hanging="720"/>
        <w:rPr>
          <w:rFonts w:ascii="Arial" w:hAnsi="Arial" w:cs="Arial"/>
          <w:b/>
          <w:lang w:val="en-GB"/>
        </w:rPr>
      </w:pPr>
    </w:p>
    <w:p w14:paraId="36258CB8" w14:textId="77777777" w:rsidR="00116238" w:rsidRPr="00FB3017" w:rsidRDefault="00116238" w:rsidP="00FD50CC">
      <w:pPr>
        <w:ind w:left="720" w:hanging="720"/>
        <w:rPr>
          <w:rFonts w:ascii="Arial" w:hAnsi="Arial" w:cs="Arial"/>
          <w:b/>
          <w:lang w:val="en-GB"/>
        </w:rPr>
      </w:pPr>
    </w:p>
    <w:p w14:paraId="59942C65" w14:textId="6C8A49E2" w:rsidR="00D17CED" w:rsidRDefault="00D17CED" w:rsidP="00FD50CC">
      <w:pPr>
        <w:ind w:left="720" w:hanging="720"/>
        <w:rPr>
          <w:rFonts w:ascii="Arial" w:hAnsi="Arial" w:cs="Arial"/>
          <w:b/>
          <w:lang w:val="en-GB"/>
        </w:rPr>
      </w:pPr>
    </w:p>
    <w:p w14:paraId="104156A5" w14:textId="35A5AF04" w:rsidR="00BF0DF3" w:rsidRDefault="00BF0DF3" w:rsidP="00FD50CC">
      <w:pPr>
        <w:ind w:left="720" w:hanging="720"/>
        <w:rPr>
          <w:rFonts w:ascii="Arial" w:hAnsi="Arial" w:cs="Arial"/>
          <w:b/>
          <w:lang w:val="en-GB"/>
        </w:rPr>
      </w:pPr>
    </w:p>
    <w:p w14:paraId="3037F356" w14:textId="6D7EFDA3" w:rsidR="00BF0DF3" w:rsidRDefault="00BF0DF3" w:rsidP="00FD50CC">
      <w:pPr>
        <w:ind w:left="720" w:hanging="720"/>
        <w:rPr>
          <w:rFonts w:ascii="Arial" w:hAnsi="Arial" w:cs="Arial"/>
          <w:b/>
          <w:lang w:val="en-GB"/>
        </w:rPr>
      </w:pPr>
    </w:p>
    <w:p w14:paraId="3BD5366C" w14:textId="7D95AFC3" w:rsidR="00BF0DF3" w:rsidRDefault="00BF0DF3" w:rsidP="00FD50CC">
      <w:pPr>
        <w:ind w:left="720" w:hanging="720"/>
        <w:rPr>
          <w:rFonts w:ascii="Arial" w:hAnsi="Arial" w:cs="Arial"/>
          <w:b/>
          <w:lang w:val="en-GB"/>
        </w:rPr>
      </w:pPr>
    </w:p>
    <w:p w14:paraId="7284C692" w14:textId="6AC2BD42" w:rsidR="00BF0DF3" w:rsidRDefault="00BF0DF3" w:rsidP="00FD50CC">
      <w:pPr>
        <w:ind w:left="720" w:hanging="720"/>
        <w:rPr>
          <w:rFonts w:ascii="Arial" w:hAnsi="Arial" w:cs="Arial"/>
          <w:b/>
          <w:lang w:val="en-GB"/>
        </w:rPr>
      </w:pPr>
    </w:p>
    <w:p w14:paraId="4BE36E4F" w14:textId="6F0BA4AA" w:rsidR="00BF0DF3" w:rsidRDefault="00BF0DF3" w:rsidP="00FD50CC">
      <w:pPr>
        <w:ind w:left="720" w:hanging="720"/>
        <w:rPr>
          <w:rFonts w:ascii="Arial" w:hAnsi="Arial" w:cs="Arial"/>
          <w:b/>
          <w:lang w:val="en-GB"/>
        </w:rPr>
      </w:pPr>
    </w:p>
    <w:p w14:paraId="2CB8F10A" w14:textId="4E03DA09" w:rsidR="00BF0DF3" w:rsidRDefault="00BF0DF3" w:rsidP="00FD50CC">
      <w:pPr>
        <w:ind w:left="720" w:hanging="720"/>
        <w:rPr>
          <w:rFonts w:ascii="Arial" w:hAnsi="Arial" w:cs="Arial"/>
          <w:b/>
          <w:lang w:val="en-GB"/>
        </w:rPr>
      </w:pPr>
    </w:p>
    <w:p w14:paraId="04D0571A" w14:textId="47AA2D07" w:rsidR="00BF0DF3" w:rsidRDefault="00BF0DF3" w:rsidP="00FD50CC">
      <w:pPr>
        <w:ind w:left="720" w:hanging="720"/>
        <w:rPr>
          <w:rFonts w:ascii="Arial" w:hAnsi="Arial" w:cs="Arial"/>
          <w:b/>
          <w:lang w:val="en-GB"/>
        </w:rPr>
      </w:pPr>
    </w:p>
    <w:p w14:paraId="668E424D" w14:textId="7A927F3A" w:rsidR="00BF0DF3" w:rsidRDefault="00BF0DF3" w:rsidP="00FD50CC">
      <w:pPr>
        <w:ind w:left="720" w:hanging="720"/>
        <w:rPr>
          <w:rFonts w:ascii="Arial" w:hAnsi="Arial" w:cs="Arial"/>
          <w:b/>
          <w:lang w:val="en-GB"/>
        </w:rPr>
      </w:pPr>
    </w:p>
    <w:p w14:paraId="6127CC8E" w14:textId="4EDF406C" w:rsidR="00BF0DF3" w:rsidRDefault="00BF0DF3" w:rsidP="00FD50CC">
      <w:pPr>
        <w:ind w:left="720" w:hanging="720"/>
        <w:rPr>
          <w:rFonts w:ascii="Arial" w:hAnsi="Arial" w:cs="Arial"/>
          <w:b/>
          <w:lang w:val="en-GB"/>
        </w:rPr>
      </w:pPr>
    </w:p>
    <w:p w14:paraId="65B74B18" w14:textId="43C8CC15" w:rsidR="00BF0DF3" w:rsidRDefault="00BF0DF3" w:rsidP="00FD50CC">
      <w:pPr>
        <w:ind w:left="720" w:hanging="720"/>
        <w:rPr>
          <w:rFonts w:ascii="Arial" w:hAnsi="Arial" w:cs="Arial"/>
          <w:b/>
          <w:lang w:val="en-GB"/>
        </w:rPr>
      </w:pPr>
    </w:p>
    <w:p w14:paraId="094A1ED8" w14:textId="7B8DF671" w:rsidR="00BF0DF3" w:rsidRDefault="00BF0DF3" w:rsidP="00FD50CC">
      <w:pPr>
        <w:ind w:left="720" w:hanging="720"/>
        <w:rPr>
          <w:rFonts w:ascii="Arial" w:hAnsi="Arial" w:cs="Arial"/>
          <w:b/>
          <w:lang w:val="en-GB"/>
        </w:rPr>
      </w:pPr>
    </w:p>
    <w:p w14:paraId="1034532D" w14:textId="42679E38" w:rsidR="00BF0DF3" w:rsidRDefault="00BF0DF3" w:rsidP="00FD50CC">
      <w:pPr>
        <w:ind w:left="720" w:hanging="720"/>
        <w:rPr>
          <w:rFonts w:ascii="Arial" w:hAnsi="Arial" w:cs="Arial"/>
          <w:b/>
          <w:lang w:val="en-GB"/>
        </w:rPr>
      </w:pPr>
    </w:p>
    <w:p w14:paraId="1C2D9F04" w14:textId="77777777" w:rsidR="00BF0DF3" w:rsidRPr="00FB3017" w:rsidRDefault="00BF0DF3" w:rsidP="00FD50CC">
      <w:pPr>
        <w:ind w:left="720" w:hanging="720"/>
        <w:rPr>
          <w:rFonts w:ascii="Arial" w:hAnsi="Arial" w:cs="Arial"/>
          <w:b/>
          <w:lang w:val="en-GB"/>
        </w:rPr>
      </w:pPr>
    </w:p>
    <w:p w14:paraId="24781408" w14:textId="77777777" w:rsidR="00D17CED" w:rsidRPr="00FB3017" w:rsidRDefault="00D17CED" w:rsidP="00FD50CC">
      <w:pPr>
        <w:ind w:left="720" w:hanging="720"/>
        <w:rPr>
          <w:rFonts w:ascii="Arial" w:hAnsi="Arial" w:cs="Arial"/>
          <w:b/>
          <w:lang w:val="en-GB"/>
        </w:rPr>
      </w:pPr>
    </w:p>
    <w:p w14:paraId="2DA53B9E" w14:textId="77777777" w:rsidR="00D17CED" w:rsidRPr="00FB3017" w:rsidRDefault="00D17CED" w:rsidP="00FD50CC">
      <w:pPr>
        <w:ind w:left="720" w:hanging="720"/>
        <w:rPr>
          <w:rFonts w:ascii="Arial" w:hAnsi="Arial" w:cs="Arial"/>
          <w:b/>
          <w:lang w:val="en-GB"/>
        </w:rPr>
      </w:pPr>
    </w:p>
    <w:p w14:paraId="5530DC7B" w14:textId="429B53F1" w:rsidR="00BF0DF3" w:rsidRPr="00FB3017" w:rsidRDefault="00BF0DF3" w:rsidP="00BF0DF3">
      <w:pPr>
        <w:ind w:left="720" w:hanging="720"/>
        <w:rPr>
          <w:rFonts w:ascii="Arial" w:hAnsi="Arial" w:cs="Arial"/>
          <w:b/>
          <w:lang w:val="en-GB"/>
        </w:rPr>
      </w:pPr>
      <w:r w:rsidRPr="00FB3017">
        <w:rPr>
          <w:rFonts w:ascii="Arial" w:hAnsi="Arial" w:cs="Arial"/>
          <w:b/>
          <w:lang w:val="en-GB"/>
        </w:rPr>
        <w:t>14.</w:t>
      </w:r>
      <w:r>
        <w:rPr>
          <w:rFonts w:ascii="Arial" w:hAnsi="Arial" w:cs="Arial"/>
          <w:b/>
          <w:lang w:val="en-GB"/>
        </w:rPr>
        <w:t>1</w:t>
      </w:r>
      <w:r w:rsidRPr="00FB3017">
        <w:rPr>
          <w:rFonts w:ascii="Arial" w:hAnsi="Arial" w:cs="Arial"/>
          <w:b/>
          <w:lang w:val="en-GB"/>
        </w:rPr>
        <w:tab/>
        <w:t xml:space="preserve">Customer Contract for Ad, Example 1: </w:t>
      </w:r>
    </w:p>
    <w:p w14:paraId="4E874A8D" w14:textId="77777777" w:rsidR="00BF0DF3" w:rsidRPr="00FB3017" w:rsidRDefault="00BF0DF3" w:rsidP="00BF0DF3">
      <w:pPr>
        <w:ind w:left="720"/>
        <w:rPr>
          <w:rFonts w:ascii="Arial" w:hAnsi="Arial" w:cs="Arial"/>
          <w:color w:val="000000"/>
          <w:lang w:val="en-US"/>
        </w:rPr>
      </w:pPr>
      <w:r w:rsidRPr="00FB3017">
        <w:rPr>
          <w:rFonts w:ascii="Arial" w:hAnsi="Arial" w:cs="Arial"/>
          <w:color w:val="000000"/>
          <w:lang w:val="en-US"/>
        </w:rPr>
        <w:t>Contract can be found via "Search For" Promotions or Backup Documentation (Doc Type 17). Signon is HARRCN.</w:t>
      </w:r>
    </w:p>
    <w:p w14:paraId="36ECE588" w14:textId="77777777" w:rsidR="00D17CED" w:rsidRPr="00FB3017" w:rsidRDefault="00D17CED" w:rsidP="00FD50CC">
      <w:pPr>
        <w:ind w:left="720" w:hanging="720"/>
        <w:rPr>
          <w:rFonts w:ascii="Arial" w:hAnsi="Arial" w:cs="Arial"/>
          <w:b/>
          <w:lang w:val="en-GB"/>
        </w:rPr>
      </w:pPr>
    </w:p>
    <w:p w14:paraId="392E50AC" w14:textId="77777777" w:rsidR="00116238" w:rsidRPr="00FB3017" w:rsidRDefault="00116238" w:rsidP="00FD50CC">
      <w:pPr>
        <w:ind w:left="720" w:hanging="720"/>
        <w:rPr>
          <w:rFonts w:ascii="Arial" w:hAnsi="Arial" w:cs="Arial"/>
          <w:b/>
          <w:lang w:val="en-GB"/>
        </w:rPr>
      </w:pPr>
    </w:p>
    <w:p w14:paraId="40D9AE27" w14:textId="026A65FE" w:rsidR="00DC5BE3" w:rsidRPr="00FB3017" w:rsidRDefault="0042003E" w:rsidP="00FD50CC">
      <w:pPr>
        <w:ind w:left="720" w:hanging="720"/>
        <w:rPr>
          <w:rFonts w:ascii="Arial" w:hAnsi="Arial" w:cs="Arial"/>
          <w:b/>
          <w:lang w:val="en-GB"/>
        </w:rPr>
      </w:pPr>
      <w:r w:rsidRPr="00FB3017">
        <w:rPr>
          <w:rFonts w:ascii="Arial" w:hAnsi="Arial" w:cs="Arial"/>
          <w:noProof/>
          <w:szCs w:val="22"/>
          <w:lang w:val="en-US"/>
        </w:rPr>
        <mc:AlternateContent>
          <mc:Choice Requires="wps">
            <w:drawing>
              <wp:anchor distT="0" distB="0" distL="114300" distR="114300" simplePos="0" relativeHeight="252217856" behindDoc="0" locked="0" layoutInCell="1" allowOverlap="1" wp14:anchorId="76FD01CF" wp14:editId="123AEC8E">
                <wp:simplePos x="0" y="0"/>
                <wp:positionH relativeFrom="column">
                  <wp:posOffset>3868804</wp:posOffset>
                </wp:positionH>
                <wp:positionV relativeFrom="paragraph">
                  <wp:posOffset>3604732</wp:posOffset>
                </wp:positionV>
                <wp:extent cx="616688" cy="1052623"/>
                <wp:effectExtent l="0" t="0" r="12065" b="14605"/>
                <wp:wrapNone/>
                <wp:docPr id="1565" name="AutoShape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688" cy="1052623"/>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ECD8C0" id="AutoShape 844" o:spid="_x0000_s1026" type="#_x0000_t176" style="position:absolute;margin-left:304.65pt;margin-top:283.85pt;width:48.55pt;height:82.9pt;z-index:25221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" filled="f" strokecolor="red" strokeweight="2pt"/>
            </w:pict>
          </mc:Fallback>
        </mc:AlternateContent>
      </w:r>
      <w:r w:rsidRPr="00FB3017">
        <w:rPr>
          <w:rFonts w:ascii="Arial" w:hAnsi="Arial" w:cs="Arial"/>
          <w:noProof/>
          <w:szCs w:val="22"/>
          <w:lang w:val="en-US"/>
        </w:rPr>
        <mc:AlternateContent>
          <mc:Choice Requires="wps">
            <w:drawing>
              <wp:anchor distT="0" distB="0" distL="114300" distR="114300" simplePos="0" relativeHeight="252207616" behindDoc="0" locked="0" layoutInCell="1" allowOverlap="1" wp14:anchorId="424541B1" wp14:editId="6EB1FB97">
                <wp:simplePos x="0" y="0"/>
                <wp:positionH relativeFrom="page">
                  <wp:posOffset>3831856</wp:posOffset>
                </wp:positionH>
                <wp:positionV relativeFrom="paragraph">
                  <wp:posOffset>2952617</wp:posOffset>
                </wp:positionV>
                <wp:extent cx="1973580" cy="605790"/>
                <wp:effectExtent l="0" t="0" r="26670" b="22860"/>
                <wp:wrapNone/>
                <wp:docPr id="1545" name="Text Box 8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3580" cy="605790"/>
                        </a:xfrm>
                        <a:prstGeom prst="rect">
                          <a:avLst/>
                        </a:prstGeom>
                        <a:solidFill>
                          <a:srgbClr val="FFFFFF"/>
                        </a:solidFill>
                        <a:ln w="19050">
                          <a:solidFill>
                            <a:srgbClr val="000000"/>
                          </a:solidFill>
                          <a:miter lim="800000"/>
                          <a:headEnd/>
                          <a:tailEnd/>
                        </a:ln>
                      </wps:spPr>
                      <wps:txbx>
                        <w:txbxContent>
                          <w:p w14:paraId="5D93BDEE" w14:textId="77777777" w:rsidR="00257BB1" w:rsidRPr="00D97D7D" w:rsidRDefault="00257BB1" w:rsidP="00BF0DF3">
                            <w:r w:rsidRPr="00376399">
                              <w:rPr>
                                <w:rFonts w:ascii="Arial" w:hAnsi="Arial" w:cs="Arial"/>
                                <w:sz w:val="16"/>
                                <w:szCs w:val="16"/>
                                <w:u w:val="single"/>
                              </w:rPr>
                              <w:t>Performance Start &amp; End dates</w:t>
                            </w:r>
                            <w:r>
                              <w:rPr>
                                <w:rFonts w:ascii="Arial" w:hAnsi="Arial" w:cs="Arial"/>
                                <w:sz w:val="16"/>
                                <w:szCs w:val="16"/>
                              </w:rPr>
                              <w:t xml:space="preserve"> – This needs to be compared with the Week Ending date mentioned on the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4541B1" id="Text Box 846" o:spid="_x0000_s1180" type="#_x0000_t202" style="position:absolute;left:0;text-align:left;margin-left:301.7pt;margin-top:232.5pt;width:155.4pt;height:47.7pt;z-index:252207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" strokeweight="1.5pt">
                <v:textbox>
                  <w:txbxContent>
                    <w:p w14:paraId="5D93BDEE" w14:textId="77777777" w:rsidR="00257BB1" w:rsidRPr="00D97D7D" w:rsidRDefault="00257BB1" w:rsidP="00BF0DF3">
                      <w:r w:rsidRPr="00376399">
                        <w:rPr>
                          <w:rFonts w:ascii="Arial" w:hAnsi="Arial" w:cs="Arial"/>
                          <w:sz w:val="16"/>
                          <w:szCs w:val="16"/>
                          <w:u w:val="single"/>
                        </w:rPr>
                        <w:t>Performance Start &amp; End dates</w:t>
                      </w:r>
                      <w:r>
                        <w:rPr>
                          <w:rFonts w:ascii="Arial" w:hAnsi="Arial" w:cs="Arial"/>
                          <w:sz w:val="16"/>
                          <w:szCs w:val="16"/>
                        </w:rPr>
                        <w:t xml:space="preserve"> – This needs to be compared with the Week Ending date mentioned on the customer invoice.</w:t>
                      </w:r>
                    </w:p>
                  </w:txbxContent>
                </v:textbox>
                <w10:wrap anchorx="page"/>
              </v:shape>
            </w:pict>
          </mc:Fallback>
        </mc:AlternateContent>
      </w:r>
      <w:r w:rsidRPr="00FB3017">
        <w:rPr>
          <w:rFonts w:ascii="Arial" w:hAnsi="Arial" w:cs="Arial"/>
          <w:noProof/>
          <w:szCs w:val="22"/>
          <w:lang w:val="en-US"/>
        </w:rPr>
        <mc:AlternateContent>
          <mc:Choice Requires="wps">
            <w:drawing>
              <wp:anchor distT="0" distB="0" distL="114300" distR="114300" simplePos="0" relativeHeight="252211712" behindDoc="0" locked="0" layoutInCell="1" allowOverlap="1" wp14:anchorId="617C84A5" wp14:editId="0180EE3C">
                <wp:simplePos x="0" y="0"/>
                <wp:positionH relativeFrom="column">
                  <wp:posOffset>3354809</wp:posOffset>
                </wp:positionH>
                <wp:positionV relativeFrom="paragraph">
                  <wp:posOffset>4882146</wp:posOffset>
                </wp:positionV>
                <wp:extent cx="2755900" cy="482600"/>
                <wp:effectExtent l="13970" t="13970" r="11430" b="17780"/>
                <wp:wrapNone/>
                <wp:docPr id="1558" name="Text 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0" cy="482600"/>
                        </a:xfrm>
                        <a:prstGeom prst="rect">
                          <a:avLst/>
                        </a:prstGeom>
                        <a:solidFill>
                          <a:srgbClr val="8DB3E2"/>
                        </a:solidFill>
                        <a:ln w="19050">
                          <a:solidFill>
                            <a:srgbClr val="000000"/>
                          </a:solidFill>
                          <a:miter lim="800000"/>
                          <a:headEnd/>
                          <a:tailEnd/>
                        </a:ln>
                      </wps:spPr>
                      <wps:txbx>
                        <w:txbxContent>
                          <w:p w14:paraId="682208AC" w14:textId="77777777" w:rsidR="00257BB1" w:rsidRPr="00904FBB" w:rsidRDefault="00257BB1" w:rsidP="00BF0DF3">
                            <w:pPr>
                              <w:rPr>
                                <w:rFonts w:ascii="Arial" w:hAnsi="Arial" w:cs="Arial"/>
                                <w:sz w:val="16"/>
                                <w:szCs w:val="16"/>
                              </w:rPr>
                            </w:pPr>
                            <w:r>
                              <w:rPr>
                                <w:rFonts w:ascii="Arial" w:hAnsi="Arial" w:cs="Arial"/>
                                <w:sz w:val="16"/>
                                <w:u w:val="single"/>
                              </w:rPr>
                              <w:t>Item Description</w:t>
                            </w:r>
                            <w:r>
                              <w:rPr>
                                <w:rFonts w:ascii="Arial" w:hAnsi="Arial" w:cs="Arial"/>
                                <w:sz w:val="16"/>
                              </w:rPr>
                              <w:t xml:space="preserve"> – This product needs to be matched with the product listed in the customer invoice &amp; also needs to be available in the ad.</w:t>
                            </w:r>
                          </w:p>
                          <w:p w14:paraId="7CB3A997" w14:textId="77777777" w:rsidR="00257BB1" w:rsidRPr="00D97D7D" w:rsidRDefault="00257BB1" w:rsidP="00BF0DF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7C84A5" id="Text Box 840" o:spid="_x0000_s1181" type="#_x0000_t202" style="position:absolute;left:0;text-align:left;margin-left:264.15pt;margin-top:384.4pt;width:217pt;height:38pt;z-index:25221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" fillcolor="#8db3e2" strokeweight="1.5pt">
                <v:textbox>
                  <w:txbxContent>
                    <w:p w14:paraId="682208AC" w14:textId="77777777" w:rsidR="00257BB1" w:rsidRPr="00904FBB" w:rsidRDefault="00257BB1" w:rsidP="00BF0DF3">
                      <w:pPr>
                        <w:rPr>
                          <w:rFonts w:ascii="Arial" w:hAnsi="Arial" w:cs="Arial"/>
                          <w:sz w:val="16"/>
                          <w:szCs w:val="16"/>
                        </w:rPr>
                      </w:pPr>
                      <w:r>
                        <w:rPr>
                          <w:rFonts w:ascii="Arial" w:hAnsi="Arial" w:cs="Arial"/>
                          <w:sz w:val="16"/>
                          <w:u w:val="single"/>
                        </w:rPr>
                        <w:t>Item Description</w:t>
                      </w:r>
                      <w:r>
                        <w:rPr>
                          <w:rFonts w:ascii="Arial" w:hAnsi="Arial" w:cs="Arial"/>
                          <w:sz w:val="16"/>
                        </w:rPr>
                        <w:t xml:space="preserve"> – This product needs to be matched with the product listed in the customer invoice &amp; also needs to be available in the ad.</w:t>
                      </w:r>
                    </w:p>
                    <w:p w14:paraId="7CB3A997" w14:textId="77777777" w:rsidR="00257BB1" w:rsidRPr="00D97D7D" w:rsidRDefault="00257BB1" w:rsidP="00BF0DF3"/>
                  </w:txbxContent>
                </v:textbox>
              </v:shape>
            </w:pict>
          </mc:Fallback>
        </mc:AlternateContent>
      </w:r>
      <w:r w:rsidRPr="00FB3017">
        <w:rPr>
          <w:rFonts w:ascii="Arial" w:hAnsi="Arial" w:cs="Arial"/>
          <w:noProof/>
          <w:szCs w:val="22"/>
          <w:lang w:val="en-US"/>
        </w:rPr>
        <mc:AlternateContent>
          <mc:Choice Requires="wps">
            <w:drawing>
              <wp:anchor distT="0" distB="0" distL="114300" distR="114300" simplePos="0" relativeHeight="252209664" behindDoc="0" locked="0" layoutInCell="1" allowOverlap="1" wp14:anchorId="27802B79" wp14:editId="7397E485">
                <wp:simplePos x="0" y="0"/>
                <wp:positionH relativeFrom="column">
                  <wp:posOffset>3185647</wp:posOffset>
                </wp:positionH>
                <wp:positionV relativeFrom="paragraph">
                  <wp:posOffset>997245</wp:posOffset>
                </wp:positionV>
                <wp:extent cx="1776730" cy="727710"/>
                <wp:effectExtent l="15240" t="10795" r="17780" b="13970"/>
                <wp:wrapNone/>
                <wp:docPr id="1547" name="Text Box 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6730" cy="727710"/>
                        </a:xfrm>
                        <a:prstGeom prst="rect">
                          <a:avLst/>
                        </a:prstGeom>
                        <a:solidFill>
                          <a:sysClr val="window" lastClr="FFFFFF">
                            <a:lumMod val="100000"/>
                            <a:lumOff val="0"/>
                          </a:sysClr>
                        </a:solidFill>
                        <a:ln w="19050">
                          <a:solidFill>
                            <a:srgbClr val="000000"/>
                          </a:solidFill>
                          <a:miter lim="800000"/>
                          <a:headEnd/>
                          <a:tailEnd/>
                        </a:ln>
                      </wps:spPr>
                      <wps:txbx>
                        <w:txbxContent>
                          <w:p w14:paraId="47084141" w14:textId="77777777" w:rsidR="00257BB1" w:rsidRPr="00600C5F" w:rsidRDefault="00257BB1" w:rsidP="00BF0DF3">
                            <w:r w:rsidRPr="00711934">
                              <w:rPr>
                                <w:rFonts w:ascii="Arial" w:hAnsi="Arial" w:cs="Arial"/>
                                <w:sz w:val="16"/>
                                <w:szCs w:val="16"/>
                              </w:rPr>
                              <w:t xml:space="preserve">Ad only Funds: This indicates the total deduction amount for this ad, which needs to be validated with </w:t>
                            </w:r>
                            <w:r>
                              <w:rPr>
                                <w:rFonts w:ascii="Arial" w:hAnsi="Arial" w:cs="Arial"/>
                                <w:sz w:val="16"/>
                                <w:szCs w:val="16"/>
                              </w:rPr>
                              <w:t>the amount found in the “Fee” column.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802B79" id="Text Box 843" o:spid="_x0000_s1182" type="#_x0000_t202" style="position:absolute;left:0;text-align:left;margin-left:250.85pt;margin-top:78.5pt;width:139.9pt;height:57.3pt;z-index:25220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" strokeweight="1.5pt">
                <v:textbox>
                  <w:txbxContent>
                    <w:p w14:paraId="47084141" w14:textId="77777777" w:rsidR="00257BB1" w:rsidRPr="00600C5F" w:rsidRDefault="00257BB1" w:rsidP="00BF0DF3">
                      <w:r w:rsidRPr="00711934">
                        <w:rPr>
                          <w:rFonts w:ascii="Arial" w:hAnsi="Arial" w:cs="Arial"/>
                          <w:sz w:val="16"/>
                          <w:szCs w:val="16"/>
                        </w:rPr>
                        <w:t xml:space="preserve">Ad only Funds: This indicates the total deduction amount for this ad, which needs to be validated with </w:t>
                      </w:r>
                      <w:r>
                        <w:rPr>
                          <w:rFonts w:ascii="Arial" w:hAnsi="Arial" w:cs="Arial"/>
                          <w:sz w:val="16"/>
                          <w:szCs w:val="16"/>
                        </w:rPr>
                        <w:t>the amount found in the “Fee” column.</w:t>
                      </w:r>
                    </w:p>
                  </w:txbxContent>
                </v:textbox>
              </v:shape>
            </w:pict>
          </mc:Fallback>
        </mc:AlternateContent>
      </w:r>
      <w:r w:rsidR="00BF0DF3" w:rsidRPr="00FB3017">
        <w:rPr>
          <w:rFonts w:ascii="Arial" w:hAnsi="Arial" w:cs="Arial"/>
          <w:noProof/>
          <w:szCs w:val="22"/>
          <w:lang w:val="en-US"/>
        </w:rPr>
        <mc:AlternateContent>
          <mc:Choice Requires="wps">
            <w:drawing>
              <wp:anchor distT="0" distB="0" distL="114300" distR="114300" simplePos="0" relativeHeight="252215808" behindDoc="0" locked="0" layoutInCell="1" allowOverlap="1" wp14:anchorId="7CB60353" wp14:editId="65C64BB6">
                <wp:simplePos x="0" y="0"/>
                <wp:positionH relativeFrom="column">
                  <wp:posOffset>5019823</wp:posOffset>
                </wp:positionH>
                <wp:positionV relativeFrom="paragraph">
                  <wp:posOffset>874233</wp:posOffset>
                </wp:positionV>
                <wp:extent cx="1273204" cy="168053"/>
                <wp:effectExtent l="0" t="0" r="22225" b="22860"/>
                <wp:wrapNone/>
                <wp:docPr id="1014" name="AutoShape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3204" cy="168053"/>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ED4C4" id="AutoShape 844" o:spid="_x0000_s1026" type="#_x0000_t176" style="position:absolute;margin-left:395.25pt;margin-top:68.85pt;width:100.25pt;height:13.25pt;z-index:25221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" filled="f" strokecolor="red" strokeweight="2pt"/>
            </w:pict>
          </mc:Fallback>
        </mc:AlternateContent>
      </w:r>
      <w:r w:rsidR="00BF0DF3" w:rsidRPr="00FB3017">
        <w:rPr>
          <w:rFonts w:ascii="Arial" w:hAnsi="Arial" w:cs="Arial"/>
          <w:noProof/>
          <w:szCs w:val="22"/>
          <w:lang w:val="en-US"/>
        </w:rPr>
        <w:drawing>
          <wp:inline distT="0" distB="0" distL="0" distR="0" wp14:anchorId="713D6DCA" wp14:editId="47A9CBBF">
            <wp:extent cx="6371590" cy="4829397"/>
            <wp:effectExtent l="19050" t="19050" r="10160" b="28575"/>
            <wp:docPr id="15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0" cstate="print"/>
                    <a:srcRect/>
                    <a:stretch>
                      <a:fillRect/>
                    </a:stretch>
                  </pic:blipFill>
                  <pic:spPr bwMode="auto">
                    <a:xfrm>
                      <a:off x="0" y="0"/>
                      <a:ext cx="6379440" cy="4835347"/>
                    </a:xfrm>
                    <a:prstGeom prst="rect">
                      <a:avLst/>
                    </a:prstGeom>
                    <a:noFill/>
                    <a:ln w="6350" cmpd="sng">
                      <a:solidFill>
                        <a:srgbClr val="000000"/>
                      </a:solidFill>
                      <a:miter lim="800000"/>
                      <a:headEnd/>
                      <a:tailEnd/>
                    </a:ln>
                    <a:effectLst/>
                  </pic:spPr>
                </pic:pic>
              </a:graphicData>
            </a:graphic>
          </wp:inline>
        </w:drawing>
      </w:r>
    </w:p>
    <w:p w14:paraId="79FAD592" w14:textId="6274482E" w:rsidR="00DC5BE3" w:rsidRPr="00FB3017" w:rsidRDefault="0042003E" w:rsidP="00FD50CC">
      <w:pPr>
        <w:ind w:left="720" w:hanging="720"/>
        <w:rPr>
          <w:rFonts w:ascii="Arial" w:hAnsi="Arial" w:cs="Arial"/>
          <w:b/>
          <w:lang w:val="en-GB"/>
        </w:rPr>
      </w:pPr>
      <w:r w:rsidRPr="00FB3017">
        <w:rPr>
          <w:rFonts w:ascii="Arial" w:hAnsi="Arial" w:cs="Arial"/>
          <w:noProof/>
          <w:szCs w:val="22"/>
          <w:lang w:val="en-US"/>
        </w:rPr>
        <mc:AlternateContent>
          <mc:Choice Requires="wps">
            <w:drawing>
              <wp:anchor distT="0" distB="0" distL="114300" distR="114300" simplePos="0" relativeHeight="252213760" behindDoc="0" locked="0" layoutInCell="1" allowOverlap="1" wp14:anchorId="00DC275C" wp14:editId="41645BB0">
                <wp:simplePos x="0" y="0"/>
                <wp:positionH relativeFrom="column">
                  <wp:posOffset>165617</wp:posOffset>
                </wp:positionH>
                <wp:positionV relativeFrom="paragraph">
                  <wp:posOffset>29786</wp:posOffset>
                </wp:positionV>
                <wp:extent cx="2692400" cy="615315"/>
                <wp:effectExtent l="11430" t="12065" r="10795" b="10795"/>
                <wp:wrapNone/>
                <wp:docPr id="1560" name="Text Box 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0" cy="615315"/>
                        </a:xfrm>
                        <a:prstGeom prst="rect">
                          <a:avLst/>
                        </a:prstGeom>
                        <a:solidFill>
                          <a:srgbClr val="FFFFFF"/>
                        </a:solidFill>
                        <a:ln w="19050">
                          <a:solidFill>
                            <a:srgbClr val="000000"/>
                          </a:solidFill>
                          <a:miter lim="800000"/>
                          <a:headEnd/>
                          <a:tailEnd/>
                        </a:ln>
                      </wps:spPr>
                      <wps:txbx>
                        <w:txbxContent>
                          <w:p w14:paraId="4B71F521" w14:textId="77777777" w:rsidR="00257BB1" w:rsidRPr="00356DAF" w:rsidRDefault="00257BB1" w:rsidP="00BF0DF3">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w:t>
                            </w:r>
                            <w:r w:rsidRPr="000E1125">
                              <w:rPr>
                                <w:rFonts w:ascii="Arial" w:hAnsi="Arial" w:cs="Arial"/>
                                <w:sz w:val="16"/>
                              </w:rPr>
                              <w:t xml:space="preserve">This </w:t>
                            </w:r>
                            <w:r>
                              <w:rPr>
                                <w:rFonts w:ascii="Arial" w:hAnsi="Arial" w:cs="Arial"/>
                                <w:sz w:val="16"/>
                              </w:rPr>
                              <w:t xml:space="preserve">code needs to be validated on Customer Invoice. </w:t>
                            </w:r>
                          </w:p>
                          <w:p w14:paraId="6DD5CB40" w14:textId="77777777" w:rsidR="00257BB1" w:rsidRPr="00904FBB" w:rsidRDefault="00257BB1" w:rsidP="00BF0DF3">
                            <w:pPr>
                              <w:rPr>
                                <w:rFonts w:ascii="Arial" w:hAnsi="Arial" w:cs="Arial"/>
                                <w:sz w:val="16"/>
                                <w:szCs w:val="16"/>
                              </w:rPr>
                            </w:pPr>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w:t>
                            </w:r>
                            <w:r w:rsidRPr="00600C5F">
                              <w:rPr>
                                <w:rFonts w:ascii="Arial" w:hAnsi="Arial" w:cs="Arial"/>
                                <w:sz w:val="16"/>
                                <w:szCs w:val="16"/>
                              </w:rPr>
                              <w:t>73491</w:t>
                            </w:r>
                            <w:r w:rsidRPr="00775C7E">
                              <w:rPr>
                                <w:rFonts w:ascii="Arial" w:hAnsi="Arial" w:cs="Arial"/>
                                <w:color w:val="FF0000"/>
                                <w:sz w:val="16"/>
                                <w:szCs w:val="16"/>
                              </w:rPr>
                              <w:t>51000</w:t>
                            </w:r>
                            <w:r>
                              <w:rPr>
                                <w:rFonts w:ascii="Arial" w:hAnsi="Arial" w:cs="Arial"/>
                                <w:sz w:val="16"/>
                                <w:szCs w:val="16"/>
                              </w:rPr>
                              <w:t>.</w:t>
                            </w:r>
                          </w:p>
                          <w:p w14:paraId="3DE35567" w14:textId="77777777" w:rsidR="00257BB1" w:rsidRPr="00D97D7D" w:rsidRDefault="00257BB1" w:rsidP="00BF0DF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DC275C" id="Text Box 837" o:spid="_x0000_s1183" type="#_x0000_t202" style="position:absolute;left:0;text-align:left;margin-left:13.05pt;margin-top:2.35pt;width:212pt;height:48.45pt;z-index:25221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" strokeweight="1.5pt">
                <v:textbox>
                  <w:txbxContent>
                    <w:p w14:paraId="4B71F521" w14:textId="77777777" w:rsidR="00257BB1" w:rsidRPr="00356DAF" w:rsidRDefault="00257BB1" w:rsidP="00BF0DF3">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w:t>
                      </w:r>
                      <w:r w:rsidRPr="000E1125">
                        <w:rPr>
                          <w:rFonts w:ascii="Arial" w:hAnsi="Arial" w:cs="Arial"/>
                          <w:sz w:val="16"/>
                        </w:rPr>
                        <w:t xml:space="preserve">This </w:t>
                      </w:r>
                      <w:r>
                        <w:rPr>
                          <w:rFonts w:ascii="Arial" w:hAnsi="Arial" w:cs="Arial"/>
                          <w:sz w:val="16"/>
                        </w:rPr>
                        <w:t xml:space="preserve">code needs to be validated on Customer Invoice. </w:t>
                      </w:r>
                    </w:p>
                    <w:p w14:paraId="6DD5CB40" w14:textId="77777777" w:rsidR="00257BB1" w:rsidRPr="00904FBB" w:rsidRDefault="00257BB1" w:rsidP="00BF0DF3">
                      <w:pPr>
                        <w:rPr>
                          <w:rFonts w:ascii="Arial" w:hAnsi="Arial" w:cs="Arial"/>
                          <w:sz w:val="16"/>
                          <w:szCs w:val="16"/>
                        </w:rPr>
                      </w:pPr>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w:t>
                      </w:r>
                      <w:r w:rsidRPr="00600C5F">
                        <w:rPr>
                          <w:rFonts w:ascii="Arial" w:hAnsi="Arial" w:cs="Arial"/>
                          <w:sz w:val="16"/>
                          <w:szCs w:val="16"/>
                        </w:rPr>
                        <w:t>73491</w:t>
                      </w:r>
                      <w:r w:rsidRPr="00775C7E">
                        <w:rPr>
                          <w:rFonts w:ascii="Arial" w:hAnsi="Arial" w:cs="Arial"/>
                          <w:color w:val="FF0000"/>
                          <w:sz w:val="16"/>
                          <w:szCs w:val="16"/>
                        </w:rPr>
                        <w:t>51000</w:t>
                      </w:r>
                      <w:r>
                        <w:rPr>
                          <w:rFonts w:ascii="Arial" w:hAnsi="Arial" w:cs="Arial"/>
                          <w:sz w:val="16"/>
                          <w:szCs w:val="16"/>
                        </w:rPr>
                        <w:t>.</w:t>
                      </w:r>
                    </w:p>
                    <w:p w14:paraId="3DE35567" w14:textId="77777777" w:rsidR="00257BB1" w:rsidRPr="00D97D7D" w:rsidRDefault="00257BB1" w:rsidP="00BF0DF3"/>
                  </w:txbxContent>
                </v:textbox>
              </v:shape>
            </w:pict>
          </mc:Fallback>
        </mc:AlternateContent>
      </w:r>
    </w:p>
    <w:p w14:paraId="26E04637" w14:textId="2E6C9F3E" w:rsidR="00DC5BE3" w:rsidRPr="00FB3017" w:rsidRDefault="00DC5BE3" w:rsidP="00FD50CC">
      <w:pPr>
        <w:ind w:left="720" w:hanging="720"/>
        <w:rPr>
          <w:rFonts w:ascii="Arial" w:hAnsi="Arial" w:cs="Arial"/>
          <w:b/>
          <w:lang w:val="en-GB"/>
        </w:rPr>
      </w:pPr>
    </w:p>
    <w:p w14:paraId="04F26F58" w14:textId="7F4057C6" w:rsidR="00DC5BE3" w:rsidRPr="00FB3017" w:rsidRDefault="00DC5BE3" w:rsidP="00FD50CC">
      <w:pPr>
        <w:ind w:left="720" w:hanging="720"/>
        <w:rPr>
          <w:rFonts w:ascii="Arial" w:hAnsi="Arial" w:cs="Arial"/>
          <w:b/>
          <w:lang w:val="en-GB"/>
        </w:rPr>
      </w:pPr>
    </w:p>
    <w:p w14:paraId="2E1DEBE0" w14:textId="341194F0" w:rsidR="00995C0F" w:rsidRPr="00FB3017" w:rsidRDefault="009161F8" w:rsidP="007B22D9">
      <w:pPr>
        <w:overflowPunct/>
        <w:autoSpaceDE/>
        <w:autoSpaceDN/>
        <w:adjustRightInd/>
        <w:textAlignment w:val="auto"/>
        <w:rPr>
          <w:rFonts w:ascii="Arial" w:hAnsi="Arial" w:cs="Arial"/>
          <w:b/>
          <w:lang w:val="en-GB"/>
        </w:rPr>
      </w:pPr>
      <w:r>
        <w:rPr>
          <w:rFonts w:ascii="Arial" w:hAnsi="Arial" w:cs="Arial"/>
          <w:b/>
          <w:lang w:val="en-GB"/>
        </w:rPr>
        <w:br w:type="page"/>
      </w:r>
    </w:p>
    <w:p w14:paraId="3EF28654" w14:textId="39E27B6E" w:rsidR="0020361C" w:rsidRPr="00FB3017" w:rsidRDefault="0020361C">
      <w:pPr>
        <w:overflowPunct/>
        <w:autoSpaceDE/>
        <w:autoSpaceDN/>
        <w:adjustRightInd/>
        <w:textAlignment w:val="auto"/>
        <w:rPr>
          <w:rFonts w:ascii="Arial" w:hAnsi="Arial" w:cs="Arial"/>
          <w:b/>
          <w:lang w:val="en-GB"/>
        </w:rPr>
      </w:pPr>
    </w:p>
    <w:p w14:paraId="79182CE3" w14:textId="3CAE3729" w:rsidR="0020361C" w:rsidRPr="00FB3017" w:rsidRDefault="0020361C" w:rsidP="00FD50CC">
      <w:pPr>
        <w:rPr>
          <w:rFonts w:ascii="Arial" w:hAnsi="Arial" w:cs="Arial"/>
          <w:b/>
          <w:lang w:val="en-US"/>
        </w:rPr>
      </w:pPr>
      <w:r w:rsidRPr="00FB3017">
        <w:rPr>
          <w:rFonts w:ascii="Arial" w:hAnsi="Arial" w:cs="Arial"/>
          <w:b/>
          <w:lang w:val="en-GB"/>
        </w:rPr>
        <w:t xml:space="preserve">14.1 Customer Invoice for Ad, Example </w:t>
      </w:r>
      <w:r w:rsidR="007B22D9">
        <w:rPr>
          <w:rFonts w:ascii="Arial" w:hAnsi="Arial" w:cs="Arial"/>
          <w:b/>
          <w:lang w:val="en-GB"/>
        </w:rPr>
        <w:t>2</w:t>
      </w:r>
      <w:r w:rsidRPr="00FB3017">
        <w:rPr>
          <w:rFonts w:ascii="Arial" w:hAnsi="Arial" w:cs="Arial"/>
          <w:b/>
          <w:lang w:val="en-GB"/>
        </w:rPr>
        <w:t>:</w:t>
      </w:r>
    </w:p>
    <w:p w14:paraId="521944D3" w14:textId="77777777" w:rsidR="00BF0763" w:rsidRDefault="00BF0763">
      <w:pPr>
        <w:overflowPunct/>
        <w:autoSpaceDE/>
        <w:autoSpaceDN/>
        <w:adjustRightInd/>
        <w:textAlignment w:val="auto"/>
        <w:rPr>
          <w:rFonts w:ascii="Arial" w:hAnsi="Arial" w:cs="Arial"/>
          <w:b/>
          <w:lang w:val="en-US"/>
        </w:rPr>
      </w:pPr>
      <w:r w:rsidRPr="00FB3017">
        <w:rPr>
          <w:rFonts w:ascii="Arial" w:hAnsi="Arial" w:cs="Arial"/>
          <w:b/>
          <w:noProof/>
          <w:sz w:val="22"/>
          <w:szCs w:val="22"/>
          <w:lang w:val="en-US"/>
        </w:rPr>
        <mc:AlternateContent>
          <mc:Choice Requires="wps">
            <w:drawing>
              <wp:anchor distT="0" distB="0" distL="114300" distR="114300" simplePos="0" relativeHeight="251684352" behindDoc="0" locked="0" layoutInCell="1" allowOverlap="1" wp14:anchorId="72018080" wp14:editId="05428439">
                <wp:simplePos x="0" y="0"/>
                <wp:positionH relativeFrom="page">
                  <wp:posOffset>2589442</wp:posOffset>
                </wp:positionH>
                <wp:positionV relativeFrom="paragraph">
                  <wp:posOffset>1971453</wp:posOffset>
                </wp:positionV>
                <wp:extent cx="3085465" cy="350520"/>
                <wp:effectExtent l="0" t="0" r="19685" b="11430"/>
                <wp:wrapNone/>
                <wp:docPr id="983" name="Text Box 1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5465" cy="350520"/>
                        </a:xfrm>
                        <a:prstGeom prst="rect">
                          <a:avLst/>
                        </a:prstGeom>
                        <a:solidFill>
                          <a:schemeClr val="tx2">
                            <a:lumMod val="40000"/>
                            <a:lumOff val="60000"/>
                          </a:schemeClr>
                        </a:solidFill>
                        <a:ln w="19050">
                          <a:solidFill>
                            <a:srgbClr val="000000"/>
                          </a:solidFill>
                          <a:miter lim="800000"/>
                          <a:headEnd/>
                          <a:tailEnd/>
                        </a:ln>
                      </wps:spPr>
                      <wps:txbx>
                        <w:txbxContent>
                          <w:p w14:paraId="6BA9225C" w14:textId="5D060B05" w:rsidR="00257BB1" w:rsidRPr="009226E2" w:rsidRDefault="00257BB1" w:rsidP="0024558A">
                            <w:pPr>
                              <w:rPr>
                                <w:szCs w:val="16"/>
                              </w:rPr>
                            </w:pPr>
                            <w:r>
                              <w:rPr>
                                <w:rFonts w:ascii="Arial" w:hAnsi="Arial" w:cs="Arial"/>
                                <w:sz w:val="16"/>
                                <w:szCs w:val="16"/>
                                <w:u w:val="single"/>
                              </w:rPr>
                              <w:t xml:space="preserve">FEE REASON: </w:t>
                            </w:r>
                            <w:r w:rsidRPr="00995C0F">
                              <w:rPr>
                                <w:rFonts w:ascii="Arial" w:hAnsi="Arial" w:cs="Arial"/>
                                <w:sz w:val="16"/>
                                <w:szCs w:val="16"/>
                              </w:rPr>
                              <w:t xml:space="preserve">The Fee Reason of </w:t>
                            </w:r>
                            <w:r>
                              <w:rPr>
                                <w:rFonts w:ascii="Arial" w:hAnsi="Arial" w:cs="Arial"/>
                                <w:b/>
                                <w:sz w:val="16"/>
                                <w:szCs w:val="16"/>
                              </w:rPr>
                              <w:t xml:space="preserve">AD </w:t>
                            </w:r>
                            <w:r w:rsidRPr="00995C0F">
                              <w:rPr>
                                <w:rFonts w:ascii="Arial" w:hAnsi="Arial" w:cs="Arial"/>
                                <w:b/>
                                <w:sz w:val="16"/>
                                <w:szCs w:val="16"/>
                              </w:rPr>
                              <w:t xml:space="preserve"> </w:t>
                            </w:r>
                            <w:r>
                              <w:rPr>
                                <w:rFonts w:ascii="Arial" w:hAnsi="Arial" w:cs="Arial"/>
                                <w:sz w:val="16"/>
                                <w:szCs w:val="16"/>
                              </w:rPr>
                              <w:t xml:space="preserve">and should match to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018080" id="Text Box 1746" o:spid="_x0000_s1184" type="#_x0000_t202" style="position:absolute;margin-left:203.9pt;margin-top:155.25pt;width:242.95pt;height:27.6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" fillcolor="#8db3e2 [1311]" strokeweight="1.5pt">
                <v:textbox>
                  <w:txbxContent>
                    <w:p w14:paraId="6BA9225C" w14:textId="5D060B05" w:rsidR="00257BB1" w:rsidRPr="009226E2" w:rsidRDefault="00257BB1" w:rsidP="0024558A">
                      <w:pPr>
                        <w:rPr>
                          <w:szCs w:val="16"/>
                        </w:rPr>
                      </w:pPr>
                      <w:r>
                        <w:rPr>
                          <w:rFonts w:ascii="Arial" w:hAnsi="Arial" w:cs="Arial"/>
                          <w:sz w:val="16"/>
                          <w:szCs w:val="16"/>
                          <w:u w:val="single"/>
                        </w:rPr>
                        <w:t xml:space="preserve">FEE REASON: </w:t>
                      </w:r>
                      <w:r w:rsidRPr="00995C0F">
                        <w:rPr>
                          <w:rFonts w:ascii="Arial" w:hAnsi="Arial" w:cs="Arial"/>
                          <w:sz w:val="16"/>
                          <w:szCs w:val="16"/>
                        </w:rPr>
                        <w:t xml:space="preserve">The Fee Reason of </w:t>
                      </w:r>
                      <w:r>
                        <w:rPr>
                          <w:rFonts w:ascii="Arial" w:hAnsi="Arial" w:cs="Arial"/>
                          <w:b/>
                          <w:sz w:val="16"/>
                          <w:szCs w:val="16"/>
                        </w:rPr>
                        <w:t xml:space="preserve">AD </w:t>
                      </w:r>
                      <w:r w:rsidRPr="00995C0F">
                        <w:rPr>
                          <w:rFonts w:ascii="Arial" w:hAnsi="Arial" w:cs="Arial"/>
                          <w:b/>
                          <w:sz w:val="16"/>
                          <w:szCs w:val="16"/>
                        </w:rPr>
                        <w:t xml:space="preserve"> </w:t>
                      </w:r>
                      <w:r>
                        <w:rPr>
                          <w:rFonts w:ascii="Arial" w:hAnsi="Arial" w:cs="Arial"/>
                          <w:sz w:val="16"/>
                          <w:szCs w:val="16"/>
                        </w:rPr>
                        <w:t xml:space="preserve">and should match to contract. </w:t>
                      </w:r>
                    </w:p>
                  </w:txbxContent>
                </v:textbox>
                <w10:wrap anchorx="page"/>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85376" behindDoc="0" locked="0" layoutInCell="1" allowOverlap="1" wp14:anchorId="5A20AF4F" wp14:editId="556E353A">
                <wp:simplePos x="0" y="0"/>
                <wp:positionH relativeFrom="column">
                  <wp:posOffset>5027752</wp:posOffset>
                </wp:positionH>
                <wp:positionV relativeFrom="paragraph">
                  <wp:posOffset>2357326</wp:posOffset>
                </wp:positionV>
                <wp:extent cx="1374095" cy="830358"/>
                <wp:effectExtent l="38100" t="38100" r="17145" b="27305"/>
                <wp:wrapNone/>
                <wp:docPr id="982" name="AutoShape 17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74095" cy="830358"/>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D468396" id="AutoShape 1747" o:spid="_x0000_s1026" type="#_x0000_t32" style="position:absolute;margin-left:395.9pt;margin-top:185.6pt;width:108.2pt;height:65.4pt;flip:x y;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" strokeweight="1.5pt">
                <v:stroke endarrow="block"/>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683328" behindDoc="0" locked="0" layoutInCell="1" allowOverlap="1" wp14:anchorId="136EF2CC" wp14:editId="35DF87CA">
                <wp:simplePos x="0" y="0"/>
                <wp:positionH relativeFrom="column">
                  <wp:posOffset>6367455</wp:posOffset>
                </wp:positionH>
                <wp:positionV relativeFrom="paragraph">
                  <wp:posOffset>3250462</wp:posOffset>
                </wp:positionV>
                <wp:extent cx="603841" cy="531628"/>
                <wp:effectExtent l="0" t="0" r="25400" b="20955"/>
                <wp:wrapNone/>
                <wp:docPr id="981" name="Rectangle 17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41" cy="531628"/>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A932ABA" id="Rectangle 1745" o:spid="_x0000_s1026" style="position:absolute;margin-left:501.35pt;margin-top:255.95pt;width:47.55pt;height:41.8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" filled="f" strokecolor="red" strokeweight="1.5pt"/>
            </w:pict>
          </mc:Fallback>
        </mc:AlternateContent>
      </w:r>
      <w:r w:rsidR="0042003E">
        <w:rPr>
          <w:noProof/>
        </w:rPr>
        <w:drawing>
          <wp:inline distT="0" distB="0" distL="0" distR="0" wp14:anchorId="3C9BF035" wp14:editId="47206964">
            <wp:extent cx="6831965" cy="4996815"/>
            <wp:effectExtent l="19050" t="19050" r="26035" b="13335"/>
            <wp:docPr id="1567" name="Picture 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6831965" cy="4996815"/>
                    </a:xfrm>
                    <a:prstGeom prst="rect">
                      <a:avLst/>
                    </a:prstGeom>
                    <a:ln w="12700">
                      <a:solidFill>
                        <a:schemeClr val="tx1"/>
                      </a:solidFill>
                    </a:ln>
                  </pic:spPr>
                </pic:pic>
              </a:graphicData>
            </a:graphic>
          </wp:inline>
        </w:drawing>
      </w:r>
    </w:p>
    <w:p w14:paraId="47DC753C" w14:textId="77777777" w:rsidR="00BF0763" w:rsidRDefault="00BF0763" w:rsidP="00BF0763">
      <w:pPr>
        <w:rPr>
          <w:rFonts w:ascii="Arial" w:hAnsi="Arial" w:cs="Arial"/>
          <w:b/>
          <w:lang w:val="en-GB"/>
        </w:rPr>
      </w:pPr>
    </w:p>
    <w:p w14:paraId="2A182FA5" w14:textId="77777777" w:rsidR="00BF0763" w:rsidRDefault="00BF0763" w:rsidP="00BF0763">
      <w:pPr>
        <w:rPr>
          <w:rFonts w:ascii="Arial" w:hAnsi="Arial" w:cs="Arial"/>
          <w:b/>
          <w:lang w:val="en-GB"/>
        </w:rPr>
      </w:pPr>
    </w:p>
    <w:p w14:paraId="043099E2" w14:textId="77777777" w:rsidR="00BF0763" w:rsidRDefault="00BF0763" w:rsidP="00BF0763">
      <w:pPr>
        <w:rPr>
          <w:rFonts w:ascii="Arial" w:hAnsi="Arial" w:cs="Arial"/>
          <w:b/>
          <w:lang w:val="en-GB"/>
        </w:rPr>
      </w:pPr>
    </w:p>
    <w:p w14:paraId="384EBAD1" w14:textId="77777777" w:rsidR="00BF0763" w:rsidRDefault="00BF0763" w:rsidP="00BF0763">
      <w:pPr>
        <w:rPr>
          <w:rFonts w:ascii="Arial" w:hAnsi="Arial" w:cs="Arial"/>
          <w:b/>
          <w:lang w:val="en-GB"/>
        </w:rPr>
      </w:pPr>
    </w:p>
    <w:p w14:paraId="20F6B9B1" w14:textId="77777777" w:rsidR="00BF0763" w:rsidRDefault="00BF0763" w:rsidP="00BF0763">
      <w:pPr>
        <w:rPr>
          <w:rFonts w:ascii="Arial" w:hAnsi="Arial" w:cs="Arial"/>
          <w:b/>
          <w:lang w:val="en-GB"/>
        </w:rPr>
      </w:pPr>
    </w:p>
    <w:p w14:paraId="5C8DFE8C" w14:textId="77777777" w:rsidR="00BF0763" w:rsidRDefault="00BF0763" w:rsidP="00BF0763">
      <w:pPr>
        <w:rPr>
          <w:rFonts w:ascii="Arial" w:hAnsi="Arial" w:cs="Arial"/>
          <w:b/>
          <w:lang w:val="en-GB"/>
        </w:rPr>
      </w:pPr>
    </w:p>
    <w:p w14:paraId="7F284878" w14:textId="77777777" w:rsidR="00BF0763" w:rsidRDefault="00BF0763" w:rsidP="00BF0763">
      <w:pPr>
        <w:rPr>
          <w:rFonts w:ascii="Arial" w:hAnsi="Arial" w:cs="Arial"/>
          <w:b/>
          <w:lang w:val="en-GB"/>
        </w:rPr>
      </w:pPr>
    </w:p>
    <w:p w14:paraId="5B740F79" w14:textId="77777777" w:rsidR="00BF0763" w:rsidRDefault="00BF0763" w:rsidP="00BF0763">
      <w:pPr>
        <w:rPr>
          <w:rFonts w:ascii="Arial" w:hAnsi="Arial" w:cs="Arial"/>
          <w:b/>
          <w:lang w:val="en-GB"/>
        </w:rPr>
      </w:pPr>
    </w:p>
    <w:p w14:paraId="41004A52" w14:textId="77777777" w:rsidR="00BF0763" w:rsidRDefault="00BF0763" w:rsidP="00BF0763">
      <w:pPr>
        <w:rPr>
          <w:rFonts w:ascii="Arial" w:hAnsi="Arial" w:cs="Arial"/>
          <w:b/>
          <w:lang w:val="en-GB"/>
        </w:rPr>
      </w:pPr>
    </w:p>
    <w:p w14:paraId="21D3C001" w14:textId="77777777" w:rsidR="00BF0763" w:rsidRDefault="00BF0763" w:rsidP="00BF0763">
      <w:pPr>
        <w:rPr>
          <w:rFonts w:ascii="Arial" w:hAnsi="Arial" w:cs="Arial"/>
          <w:b/>
          <w:lang w:val="en-GB"/>
        </w:rPr>
      </w:pPr>
    </w:p>
    <w:p w14:paraId="7ABC4286" w14:textId="77777777" w:rsidR="00BF0763" w:rsidRDefault="00BF0763" w:rsidP="00BF0763">
      <w:pPr>
        <w:rPr>
          <w:rFonts w:ascii="Arial" w:hAnsi="Arial" w:cs="Arial"/>
          <w:b/>
          <w:lang w:val="en-GB"/>
        </w:rPr>
      </w:pPr>
    </w:p>
    <w:p w14:paraId="784D1EEB" w14:textId="77777777" w:rsidR="00BF0763" w:rsidRDefault="00BF0763" w:rsidP="00BF0763">
      <w:pPr>
        <w:rPr>
          <w:rFonts w:ascii="Arial" w:hAnsi="Arial" w:cs="Arial"/>
          <w:b/>
          <w:lang w:val="en-GB"/>
        </w:rPr>
      </w:pPr>
    </w:p>
    <w:p w14:paraId="6575B0E9" w14:textId="77777777" w:rsidR="00BF0763" w:rsidRDefault="00BF0763" w:rsidP="00BF0763">
      <w:pPr>
        <w:rPr>
          <w:rFonts w:ascii="Arial" w:hAnsi="Arial" w:cs="Arial"/>
          <w:b/>
          <w:lang w:val="en-GB"/>
        </w:rPr>
      </w:pPr>
    </w:p>
    <w:p w14:paraId="6FA9620D" w14:textId="77777777" w:rsidR="00BF0763" w:rsidRDefault="00BF0763" w:rsidP="00BF0763">
      <w:pPr>
        <w:rPr>
          <w:rFonts w:ascii="Arial" w:hAnsi="Arial" w:cs="Arial"/>
          <w:b/>
          <w:lang w:val="en-GB"/>
        </w:rPr>
      </w:pPr>
    </w:p>
    <w:p w14:paraId="7DB17F8D" w14:textId="77777777" w:rsidR="00BF0763" w:rsidRDefault="00BF0763" w:rsidP="00BF0763">
      <w:pPr>
        <w:rPr>
          <w:rFonts w:ascii="Arial" w:hAnsi="Arial" w:cs="Arial"/>
          <w:b/>
          <w:lang w:val="en-GB"/>
        </w:rPr>
      </w:pPr>
    </w:p>
    <w:p w14:paraId="00FC58A1" w14:textId="77777777" w:rsidR="00BF0763" w:rsidRDefault="00BF0763" w:rsidP="00BF0763">
      <w:pPr>
        <w:rPr>
          <w:rFonts w:ascii="Arial" w:hAnsi="Arial" w:cs="Arial"/>
          <w:b/>
          <w:lang w:val="en-GB"/>
        </w:rPr>
      </w:pPr>
    </w:p>
    <w:p w14:paraId="2C229BB4" w14:textId="77777777" w:rsidR="00BF0763" w:rsidRDefault="00BF0763" w:rsidP="00BF0763">
      <w:pPr>
        <w:rPr>
          <w:rFonts w:ascii="Arial" w:hAnsi="Arial" w:cs="Arial"/>
          <w:b/>
          <w:lang w:val="en-GB"/>
        </w:rPr>
      </w:pPr>
    </w:p>
    <w:p w14:paraId="392C921C" w14:textId="77777777" w:rsidR="00BF0763" w:rsidRDefault="00BF0763" w:rsidP="00BF0763">
      <w:pPr>
        <w:rPr>
          <w:rFonts w:ascii="Arial" w:hAnsi="Arial" w:cs="Arial"/>
          <w:b/>
          <w:lang w:val="en-GB"/>
        </w:rPr>
      </w:pPr>
    </w:p>
    <w:p w14:paraId="2E723B7A" w14:textId="4F97B9EB" w:rsidR="00BF0763" w:rsidRPr="00FB3017" w:rsidRDefault="00BF0763" w:rsidP="00BF0763">
      <w:pPr>
        <w:rPr>
          <w:rFonts w:ascii="Arial" w:hAnsi="Arial" w:cs="Arial"/>
          <w:b/>
          <w:lang w:val="en-US"/>
        </w:rPr>
      </w:pPr>
      <w:r w:rsidRPr="00FB3017">
        <w:rPr>
          <w:rFonts w:ascii="Arial" w:hAnsi="Arial" w:cs="Arial"/>
          <w:b/>
          <w:lang w:val="en-GB"/>
        </w:rPr>
        <w:t xml:space="preserve">14.1 Customer </w:t>
      </w:r>
      <w:r>
        <w:rPr>
          <w:rFonts w:ascii="Arial" w:hAnsi="Arial" w:cs="Arial"/>
          <w:b/>
          <w:lang w:val="en-GB"/>
        </w:rPr>
        <w:t>Contract</w:t>
      </w:r>
      <w:r w:rsidRPr="00FB3017">
        <w:rPr>
          <w:rFonts w:ascii="Arial" w:hAnsi="Arial" w:cs="Arial"/>
          <w:b/>
          <w:lang w:val="en-GB"/>
        </w:rPr>
        <w:t xml:space="preserve"> for Ad, Example </w:t>
      </w:r>
      <w:r>
        <w:rPr>
          <w:rFonts w:ascii="Arial" w:hAnsi="Arial" w:cs="Arial"/>
          <w:b/>
          <w:lang w:val="en-GB"/>
        </w:rPr>
        <w:t>5</w:t>
      </w:r>
      <w:r w:rsidRPr="00FB3017">
        <w:rPr>
          <w:rFonts w:ascii="Arial" w:hAnsi="Arial" w:cs="Arial"/>
          <w:b/>
          <w:lang w:val="en-GB"/>
        </w:rPr>
        <w:t>:</w:t>
      </w:r>
    </w:p>
    <w:p w14:paraId="2F7F01A4" w14:textId="4FA534A0" w:rsidR="0020361C" w:rsidRPr="00FB3017" w:rsidRDefault="009D4751">
      <w:pPr>
        <w:overflowPunct/>
        <w:autoSpaceDE/>
        <w:autoSpaceDN/>
        <w:adjustRightInd/>
        <w:textAlignment w:val="auto"/>
        <w:rPr>
          <w:rFonts w:ascii="Arial" w:hAnsi="Arial" w:cs="Arial"/>
          <w:b/>
          <w:lang w:val="en-US"/>
        </w:rPr>
      </w:pPr>
      <w:r w:rsidRPr="00FB3017">
        <w:rPr>
          <w:rFonts w:ascii="Arial" w:hAnsi="Arial" w:cs="Arial"/>
          <w:b/>
          <w:noProof/>
          <w:lang w:val="en-US"/>
        </w:rPr>
        <mc:AlternateContent>
          <mc:Choice Requires="wps">
            <w:drawing>
              <wp:anchor distT="0" distB="0" distL="114300" distR="114300" simplePos="0" relativeHeight="252226048" behindDoc="0" locked="0" layoutInCell="1" allowOverlap="1" wp14:anchorId="0FE0BB44" wp14:editId="6DCFC449">
                <wp:simplePos x="0" y="0"/>
                <wp:positionH relativeFrom="column">
                  <wp:posOffset>4472793</wp:posOffset>
                </wp:positionH>
                <wp:positionV relativeFrom="paragraph">
                  <wp:posOffset>1868007</wp:posOffset>
                </wp:positionV>
                <wp:extent cx="1654810" cy="390525"/>
                <wp:effectExtent l="9525" t="12700" r="12065" b="15875"/>
                <wp:wrapNone/>
                <wp:docPr id="165" name="Text Box 18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810" cy="390525"/>
                        </a:xfrm>
                        <a:prstGeom prst="rect">
                          <a:avLst/>
                        </a:prstGeom>
                        <a:solidFill>
                          <a:srgbClr val="1F497D">
                            <a:lumMod val="40000"/>
                            <a:lumOff val="60000"/>
                          </a:srgbClr>
                        </a:solidFill>
                        <a:ln w="19050">
                          <a:solidFill>
                            <a:srgbClr val="000000"/>
                          </a:solidFill>
                          <a:miter lim="800000"/>
                          <a:headEnd/>
                          <a:tailEnd/>
                        </a:ln>
                      </wps:spPr>
                      <wps:txbx>
                        <w:txbxContent>
                          <w:p w14:paraId="2D2740A9" w14:textId="0FBC5B4E" w:rsidR="00257BB1" w:rsidRPr="007C328A" w:rsidRDefault="00257BB1" w:rsidP="009D4751">
                            <w:pPr>
                              <w:rPr>
                                <w:rFonts w:ascii="Arial" w:hAnsi="Arial" w:cs="Arial"/>
                                <w:sz w:val="16"/>
                                <w:szCs w:val="16"/>
                              </w:rPr>
                            </w:pPr>
                            <w:r w:rsidRPr="00C54E1A">
                              <w:rPr>
                                <w:rFonts w:ascii="Arial" w:hAnsi="Arial" w:cs="Arial"/>
                                <w:sz w:val="16"/>
                                <w:szCs w:val="16"/>
                              </w:rPr>
                              <w:t>Total $ Amount for Ad  is $</w:t>
                            </w:r>
                            <w:r>
                              <w:rPr>
                                <w:rFonts w:ascii="Arial" w:hAnsi="Arial" w:cs="Arial"/>
                                <w:sz w:val="16"/>
                                <w:szCs w:val="16"/>
                              </w:rPr>
                              <w:t>8</w:t>
                            </w:r>
                            <w:r w:rsidRPr="00C54E1A">
                              <w:rPr>
                                <w:rFonts w:ascii="Arial" w:hAnsi="Arial" w:cs="Arial"/>
                                <w:sz w:val="16"/>
                                <w:szCs w:val="16"/>
                              </w:rPr>
                              <w:t>000.00</w:t>
                            </w:r>
                          </w:p>
                          <w:p w14:paraId="55E86630" w14:textId="77777777" w:rsidR="00257BB1" w:rsidRPr="009226E2" w:rsidRDefault="00257BB1" w:rsidP="009D4751">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E0BB44" id="Text Box 1887" o:spid="_x0000_s1185" type="#_x0000_t202" style="position:absolute;margin-left:352.2pt;margin-top:147.1pt;width:130.3pt;height:30.75pt;z-index:25222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" fillcolor="#8eb4e3" strokeweight="1.5pt">
                <v:textbox>
                  <w:txbxContent>
                    <w:p w14:paraId="2D2740A9" w14:textId="0FBC5B4E" w:rsidR="00257BB1" w:rsidRPr="007C328A" w:rsidRDefault="00257BB1" w:rsidP="009D4751">
                      <w:pPr>
                        <w:rPr>
                          <w:rFonts w:ascii="Arial" w:hAnsi="Arial" w:cs="Arial"/>
                          <w:sz w:val="16"/>
                          <w:szCs w:val="16"/>
                        </w:rPr>
                      </w:pPr>
                      <w:r w:rsidRPr="00C54E1A">
                        <w:rPr>
                          <w:rFonts w:ascii="Arial" w:hAnsi="Arial" w:cs="Arial"/>
                          <w:sz w:val="16"/>
                          <w:szCs w:val="16"/>
                        </w:rPr>
                        <w:t>Total $ Amount for Ad  is $</w:t>
                      </w:r>
                      <w:r>
                        <w:rPr>
                          <w:rFonts w:ascii="Arial" w:hAnsi="Arial" w:cs="Arial"/>
                          <w:sz w:val="16"/>
                          <w:szCs w:val="16"/>
                        </w:rPr>
                        <w:t>8</w:t>
                      </w:r>
                      <w:r w:rsidRPr="00C54E1A">
                        <w:rPr>
                          <w:rFonts w:ascii="Arial" w:hAnsi="Arial" w:cs="Arial"/>
                          <w:sz w:val="16"/>
                          <w:szCs w:val="16"/>
                        </w:rPr>
                        <w:t>000.00</w:t>
                      </w:r>
                    </w:p>
                    <w:p w14:paraId="55E86630" w14:textId="77777777" w:rsidR="00257BB1" w:rsidRPr="009226E2" w:rsidRDefault="00257BB1" w:rsidP="009D4751">
                      <w:pPr>
                        <w:rPr>
                          <w:szCs w:val="16"/>
                        </w:rPr>
                      </w:pPr>
                    </w:p>
                  </w:txbxContent>
                </v:textbox>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2224000" behindDoc="0" locked="0" layoutInCell="1" allowOverlap="1" wp14:anchorId="79AD2ADE" wp14:editId="20EFC8F4">
                <wp:simplePos x="0" y="0"/>
                <wp:positionH relativeFrom="column">
                  <wp:posOffset>455753</wp:posOffset>
                </wp:positionH>
                <wp:positionV relativeFrom="paragraph">
                  <wp:posOffset>4412216</wp:posOffset>
                </wp:positionV>
                <wp:extent cx="2690037" cy="404037"/>
                <wp:effectExtent l="0" t="0" r="15240" b="15240"/>
                <wp:wrapNone/>
                <wp:docPr id="164" name="Rectangle 1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0037" cy="404037"/>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79AD282" id="Rectangle 1899" o:spid="_x0000_s1026" style="position:absolute;margin-left:35.9pt;margin-top:347.4pt;width:211.8pt;height:31.8pt;z-index:25222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" filled="f" strokecolor="red" strokeweight="1.5p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2221952" behindDoc="0" locked="0" layoutInCell="1" allowOverlap="1" wp14:anchorId="1282666E" wp14:editId="79CD99DE">
                <wp:simplePos x="0" y="0"/>
                <wp:positionH relativeFrom="column">
                  <wp:posOffset>667296</wp:posOffset>
                </wp:positionH>
                <wp:positionV relativeFrom="paragraph">
                  <wp:posOffset>3275965</wp:posOffset>
                </wp:positionV>
                <wp:extent cx="1425871" cy="370707"/>
                <wp:effectExtent l="0" t="0" r="22225" b="10795"/>
                <wp:wrapNone/>
                <wp:docPr id="163" name="Rectangle 1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5871" cy="370707"/>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AE2AC32" id="Rectangle 1899" o:spid="_x0000_s1026" style="position:absolute;margin-left:52.55pt;margin-top:257.95pt;width:112.25pt;height:29.2pt;z-index:25222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" filled="f" strokecolor="red" strokeweight="1.5pt"/>
            </w:pict>
          </mc:Fallback>
        </mc:AlternateContent>
      </w:r>
      <w:r w:rsidR="00BF0763" w:rsidRPr="00FB3017">
        <w:rPr>
          <w:rFonts w:ascii="Arial" w:hAnsi="Arial" w:cs="Arial"/>
          <w:b/>
          <w:noProof/>
          <w:sz w:val="22"/>
          <w:szCs w:val="22"/>
          <w:lang w:val="en-US"/>
        </w:rPr>
        <mc:AlternateContent>
          <mc:Choice Requires="wps">
            <w:drawing>
              <wp:anchor distT="0" distB="0" distL="114300" distR="114300" simplePos="0" relativeHeight="252219904" behindDoc="0" locked="0" layoutInCell="1" allowOverlap="1" wp14:anchorId="4B82FF76" wp14:editId="140AADBC">
                <wp:simplePos x="0" y="0"/>
                <wp:positionH relativeFrom="margin">
                  <wp:align>right</wp:align>
                </wp:positionH>
                <wp:positionV relativeFrom="paragraph">
                  <wp:posOffset>1096292</wp:posOffset>
                </wp:positionV>
                <wp:extent cx="2351258" cy="211218"/>
                <wp:effectExtent l="0" t="0" r="11430" b="17780"/>
                <wp:wrapNone/>
                <wp:docPr id="162" name="Rectangle 1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51258" cy="211218"/>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69C9214" id="Rectangle 1899" o:spid="_x0000_s1026" style="position:absolute;margin-left:133.95pt;margin-top:86.3pt;width:185.15pt;height:16.65pt;z-index:252219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" filled="f" strokecolor="red" strokeweight="1.5pt">
                <w10:wrap anchorx="margin"/>
              </v:rect>
            </w:pict>
          </mc:Fallback>
        </mc:AlternateContent>
      </w:r>
      <w:r w:rsidR="00BF0763">
        <w:rPr>
          <w:noProof/>
        </w:rPr>
        <w:drawing>
          <wp:inline distT="0" distB="0" distL="0" distR="0" wp14:anchorId="0D5A5895" wp14:editId="3398DA6A">
            <wp:extent cx="6831965" cy="5114260"/>
            <wp:effectExtent l="19050" t="19050" r="26035" b="1079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6839284" cy="5119739"/>
                    </a:xfrm>
                    <a:prstGeom prst="rect">
                      <a:avLst/>
                    </a:prstGeom>
                    <a:ln w="12700">
                      <a:solidFill>
                        <a:schemeClr val="tx1"/>
                      </a:solidFill>
                    </a:ln>
                  </pic:spPr>
                </pic:pic>
              </a:graphicData>
            </a:graphic>
          </wp:inline>
        </w:drawing>
      </w:r>
      <w:r w:rsidR="0020361C" w:rsidRPr="00FB3017">
        <w:rPr>
          <w:rFonts w:ascii="Arial" w:hAnsi="Arial" w:cs="Arial"/>
          <w:b/>
          <w:lang w:val="en-US"/>
        </w:rPr>
        <w:br w:type="page"/>
      </w:r>
    </w:p>
    <w:p w14:paraId="5432B2B7" w14:textId="77B79289" w:rsidR="00F403F1" w:rsidRDefault="00F403F1" w:rsidP="00F403F1">
      <w:pPr>
        <w:rPr>
          <w:rFonts w:ascii="Arial" w:hAnsi="Arial" w:cs="Arial"/>
          <w:b/>
          <w:szCs w:val="22"/>
          <w:lang w:val="en-GB"/>
        </w:rPr>
      </w:pPr>
      <w:r w:rsidRPr="00F403F1">
        <w:rPr>
          <w:rFonts w:ascii="Arial" w:hAnsi="Arial" w:cs="Arial"/>
          <w:b/>
          <w:szCs w:val="22"/>
          <w:lang w:val="en-GB"/>
        </w:rPr>
        <w:lastRenderedPageBreak/>
        <w:t>14.1</w:t>
      </w:r>
      <w:r w:rsidRPr="00F403F1">
        <w:rPr>
          <w:rFonts w:ascii="Arial" w:hAnsi="Arial" w:cs="Arial"/>
          <w:b/>
          <w:szCs w:val="22"/>
          <w:lang w:val="en-GB"/>
        </w:rPr>
        <w:tab/>
        <w:t xml:space="preserve">Cutomer Invoice for Ad, Example </w:t>
      </w:r>
      <w:r w:rsidR="00051518">
        <w:rPr>
          <w:rFonts w:ascii="Arial" w:hAnsi="Arial" w:cs="Arial"/>
          <w:b/>
          <w:szCs w:val="22"/>
          <w:lang w:val="en-GB"/>
        </w:rPr>
        <w:t>6</w:t>
      </w:r>
    </w:p>
    <w:p w14:paraId="587D8B14" w14:textId="13745D96" w:rsidR="00051518" w:rsidRPr="00FB3017" w:rsidRDefault="00051518" w:rsidP="00F403F1">
      <w:pPr>
        <w:rPr>
          <w:rFonts w:ascii="Arial" w:hAnsi="Arial" w:cs="Arial"/>
          <w:b/>
          <w:sz w:val="22"/>
          <w:szCs w:val="22"/>
          <w:lang w:val="en-GB"/>
        </w:rPr>
      </w:pPr>
      <w:r w:rsidRPr="00FB3017">
        <w:rPr>
          <w:rFonts w:ascii="Arial" w:hAnsi="Arial" w:cs="Arial"/>
          <w:b/>
          <w:noProof/>
          <w:sz w:val="22"/>
          <w:szCs w:val="22"/>
          <w:lang w:val="en-US"/>
        </w:rPr>
        <mc:AlternateContent>
          <mc:Choice Requires="wps">
            <w:drawing>
              <wp:anchor distT="0" distB="0" distL="114300" distR="114300" simplePos="0" relativeHeight="252230144" behindDoc="0" locked="0" layoutInCell="1" allowOverlap="1" wp14:anchorId="72370726" wp14:editId="7C0FE4AA">
                <wp:simplePos x="0" y="0"/>
                <wp:positionH relativeFrom="page">
                  <wp:posOffset>4016434</wp:posOffset>
                </wp:positionH>
                <wp:positionV relativeFrom="paragraph">
                  <wp:posOffset>2652749</wp:posOffset>
                </wp:positionV>
                <wp:extent cx="3085465" cy="350520"/>
                <wp:effectExtent l="0" t="0" r="19685" b="11430"/>
                <wp:wrapNone/>
                <wp:docPr id="168" name="Text Box 1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5465" cy="350520"/>
                        </a:xfrm>
                        <a:prstGeom prst="rect">
                          <a:avLst/>
                        </a:prstGeom>
                        <a:solidFill>
                          <a:srgbClr val="1F497D">
                            <a:lumMod val="40000"/>
                            <a:lumOff val="60000"/>
                          </a:srgbClr>
                        </a:solidFill>
                        <a:ln w="19050">
                          <a:solidFill>
                            <a:srgbClr val="000000"/>
                          </a:solidFill>
                          <a:miter lim="800000"/>
                          <a:headEnd/>
                          <a:tailEnd/>
                        </a:ln>
                      </wps:spPr>
                      <wps:txbx>
                        <w:txbxContent>
                          <w:p w14:paraId="2008FA3B" w14:textId="4F69DB17" w:rsidR="00257BB1" w:rsidRPr="009226E2" w:rsidRDefault="00257BB1" w:rsidP="00051518">
                            <w:pPr>
                              <w:rPr>
                                <w:szCs w:val="16"/>
                              </w:rPr>
                            </w:pPr>
                            <w:r>
                              <w:rPr>
                                <w:rFonts w:ascii="Arial" w:hAnsi="Arial" w:cs="Arial"/>
                                <w:sz w:val="16"/>
                                <w:szCs w:val="16"/>
                                <w:u w:val="single"/>
                              </w:rPr>
                              <w:t xml:space="preserve">FEE REASON: </w:t>
                            </w:r>
                            <w:r w:rsidRPr="00995C0F">
                              <w:rPr>
                                <w:rFonts w:ascii="Arial" w:hAnsi="Arial" w:cs="Arial"/>
                                <w:sz w:val="16"/>
                                <w:szCs w:val="16"/>
                              </w:rPr>
                              <w:t xml:space="preserve">The Fee Reason of </w:t>
                            </w:r>
                            <w:r>
                              <w:rPr>
                                <w:rFonts w:ascii="Arial" w:hAnsi="Arial" w:cs="Arial"/>
                                <w:b/>
                                <w:sz w:val="16"/>
                                <w:szCs w:val="16"/>
                              </w:rPr>
                              <w:t xml:space="preserve">BTS </w:t>
                            </w:r>
                            <w:r w:rsidRPr="00995C0F">
                              <w:rPr>
                                <w:rFonts w:ascii="Arial" w:hAnsi="Arial" w:cs="Arial"/>
                                <w:b/>
                                <w:sz w:val="16"/>
                                <w:szCs w:val="16"/>
                              </w:rPr>
                              <w:t xml:space="preserve"> </w:t>
                            </w:r>
                            <w:r>
                              <w:rPr>
                                <w:rFonts w:ascii="Arial" w:hAnsi="Arial" w:cs="Arial"/>
                                <w:sz w:val="16"/>
                                <w:szCs w:val="16"/>
                              </w:rPr>
                              <w:t xml:space="preserve">and should match to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370726" id="_x0000_s1186" type="#_x0000_t202" style="position:absolute;margin-left:316.25pt;margin-top:208.9pt;width:242.95pt;height:27.6pt;z-index:25223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" fillcolor="#8eb4e3" strokeweight="1.5pt">
                <v:textbox>
                  <w:txbxContent>
                    <w:p w14:paraId="2008FA3B" w14:textId="4F69DB17" w:rsidR="00257BB1" w:rsidRPr="009226E2" w:rsidRDefault="00257BB1" w:rsidP="00051518">
                      <w:pPr>
                        <w:rPr>
                          <w:szCs w:val="16"/>
                        </w:rPr>
                      </w:pPr>
                      <w:r>
                        <w:rPr>
                          <w:rFonts w:ascii="Arial" w:hAnsi="Arial" w:cs="Arial"/>
                          <w:sz w:val="16"/>
                          <w:szCs w:val="16"/>
                          <w:u w:val="single"/>
                        </w:rPr>
                        <w:t xml:space="preserve">FEE REASON: </w:t>
                      </w:r>
                      <w:r w:rsidRPr="00995C0F">
                        <w:rPr>
                          <w:rFonts w:ascii="Arial" w:hAnsi="Arial" w:cs="Arial"/>
                          <w:sz w:val="16"/>
                          <w:szCs w:val="16"/>
                        </w:rPr>
                        <w:t xml:space="preserve">The Fee Reason of </w:t>
                      </w:r>
                      <w:r>
                        <w:rPr>
                          <w:rFonts w:ascii="Arial" w:hAnsi="Arial" w:cs="Arial"/>
                          <w:b/>
                          <w:sz w:val="16"/>
                          <w:szCs w:val="16"/>
                        </w:rPr>
                        <w:t xml:space="preserve">BTS </w:t>
                      </w:r>
                      <w:r w:rsidRPr="00995C0F">
                        <w:rPr>
                          <w:rFonts w:ascii="Arial" w:hAnsi="Arial" w:cs="Arial"/>
                          <w:b/>
                          <w:sz w:val="16"/>
                          <w:szCs w:val="16"/>
                        </w:rPr>
                        <w:t xml:space="preserve"> </w:t>
                      </w:r>
                      <w:r>
                        <w:rPr>
                          <w:rFonts w:ascii="Arial" w:hAnsi="Arial" w:cs="Arial"/>
                          <w:sz w:val="16"/>
                          <w:szCs w:val="16"/>
                        </w:rPr>
                        <w:t xml:space="preserve">and should match to contract. </w:t>
                      </w:r>
                    </w:p>
                  </w:txbxContent>
                </v:textbox>
                <w10:wrap anchorx="page"/>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2228096" behindDoc="0" locked="0" layoutInCell="1" allowOverlap="1" wp14:anchorId="72DE9384" wp14:editId="48514DD9">
                <wp:simplePos x="0" y="0"/>
                <wp:positionH relativeFrom="margin">
                  <wp:posOffset>6271762</wp:posOffset>
                </wp:positionH>
                <wp:positionV relativeFrom="paragraph">
                  <wp:posOffset>3016545</wp:posOffset>
                </wp:positionV>
                <wp:extent cx="543058" cy="1637414"/>
                <wp:effectExtent l="0" t="0" r="28575" b="20320"/>
                <wp:wrapNone/>
                <wp:docPr id="167" name="Rectangle 1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058" cy="1637414"/>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9EAF34D" id="Rectangle 1899" o:spid="_x0000_s1026" style="position:absolute;margin-left:493.85pt;margin-top:237.5pt;width:42.75pt;height:128.95pt;z-index:25222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" filled="f" strokecolor="red" strokeweight="1.5pt">
                <w10:wrap anchorx="margin"/>
              </v:rect>
            </w:pict>
          </mc:Fallback>
        </mc:AlternateContent>
      </w:r>
      <w:r>
        <w:rPr>
          <w:noProof/>
        </w:rPr>
        <w:drawing>
          <wp:inline distT="0" distB="0" distL="0" distR="0" wp14:anchorId="3579B11A" wp14:editId="05D26834">
            <wp:extent cx="6831965" cy="6589395"/>
            <wp:effectExtent l="19050" t="19050" r="26035" b="2095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6831965" cy="6589395"/>
                    </a:xfrm>
                    <a:prstGeom prst="rect">
                      <a:avLst/>
                    </a:prstGeom>
                    <a:ln w="12700">
                      <a:solidFill>
                        <a:schemeClr val="tx1"/>
                      </a:solidFill>
                    </a:ln>
                  </pic:spPr>
                </pic:pic>
              </a:graphicData>
            </a:graphic>
          </wp:inline>
        </w:drawing>
      </w:r>
    </w:p>
    <w:p w14:paraId="37FEE994" w14:textId="33DE98BC" w:rsidR="00F403F1" w:rsidRPr="00FB3017" w:rsidRDefault="00F403F1" w:rsidP="00F403F1">
      <w:pPr>
        <w:rPr>
          <w:rFonts w:ascii="Arial" w:hAnsi="Arial" w:cs="Arial"/>
          <w:b/>
          <w:sz w:val="22"/>
          <w:szCs w:val="22"/>
          <w:lang w:val="en-GB"/>
        </w:rPr>
      </w:pPr>
      <w:r w:rsidRPr="00FB3017">
        <w:rPr>
          <w:rFonts w:ascii="Arial" w:hAnsi="Arial" w:cs="Arial"/>
          <w:b/>
          <w:noProof/>
          <w:sz w:val="22"/>
          <w:szCs w:val="22"/>
          <w:lang w:val="en-US"/>
        </w:rPr>
        <mc:AlternateContent>
          <mc:Choice Requires="wps">
            <w:drawing>
              <wp:anchor distT="0" distB="0" distL="114300" distR="114300" simplePos="0" relativeHeight="251982336" behindDoc="0" locked="0" layoutInCell="1" allowOverlap="1" wp14:anchorId="408D3E58" wp14:editId="745C5F11">
                <wp:simplePos x="0" y="0"/>
                <wp:positionH relativeFrom="column">
                  <wp:posOffset>5753100</wp:posOffset>
                </wp:positionH>
                <wp:positionV relativeFrom="paragraph">
                  <wp:posOffset>2869565</wp:posOffset>
                </wp:positionV>
                <wp:extent cx="828675" cy="314325"/>
                <wp:effectExtent l="9525" t="12065" r="9525" b="16510"/>
                <wp:wrapNone/>
                <wp:docPr id="973" name="Rectangle 1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1432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77AC481" id="Rectangle 1899" o:spid="_x0000_s1026" style="position:absolute;margin-left:453pt;margin-top:225.95pt;width:65.25pt;height:24.75pt;z-index:25198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" filled="f" strokecolor="red" strokeweight="1.5p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984384" behindDoc="0" locked="0" layoutInCell="1" allowOverlap="1" wp14:anchorId="675E1D55" wp14:editId="68E1F3DE">
                <wp:simplePos x="0" y="0"/>
                <wp:positionH relativeFrom="column">
                  <wp:posOffset>3693160</wp:posOffset>
                </wp:positionH>
                <wp:positionV relativeFrom="paragraph">
                  <wp:posOffset>2098040</wp:posOffset>
                </wp:positionV>
                <wp:extent cx="2279015" cy="771525"/>
                <wp:effectExtent l="35560" t="59690" r="9525" b="16510"/>
                <wp:wrapNone/>
                <wp:docPr id="971" name="AutoShape 19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79015" cy="77152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B535753" id="AutoShape 1901" o:spid="_x0000_s1026" type="#_x0000_t32" style="position:absolute;margin-left:290.8pt;margin-top:165.2pt;width:179.45pt;height:60.75pt;flip:x y;z-index:25198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" strokeweight="1.5pt">
                <v:stroke endarrow="block"/>
              </v:shape>
            </w:pict>
          </mc:Fallback>
        </mc:AlternateContent>
      </w:r>
    </w:p>
    <w:p w14:paraId="4953971A" w14:textId="4CCA32B0" w:rsidR="00F403F1" w:rsidRDefault="00F403F1">
      <w:pPr>
        <w:overflowPunct/>
        <w:autoSpaceDE/>
        <w:autoSpaceDN/>
        <w:adjustRightInd/>
        <w:textAlignment w:val="auto"/>
        <w:rPr>
          <w:rFonts w:ascii="Arial" w:hAnsi="Arial" w:cs="Arial"/>
          <w:b/>
          <w:lang w:val="en-GB"/>
        </w:rPr>
      </w:pPr>
      <w:r>
        <w:rPr>
          <w:rFonts w:ascii="Arial" w:hAnsi="Arial" w:cs="Arial"/>
          <w:b/>
          <w:lang w:val="en-GB"/>
        </w:rPr>
        <w:br w:type="page"/>
      </w:r>
    </w:p>
    <w:p w14:paraId="26D88D19" w14:textId="3F205134" w:rsidR="00563DB4" w:rsidRDefault="00563DB4" w:rsidP="00563DB4">
      <w:pPr>
        <w:rPr>
          <w:rFonts w:ascii="Arial" w:hAnsi="Arial" w:cs="Arial"/>
          <w:b/>
          <w:szCs w:val="22"/>
          <w:lang w:val="en-GB"/>
        </w:rPr>
      </w:pPr>
      <w:r w:rsidRPr="00F403F1">
        <w:rPr>
          <w:rFonts w:ascii="Arial" w:hAnsi="Arial" w:cs="Arial"/>
          <w:b/>
          <w:szCs w:val="22"/>
          <w:lang w:val="en-GB"/>
        </w:rPr>
        <w:lastRenderedPageBreak/>
        <w:t>14.1</w:t>
      </w:r>
      <w:r w:rsidRPr="00F403F1">
        <w:rPr>
          <w:rFonts w:ascii="Arial" w:hAnsi="Arial" w:cs="Arial"/>
          <w:b/>
          <w:szCs w:val="22"/>
          <w:lang w:val="en-GB"/>
        </w:rPr>
        <w:tab/>
        <w:t xml:space="preserve">Customer </w:t>
      </w:r>
      <w:r w:rsidR="00A65C93">
        <w:rPr>
          <w:rFonts w:ascii="Arial" w:hAnsi="Arial" w:cs="Arial"/>
          <w:b/>
          <w:szCs w:val="22"/>
          <w:lang w:val="en-GB"/>
        </w:rPr>
        <w:t>Contract</w:t>
      </w:r>
      <w:r w:rsidRPr="00F403F1">
        <w:rPr>
          <w:rFonts w:ascii="Arial" w:hAnsi="Arial" w:cs="Arial"/>
          <w:b/>
          <w:szCs w:val="22"/>
          <w:lang w:val="en-GB"/>
        </w:rPr>
        <w:t xml:space="preserve"> </w:t>
      </w:r>
      <w:r w:rsidR="00A65C93">
        <w:rPr>
          <w:rFonts w:ascii="Arial" w:hAnsi="Arial" w:cs="Arial"/>
          <w:b/>
          <w:szCs w:val="22"/>
          <w:lang w:val="en-GB"/>
        </w:rPr>
        <w:t>for AD</w:t>
      </w:r>
      <w:r w:rsidRPr="00F403F1">
        <w:rPr>
          <w:rFonts w:ascii="Arial" w:hAnsi="Arial" w:cs="Arial"/>
          <w:b/>
          <w:szCs w:val="22"/>
          <w:lang w:val="en-GB"/>
        </w:rPr>
        <w:t xml:space="preserve"> Example 6:</w:t>
      </w:r>
      <w:r w:rsidRPr="00F403F1">
        <w:rPr>
          <w:rFonts w:ascii="Arial" w:hAnsi="Arial" w:cs="Arial"/>
          <w:b/>
          <w:szCs w:val="22"/>
          <w:lang w:val="en-GB"/>
        </w:rPr>
        <w:tab/>
      </w:r>
    </w:p>
    <w:p w14:paraId="55D7FD6C" w14:textId="186922DF" w:rsidR="00A65C93" w:rsidRPr="00F403F1" w:rsidRDefault="00A65C93" w:rsidP="00563DB4">
      <w:pPr>
        <w:rPr>
          <w:rFonts w:ascii="Arial" w:hAnsi="Arial" w:cs="Arial"/>
          <w:b/>
          <w:szCs w:val="22"/>
          <w:lang w:val="en-GB"/>
        </w:rPr>
      </w:pPr>
      <w:r w:rsidRPr="00FB3017">
        <w:rPr>
          <w:rFonts w:ascii="Arial" w:hAnsi="Arial" w:cs="Arial"/>
          <w:noProof/>
          <w:szCs w:val="22"/>
          <w:lang w:val="en-US"/>
        </w:rPr>
        <mc:AlternateContent>
          <mc:Choice Requires="wps">
            <w:drawing>
              <wp:anchor distT="0" distB="0" distL="114300" distR="114300" simplePos="0" relativeHeight="252234240" behindDoc="0" locked="0" layoutInCell="1" allowOverlap="1" wp14:anchorId="01017C0B" wp14:editId="3DF4DBC3">
                <wp:simplePos x="0" y="0"/>
                <wp:positionH relativeFrom="column">
                  <wp:posOffset>4450922</wp:posOffset>
                </wp:positionH>
                <wp:positionV relativeFrom="paragraph">
                  <wp:posOffset>2429348</wp:posOffset>
                </wp:positionV>
                <wp:extent cx="1828165" cy="618490"/>
                <wp:effectExtent l="15240" t="13335" r="13970" b="15875"/>
                <wp:wrapNone/>
                <wp:docPr id="172" name="Text Box 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165" cy="618490"/>
                        </a:xfrm>
                        <a:prstGeom prst="rect">
                          <a:avLst/>
                        </a:prstGeom>
                        <a:solidFill>
                          <a:srgbClr val="FFFFFF"/>
                        </a:solidFill>
                        <a:ln w="19050">
                          <a:solidFill>
                            <a:srgbClr val="000000"/>
                          </a:solidFill>
                          <a:miter lim="800000"/>
                          <a:headEnd/>
                          <a:tailEnd/>
                        </a:ln>
                      </wps:spPr>
                      <wps:txbx>
                        <w:txbxContent>
                          <w:p w14:paraId="086D63F3" w14:textId="69F8BD47" w:rsidR="00257BB1" w:rsidRPr="00CF3791" w:rsidRDefault="00257BB1" w:rsidP="00A65C93">
                            <w:r>
                              <w:rPr>
                                <w:rFonts w:ascii="Arial" w:hAnsi="Arial" w:cs="Arial"/>
                                <w:sz w:val="16"/>
                                <w:szCs w:val="16"/>
                                <w:u w:val="single"/>
                              </w:rPr>
                              <w:t>Deduction Fee</w:t>
                            </w:r>
                            <w:r w:rsidRPr="00855D48">
                              <w:rPr>
                                <w:rFonts w:ascii="Arial" w:hAnsi="Arial" w:cs="Arial"/>
                                <w:sz w:val="16"/>
                                <w:szCs w:val="16"/>
                              </w:rPr>
                              <w:t xml:space="preserve"> –</w:t>
                            </w:r>
                            <w:r>
                              <w:rPr>
                                <w:rFonts w:ascii="Arial" w:hAnsi="Arial" w:cs="Arial"/>
                                <w:sz w:val="16"/>
                                <w:szCs w:val="16"/>
                              </w:rPr>
                              <w:t xml:space="preserve"> This is the amount claimed by customer as part of Ad deduction. This needs to be verified with the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017C0B" id="_x0000_s1187" type="#_x0000_t202" style="position:absolute;margin-left:350.45pt;margin-top:191.3pt;width:143.95pt;height:48.7pt;z-index:25223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" strokeweight="1.5pt">
                <v:textbox>
                  <w:txbxContent>
                    <w:p w14:paraId="086D63F3" w14:textId="69F8BD47" w:rsidR="00257BB1" w:rsidRPr="00CF3791" w:rsidRDefault="00257BB1" w:rsidP="00A65C93">
                      <w:r>
                        <w:rPr>
                          <w:rFonts w:ascii="Arial" w:hAnsi="Arial" w:cs="Arial"/>
                          <w:sz w:val="16"/>
                          <w:szCs w:val="16"/>
                          <w:u w:val="single"/>
                        </w:rPr>
                        <w:t>Deduction Fee</w:t>
                      </w:r>
                      <w:r w:rsidRPr="00855D48">
                        <w:rPr>
                          <w:rFonts w:ascii="Arial" w:hAnsi="Arial" w:cs="Arial"/>
                          <w:sz w:val="16"/>
                          <w:szCs w:val="16"/>
                        </w:rPr>
                        <w:t xml:space="preserve"> –</w:t>
                      </w:r>
                      <w:r>
                        <w:rPr>
                          <w:rFonts w:ascii="Arial" w:hAnsi="Arial" w:cs="Arial"/>
                          <w:sz w:val="16"/>
                          <w:szCs w:val="16"/>
                        </w:rPr>
                        <w:t xml:space="preserve"> This is the amount claimed by customer as part of Ad deduction. This needs to be verified with the invoice.</w:t>
                      </w:r>
                    </w:p>
                  </w:txbxContent>
                </v:textbox>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2232192" behindDoc="0" locked="0" layoutInCell="1" allowOverlap="1" wp14:anchorId="48E6FCD1" wp14:editId="733A9464">
                <wp:simplePos x="0" y="0"/>
                <wp:positionH relativeFrom="margin">
                  <wp:posOffset>5920710</wp:posOffset>
                </wp:positionH>
                <wp:positionV relativeFrom="paragraph">
                  <wp:posOffset>3067803</wp:posOffset>
                </wp:positionV>
                <wp:extent cx="1084521" cy="265430"/>
                <wp:effectExtent l="0" t="0" r="20955" b="20320"/>
                <wp:wrapNone/>
                <wp:docPr id="171" name="Rectangle 1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4521" cy="26543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2BCE18A" id="Rectangle 1899" o:spid="_x0000_s1026" style="position:absolute;margin-left:466.2pt;margin-top:241.55pt;width:85.4pt;height:20.9pt;z-index:25223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" filled="f" strokecolor="red" strokeweight="1.5pt">
                <w10:wrap anchorx="margin"/>
              </v:rect>
            </w:pict>
          </mc:Fallback>
        </mc:AlternateContent>
      </w:r>
      <w:r>
        <w:rPr>
          <w:noProof/>
        </w:rPr>
        <w:drawing>
          <wp:inline distT="0" distB="0" distL="0" distR="0" wp14:anchorId="1FC19027" wp14:editId="496E42B4">
            <wp:extent cx="6921564" cy="3285460"/>
            <wp:effectExtent l="19050" t="19050" r="12700" b="1079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6931689" cy="3290266"/>
                    </a:xfrm>
                    <a:prstGeom prst="rect">
                      <a:avLst/>
                    </a:prstGeom>
                    <a:ln w="12700">
                      <a:solidFill>
                        <a:srgbClr val="000000"/>
                      </a:solidFill>
                    </a:ln>
                  </pic:spPr>
                </pic:pic>
              </a:graphicData>
            </a:graphic>
          </wp:inline>
        </w:drawing>
      </w:r>
    </w:p>
    <w:p w14:paraId="5CA9CAF4" w14:textId="576D552A" w:rsidR="00563DB4" w:rsidRPr="00F403F1" w:rsidRDefault="00A65C93" w:rsidP="00563DB4">
      <w:pPr>
        <w:rPr>
          <w:rFonts w:ascii="Arial" w:hAnsi="Arial" w:cs="Arial"/>
          <w:b/>
          <w:szCs w:val="22"/>
          <w:lang w:val="en-GB"/>
        </w:rPr>
      </w:pPr>
      <w:r>
        <w:rPr>
          <w:noProof/>
        </w:rPr>
        <w:drawing>
          <wp:inline distT="0" distB="0" distL="0" distR="0" wp14:anchorId="5BF29996" wp14:editId="4A727D63">
            <wp:extent cx="6921500" cy="1578610"/>
            <wp:effectExtent l="19050" t="19050" r="12700" b="2159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921796" cy="1578678"/>
                    </a:xfrm>
                    <a:prstGeom prst="rect">
                      <a:avLst/>
                    </a:prstGeom>
                    <a:ln w="12700">
                      <a:solidFill>
                        <a:srgbClr val="000000"/>
                      </a:solidFill>
                    </a:ln>
                  </pic:spPr>
                </pic:pic>
              </a:graphicData>
            </a:graphic>
          </wp:inline>
        </w:drawing>
      </w:r>
    </w:p>
    <w:p w14:paraId="78DBC86E" w14:textId="11119EC9" w:rsidR="00563DB4" w:rsidRPr="00F403F1" w:rsidRDefault="00563DB4" w:rsidP="00563DB4">
      <w:pPr>
        <w:rPr>
          <w:rFonts w:ascii="Arial" w:hAnsi="Arial" w:cs="Arial"/>
          <w:b/>
          <w:szCs w:val="22"/>
          <w:lang w:val="en-GB"/>
        </w:rPr>
      </w:pPr>
      <w:r w:rsidRPr="00F403F1">
        <w:rPr>
          <w:rFonts w:ascii="Arial" w:hAnsi="Arial" w:cs="Arial"/>
          <w:b/>
          <w:szCs w:val="22"/>
          <w:lang w:val="en-GB"/>
        </w:rPr>
        <w:t xml:space="preserve">Harris Teeter will sometimes have a Display and Ad on the same line of the customer invoice as in the example below. </w:t>
      </w:r>
    </w:p>
    <w:p w14:paraId="62E4E1DF" w14:textId="0094A40E" w:rsidR="009111A6" w:rsidRPr="00FB3017" w:rsidRDefault="00563DB4" w:rsidP="00FD50CC">
      <w:pPr>
        <w:rPr>
          <w:rFonts w:ascii="Arial" w:hAnsi="Arial" w:cs="Arial"/>
          <w:b/>
          <w:sz w:val="22"/>
          <w:szCs w:val="22"/>
          <w:u w:val="single"/>
          <w:lang w:val="en-GB"/>
        </w:rPr>
      </w:pPr>
      <w:r w:rsidRPr="00FB3017">
        <w:rPr>
          <w:rFonts w:ascii="Arial" w:hAnsi="Arial" w:cs="Arial"/>
          <w:b/>
          <w:noProof/>
          <w:lang w:val="en-US"/>
        </w:rPr>
        <mc:AlternateContent>
          <mc:Choice Requires="wps">
            <w:drawing>
              <wp:anchor distT="0" distB="0" distL="114300" distR="114300" simplePos="0" relativeHeight="251993600" behindDoc="0" locked="0" layoutInCell="1" allowOverlap="1" wp14:anchorId="0A79908A" wp14:editId="09C672F4">
                <wp:simplePos x="0" y="0"/>
                <wp:positionH relativeFrom="column">
                  <wp:posOffset>5562600</wp:posOffset>
                </wp:positionH>
                <wp:positionV relativeFrom="paragraph">
                  <wp:posOffset>3987800</wp:posOffset>
                </wp:positionV>
                <wp:extent cx="647700" cy="692150"/>
                <wp:effectExtent l="57150" t="15875" r="9525" b="53975"/>
                <wp:wrapNone/>
                <wp:docPr id="946" name="AutoShape 18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7700" cy="6921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0A99641" id="AutoShape 1890" o:spid="_x0000_s1026" type="#_x0000_t32" style="position:absolute;margin-left:438pt;margin-top:314pt;width:51pt;height:54.5pt;flip:x;z-index:25199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" strokeweight="1.5pt">
                <v:stroke endarrow="block"/>
              </v:shape>
            </w:pict>
          </mc:Fallback>
        </mc:AlternateContent>
      </w:r>
      <w:r w:rsidRPr="00FB3017">
        <w:rPr>
          <w:rFonts w:ascii="Arial" w:hAnsi="Arial" w:cs="Arial"/>
          <w:b/>
          <w:noProof/>
          <w:lang w:val="en-US"/>
        </w:rPr>
        <mc:AlternateContent>
          <mc:Choice Requires="wps">
            <w:drawing>
              <wp:anchor distT="0" distB="0" distL="114300" distR="114300" simplePos="0" relativeHeight="251992576" behindDoc="0" locked="0" layoutInCell="1" allowOverlap="1" wp14:anchorId="539A7D46" wp14:editId="09372DA6">
                <wp:simplePos x="0" y="0"/>
                <wp:positionH relativeFrom="column">
                  <wp:posOffset>3857625</wp:posOffset>
                </wp:positionH>
                <wp:positionV relativeFrom="paragraph">
                  <wp:posOffset>3987800</wp:posOffset>
                </wp:positionV>
                <wp:extent cx="1447800" cy="692150"/>
                <wp:effectExtent l="47625" t="15875" r="9525" b="63500"/>
                <wp:wrapNone/>
                <wp:docPr id="945" name="AutoShape 18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47800" cy="6921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69ECED2B" id="AutoShape 1889" o:spid="_x0000_s1026" type="#_x0000_t32" style="position:absolute;margin-left:303.75pt;margin-top:314pt;width:114pt;height:54.5pt;flip:x;z-index:2519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" strokeweight="1.5pt">
                <v:stroke endarrow="block"/>
              </v:shape>
            </w:pict>
          </mc:Fallback>
        </mc:AlternateContent>
      </w:r>
      <w:r w:rsidRPr="00FB3017">
        <w:rPr>
          <w:rFonts w:ascii="Arial" w:hAnsi="Arial" w:cs="Arial"/>
          <w:b/>
          <w:noProof/>
          <w:lang w:val="en-US"/>
        </w:rPr>
        <mc:AlternateContent>
          <mc:Choice Requires="wps">
            <w:drawing>
              <wp:anchor distT="0" distB="0" distL="114300" distR="114300" simplePos="0" relativeHeight="251990528" behindDoc="0" locked="0" layoutInCell="1" allowOverlap="1" wp14:anchorId="1AD5C156" wp14:editId="24DEE331">
                <wp:simplePos x="0" y="0"/>
                <wp:positionH relativeFrom="column">
                  <wp:posOffset>3257550</wp:posOffset>
                </wp:positionH>
                <wp:positionV relativeFrom="paragraph">
                  <wp:posOffset>4679950</wp:posOffset>
                </wp:positionV>
                <wp:extent cx="1654810" cy="390525"/>
                <wp:effectExtent l="9525" t="12700" r="12065" b="15875"/>
                <wp:wrapNone/>
                <wp:docPr id="943" name="Text Box 18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810" cy="390525"/>
                        </a:xfrm>
                        <a:prstGeom prst="rect">
                          <a:avLst/>
                        </a:prstGeom>
                        <a:solidFill>
                          <a:schemeClr val="tx2">
                            <a:lumMod val="40000"/>
                            <a:lumOff val="60000"/>
                          </a:schemeClr>
                        </a:solidFill>
                        <a:ln w="19050">
                          <a:solidFill>
                            <a:srgbClr val="000000"/>
                          </a:solidFill>
                          <a:miter lim="800000"/>
                          <a:headEnd/>
                          <a:tailEnd/>
                        </a:ln>
                      </wps:spPr>
                      <wps:txbx>
                        <w:txbxContent>
                          <w:p w14:paraId="2E093D95" w14:textId="77777777" w:rsidR="00257BB1" w:rsidRPr="007C328A" w:rsidRDefault="00257BB1" w:rsidP="00563DB4">
                            <w:pPr>
                              <w:rPr>
                                <w:rFonts w:ascii="Arial" w:hAnsi="Arial" w:cs="Arial"/>
                                <w:sz w:val="16"/>
                                <w:szCs w:val="16"/>
                              </w:rPr>
                            </w:pPr>
                            <w:r w:rsidRPr="00C54E1A">
                              <w:rPr>
                                <w:rFonts w:ascii="Arial" w:hAnsi="Arial" w:cs="Arial"/>
                                <w:sz w:val="16"/>
                                <w:szCs w:val="16"/>
                              </w:rPr>
                              <w:t>Total $ Amount for Ad and Display is $16000.00</w:t>
                            </w:r>
                          </w:p>
                          <w:p w14:paraId="338C47AF" w14:textId="77777777" w:rsidR="00257BB1" w:rsidRPr="009226E2" w:rsidRDefault="00257BB1" w:rsidP="00563DB4">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D5C156" id="_x0000_s1188" type="#_x0000_t202" style="position:absolute;margin-left:256.5pt;margin-top:368.5pt;width:130.3pt;height:30.75pt;z-index:25199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" fillcolor="#8db3e2 [1311]" strokeweight="1.5pt">
                <v:textbox>
                  <w:txbxContent>
                    <w:p w14:paraId="2E093D95" w14:textId="77777777" w:rsidR="00257BB1" w:rsidRPr="007C328A" w:rsidRDefault="00257BB1" w:rsidP="00563DB4">
                      <w:pPr>
                        <w:rPr>
                          <w:rFonts w:ascii="Arial" w:hAnsi="Arial" w:cs="Arial"/>
                          <w:sz w:val="16"/>
                          <w:szCs w:val="16"/>
                        </w:rPr>
                      </w:pPr>
                      <w:r w:rsidRPr="00C54E1A">
                        <w:rPr>
                          <w:rFonts w:ascii="Arial" w:hAnsi="Arial" w:cs="Arial"/>
                          <w:sz w:val="16"/>
                          <w:szCs w:val="16"/>
                        </w:rPr>
                        <w:t>Total $ Amount for Ad and Display is $16000.00</w:t>
                      </w:r>
                    </w:p>
                    <w:p w14:paraId="338C47AF" w14:textId="77777777" w:rsidR="00257BB1" w:rsidRPr="009226E2" w:rsidRDefault="00257BB1" w:rsidP="00563DB4">
                      <w:pPr>
                        <w:rPr>
                          <w:szCs w:val="16"/>
                        </w:rPr>
                      </w:pPr>
                    </w:p>
                  </w:txbxContent>
                </v:textbox>
              </v:shape>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987456" behindDoc="0" locked="0" layoutInCell="1" allowOverlap="1" wp14:anchorId="657BCF4C" wp14:editId="15BE96E2">
                <wp:simplePos x="0" y="0"/>
                <wp:positionH relativeFrom="column">
                  <wp:posOffset>5305425</wp:posOffset>
                </wp:positionH>
                <wp:positionV relativeFrom="paragraph">
                  <wp:posOffset>3911600</wp:posOffset>
                </wp:positionV>
                <wp:extent cx="428625" cy="142875"/>
                <wp:effectExtent l="9525" t="15875" r="9525" b="12700"/>
                <wp:wrapNone/>
                <wp:docPr id="941" name="Rectangle 18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14287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54B1850" id="Rectangle 1881" o:spid="_x0000_s1026" style="position:absolute;margin-left:417.75pt;margin-top:308pt;width:33.75pt;height:11.25pt;z-index:25198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" filled="f" strokecolor="red" strokeweight="1.5pt"/>
            </w:pict>
          </mc:Fallback>
        </mc:AlternateContent>
      </w:r>
      <w:r w:rsidRPr="00FB3017">
        <w:rPr>
          <w:rFonts w:ascii="Arial" w:hAnsi="Arial" w:cs="Arial"/>
          <w:b/>
          <w:noProof/>
          <w:sz w:val="22"/>
          <w:szCs w:val="22"/>
          <w:lang w:val="en-US"/>
        </w:rPr>
        <mc:AlternateContent>
          <mc:Choice Requires="wps">
            <w:drawing>
              <wp:anchor distT="0" distB="0" distL="114300" distR="114300" simplePos="0" relativeHeight="251986432" behindDoc="0" locked="0" layoutInCell="1" allowOverlap="1" wp14:anchorId="184400ED" wp14:editId="4BAF2BE6">
                <wp:simplePos x="0" y="0"/>
                <wp:positionH relativeFrom="column">
                  <wp:posOffset>6210300</wp:posOffset>
                </wp:positionH>
                <wp:positionV relativeFrom="paragraph">
                  <wp:posOffset>3911600</wp:posOffset>
                </wp:positionV>
                <wp:extent cx="533400" cy="142875"/>
                <wp:effectExtent l="9525" t="15875" r="9525" b="12700"/>
                <wp:wrapNone/>
                <wp:docPr id="940" name="Rectangle 18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14287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B17A640" id="Rectangle 1880" o:spid="_x0000_s1026" style="position:absolute;margin-left:489pt;margin-top:308pt;width:42pt;height:11.25pt;z-index:25198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" filled="f" strokecolor="red" strokeweight="1.5pt"/>
            </w:pict>
          </mc:Fallback>
        </mc:AlternateContent>
      </w:r>
    </w:p>
    <w:p w14:paraId="01BA07ED" w14:textId="695D2404" w:rsidR="009161F8" w:rsidRPr="00FB3017" w:rsidRDefault="009161F8" w:rsidP="009161F8">
      <w:pPr>
        <w:ind w:left="720" w:hanging="720"/>
        <w:rPr>
          <w:rFonts w:ascii="Arial" w:hAnsi="Arial" w:cs="Arial"/>
          <w:b/>
          <w:lang w:val="en-GB"/>
        </w:rPr>
      </w:pPr>
      <w:r w:rsidRPr="00FB3017">
        <w:rPr>
          <w:rFonts w:ascii="Arial" w:hAnsi="Arial" w:cs="Arial"/>
          <w:b/>
          <w:lang w:val="en-GB"/>
        </w:rPr>
        <w:t>14.</w:t>
      </w:r>
      <w:r w:rsidR="00A620F9">
        <w:rPr>
          <w:rFonts w:ascii="Arial" w:hAnsi="Arial" w:cs="Arial"/>
          <w:b/>
          <w:lang w:val="en-GB"/>
        </w:rPr>
        <w:t>2</w:t>
      </w:r>
      <w:r w:rsidRPr="00FB3017">
        <w:rPr>
          <w:rFonts w:ascii="Arial" w:hAnsi="Arial" w:cs="Arial"/>
          <w:b/>
          <w:lang w:val="en-GB"/>
        </w:rPr>
        <w:tab/>
      </w:r>
      <w:r w:rsidR="00304D56">
        <w:rPr>
          <w:rFonts w:ascii="Arial" w:hAnsi="Arial" w:cs="Arial"/>
          <w:b/>
          <w:lang w:val="en-GB"/>
        </w:rPr>
        <w:t xml:space="preserve">Refer to the </w:t>
      </w:r>
      <w:r w:rsidRPr="00FB3017">
        <w:rPr>
          <w:rFonts w:ascii="Arial" w:hAnsi="Arial" w:cs="Arial"/>
          <w:b/>
          <w:lang w:val="en-GB"/>
        </w:rPr>
        <w:t xml:space="preserve">Proof of Performance </w:t>
      </w:r>
      <w:r w:rsidR="00304D56">
        <w:rPr>
          <w:rFonts w:ascii="Arial" w:hAnsi="Arial" w:cs="Arial"/>
          <w:b/>
          <w:lang w:val="en-GB"/>
        </w:rPr>
        <w:t xml:space="preserve">Reporting Ads job aid </w:t>
      </w:r>
      <w:r w:rsidRPr="00FB3017">
        <w:rPr>
          <w:rFonts w:ascii="Arial" w:hAnsi="Arial" w:cs="Arial"/>
          <w:b/>
          <w:lang w:val="en-GB"/>
        </w:rPr>
        <w:t xml:space="preserve">for </w:t>
      </w:r>
      <w:r w:rsidR="00304D56">
        <w:rPr>
          <w:rFonts w:ascii="Arial" w:hAnsi="Arial" w:cs="Arial"/>
          <w:b/>
          <w:lang w:val="en-GB"/>
        </w:rPr>
        <w:t xml:space="preserve">searching for ads. </w:t>
      </w:r>
      <w:r w:rsidRPr="00FB3017">
        <w:rPr>
          <w:rFonts w:ascii="Arial" w:hAnsi="Arial" w:cs="Arial"/>
          <w:b/>
          <w:lang w:val="en-GB"/>
        </w:rPr>
        <w:t xml:space="preserve">Example 1: </w:t>
      </w:r>
      <w:r w:rsidRPr="009161F8">
        <w:rPr>
          <w:rFonts w:ascii="Arial" w:hAnsi="Arial" w:cs="Arial"/>
          <w:szCs w:val="22"/>
        </w:rPr>
        <w:t xml:space="preserve">   </w:t>
      </w:r>
      <w:r w:rsidRPr="009161F8">
        <w:rPr>
          <w:rFonts w:ascii="Arial" w:hAnsi="Arial" w:cs="Arial"/>
        </w:rPr>
        <w:t>The ad can be found in Feature Vision o</w:t>
      </w:r>
      <w:r w:rsidR="001B5EC0">
        <w:rPr>
          <w:rFonts w:ascii="Arial" w:hAnsi="Arial" w:cs="Arial"/>
        </w:rPr>
        <w:t xml:space="preserve">r under ADCLIENT/HARRCN in </w:t>
      </w:r>
      <w:del w:id="509" w:author="Whitney Eiss" w:date="2017-10-16T11:36:00Z">
        <w:r w:rsidRPr="009161F8">
          <w:rPr>
            <w:rFonts w:ascii="Arial" w:hAnsi="Arial" w:cs="Arial"/>
          </w:rPr>
          <w:delText>SHARP</w:delText>
        </w:r>
      </w:del>
      <w:ins w:id="510" w:author="Whitney Eiss" w:date="2017-10-16T11:36:00Z">
        <w:r w:rsidR="001B5EC0">
          <w:rPr>
            <w:rFonts w:ascii="Arial" w:hAnsi="Arial" w:cs="Arial"/>
          </w:rPr>
          <w:t>ACOSTA Relay</w:t>
        </w:r>
      </w:ins>
      <w:r w:rsidRPr="009161F8">
        <w:rPr>
          <w:rFonts w:ascii="Arial" w:hAnsi="Arial" w:cs="Arial"/>
        </w:rPr>
        <w:t>.</w:t>
      </w:r>
    </w:p>
    <w:p w14:paraId="622A558E" w14:textId="77777777" w:rsidR="009111A6" w:rsidRPr="00FB3017" w:rsidRDefault="009111A6" w:rsidP="00FD50CC">
      <w:pPr>
        <w:rPr>
          <w:rFonts w:ascii="Arial" w:hAnsi="Arial" w:cs="Arial"/>
          <w:b/>
          <w:sz w:val="22"/>
          <w:szCs w:val="22"/>
          <w:u w:val="single"/>
          <w:lang w:val="en-GB"/>
        </w:rPr>
      </w:pPr>
    </w:p>
    <w:p w14:paraId="0D2113E3" w14:textId="77777777" w:rsidR="009111A6" w:rsidRPr="00FB3017" w:rsidRDefault="009111A6" w:rsidP="00FD50CC">
      <w:pPr>
        <w:rPr>
          <w:rFonts w:ascii="Arial" w:hAnsi="Arial" w:cs="Arial"/>
          <w:b/>
          <w:sz w:val="22"/>
          <w:szCs w:val="22"/>
          <w:u w:val="single"/>
          <w:lang w:val="en-GB"/>
        </w:rPr>
      </w:pPr>
    </w:p>
    <w:p w14:paraId="30793BA4" w14:textId="77777777" w:rsidR="007B22D9" w:rsidRDefault="007B22D9" w:rsidP="00FD50CC">
      <w:pPr>
        <w:rPr>
          <w:rFonts w:ascii="Arial" w:hAnsi="Arial" w:cs="Arial"/>
          <w:b/>
          <w:sz w:val="22"/>
          <w:szCs w:val="22"/>
          <w:lang w:val="en-GB"/>
        </w:rPr>
      </w:pPr>
      <w:bookmarkStart w:id="511" w:name="coupon"/>
      <w:bookmarkEnd w:id="511"/>
    </w:p>
    <w:p w14:paraId="18DE7ADA" w14:textId="77777777" w:rsidR="007B22D9" w:rsidRDefault="007B22D9" w:rsidP="00FD50CC">
      <w:pPr>
        <w:rPr>
          <w:rFonts w:ascii="Arial" w:hAnsi="Arial" w:cs="Arial"/>
          <w:b/>
          <w:sz w:val="22"/>
          <w:szCs w:val="22"/>
          <w:lang w:val="en-GB"/>
        </w:rPr>
      </w:pPr>
    </w:p>
    <w:p w14:paraId="027DF1DC" w14:textId="77777777" w:rsidR="007B22D9" w:rsidRDefault="007B22D9" w:rsidP="00FD50CC">
      <w:pPr>
        <w:rPr>
          <w:rFonts w:ascii="Arial" w:hAnsi="Arial" w:cs="Arial"/>
          <w:b/>
          <w:sz w:val="22"/>
          <w:szCs w:val="22"/>
          <w:lang w:val="en-GB"/>
        </w:rPr>
      </w:pPr>
    </w:p>
    <w:p w14:paraId="01268FC2" w14:textId="77777777" w:rsidR="007B22D9" w:rsidRDefault="007B22D9" w:rsidP="00FD50CC">
      <w:pPr>
        <w:rPr>
          <w:rFonts w:ascii="Arial" w:hAnsi="Arial" w:cs="Arial"/>
          <w:b/>
          <w:sz w:val="22"/>
          <w:szCs w:val="22"/>
          <w:lang w:val="en-GB"/>
        </w:rPr>
      </w:pPr>
    </w:p>
    <w:p w14:paraId="3D21B28E" w14:textId="77777777" w:rsidR="007B22D9" w:rsidRDefault="007B22D9" w:rsidP="00FD50CC">
      <w:pPr>
        <w:rPr>
          <w:rFonts w:ascii="Arial" w:hAnsi="Arial" w:cs="Arial"/>
          <w:b/>
          <w:sz w:val="22"/>
          <w:szCs w:val="22"/>
          <w:lang w:val="en-GB"/>
        </w:rPr>
      </w:pPr>
    </w:p>
    <w:p w14:paraId="345F10BF" w14:textId="77777777" w:rsidR="007B22D9" w:rsidRDefault="007B22D9" w:rsidP="00FD50CC">
      <w:pPr>
        <w:rPr>
          <w:rFonts w:ascii="Arial" w:hAnsi="Arial" w:cs="Arial"/>
          <w:b/>
          <w:sz w:val="22"/>
          <w:szCs w:val="22"/>
          <w:lang w:val="en-GB"/>
        </w:rPr>
      </w:pPr>
    </w:p>
    <w:p w14:paraId="5CC6FC4E" w14:textId="77777777" w:rsidR="007B22D9" w:rsidRDefault="007B22D9" w:rsidP="00FD50CC">
      <w:pPr>
        <w:rPr>
          <w:rFonts w:ascii="Arial" w:hAnsi="Arial" w:cs="Arial"/>
          <w:b/>
          <w:sz w:val="22"/>
          <w:szCs w:val="22"/>
          <w:lang w:val="en-GB"/>
        </w:rPr>
      </w:pPr>
    </w:p>
    <w:p w14:paraId="5C26297E" w14:textId="77777777" w:rsidR="007B22D9" w:rsidRDefault="007B22D9" w:rsidP="00FD50CC">
      <w:pPr>
        <w:rPr>
          <w:rFonts w:ascii="Arial" w:hAnsi="Arial" w:cs="Arial"/>
          <w:b/>
          <w:sz w:val="22"/>
          <w:szCs w:val="22"/>
          <w:lang w:val="en-GB"/>
        </w:rPr>
      </w:pPr>
    </w:p>
    <w:p w14:paraId="49F8C993" w14:textId="77777777" w:rsidR="007B22D9" w:rsidRDefault="007B22D9" w:rsidP="00FD50CC">
      <w:pPr>
        <w:rPr>
          <w:rFonts w:ascii="Arial" w:hAnsi="Arial" w:cs="Arial"/>
          <w:b/>
          <w:sz w:val="22"/>
          <w:szCs w:val="22"/>
          <w:lang w:val="en-GB"/>
        </w:rPr>
      </w:pPr>
    </w:p>
    <w:p w14:paraId="4904A323" w14:textId="3F12A961" w:rsidR="00FD50CC" w:rsidRPr="00FB3017" w:rsidRDefault="003F78E5" w:rsidP="00FD50CC">
      <w:pPr>
        <w:rPr>
          <w:rFonts w:ascii="Arial" w:hAnsi="Arial" w:cs="Arial"/>
          <w:b/>
          <w:sz w:val="22"/>
          <w:szCs w:val="22"/>
          <w:u w:val="single"/>
          <w:lang w:val="en-GB"/>
        </w:rPr>
      </w:pPr>
      <w:r w:rsidRPr="00FB3017">
        <w:rPr>
          <w:rFonts w:ascii="Arial" w:hAnsi="Arial" w:cs="Arial"/>
          <w:b/>
          <w:sz w:val="22"/>
          <w:szCs w:val="22"/>
          <w:lang w:val="en-GB"/>
        </w:rPr>
        <w:lastRenderedPageBreak/>
        <w:t>15</w:t>
      </w:r>
      <w:r w:rsidRPr="00FB3017">
        <w:rPr>
          <w:rFonts w:ascii="Arial" w:hAnsi="Arial" w:cs="Arial"/>
          <w:b/>
          <w:sz w:val="22"/>
          <w:szCs w:val="22"/>
          <w:lang w:val="en-GB"/>
        </w:rPr>
        <w:tab/>
      </w:r>
      <w:r w:rsidR="00FD50CC" w:rsidRPr="00FB3017">
        <w:rPr>
          <w:rFonts w:ascii="Arial" w:hAnsi="Arial" w:cs="Arial"/>
          <w:b/>
          <w:sz w:val="22"/>
          <w:szCs w:val="22"/>
          <w:u w:val="single"/>
          <w:lang w:val="en-GB"/>
        </w:rPr>
        <w:t>Deduction Type:</w:t>
      </w:r>
      <w:r w:rsidR="00FB3017" w:rsidRPr="00FB3017">
        <w:rPr>
          <w:rFonts w:ascii="Arial" w:hAnsi="Arial" w:cs="Arial"/>
          <w:b/>
          <w:sz w:val="22"/>
          <w:szCs w:val="22"/>
          <w:u w:val="single"/>
          <w:lang w:val="en-GB"/>
        </w:rPr>
        <w:t xml:space="preserve"> </w:t>
      </w:r>
      <w:r w:rsidR="00FD50CC" w:rsidRPr="00FB3017">
        <w:rPr>
          <w:rFonts w:ascii="Arial" w:hAnsi="Arial" w:cs="Arial"/>
          <w:b/>
          <w:sz w:val="22"/>
          <w:szCs w:val="22"/>
          <w:u w:val="single"/>
          <w:lang w:val="en-GB"/>
        </w:rPr>
        <w:t>Coupon</w:t>
      </w:r>
    </w:p>
    <w:p w14:paraId="51F34DFB" w14:textId="77777777" w:rsidR="00FD50CC" w:rsidRPr="000A6F26" w:rsidRDefault="00FD50CC" w:rsidP="00FD50CC">
      <w:pPr>
        <w:rPr>
          <w:rFonts w:ascii="Arial" w:hAnsi="Arial" w:cs="Arial"/>
          <w:szCs w:val="22"/>
        </w:rPr>
      </w:pPr>
      <w:r w:rsidRPr="00FB3017">
        <w:rPr>
          <w:rFonts w:ascii="Arial" w:hAnsi="Arial" w:cs="Arial"/>
          <w:szCs w:val="22"/>
        </w:rPr>
        <w:tab/>
      </w:r>
      <w:r w:rsidR="000A6F26" w:rsidRPr="000A6F26">
        <w:rPr>
          <w:rFonts w:ascii="Arial" w:hAnsi="Arial" w:cs="Arial"/>
        </w:rPr>
        <w:t>This is a manufacturer Coupon, typically cleared by client.</w:t>
      </w:r>
    </w:p>
    <w:p w14:paraId="7E036EF8" w14:textId="77777777" w:rsidR="00FD50CC" w:rsidRPr="00FB3017" w:rsidRDefault="00FD50CC" w:rsidP="00FD50CC">
      <w:pPr>
        <w:rPr>
          <w:rFonts w:ascii="Arial" w:hAnsi="Arial" w:cs="Arial"/>
          <w:szCs w:val="22"/>
        </w:rPr>
      </w:pPr>
    </w:p>
    <w:p w14:paraId="64C529A9" w14:textId="77777777" w:rsidR="00FD50CC" w:rsidRPr="00FB3017" w:rsidRDefault="00FD50CC" w:rsidP="00FD50CC">
      <w:pPr>
        <w:rPr>
          <w:rFonts w:ascii="Arial" w:hAnsi="Arial" w:cs="Arial"/>
          <w:szCs w:val="22"/>
        </w:rPr>
      </w:pPr>
      <w:r w:rsidRPr="00FB3017">
        <w:rPr>
          <w:rFonts w:ascii="Arial" w:hAnsi="Arial" w:cs="Arial"/>
          <w:szCs w:val="22"/>
        </w:rPr>
        <w:tab/>
        <w:t>Documents required for validating a Coupon</w:t>
      </w:r>
    </w:p>
    <w:tbl>
      <w:tblPr>
        <w:tblW w:w="7635" w:type="dxa"/>
        <w:tblInd w:w="828" w:type="dxa"/>
        <w:tblLook w:val="04A0" w:firstRow="1" w:lastRow="0" w:firstColumn="1" w:lastColumn="0" w:noHBand="0" w:noVBand="1"/>
      </w:tblPr>
      <w:tblGrid>
        <w:gridCol w:w="1927"/>
        <w:gridCol w:w="3203"/>
        <w:gridCol w:w="2269"/>
        <w:gridCol w:w="236"/>
      </w:tblGrid>
      <w:tr w:rsidR="00FD50CC" w:rsidRPr="00FB3017" w14:paraId="61B62A73" w14:textId="77777777" w:rsidTr="00F847C8">
        <w:trPr>
          <w:trHeight w:val="238"/>
        </w:trPr>
        <w:tc>
          <w:tcPr>
            <w:tcW w:w="1927" w:type="dxa"/>
            <w:tcBorders>
              <w:top w:val="single" w:sz="4" w:space="0" w:color="auto"/>
              <w:left w:val="single" w:sz="4" w:space="0" w:color="auto"/>
              <w:bottom w:val="single" w:sz="4" w:space="0" w:color="auto"/>
              <w:right w:val="single" w:sz="4" w:space="0" w:color="auto"/>
            </w:tcBorders>
            <w:noWrap/>
            <w:vAlign w:val="center"/>
            <w:hideMark/>
          </w:tcPr>
          <w:p w14:paraId="7ADC251D" w14:textId="77777777" w:rsidR="00FD50CC" w:rsidRPr="00FB3017" w:rsidRDefault="00FD50CC" w:rsidP="00F847C8">
            <w:pPr>
              <w:overflowPunct/>
              <w:autoSpaceDE/>
              <w:autoSpaceDN/>
              <w:adjustRightInd/>
              <w:textAlignment w:val="auto"/>
              <w:rPr>
                <w:rFonts w:ascii="Arial" w:hAnsi="Arial" w:cs="Arial"/>
                <w:b/>
                <w:color w:val="000000"/>
                <w:lang w:val="en-US"/>
              </w:rPr>
            </w:pPr>
            <w:r w:rsidRPr="00FB3017">
              <w:rPr>
                <w:rFonts w:ascii="Arial" w:hAnsi="Arial" w:cs="Arial"/>
                <w:b/>
                <w:color w:val="000000"/>
                <w:lang w:val="en-US"/>
              </w:rPr>
              <w:t>Document Name</w:t>
            </w:r>
          </w:p>
        </w:tc>
        <w:tc>
          <w:tcPr>
            <w:tcW w:w="3203" w:type="dxa"/>
            <w:tcBorders>
              <w:top w:val="single" w:sz="4" w:space="0" w:color="auto"/>
              <w:left w:val="nil"/>
              <w:bottom w:val="single" w:sz="4" w:space="0" w:color="auto"/>
              <w:right w:val="single" w:sz="4" w:space="0" w:color="auto"/>
            </w:tcBorders>
            <w:noWrap/>
            <w:vAlign w:val="center"/>
            <w:hideMark/>
          </w:tcPr>
          <w:p w14:paraId="6A88B8E0" w14:textId="77777777" w:rsidR="00FD50CC" w:rsidRPr="00FB3017" w:rsidRDefault="00FD50CC" w:rsidP="00F847C8">
            <w:pPr>
              <w:overflowPunct/>
              <w:autoSpaceDE/>
              <w:autoSpaceDN/>
              <w:adjustRightInd/>
              <w:textAlignment w:val="auto"/>
              <w:rPr>
                <w:rFonts w:ascii="Arial" w:hAnsi="Arial" w:cs="Arial"/>
                <w:b/>
                <w:color w:val="000000"/>
                <w:lang w:val="en-US"/>
              </w:rPr>
            </w:pPr>
            <w:r w:rsidRPr="00FB3017">
              <w:rPr>
                <w:rFonts w:ascii="Arial" w:hAnsi="Arial" w:cs="Arial"/>
                <w:b/>
                <w:color w:val="000000"/>
                <w:lang w:val="en-US"/>
              </w:rPr>
              <w:t>Source of the Document</w:t>
            </w:r>
          </w:p>
        </w:tc>
        <w:tc>
          <w:tcPr>
            <w:tcW w:w="2269" w:type="dxa"/>
            <w:tcBorders>
              <w:top w:val="single" w:sz="4" w:space="0" w:color="auto"/>
              <w:left w:val="nil"/>
              <w:bottom w:val="single" w:sz="4" w:space="0" w:color="auto"/>
              <w:right w:val="nil"/>
            </w:tcBorders>
            <w:vAlign w:val="center"/>
          </w:tcPr>
          <w:p w14:paraId="1A296695" w14:textId="77777777" w:rsidR="00FD50CC" w:rsidRPr="00FB3017" w:rsidRDefault="00FD50CC" w:rsidP="00F847C8">
            <w:pPr>
              <w:overflowPunct/>
              <w:autoSpaceDE/>
              <w:autoSpaceDN/>
              <w:adjustRightInd/>
              <w:textAlignment w:val="auto"/>
              <w:rPr>
                <w:rFonts w:ascii="Arial" w:hAnsi="Arial" w:cs="Arial"/>
                <w:b/>
                <w:color w:val="000000"/>
                <w:lang w:val="en-US"/>
              </w:rPr>
            </w:pPr>
            <w:r w:rsidRPr="00FB3017">
              <w:rPr>
                <w:rFonts w:ascii="Arial" w:hAnsi="Arial" w:cs="Arial"/>
                <w:b/>
                <w:color w:val="000000"/>
                <w:lang w:val="en-US"/>
              </w:rPr>
              <w:t>Action by Accenture</w:t>
            </w:r>
          </w:p>
        </w:tc>
        <w:tc>
          <w:tcPr>
            <w:tcW w:w="236" w:type="dxa"/>
            <w:tcBorders>
              <w:top w:val="single" w:sz="4" w:space="0" w:color="auto"/>
              <w:left w:val="nil"/>
              <w:bottom w:val="single" w:sz="4" w:space="0" w:color="auto"/>
              <w:right w:val="single" w:sz="4" w:space="0" w:color="auto"/>
            </w:tcBorders>
          </w:tcPr>
          <w:p w14:paraId="4151299C" w14:textId="77777777" w:rsidR="00FD50CC" w:rsidRPr="00FB3017" w:rsidRDefault="00FD50CC" w:rsidP="00F847C8">
            <w:pPr>
              <w:overflowPunct/>
              <w:autoSpaceDE/>
              <w:autoSpaceDN/>
              <w:adjustRightInd/>
              <w:textAlignment w:val="auto"/>
              <w:rPr>
                <w:rFonts w:ascii="Arial" w:hAnsi="Arial" w:cs="Arial"/>
                <w:b/>
                <w:color w:val="000000"/>
                <w:lang w:val="en-US"/>
              </w:rPr>
            </w:pPr>
          </w:p>
        </w:tc>
      </w:tr>
      <w:tr w:rsidR="00FD50CC" w:rsidRPr="00FB3017" w14:paraId="0A7D3D5E" w14:textId="77777777" w:rsidTr="00F847C8">
        <w:trPr>
          <w:trHeight w:val="238"/>
        </w:trPr>
        <w:tc>
          <w:tcPr>
            <w:tcW w:w="1927" w:type="dxa"/>
            <w:tcBorders>
              <w:top w:val="single" w:sz="4" w:space="0" w:color="auto"/>
              <w:left w:val="single" w:sz="4" w:space="0" w:color="auto"/>
              <w:bottom w:val="single" w:sz="4" w:space="0" w:color="auto"/>
              <w:right w:val="single" w:sz="4" w:space="0" w:color="auto"/>
            </w:tcBorders>
            <w:noWrap/>
            <w:vAlign w:val="center"/>
            <w:hideMark/>
          </w:tcPr>
          <w:p w14:paraId="24876362" w14:textId="77777777" w:rsidR="00FD50CC" w:rsidRPr="00FB3017" w:rsidRDefault="00FD50CC" w:rsidP="00F847C8">
            <w:pPr>
              <w:overflowPunct/>
              <w:autoSpaceDE/>
              <w:autoSpaceDN/>
              <w:adjustRightInd/>
              <w:textAlignment w:val="auto"/>
              <w:rPr>
                <w:rFonts w:ascii="Arial" w:hAnsi="Arial" w:cs="Arial"/>
                <w:color w:val="000000"/>
                <w:lang w:val="en-US"/>
              </w:rPr>
            </w:pPr>
            <w:r w:rsidRPr="00FB3017">
              <w:rPr>
                <w:rFonts w:ascii="Arial" w:hAnsi="Arial" w:cs="Arial"/>
                <w:color w:val="000000"/>
                <w:lang w:val="en-US"/>
              </w:rPr>
              <w:t xml:space="preserve">Customer Invoice </w:t>
            </w:r>
          </w:p>
        </w:tc>
        <w:tc>
          <w:tcPr>
            <w:tcW w:w="3203" w:type="dxa"/>
            <w:tcBorders>
              <w:top w:val="nil"/>
              <w:left w:val="nil"/>
              <w:bottom w:val="single" w:sz="4" w:space="0" w:color="auto"/>
              <w:right w:val="single" w:sz="4" w:space="0" w:color="auto"/>
            </w:tcBorders>
            <w:noWrap/>
            <w:vAlign w:val="center"/>
            <w:hideMark/>
          </w:tcPr>
          <w:p w14:paraId="78FC65C3" w14:textId="21562AE9" w:rsidR="00FD50CC" w:rsidRPr="00FB3017" w:rsidRDefault="00FD50CC" w:rsidP="00F847C8">
            <w:pPr>
              <w:overflowPunct/>
              <w:autoSpaceDE/>
              <w:autoSpaceDN/>
              <w:adjustRightInd/>
              <w:textAlignment w:val="auto"/>
              <w:rPr>
                <w:rFonts w:ascii="Arial" w:hAnsi="Arial" w:cs="Arial"/>
                <w:color w:val="000000"/>
                <w:lang w:val="en-US"/>
              </w:rPr>
            </w:pPr>
            <w:del w:id="512" w:author="Whitney Eiss" w:date="2017-10-16T11:36:00Z">
              <w:r w:rsidRPr="00FB3017">
                <w:rPr>
                  <w:rFonts w:ascii="Arial" w:hAnsi="Arial" w:cs="Arial"/>
                  <w:color w:val="000000"/>
                  <w:lang w:val="en-US"/>
                </w:rPr>
                <w:delText>SHARP</w:delText>
              </w:r>
            </w:del>
            <w:ins w:id="513" w:author="Whitney Eiss" w:date="2017-10-16T11:36:00Z">
              <w:r w:rsidR="001B5EC0">
                <w:rPr>
                  <w:rFonts w:ascii="Arial" w:hAnsi="Arial" w:cs="Arial"/>
                  <w:color w:val="000000"/>
                  <w:lang w:val="en-US"/>
                </w:rPr>
                <w:t>ACOSTA Relay</w:t>
              </w:r>
            </w:ins>
            <w:r w:rsidRPr="00FB3017">
              <w:rPr>
                <w:rFonts w:ascii="Arial" w:hAnsi="Arial" w:cs="Arial"/>
                <w:color w:val="000000"/>
                <w:lang w:val="en-US"/>
              </w:rPr>
              <w:t xml:space="preserve"> – search for the invoice under Backup Documentation, document type 2</w:t>
            </w:r>
          </w:p>
        </w:tc>
        <w:tc>
          <w:tcPr>
            <w:tcW w:w="2269" w:type="dxa"/>
            <w:tcBorders>
              <w:top w:val="nil"/>
              <w:left w:val="nil"/>
              <w:bottom w:val="single" w:sz="4" w:space="0" w:color="auto"/>
              <w:right w:val="nil"/>
            </w:tcBorders>
            <w:vAlign w:val="center"/>
          </w:tcPr>
          <w:p w14:paraId="05D8EEC4" w14:textId="77777777" w:rsidR="00FD50CC" w:rsidRPr="00FB3017" w:rsidRDefault="00FD50CC" w:rsidP="00F847C8">
            <w:pPr>
              <w:overflowPunct/>
              <w:autoSpaceDE/>
              <w:autoSpaceDN/>
              <w:adjustRightInd/>
              <w:textAlignment w:val="auto"/>
              <w:rPr>
                <w:rFonts w:ascii="Arial" w:hAnsi="Arial" w:cs="Arial"/>
                <w:color w:val="000000"/>
                <w:lang w:val="en-US"/>
              </w:rPr>
            </w:pPr>
            <w:r w:rsidRPr="00FB3017">
              <w:rPr>
                <w:rFonts w:ascii="Arial" w:hAnsi="Arial" w:cs="Arial"/>
                <w:color w:val="000000"/>
                <w:lang w:val="en-US"/>
              </w:rPr>
              <w:t>Step up the claim to Acosta for research</w:t>
            </w:r>
          </w:p>
        </w:tc>
        <w:tc>
          <w:tcPr>
            <w:tcW w:w="236" w:type="dxa"/>
            <w:tcBorders>
              <w:top w:val="nil"/>
              <w:left w:val="nil"/>
              <w:bottom w:val="single" w:sz="4" w:space="0" w:color="auto"/>
              <w:right w:val="single" w:sz="4" w:space="0" w:color="auto"/>
            </w:tcBorders>
          </w:tcPr>
          <w:p w14:paraId="6E4C91AB" w14:textId="77777777" w:rsidR="00FD50CC" w:rsidRPr="00FB3017" w:rsidRDefault="00FD50CC" w:rsidP="00F847C8">
            <w:pPr>
              <w:overflowPunct/>
              <w:autoSpaceDE/>
              <w:autoSpaceDN/>
              <w:adjustRightInd/>
              <w:textAlignment w:val="auto"/>
              <w:rPr>
                <w:rFonts w:ascii="Arial" w:hAnsi="Arial" w:cs="Arial"/>
                <w:color w:val="000000"/>
                <w:lang w:val="en-US"/>
              </w:rPr>
            </w:pPr>
          </w:p>
        </w:tc>
      </w:tr>
    </w:tbl>
    <w:p w14:paraId="01A7F686" w14:textId="77777777" w:rsidR="00FD50CC" w:rsidRPr="00FB3017" w:rsidRDefault="00FD50CC" w:rsidP="00FD50CC">
      <w:pPr>
        <w:rPr>
          <w:rFonts w:ascii="Arial" w:hAnsi="Arial" w:cs="Arial"/>
          <w:b/>
          <w:u w:val="single"/>
          <w:lang w:val="en-GB"/>
        </w:rPr>
      </w:pPr>
      <w:r w:rsidRPr="00FB3017">
        <w:rPr>
          <w:rFonts w:ascii="Arial" w:hAnsi="Arial" w:cs="Arial"/>
          <w:b/>
          <w:lang w:val="en-GB"/>
        </w:rPr>
        <w:tab/>
      </w:r>
    </w:p>
    <w:p w14:paraId="23A92F13" w14:textId="3E876CF6" w:rsidR="00B20E3B" w:rsidRPr="00FB3017" w:rsidRDefault="00B20E3B">
      <w:pPr>
        <w:overflowPunct/>
        <w:autoSpaceDE/>
        <w:autoSpaceDN/>
        <w:adjustRightInd/>
        <w:textAlignment w:val="auto"/>
        <w:rPr>
          <w:rFonts w:ascii="Arial" w:hAnsi="Arial" w:cs="Arial"/>
          <w:b/>
          <w:szCs w:val="22"/>
        </w:rPr>
      </w:pPr>
    </w:p>
    <w:p w14:paraId="2C7FAED1" w14:textId="77777777" w:rsidR="00FD50CC" w:rsidRPr="00FB3017" w:rsidRDefault="00FD50CC" w:rsidP="00FD50CC">
      <w:pPr>
        <w:rPr>
          <w:rFonts w:ascii="Arial" w:hAnsi="Arial" w:cs="Arial"/>
          <w:b/>
          <w:szCs w:val="22"/>
        </w:rPr>
      </w:pPr>
      <w:r w:rsidRPr="00FB3017">
        <w:rPr>
          <w:rFonts w:ascii="Arial" w:hAnsi="Arial" w:cs="Arial"/>
          <w:b/>
          <w:szCs w:val="22"/>
        </w:rPr>
        <w:t>15.1</w:t>
      </w:r>
      <w:r w:rsidRPr="00FB3017">
        <w:rPr>
          <w:rFonts w:ascii="Arial" w:hAnsi="Arial" w:cs="Arial"/>
          <w:b/>
          <w:szCs w:val="22"/>
        </w:rPr>
        <w:tab/>
        <w:t>Customer Invoice for Coupon</w:t>
      </w:r>
      <w:r w:rsidR="00B20E3B" w:rsidRPr="00FB3017">
        <w:rPr>
          <w:rFonts w:ascii="Arial" w:hAnsi="Arial" w:cs="Arial"/>
          <w:b/>
          <w:szCs w:val="22"/>
        </w:rPr>
        <w:t>, Example 1</w:t>
      </w:r>
      <w:r w:rsidRPr="00FB3017">
        <w:rPr>
          <w:rFonts w:ascii="Arial" w:hAnsi="Arial" w:cs="Arial"/>
          <w:b/>
          <w:szCs w:val="22"/>
        </w:rPr>
        <w:t>:</w:t>
      </w:r>
    </w:p>
    <w:p w14:paraId="02C75446" w14:textId="77777777" w:rsidR="00FD50CC" w:rsidRPr="00FB3017" w:rsidRDefault="00650065" w:rsidP="00FD50CC">
      <w:pPr>
        <w:tabs>
          <w:tab w:val="left" w:pos="4537"/>
        </w:tabs>
        <w:rPr>
          <w:del w:id="514" w:author="Whitney Eiss" w:date="2017-10-16T11:36:00Z"/>
          <w:rFonts w:ascii="Arial" w:hAnsi="Arial" w:cs="Arial"/>
          <w:szCs w:val="22"/>
        </w:rPr>
      </w:pPr>
      <w:del w:id="515" w:author="Whitney Eiss" w:date="2017-10-16T11:36:00Z">
        <w:r w:rsidRPr="00FB3017">
          <w:rPr>
            <w:rFonts w:ascii="Arial" w:hAnsi="Arial" w:cs="Arial"/>
            <w:b/>
            <w:noProof/>
            <w:szCs w:val="22"/>
            <w:lang w:val="en-US"/>
          </w:rPr>
          <mc:AlternateContent>
            <mc:Choice Requires="wps">
              <w:drawing>
                <wp:anchor distT="0" distB="0" distL="114300" distR="114300" simplePos="0" relativeHeight="252118528" behindDoc="0" locked="0" layoutInCell="1" allowOverlap="1" wp14:anchorId="69D8FC14" wp14:editId="681225B0">
                  <wp:simplePos x="0" y="0"/>
                  <wp:positionH relativeFrom="column">
                    <wp:posOffset>1924050</wp:posOffset>
                  </wp:positionH>
                  <wp:positionV relativeFrom="paragraph">
                    <wp:posOffset>36195</wp:posOffset>
                  </wp:positionV>
                  <wp:extent cx="306070" cy="311150"/>
                  <wp:effectExtent l="9525" t="17145" r="17780" b="14605"/>
                  <wp:wrapNone/>
                  <wp:docPr id="2053" name="Oval 8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61D407" w14:textId="77777777" w:rsidR="00257BB1" w:rsidRPr="00C225AB" w:rsidRDefault="00257BB1" w:rsidP="00FD50CC">
                              <w:pPr>
                                <w:rPr>
                                  <w:del w:id="516" w:author="Whitney Eiss" w:date="2017-10-16T11:36:00Z"/>
                                  <w:rFonts w:ascii="Arial" w:hAnsi="Arial" w:cs="Arial"/>
                                  <w:b/>
                                  <w:sz w:val="28"/>
                                  <w:szCs w:val="28"/>
                                </w:rPr>
                              </w:pPr>
                              <w:del w:id="517" w:author="Whitney Eiss" w:date="2017-10-16T11:36:00Z">
                                <w:r w:rsidRPr="00C225AB">
                                  <w:rPr>
                                    <w:rFonts w:ascii="Arial" w:hAnsi="Arial" w:cs="Arial"/>
                                    <w:b/>
                                    <w:sz w:val="28"/>
                                    <w:szCs w:val="28"/>
                                  </w:rPr>
                                  <w:delText>i</w:delText>
                                </w:r>
                              </w:del>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D8FC14" id="Oval 890" o:spid="_x0000_s1189" style="position:absolute;margin-left:151.5pt;margin-top:2.85pt;width:24.1pt;height:24.5pt;z-index:25211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" fillcolor="#8db3e2" strokecolor="yellow" strokeweight="1.5pt">
                  <v:shadow color="#868686"/>
                  <v:textbox>
                    <w:txbxContent>
                      <w:p w14:paraId="3261D407" w14:textId="77777777" w:rsidR="00257BB1" w:rsidRPr="00C225AB" w:rsidRDefault="00257BB1" w:rsidP="00FD50CC">
                        <w:pPr>
                          <w:rPr>
                            <w:del w:id="518" w:author="Whitney Eiss" w:date="2017-10-16T11:36:00Z"/>
                            <w:rFonts w:ascii="Arial" w:hAnsi="Arial" w:cs="Arial"/>
                            <w:b/>
                            <w:sz w:val="28"/>
                            <w:szCs w:val="28"/>
                          </w:rPr>
                        </w:pPr>
                        <w:del w:id="519" w:author="Whitney Eiss" w:date="2017-10-16T11:36:00Z">
                          <w:r w:rsidRPr="00C225AB">
                            <w:rPr>
                              <w:rFonts w:ascii="Arial" w:hAnsi="Arial" w:cs="Arial"/>
                              <w:b/>
                              <w:sz w:val="28"/>
                              <w:szCs w:val="28"/>
                            </w:rPr>
                            <w:delText>i</w:delText>
                          </w:r>
                        </w:del>
                      </w:p>
                    </w:txbxContent>
                  </v:textbox>
                </v:oval>
              </w:pict>
            </mc:Fallback>
          </mc:AlternateContent>
        </w:r>
      </w:del>
    </w:p>
    <w:p w14:paraId="0B74BEAA" w14:textId="53DE55F2" w:rsidR="00FD50CC" w:rsidRPr="00FB3017" w:rsidRDefault="00650065" w:rsidP="00FD50CC">
      <w:pPr>
        <w:tabs>
          <w:tab w:val="left" w:pos="4537"/>
        </w:tabs>
        <w:rPr>
          <w:ins w:id="520" w:author="Whitney Eiss" w:date="2017-10-16T11:36:00Z"/>
          <w:rFonts w:ascii="Arial" w:hAnsi="Arial" w:cs="Arial"/>
          <w:szCs w:val="22"/>
        </w:rPr>
      </w:pPr>
      <w:del w:id="521" w:author="Whitney Eiss" w:date="2017-10-16T11:36:00Z">
        <w:r w:rsidRPr="00FB3017">
          <w:rPr>
            <w:rFonts w:ascii="Arial" w:hAnsi="Arial" w:cs="Arial"/>
            <w:noProof/>
            <w:szCs w:val="22"/>
            <w:lang w:val="en-US"/>
          </w:rPr>
          <mc:AlternateContent>
            <mc:Choice Requires="wps">
              <w:drawing>
                <wp:anchor distT="0" distB="0" distL="114300" distR="114300" simplePos="0" relativeHeight="252117504" behindDoc="0" locked="0" layoutInCell="1" allowOverlap="1" wp14:anchorId="1FE4DB45" wp14:editId="1B3CC4DB">
                  <wp:simplePos x="0" y="0"/>
                  <wp:positionH relativeFrom="column">
                    <wp:posOffset>2143125</wp:posOffset>
                  </wp:positionH>
                  <wp:positionV relativeFrom="paragraph">
                    <wp:posOffset>31115</wp:posOffset>
                  </wp:positionV>
                  <wp:extent cx="1466850" cy="624205"/>
                  <wp:effectExtent l="9525" t="12065" r="9525" b="11430"/>
                  <wp:wrapNone/>
                  <wp:docPr id="2054" name="Text Box 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624205"/>
                          </a:xfrm>
                          <a:prstGeom prst="rect">
                            <a:avLst/>
                          </a:prstGeom>
                          <a:solidFill>
                            <a:srgbClr val="8DB3E2"/>
                          </a:solidFill>
                          <a:ln w="19050">
                            <a:solidFill>
                              <a:srgbClr val="000000"/>
                            </a:solidFill>
                            <a:miter lim="800000"/>
                            <a:headEnd/>
                            <a:tailEnd/>
                          </a:ln>
                        </wps:spPr>
                        <wps:txbx>
                          <w:txbxContent>
                            <w:p w14:paraId="74C4B614" w14:textId="77777777" w:rsidR="00257BB1" w:rsidRPr="00B050FC" w:rsidRDefault="00257BB1" w:rsidP="00FD50CC">
                              <w:pPr>
                                <w:rPr>
                                  <w:del w:id="522" w:author="Whitney Eiss" w:date="2017-10-16T11:36:00Z"/>
                                  <w:rFonts w:ascii="Arial" w:hAnsi="Arial" w:cs="Arial"/>
                                  <w:sz w:val="16"/>
                                  <w:szCs w:val="16"/>
                                </w:rPr>
                              </w:pPr>
                              <w:del w:id="523" w:author="Whitney Eiss" w:date="2017-10-16T11:36:00Z">
                                <w:r>
                                  <w:rPr>
                                    <w:rFonts w:ascii="Arial" w:hAnsi="Arial" w:cs="Arial"/>
                                    <w:sz w:val="16"/>
                                    <w:szCs w:val="16"/>
                                  </w:rPr>
                                  <w:delText>This is the customer reference number used to search for the customer invoice within SHARP.</w:delText>
                                </w:r>
                              </w:del>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E4DB45" id="Text Box 870" o:spid="_x0000_s1190" type="#_x0000_t202" style="position:absolute;margin-left:168.75pt;margin-top:2.45pt;width:115.5pt;height:49.15pt;z-index:25211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" fillcolor="#8db3e2" strokeweight="1.5pt">
                  <v:textbox>
                    <w:txbxContent>
                      <w:p w14:paraId="74C4B614" w14:textId="77777777" w:rsidR="00257BB1" w:rsidRPr="00B050FC" w:rsidRDefault="00257BB1" w:rsidP="00FD50CC">
                        <w:pPr>
                          <w:rPr>
                            <w:del w:id="524" w:author="Whitney Eiss" w:date="2017-10-16T11:36:00Z"/>
                            <w:rFonts w:ascii="Arial" w:hAnsi="Arial" w:cs="Arial"/>
                            <w:sz w:val="16"/>
                            <w:szCs w:val="16"/>
                          </w:rPr>
                        </w:pPr>
                        <w:del w:id="525" w:author="Whitney Eiss" w:date="2017-10-16T11:36:00Z">
                          <w:r>
                            <w:rPr>
                              <w:rFonts w:ascii="Arial" w:hAnsi="Arial" w:cs="Arial"/>
                              <w:sz w:val="16"/>
                              <w:szCs w:val="16"/>
                            </w:rPr>
                            <w:delText>This is the customer reference number used to search for the customer invoice within SHARP.</w:delText>
                          </w:r>
                        </w:del>
                      </w:p>
                    </w:txbxContent>
                  </v:textbox>
                </v:shape>
              </w:pict>
            </mc:Fallback>
          </mc:AlternateContent>
        </w:r>
      </w:del>
      <w:ins w:id="526" w:author="Whitney Eiss" w:date="2017-10-16T11:36:00Z">
        <w:r w:rsidR="007B74AE" w:rsidRPr="00FB3017">
          <w:rPr>
            <w:rFonts w:ascii="Arial" w:hAnsi="Arial" w:cs="Arial"/>
            <w:noProof/>
            <w:szCs w:val="22"/>
            <w:lang w:val="en-US"/>
          </w:rPr>
          <mc:AlternateContent>
            <mc:Choice Requires="wps">
              <w:drawing>
                <wp:anchor distT="0" distB="0" distL="114300" distR="114300" simplePos="0" relativeHeight="251388416" behindDoc="0" locked="0" layoutInCell="1" allowOverlap="1" wp14:anchorId="5BDB1CFB" wp14:editId="0558B8F7">
                  <wp:simplePos x="0" y="0"/>
                  <wp:positionH relativeFrom="column">
                    <wp:posOffset>2127581</wp:posOffset>
                  </wp:positionH>
                  <wp:positionV relativeFrom="paragraph">
                    <wp:posOffset>116205</wp:posOffset>
                  </wp:positionV>
                  <wp:extent cx="1466850" cy="731520"/>
                  <wp:effectExtent l="0" t="0" r="19050" b="11430"/>
                  <wp:wrapNone/>
                  <wp:docPr id="158" name="Text Box 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731520"/>
                          </a:xfrm>
                          <a:prstGeom prst="rect">
                            <a:avLst/>
                          </a:prstGeom>
                          <a:solidFill>
                            <a:srgbClr val="8DB3E2"/>
                          </a:solidFill>
                          <a:ln w="19050">
                            <a:solidFill>
                              <a:srgbClr val="000000"/>
                            </a:solidFill>
                            <a:miter lim="800000"/>
                            <a:headEnd/>
                            <a:tailEnd/>
                          </a:ln>
                        </wps:spPr>
                        <wps:txbx>
                          <w:txbxContent>
                            <w:p w14:paraId="4DCA98F5" w14:textId="77777777" w:rsidR="00257BB1" w:rsidRPr="00B050FC" w:rsidRDefault="00257BB1" w:rsidP="00FD50CC">
                              <w:pPr>
                                <w:rPr>
                                  <w:ins w:id="527" w:author="Whitney Eiss" w:date="2017-10-16T11:36:00Z"/>
                                  <w:rFonts w:ascii="Arial" w:hAnsi="Arial" w:cs="Arial"/>
                                  <w:sz w:val="16"/>
                                  <w:szCs w:val="16"/>
                                </w:rPr>
                              </w:pPr>
                              <w:ins w:id="528" w:author="Whitney Eiss" w:date="2017-10-16T11:36:00Z">
                                <w:r>
                                  <w:rPr>
                                    <w:rFonts w:ascii="Arial" w:hAnsi="Arial" w:cs="Arial"/>
                                    <w:sz w:val="16"/>
                                    <w:szCs w:val="16"/>
                                  </w:rPr>
                                  <w:t xml:space="preserve">This is the customer reference number used to search for the customer invoice within </w:t>
                                </w:r>
                                <w:r>
                                  <w:rPr>
                                    <w:rFonts w:ascii="Verdana" w:hAnsi="Verdana"/>
                                    <w:color w:val="000000"/>
                                    <w:sz w:val="17"/>
                                    <w:szCs w:val="17"/>
                                  </w:rPr>
                                  <w:t>ACOSTA Relay</w:t>
                                </w:r>
                                <w:r>
                                  <w:rPr>
                                    <w:rFonts w:ascii="Arial" w:hAnsi="Arial" w:cs="Arial"/>
                                    <w:sz w:val="16"/>
                                    <w:szCs w:val="16"/>
                                  </w:rPr>
                                  <w:t>.</w:t>
                                </w:r>
                              </w:ins>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DB1CFB" id="_x0000_s1191" type="#_x0000_t202" style="position:absolute;margin-left:167.55pt;margin-top:9.15pt;width:115.5pt;height:57.6pt;z-index:25138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" fillcolor="#8db3e2" strokeweight="1.5pt">
                  <v:textbox>
                    <w:txbxContent>
                      <w:p w14:paraId="4DCA98F5" w14:textId="77777777" w:rsidR="00257BB1" w:rsidRPr="00B050FC" w:rsidRDefault="00257BB1" w:rsidP="00FD50CC">
                        <w:pPr>
                          <w:rPr>
                            <w:ins w:id="529" w:author="Whitney Eiss" w:date="2017-10-16T11:36:00Z"/>
                            <w:rFonts w:ascii="Arial" w:hAnsi="Arial" w:cs="Arial"/>
                            <w:sz w:val="16"/>
                            <w:szCs w:val="16"/>
                          </w:rPr>
                        </w:pPr>
                        <w:ins w:id="530" w:author="Whitney Eiss" w:date="2017-10-16T11:36:00Z">
                          <w:r>
                            <w:rPr>
                              <w:rFonts w:ascii="Arial" w:hAnsi="Arial" w:cs="Arial"/>
                              <w:sz w:val="16"/>
                              <w:szCs w:val="16"/>
                            </w:rPr>
                            <w:t xml:space="preserve">This is the customer reference number used to search for the customer invoice within </w:t>
                          </w:r>
                          <w:r>
                            <w:rPr>
                              <w:rFonts w:ascii="Verdana" w:hAnsi="Verdana"/>
                              <w:color w:val="000000"/>
                              <w:sz w:val="17"/>
                              <w:szCs w:val="17"/>
                            </w:rPr>
                            <w:t>ACOSTA Relay</w:t>
                          </w:r>
                          <w:r>
                            <w:rPr>
                              <w:rFonts w:ascii="Arial" w:hAnsi="Arial" w:cs="Arial"/>
                              <w:sz w:val="16"/>
                              <w:szCs w:val="16"/>
                            </w:rPr>
                            <w:t>.</w:t>
                          </w:r>
                        </w:ins>
                      </w:p>
                    </w:txbxContent>
                  </v:textbox>
                </v:shape>
              </w:pict>
            </mc:Fallback>
          </mc:AlternateContent>
        </w:r>
      </w:ins>
    </w:p>
    <w:p w14:paraId="18C32886" w14:textId="77777777" w:rsidR="00FD50CC" w:rsidRPr="00FB3017" w:rsidRDefault="00FD50CC" w:rsidP="00FD50CC">
      <w:pPr>
        <w:tabs>
          <w:tab w:val="left" w:pos="4537"/>
        </w:tabs>
        <w:rPr>
          <w:rFonts w:ascii="Arial" w:hAnsi="Arial" w:cs="Arial"/>
          <w:szCs w:val="22"/>
        </w:rPr>
      </w:pPr>
    </w:p>
    <w:p w14:paraId="11F648F7" w14:textId="02800AC9" w:rsidR="00FD50CC" w:rsidRPr="00FB3017" w:rsidRDefault="000A6F26" w:rsidP="00FD50CC">
      <w:pPr>
        <w:tabs>
          <w:tab w:val="left" w:pos="4537"/>
        </w:tabs>
        <w:rPr>
          <w:rFonts w:ascii="Arial" w:hAnsi="Arial" w:cs="Arial"/>
          <w:szCs w:val="22"/>
        </w:rPr>
      </w:pPr>
      <w:r w:rsidRPr="00FB3017">
        <w:rPr>
          <w:rFonts w:ascii="Arial" w:hAnsi="Arial" w:cs="Arial"/>
          <w:noProof/>
          <w:szCs w:val="22"/>
          <w:lang w:val="en-US"/>
        </w:rPr>
        <mc:AlternateContent>
          <mc:Choice Requires="wps">
            <w:drawing>
              <wp:anchor distT="0" distB="0" distL="114300" distR="114300" simplePos="0" relativeHeight="251389440" behindDoc="0" locked="0" layoutInCell="1" allowOverlap="1" wp14:anchorId="1FEA8BC2" wp14:editId="37BC8012">
                <wp:simplePos x="0" y="0"/>
                <wp:positionH relativeFrom="column">
                  <wp:posOffset>1403985</wp:posOffset>
                </wp:positionH>
                <wp:positionV relativeFrom="paragraph">
                  <wp:posOffset>2390140</wp:posOffset>
                </wp:positionV>
                <wp:extent cx="514350" cy="148590"/>
                <wp:effectExtent l="9525" t="18415" r="9525" b="13970"/>
                <wp:wrapNone/>
                <wp:docPr id="155" name="AutoShape 8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1485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D4242D" id="AutoShape 874" o:spid="_x0000_s1026" style="position:absolute;margin-left:110.55pt;margin-top:188.2pt;width:40.5pt;height:11.7pt;z-index:25138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" filled="f" strokecolor="red" strokeweight="1.5pt">
                <v:shadow color="#868686"/>
              </v:roundrect>
            </w:pict>
          </mc:Fallback>
        </mc:AlternateContent>
      </w:r>
      <w:r w:rsidRPr="00FB3017">
        <w:rPr>
          <w:rFonts w:ascii="Arial" w:hAnsi="Arial" w:cs="Arial"/>
          <w:noProof/>
          <w:szCs w:val="22"/>
          <w:lang w:val="en-US"/>
        </w:rPr>
        <mc:AlternateContent>
          <mc:Choice Requires="wps">
            <w:drawing>
              <wp:anchor distT="0" distB="0" distL="114300" distR="114300" simplePos="0" relativeHeight="251383296" behindDoc="0" locked="0" layoutInCell="1" allowOverlap="1" wp14:anchorId="18F1FB5C" wp14:editId="558A100C">
                <wp:simplePos x="0" y="0"/>
                <wp:positionH relativeFrom="column">
                  <wp:posOffset>752475</wp:posOffset>
                </wp:positionH>
                <wp:positionV relativeFrom="paragraph">
                  <wp:posOffset>1824990</wp:posOffset>
                </wp:positionV>
                <wp:extent cx="2000250" cy="148590"/>
                <wp:effectExtent l="9525" t="11430" r="9525" b="11430"/>
                <wp:wrapNone/>
                <wp:docPr id="148" name="AutoShape 8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1485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02480E" id="AutoShape 865" o:spid="_x0000_s1026" style="position:absolute;margin-left:59.25pt;margin-top:143.7pt;width:157.5pt;height:11.7pt;z-index:2513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" filled="f" strokecolor="red" strokeweight="1.5pt">
                <v:shadow color="#868686"/>
              </v:roundrect>
            </w:pict>
          </mc:Fallback>
        </mc:AlternateContent>
      </w:r>
      <w:r w:rsidR="00650065" w:rsidRPr="00FB3017">
        <w:rPr>
          <w:rFonts w:ascii="Arial" w:hAnsi="Arial" w:cs="Arial"/>
          <w:noProof/>
          <w:szCs w:val="22"/>
          <w:lang w:val="en-US"/>
        </w:rPr>
        <mc:AlternateContent>
          <mc:Choice Requires="wps">
            <w:drawing>
              <wp:anchor distT="0" distB="0" distL="114300" distR="114300" simplePos="0" relativeHeight="251391488" behindDoc="0" locked="0" layoutInCell="1" allowOverlap="1" wp14:anchorId="6488FC75" wp14:editId="2C969093">
                <wp:simplePos x="0" y="0"/>
                <wp:positionH relativeFrom="column">
                  <wp:posOffset>3171825</wp:posOffset>
                </wp:positionH>
                <wp:positionV relativeFrom="paragraph">
                  <wp:posOffset>3709670</wp:posOffset>
                </wp:positionV>
                <wp:extent cx="1334135" cy="362585"/>
                <wp:effectExtent l="9525" t="13970" r="18415" b="13970"/>
                <wp:wrapNone/>
                <wp:docPr id="157" name="Text Box 8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4135" cy="362585"/>
                        </a:xfrm>
                        <a:prstGeom prst="rect">
                          <a:avLst/>
                        </a:prstGeom>
                        <a:solidFill>
                          <a:srgbClr val="8DB3E2"/>
                        </a:solidFill>
                        <a:ln w="19050">
                          <a:solidFill>
                            <a:srgbClr val="000000"/>
                          </a:solidFill>
                          <a:miter lim="800000"/>
                          <a:headEnd/>
                          <a:tailEnd/>
                        </a:ln>
                      </wps:spPr>
                      <wps:txbx>
                        <w:txbxContent>
                          <w:p w14:paraId="63D26F6B" w14:textId="77777777" w:rsidR="00257BB1" w:rsidRPr="00E70843" w:rsidRDefault="00257BB1" w:rsidP="00FD50CC">
                            <w:pPr>
                              <w:rPr>
                                <w:szCs w:val="16"/>
                              </w:rPr>
                            </w:pPr>
                            <w:r>
                              <w:rPr>
                                <w:rFonts w:ascii="Arial" w:hAnsi="Arial" w:cs="Arial"/>
                                <w:sz w:val="16"/>
                                <w:szCs w:val="16"/>
                                <w:u w:val="single"/>
                              </w:rPr>
                              <w:t>D</w:t>
                            </w:r>
                            <w:r w:rsidRPr="00AC63D9">
                              <w:rPr>
                                <w:rFonts w:ascii="Arial" w:hAnsi="Arial" w:cs="Arial"/>
                                <w:sz w:val="16"/>
                                <w:szCs w:val="16"/>
                                <w:u w:val="single"/>
                              </w:rPr>
                              <w:t>eduction amount</w:t>
                            </w:r>
                            <w:r w:rsidRPr="00855D48">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88FC75" id="Text Box 876" o:spid="_x0000_s1192" type="#_x0000_t202" style="position:absolute;margin-left:249.75pt;margin-top:292.1pt;width:105.05pt;height:28.55pt;z-index:2513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" fillcolor="#8db3e2" strokeweight="1.5pt">
                <v:textbox>
                  <w:txbxContent>
                    <w:p w14:paraId="63D26F6B" w14:textId="77777777" w:rsidR="00257BB1" w:rsidRPr="00E70843" w:rsidRDefault="00257BB1" w:rsidP="00FD50CC">
                      <w:pPr>
                        <w:rPr>
                          <w:szCs w:val="16"/>
                        </w:rPr>
                      </w:pPr>
                      <w:r>
                        <w:rPr>
                          <w:rFonts w:ascii="Arial" w:hAnsi="Arial" w:cs="Arial"/>
                          <w:sz w:val="16"/>
                          <w:szCs w:val="16"/>
                          <w:u w:val="single"/>
                        </w:rPr>
                        <w:t>D</w:t>
                      </w:r>
                      <w:r w:rsidRPr="00AC63D9">
                        <w:rPr>
                          <w:rFonts w:ascii="Arial" w:hAnsi="Arial" w:cs="Arial"/>
                          <w:sz w:val="16"/>
                          <w:szCs w:val="16"/>
                          <w:u w:val="single"/>
                        </w:rPr>
                        <w:t>eduction amount</w:t>
                      </w:r>
                      <w:r w:rsidRPr="00855D48">
                        <w:rPr>
                          <w:rFonts w:ascii="Arial" w:hAnsi="Arial" w:cs="Arial"/>
                          <w:sz w:val="16"/>
                          <w:szCs w:val="16"/>
                        </w:rPr>
                        <w:t xml:space="preserve"> </w:t>
                      </w:r>
                    </w:p>
                  </w:txbxContent>
                </v:textbox>
              </v:shape>
            </w:pict>
          </mc:Fallback>
        </mc:AlternateContent>
      </w:r>
      <w:r w:rsidR="00650065" w:rsidRPr="00FB3017">
        <w:rPr>
          <w:rFonts w:ascii="Arial" w:hAnsi="Arial" w:cs="Arial"/>
          <w:noProof/>
          <w:szCs w:val="22"/>
          <w:lang w:val="en-US"/>
        </w:rPr>
        <mc:AlternateContent>
          <mc:Choice Requires="wps">
            <w:drawing>
              <wp:anchor distT="0" distB="0" distL="114300" distR="114300" simplePos="0" relativeHeight="251385344" behindDoc="0" locked="0" layoutInCell="1" allowOverlap="1" wp14:anchorId="0E82C98C" wp14:editId="273526AE">
                <wp:simplePos x="0" y="0"/>
                <wp:positionH relativeFrom="column">
                  <wp:posOffset>1594485</wp:posOffset>
                </wp:positionH>
                <wp:positionV relativeFrom="paragraph">
                  <wp:posOffset>699135</wp:posOffset>
                </wp:positionV>
                <wp:extent cx="1512570" cy="474345"/>
                <wp:effectExtent l="13335" t="13335" r="17145" b="17145"/>
                <wp:wrapNone/>
                <wp:docPr id="156" name="Text Box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570" cy="474345"/>
                        </a:xfrm>
                        <a:prstGeom prst="rect">
                          <a:avLst/>
                        </a:prstGeom>
                        <a:solidFill>
                          <a:srgbClr val="8DB3E2"/>
                        </a:solidFill>
                        <a:ln w="19050">
                          <a:solidFill>
                            <a:srgbClr val="000000"/>
                          </a:solidFill>
                          <a:miter lim="800000"/>
                          <a:headEnd/>
                          <a:tailEnd/>
                        </a:ln>
                      </wps:spPr>
                      <wps:txbx>
                        <w:txbxContent>
                          <w:p w14:paraId="4D414310" w14:textId="77777777" w:rsidR="00257BB1" w:rsidRPr="00B050FC" w:rsidRDefault="00257BB1" w:rsidP="00FD50CC">
                            <w:pPr>
                              <w:rPr>
                                <w:rFonts w:ascii="Arial" w:hAnsi="Arial" w:cs="Arial"/>
                                <w:sz w:val="16"/>
                                <w:szCs w:val="16"/>
                              </w:rPr>
                            </w:pPr>
                            <w:r>
                              <w:rPr>
                                <w:rFonts w:ascii="Arial" w:hAnsi="Arial" w:cs="Arial"/>
                                <w:sz w:val="16"/>
                                <w:szCs w:val="16"/>
                              </w:rPr>
                              <w:t>This confirms that the customer invoiced for coupons.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82C98C" id="Text Box 867" o:spid="_x0000_s1193" type="#_x0000_t202" style="position:absolute;margin-left:125.55pt;margin-top:55.05pt;width:119.1pt;height:37.35pt;z-index:2513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" fillcolor="#8db3e2" strokeweight="1.5pt">
                <v:textbox>
                  <w:txbxContent>
                    <w:p w14:paraId="4D414310" w14:textId="77777777" w:rsidR="00257BB1" w:rsidRPr="00B050FC" w:rsidRDefault="00257BB1" w:rsidP="00FD50CC">
                      <w:pPr>
                        <w:rPr>
                          <w:rFonts w:ascii="Arial" w:hAnsi="Arial" w:cs="Arial"/>
                          <w:sz w:val="16"/>
                          <w:szCs w:val="16"/>
                        </w:rPr>
                      </w:pPr>
                      <w:r>
                        <w:rPr>
                          <w:rFonts w:ascii="Arial" w:hAnsi="Arial" w:cs="Arial"/>
                          <w:sz w:val="16"/>
                          <w:szCs w:val="16"/>
                        </w:rPr>
                        <w:t>This confirms that the customer invoiced for coupons.</w:t>
                      </w:r>
                    </w:p>
                  </w:txbxContent>
                </v:textbox>
              </v:shape>
            </w:pict>
          </mc:Fallback>
        </mc:AlternateContent>
      </w:r>
      <w:r w:rsidR="00650065" w:rsidRPr="00FB3017">
        <w:rPr>
          <w:rFonts w:ascii="Arial" w:hAnsi="Arial" w:cs="Arial"/>
          <w:noProof/>
          <w:szCs w:val="22"/>
          <w:lang w:val="en-US"/>
        </w:rPr>
        <mc:AlternateContent>
          <mc:Choice Requires="wps">
            <w:drawing>
              <wp:anchor distT="0" distB="0" distL="114300" distR="114300" simplePos="0" relativeHeight="251390464" behindDoc="0" locked="0" layoutInCell="1" allowOverlap="1" wp14:anchorId="60A0C626" wp14:editId="3D199B6E">
                <wp:simplePos x="0" y="0"/>
                <wp:positionH relativeFrom="column">
                  <wp:posOffset>1823720</wp:posOffset>
                </wp:positionH>
                <wp:positionV relativeFrom="paragraph">
                  <wp:posOffset>2524760</wp:posOffset>
                </wp:positionV>
                <wp:extent cx="1786255" cy="1184910"/>
                <wp:effectExtent l="13970" t="10160" r="47625" b="62230"/>
                <wp:wrapNone/>
                <wp:docPr id="152" name="AutoShape 8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6255" cy="11849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919489" id="AutoShape 875" o:spid="_x0000_s1026" type="#_x0000_t32" style="position:absolute;margin-left:143.6pt;margin-top:198.8pt;width:140.65pt;height:93.3pt;z-index:25139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" strokeweight="1.5pt">
                <v:stroke endarrow="block"/>
                <v:shadow color="#868686"/>
              </v:shape>
            </w:pict>
          </mc:Fallback>
        </mc:AlternateContent>
      </w:r>
      <w:r w:rsidR="00650065" w:rsidRPr="00FB3017">
        <w:rPr>
          <w:rFonts w:ascii="Arial" w:hAnsi="Arial" w:cs="Arial"/>
          <w:noProof/>
          <w:szCs w:val="22"/>
          <w:lang w:val="en-US"/>
        </w:rPr>
        <mc:AlternateContent>
          <mc:Choice Requires="wps">
            <w:drawing>
              <wp:anchor distT="0" distB="0" distL="114300" distR="114300" simplePos="0" relativeHeight="251387392" behindDoc="0" locked="0" layoutInCell="1" allowOverlap="1" wp14:anchorId="7D29B262" wp14:editId="1A6CA9F9">
                <wp:simplePos x="0" y="0"/>
                <wp:positionH relativeFrom="column">
                  <wp:posOffset>3609975</wp:posOffset>
                </wp:positionH>
                <wp:positionV relativeFrom="paragraph">
                  <wp:posOffset>188595</wp:posOffset>
                </wp:positionV>
                <wp:extent cx="666750" cy="409575"/>
                <wp:effectExtent l="47625" t="55245" r="9525" b="11430"/>
                <wp:wrapNone/>
                <wp:docPr id="151" name="AutoShape 8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66750" cy="4095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CE2FF8" id="AutoShape 869" o:spid="_x0000_s1026" type="#_x0000_t32" style="position:absolute;margin-left:284.25pt;margin-top:14.85pt;width:52.5pt;height:32.25pt;flip:x y;z-index:25138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" strokeweight="1.5pt">
                <v:stroke endarrow="block"/>
                <v:shadow color="#868686"/>
              </v:shape>
            </w:pict>
          </mc:Fallback>
        </mc:AlternateContent>
      </w:r>
      <w:r w:rsidR="00650065" w:rsidRPr="00FB3017">
        <w:rPr>
          <w:rFonts w:ascii="Arial" w:hAnsi="Arial" w:cs="Arial"/>
          <w:noProof/>
          <w:szCs w:val="22"/>
          <w:lang w:val="en-US"/>
        </w:rPr>
        <mc:AlternateContent>
          <mc:Choice Requires="wps">
            <w:drawing>
              <wp:anchor distT="0" distB="0" distL="114300" distR="114300" simplePos="0" relativeHeight="251384320" behindDoc="0" locked="0" layoutInCell="1" allowOverlap="1" wp14:anchorId="6D57FA33" wp14:editId="55C17538">
                <wp:simplePos x="0" y="0"/>
                <wp:positionH relativeFrom="column">
                  <wp:posOffset>1924050</wp:posOffset>
                </wp:positionH>
                <wp:positionV relativeFrom="paragraph">
                  <wp:posOffset>1308735</wp:posOffset>
                </wp:positionV>
                <wp:extent cx="276225" cy="493395"/>
                <wp:effectExtent l="9525" t="41910" r="57150" b="17145"/>
                <wp:wrapNone/>
                <wp:docPr id="150" name="AutoShape 8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225" cy="4933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AC02BDE" id="AutoShape 866" o:spid="_x0000_s1026" type="#_x0000_t32" style="position:absolute;margin-left:151.5pt;margin-top:103.05pt;width:21.75pt;height:38.85pt;flip:y;z-index:25138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" strokeweight="1.5pt">
                <v:stroke endarrow="block"/>
                <v:shadow color="#868686"/>
              </v:shape>
            </w:pict>
          </mc:Fallback>
        </mc:AlternateContent>
      </w:r>
      <w:r w:rsidR="00650065" w:rsidRPr="00FB3017">
        <w:rPr>
          <w:rFonts w:ascii="Arial" w:hAnsi="Arial" w:cs="Arial"/>
          <w:noProof/>
          <w:szCs w:val="22"/>
          <w:lang w:val="en-US"/>
        </w:rPr>
        <mc:AlternateContent>
          <mc:Choice Requires="wps">
            <w:drawing>
              <wp:anchor distT="0" distB="0" distL="114300" distR="114300" simplePos="0" relativeHeight="251386368" behindDoc="0" locked="0" layoutInCell="1" allowOverlap="1" wp14:anchorId="5404E882" wp14:editId="79BAD549">
                <wp:simplePos x="0" y="0"/>
                <wp:positionH relativeFrom="column">
                  <wp:posOffset>3390900</wp:posOffset>
                </wp:positionH>
                <wp:positionV relativeFrom="paragraph">
                  <wp:posOffset>598170</wp:posOffset>
                </wp:positionV>
                <wp:extent cx="1819275" cy="148590"/>
                <wp:effectExtent l="9525" t="17145" r="9525" b="15240"/>
                <wp:wrapNone/>
                <wp:docPr id="149" name="AutoShape 8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9275" cy="1485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D0D732" id="AutoShape 868" o:spid="_x0000_s1026" style="position:absolute;margin-left:267pt;margin-top:47.1pt;width:143.25pt;height:11.7pt;z-index:25138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" filled="f" strokecolor="red" strokeweight="1.5pt">
                <v:shadow color="#868686"/>
              </v:roundrect>
            </w:pict>
          </mc:Fallback>
        </mc:AlternateContent>
      </w:r>
      <w:r w:rsidR="00FB3017" w:rsidRPr="00FB3017">
        <w:rPr>
          <w:rFonts w:ascii="Arial" w:hAnsi="Arial" w:cs="Arial"/>
          <w:szCs w:val="22"/>
        </w:rPr>
        <w:t xml:space="preserve">         </w:t>
      </w:r>
      <w:r w:rsidR="00297169" w:rsidRPr="00FB3017">
        <w:rPr>
          <w:rFonts w:ascii="Arial" w:hAnsi="Arial" w:cs="Arial"/>
          <w:noProof/>
          <w:szCs w:val="22"/>
          <w:lang w:val="en-US"/>
        </w:rPr>
        <w:drawing>
          <wp:inline distT="0" distB="0" distL="0" distR="0" wp14:anchorId="71240BA1" wp14:editId="0F953999">
            <wp:extent cx="4879340" cy="4645025"/>
            <wp:effectExtent l="19050" t="19050" r="16510" b="22225"/>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6" cstate="print"/>
                    <a:srcRect/>
                    <a:stretch>
                      <a:fillRect/>
                    </a:stretch>
                  </pic:blipFill>
                  <pic:spPr bwMode="auto">
                    <a:xfrm>
                      <a:off x="0" y="0"/>
                      <a:ext cx="4879340" cy="4645025"/>
                    </a:xfrm>
                    <a:prstGeom prst="rect">
                      <a:avLst/>
                    </a:prstGeom>
                    <a:noFill/>
                    <a:ln w="6350" cmpd="sng">
                      <a:solidFill>
                        <a:srgbClr val="000000"/>
                      </a:solidFill>
                      <a:miter lim="800000"/>
                      <a:headEnd/>
                      <a:tailEnd/>
                    </a:ln>
                    <a:effectLst/>
                  </pic:spPr>
                </pic:pic>
              </a:graphicData>
            </a:graphic>
          </wp:inline>
        </w:drawing>
      </w:r>
    </w:p>
    <w:p w14:paraId="3059EC9F" w14:textId="77777777" w:rsidR="00B20E3B" w:rsidRPr="00FB3017" w:rsidRDefault="00B20E3B">
      <w:pPr>
        <w:overflowPunct/>
        <w:autoSpaceDE/>
        <w:autoSpaceDN/>
        <w:adjustRightInd/>
        <w:textAlignment w:val="auto"/>
        <w:rPr>
          <w:rFonts w:ascii="Arial" w:hAnsi="Arial" w:cs="Arial"/>
          <w:bCs/>
          <w:sz w:val="22"/>
          <w:szCs w:val="22"/>
        </w:rPr>
      </w:pPr>
      <w:r w:rsidRPr="00FB3017">
        <w:rPr>
          <w:rFonts w:ascii="Arial" w:hAnsi="Arial" w:cs="Arial"/>
          <w:bCs/>
          <w:sz w:val="22"/>
          <w:szCs w:val="22"/>
        </w:rPr>
        <w:br w:type="page"/>
      </w:r>
    </w:p>
    <w:p w14:paraId="04D74EC8" w14:textId="77777777" w:rsidR="009D3ED6" w:rsidRPr="00563DB4" w:rsidRDefault="00B20E3B" w:rsidP="009D3ED6">
      <w:pPr>
        <w:rPr>
          <w:rFonts w:ascii="Arial" w:hAnsi="Arial" w:cs="Arial"/>
          <w:b/>
          <w:bCs/>
          <w:szCs w:val="22"/>
        </w:rPr>
      </w:pPr>
      <w:r w:rsidRPr="00563DB4">
        <w:rPr>
          <w:rFonts w:ascii="Arial" w:hAnsi="Arial" w:cs="Arial"/>
          <w:b/>
          <w:bCs/>
          <w:szCs w:val="22"/>
        </w:rPr>
        <w:lastRenderedPageBreak/>
        <w:t>15.1</w:t>
      </w:r>
      <w:r w:rsidR="00D93D5C" w:rsidRPr="00563DB4">
        <w:rPr>
          <w:rFonts w:ascii="Arial" w:hAnsi="Arial" w:cs="Arial"/>
          <w:b/>
          <w:bCs/>
          <w:szCs w:val="22"/>
        </w:rPr>
        <w:tab/>
      </w:r>
      <w:r w:rsidRPr="00563DB4">
        <w:rPr>
          <w:rFonts w:ascii="Arial" w:hAnsi="Arial" w:cs="Arial"/>
          <w:b/>
          <w:bCs/>
          <w:szCs w:val="22"/>
        </w:rPr>
        <w:t xml:space="preserve">Check Remit for </w:t>
      </w:r>
      <w:r w:rsidR="00D93D5C" w:rsidRPr="00563DB4">
        <w:rPr>
          <w:rFonts w:ascii="Arial" w:hAnsi="Arial" w:cs="Arial"/>
          <w:b/>
          <w:bCs/>
          <w:szCs w:val="22"/>
        </w:rPr>
        <w:t>Coupon</w:t>
      </w:r>
      <w:r w:rsidRPr="00563DB4">
        <w:rPr>
          <w:rFonts w:ascii="Arial" w:hAnsi="Arial" w:cs="Arial"/>
          <w:b/>
          <w:bCs/>
          <w:szCs w:val="22"/>
        </w:rPr>
        <w:t>, Example 2:</w:t>
      </w:r>
    </w:p>
    <w:p w14:paraId="52F5F8EA" w14:textId="77777777" w:rsidR="00D93D5C" w:rsidRPr="00FB3017" w:rsidRDefault="00D93D5C" w:rsidP="009D3ED6">
      <w:pPr>
        <w:rPr>
          <w:rFonts w:ascii="Arial" w:hAnsi="Arial" w:cs="Arial"/>
          <w:bCs/>
          <w:sz w:val="22"/>
          <w:szCs w:val="22"/>
        </w:rPr>
      </w:pPr>
    </w:p>
    <w:p w14:paraId="415B13EE" w14:textId="77777777" w:rsidR="00D93D5C" w:rsidRPr="00FB3017" w:rsidRDefault="00D93D5C" w:rsidP="009D3ED6">
      <w:pPr>
        <w:rPr>
          <w:rFonts w:ascii="Arial" w:hAnsi="Arial" w:cs="Arial"/>
          <w:bCs/>
          <w:sz w:val="22"/>
          <w:szCs w:val="22"/>
        </w:rPr>
      </w:pPr>
      <w:r w:rsidRPr="00FB3017">
        <w:rPr>
          <w:rFonts w:ascii="Arial" w:hAnsi="Arial" w:cs="Arial"/>
          <w:bCs/>
          <w:noProof/>
          <w:sz w:val="22"/>
          <w:szCs w:val="22"/>
          <w:lang w:val="en-US"/>
        </w:rPr>
        <mc:AlternateContent>
          <mc:Choice Requires="wps">
            <w:drawing>
              <wp:anchor distT="0" distB="0" distL="114300" distR="114300" simplePos="0" relativeHeight="251788800" behindDoc="0" locked="0" layoutInCell="1" allowOverlap="1" wp14:anchorId="2098FD6F" wp14:editId="6ACF6198">
                <wp:simplePos x="0" y="0"/>
                <wp:positionH relativeFrom="column">
                  <wp:posOffset>264567</wp:posOffset>
                </wp:positionH>
                <wp:positionV relativeFrom="paragraph">
                  <wp:posOffset>35488</wp:posOffset>
                </wp:positionV>
                <wp:extent cx="5978106" cy="776377"/>
                <wp:effectExtent l="0" t="0" r="22860" b="24130"/>
                <wp:wrapNone/>
                <wp:docPr id="1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8106" cy="776377"/>
                        </a:xfrm>
                        <a:prstGeom prst="rect">
                          <a:avLst/>
                        </a:prstGeom>
                        <a:solidFill>
                          <a:srgbClr val="FFFFFF"/>
                        </a:solidFill>
                        <a:ln w="9525">
                          <a:solidFill>
                            <a:srgbClr val="000000"/>
                          </a:solidFill>
                          <a:miter lim="800000"/>
                          <a:headEnd/>
                          <a:tailEnd/>
                        </a:ln>
                      </wps:spPr>
                      <wps:txbx>
                        <w:txbxContent>
                          <w:p w14:paraId="2C8E3A6B" w14:textId="77777777" w:rsidR="00257BB1" w:rsidRPr="00B20E3B" w:rsidRDefault="00257BB1">
                            <w:pPr>
                              <w:rPr>
                                <w:rFonts w:ascii="Arial" w:hAnsi="Arial" w:cs="Arial"/>
                                <w:sz w:val="24"/>
                              </w:rPr>
                            </w:pPr>
                            <w:r w:rsidRPr="00B20E3B">
                              <w:rPr>
                                <w:rFonts w:ascii="Arial" w:hAnsi="Arial" w:cs="Arial"/>
                                <w:color w:val="000000"/>
                                <w:szCs w:val="17"/>
                              </w:rPr>
                              <w:t>Harris Teeter Coupon Deductions - Harris Teeter sends all backup for coupon deductions directly to the client.  Harris Teeter will not send any additional copies except to the client.  When a deduction comes over for a coupon billing, notify the client the back up is sent to them and HT will not send us any additional copies.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8FD6F" id="Text Box 2" o:spid="_x0000_s1194" type="#_x0000_t202" style="position:absolute;margin-left:20.85pt;margin-top:2.8pt;width:470.7pt;height:61.15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">
                <v:textbox>
                  <w:txbxContent>
                    <w:p w14:paraId="2C8E3A6B" w14:textId="77777777" w:rsidR="00257BB1" w:rsidRPr="00B20E3B" w:rsidRDefault="00257BB1">
                      <w:pPr>
                        <w:rPr>
                          <w:rFonts w:ascii="Arial" w:hAnsi="Arial" w:cs="Arial"/>
                          <w:sz w:val="24"/>
                        </w:rPr>
                      </w:pPr>
                      <w:r w:rsidRPr="00B20E3B">
                        <w:rPr>
                          <w:rFonts w:ascii="Arial" w:hAnsi="Arial" w:cs="Arial"/>
                          <w:color w:val="000000"/>
                          <w:szCs w:val="17"/>
                        </w:rPr>
                        <w:t>Harris Teeter Coupon Deductions - Harris Teeter sends all backup for coupon deductions directly to the client.  Harris Teeter will not send any additional copies except to the client.  When a deduction comes over for a coupon billing, notify the client the back up is sent to them and HT will not send us any additional copies. </w:t>
                      </w:r>
                    </w:p>
                  </w:txbxContent>
                </v:textbox>
              </v:shape>
            </w:pict>
          </mc:Fallback>
        </mc:AlternateContent>
      </w:r>
    </w:p>
    <w:p w14:paraId="5E187304" w14:textId="77777777" w:rsidR="00D93D5C" w:rsidRPr="00FB3017" w:rsidRDefault="00D93D5C" w:rsidP="009D3ED6">
      <w:pPr>
        <w:rPr>
          <w:rFonts w:ascii="Arial" w:hAnsi="Arial" w:cs="Arial"/>
          <w:bCs/>
          <w:sz w:val="22"/>
          <w:szCs w:val="22"/>
        </w:rPr>
      </w:pPr>
    </w:p>
    <w:p w14:paraId="6B014D52" w14:textId="77777777" w:rsidR="00D93D5C" w:rsidRPr="00FB3017" w:rsidRDefault="00D93D5C" w:rsidP="009D3ED6">
      <w:pPr>
        <w:rPr>
          <w:rFonts w:ascii="Arial" w:hAnsi="Arial" w:cs="Arial"/>
          <w:bCs/>
          <w:sz w:val="22"/>
          <w:szCs w:val="22"/>
        </w:rPr>
      </w:pPr>
    </w:p>
    <w:p w14:paraId="2C004012" w14:textId="77777777" w:rsidR="00D93D5C" w:rsidRPr="00FB3017" w:rsidRDefault="00D93D5C" w:rsidP="009D3ED6">
      <w:pPr>
        <w:rPr>
          <w:rFonts w:ascii="Arial" w:hAnsi="Arial" w:cs="Arial"/>
          <w:bCs/>
          <w:sz w:val="22"/>
          <w:szCs w:val="22"/>
        </w:rPr>
      </w:pPr>
    </w:p>
    <w:p w14:paraId="20A6C0FE" w14:textId="77777777" w:rsidR="00D93D5C" w:rsidRPr="00FB3017" w:rsidRDefault="00D93D5C" w:rsidP="009D3ED6">
      <w:pPr>
        <w:rPr>
          <w:rFonts w:ascii="Arial" w:hAnsi="Arial" w:cs="Arial"/>
          <w:bCs/>
          <w:sz w:val="22"/>
          <w:szCs w:val="22"/>
        </w:rPr>
      </w:pPr>
    </w:p>
    <w:p w14:paraId="38468A92" w14:textId="77777777" w:rsidR="00D93D5C" w:rsidRPr="00FB3017" w:rsidRDefault="00D93D5C" w:rsidP="009D3ED6">
      <w:pPr>
        <w:rPr>
          <w:rFonts w:ascii="Arial" w:hAnsi="Arial" w:cs="Arial"/>
          <w:bCs/>
          <w:sz w:val="22"/>
          <w:szCs w:val="22"/>
        </w:rPr>
      </w:pPr>
    </w:p>
    <w:p w14:paraId="053EC2A8" w14:textId="521ECF79" w:rsidR="00D93D5C" w:rsidRPr="00FB3017" w:rsidRDefault="00A14856" w:rsidP="009D3ED6">
      <w:pPr>
        <w:rPr>
          <w:rFonts w:ascii="Arial" w:hAnsi="Arial" w:cs="Arial"/>
          <w:bCs/>
          <w:sz w:val="22"/>
          <w:szCs w:val="22"/>
        </w:rPr>
      </w:pPr>
      <w:r w:rsidRPr="008E0BB9">
        <w:rPr>
          <w:rFonts w:ascii="Arial" w:hAnsi="Arial" w:cs="Arial"/>
          <w:b/>
          <w:noProof/>
          <w:lang w:val="en-US"/>
        </w:rPr>
        <mc:AlternateContent>
          <mc:Choice Requires="wps">
            <w:drawing>
              <wp:anchor distT="0" distB="0" distL="114300" distR="114300" simplePos="0" relativeHeight="252255744" behindDoc="0" locked="0" layoutInCell="1" allowOverlap="1" wp14:anchorId="030A462D" wp14:editId="490CC470">
                <wp:simplePos x="0" y="0"/>
                <wp:positionH relativeFrom="column">
                  <wp:posOffset>1125604</wp:posOffset>
                </wp:positionH>
                <wp:positionV relativeFrom="paragraph">
                  <wp:posOffset>1413495</wp:posOffset>
                </wp:positionV>
                <wp:extent cx="1360967" cy="233503"/>
                <wp:effectExtent l="0" t="0" r="10795" b="14605"/>
                <wp:wrapNone/>
                <wp:docPr id="1587" name="AutoShape 8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0967" cy="23350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8C2EB9" id="AutoShape 865" o:spid="_x0000_s1026" style="position:absolute;margin-left:88.65pt;margin-top:111.3pt;width:107.15pt;height:18.4pt;z-index:25225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" filled="f" strokecolor="red" strokeweight="1.5pt">
                <v:shadow color="#868686"/>
              </v:roundrect>
            </w:pict>
          </mc:Fallback>
        </mc:AlternateContent>
      </w:r>
      <w:r w:rsidR="00F87120">
        <w:rPr>
          <w:noProof/>
        </w:rPr>
        <w:drawing>
          <wp:inline distT="0" distB="0" distL="0" distR="0" wp14:anchorId="7275137B" wp14:editId="5123A60E">
            <wp:extent cx="6831965" cy="3955312"/>
            <wp:effectExtent l="19050" t="19050" r="26035" b="26670"/>
            <wp:docPr id="1579" name="Picture 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6836137" cy="3957727"/>
                    </a:xfrm>
                    <a:prstGeom prst="rect">
                      <a:avLst/>
                    </a:prstGeom>
                    <a:ln w="12700">
                      <a:solidFill>
                        <a:schemeClr val="tx1"/>
                      </a:solidFill>
                    </a:ln>
                  </pic:spPr>
                </pic:pic>
              </a:graphicData>
            </a:graphic>
          </wp:inline>
        </w:drawing>
      </w:r>
    </w:p>
    <w:p w14:paraId="53BE62AC" w14:textId="77777777" w:rsidR="00D93D5C" w:rsidRPr="00FB3017" w:rsidRDefault="00D93D5C" w:rsidP="009D3ED6">
      <w:pPr>
        <w:rPr>
          <w:rFonts w:ascii="Arial" w:hAnsi="Arial" w:cs="Arial"/>
          <w:b/>
          <w:lang w:val="en-GB"/>
        </w:rPr>
      </w:pPr>
    </w:p>
    <w:p w14:paraId="49DC50CD" w14:textId="77777777" w:rsidR="00D93D5C" w:rsidRPr="00FB3017" w:rsidRDefault="00D93D5C" w:rsidP="009D3ED6">
      <w:pPr>
        <w:rPr>
          <w:rFonts w:ascii="Arial" w:hAnsi="Arial" w:cs="Arial"/>
          <w:b/>
          <w:lang w:val="en-GB"/>
        </w:rPr>
      </w:pPr>
    </w:p>
    <w:p w14:paraId="2414AD07" w14:textId="77777777" w:rsidR="00D93D5C" w:rsidRPr="00FB3017" w:rsidRDefault="00D93D5C" w:rsidP="009D3ED6">
      <w:pPr>
        <w:rPr>
          <w:rFonts w:ascii="Arial" w:hAnsi="Arial" w:cs="Arial"/>
          <w:b/>
          <w:lang w:val="en-GB"/>
        </w:rPr>
      </w:pPr>
    </w:p>
    <w:p w14:paraId="483EB63E" w14:textId="77777777" w:rsidR="00D93D5C" w:rsidRPr="00FB3017" w:rsidRDefault="00D93D5C" w:rsidP="009D3ED6">
      <w:pPr>
        <w:rPr>
          <w:rFonts w:ascii="Arial" w:hAnsi="Arial" w:cs="Arial"/>
          <w:b/>
          <w:lang w:val="en-GB"/>
        </w:rPr>
      </w:pPr>
    </w:p>
    <w:p w14:paraId="28E2340E" w14:textId="77777777" w:rsidR="00D93D5C" w:rsidRPr="00FB3017" w:rsidRDefault="00D93D5C" w:rsidP="009D3ED6">
      <w:pPr>
        <w:rPr>
          <w:rFonts w:ascii="Arial" w:hAnsi="Arial" w:cs="Arial"/>
          <w:b/>
          <w:lang w:val="en-GB"/>
        </w:rPr>
      </w:pPr>
    </w:p>
    <w:p w14:paraId="08F3B429" w14:textId="77777777" w:rsidR="000A6F26" w:rsidRDefault="000A6F26">
      <w:pPr>
        <w:overflowPunct/>
        <w:autoSpaceDE/>
        <w:autoSpaceDN/>
        <w:adjustRightInd/>
        <w:textAlignment w:val="auto"/>
        <w:rPr>
          <w:rFonts w:ascii="Arial" w:hAnsi="Arial" w:cs="Arial"/>
          <w:b/>
          <w:szCs w:val="22"/>
          <w:lang w:val="en-GB"/>
        </w:rPr>
      </w:pPr>
      <w:r>
        <w:rPr>
          <w:rFonts w:ascii="Arial" w:hAnsi="Arial" w:cs="Arial"/>
          <w:b/>
          <w:szCs w:val="22"/>
          <w:lang w:val="en-GB"/>
        </w:rPr>
        <w:br w:type="page"/>
      </w:r>
    </w:p>
    <w:p w14:paraId="08534FC8" w14:textId="77777777" w:rsidR="000A6F26" w:rsidRPr="00FB3017" w:rsidRDefault="000A6F26" w:rsidP="000A6F26">
      <w:pPr>
        <w:rPr>
          <w:rFonts w:ascii="Arial" w:hAnsi="Arial" w:cs="Arial"/>
          <w:b/>
          <w:szCs w:val="22"/>
        </w:rPr>
      </w:pPr>
      <w:r w:rsidRPr="00FB3017">
        <w:rPr>
          <w:rFonts w:ascii="Arial" w:hAnsi="Arial" w:cs="Arial"/>
          <w:b/>
          <w:szCs w:val="22"/>
        </w:rPr>
        <w:lastRenderedPageBreak/>
        <w:t>15.1</w:t>
      </w:r>
      <w:r w:rsidRPr="00FB3017">
        <w:rPr>
          <w:rFonts w:ascii="Arial" w:hAnsi="Arial" w:cs="Arial"/>
          <w:b/>
          <w:szCs w:val="22"/>
        </w:rPr>
        <w:tab/>
        <w:t>Customer Invoice for Coupon</w:t>
      </w:r>
      <w:r>
        <w:rPr>
          <w:rFonts w:ascii="Arial" w:hAnsi="Arial" w:cs="Arial"/>
          <w:b/>
          <w:szCs w:val="22"/>
        </w:rPr>
        <w:t>, Example 3</w:t>
      </w:r>
      <w:r w:rsidRPr="00FB3017">
        <w:rPr>
          <w:rFonts w:ascii="Arial" w:hAnsi="Arial" w:cs="Arial"/>
          <w:b/>
          <w:szCs w:val="22"/>
        </w:rPr>
        <w:t>:</w:t>
      </w:r>
    </w:p>
    <w:p w14:paraId="7F2858AF" w14:textId="77777777" w:rsidR="00D93D5C" w:rsidRPr="00FB3017" w:rsidRDefault="00D93D5C" w:rsidP="009D3ED6">
      <w:pPr>
        <w:rPr>
          <w:rFonts w:ascii="Arial" w:hAnsi="Arial" w:cs="Arial"/>
          <w:b/>
          <w:lang w:val="en-GB"/>
        </w:rPr>
      </w:pPr>
    </w:p>
    <w:p w14:paraId="49DF3825" w14:textId="46EF72E4" w:rsidR="00D93D5C" w:rsidRPr="00FB3017" w:rsidRDefault="008E0BB9" w:rsidP="009D3ED6">
      <w:pPr>
        <w:rPr>
          <w:rFonts w:ascii="Arial" w:hAnsi="Arial" w:cs="Arial"/>
          <w:b/>
          <w:lang w:val="en-GB"/>
        </w:rPr>
      </w:pPr>
      <w:r w:rsidRPr="008E0BB9">
        <w:rPr>
          <w:rFonts w:ascii="Arial" w:hAnsi="Arial" w:cs="Arial"/>
          <w:b/>
          <w:noProof/>
          <w:lang w:val="en-US"/>
        </w:rPr>
        <mc:AlternateContent>
          <mc:Choice Requires="wps">
            <w:drawing>
              <wp:anchor distT="0" distB="0" distL="114300" distR="114300" simplePos="0" relativeHeight="252005888" behindDoc="0" locked="0" layoutInCell="1" allowOverlap="1" wp14:anchorId="0C5E7043" wp14:editId="1BB4E4D1">
                <wp:simplePos x="0" y="0"/>
                <wp:positionH relativeFrom="page">
                  <wp:align>center</wp:align>
                </wp:positionH>
                <wp:positionV relativeFrom="paragraph">
                  <wp:posOffset>1284605</wp:posOffset>
                </wp:positionV>
                <wp:extent cx="1512570" cy="474345"/>
                <wp:effectExtent l="0" t="0" r="11430" b="20955"/>
                <wp:wrapNone/>
                <wp:docPr id="10" name="Text Box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570" cy="474345"/>
                        </a:xfrm>
                        <a:prstGeom prst="rect">
                          <a:avLst/>
                        </a:prstGeom>
                        <a:solidFill>
                          <a:srgbClr val="8DB3E2"/>
                        </a:solidFill>
                        <a:ln w="19050">
                          <a:solidFill>
                            <a:srgbClr val="000000"/>
                          </a:solidFill>
                          <a:miter lim="800000"/>
                          <a:headEnd/>
                          <a:tailEnd/>
                        </a:ln>
                      </wps:spPr>
                      <wps:txbx>
                        <w:txbxContent>
                          <w:p w14:paraId="709B243C" w14:textId="77777777" w:rsidR="00257BB1" w:rsidRPr="00B050FC" w:rsidRDefault="00257BB1" w:rsidP="008E0BB9">
                            <w:pPr>
                              <w:rPr>
                                <w:rFonts w:ascii="Arial" w:hAnsi="Arial" w:cs="Arial"/>
                                <w:sz w:val="16"/>
                                <w:szCs w:val="16"/>
                              </w:rPr>
                            </w:pPr>
                            <w:r>
                              <w:rPr>
                                <w:rFonts w:ascii="Arial" w:hAnsi="Arial" w:cs="Arial"/>
                                <w:sz w:val="16"/>
                                <w:szCs w:val="16"/>
                              </w:rPr>
                              <w:t>This confirms that the customer invoiced for coupons.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5E7043" id="_x0000_s1195" type="#_x0000_t202" style="position:absolute;margin-left:0;margin-top:101.15pt;width:119.1pt;height:37.35pt;z-index:2520058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" fillcolor="#8db3e2" strokeweight="1.5pt">
                <v:textbox>
                  <w:txbxContent>
                    <w:p w14:paraId="709B243C" w14:textId="77777777" w:rsidR="00257BB1" w:rsidRPr="00B050FC" w:rsidRDefault="00257BB1" w:rsidP="008E0BB9">
                      <w:pPr>
                        <w:rPr>
                          <w:rFonts w:ascii="Arial" w:hAnsi="Arial" w:cs="Arial"/>
                          <w:sz w:val="16"/>
                          <w:szCs w:val="16"/>
                        </w:rPr>
                      </w:pPr>
                      <w:r>
                        <w:rPr>
                          <w:rFonts w:ascii="Arial" w:hAnsi="Arial" w:cs="Arial"/>
                          <w:sz w:val="16"/>
                          <w:szCs w:val="16"/>
                        </w:rPr>
                        <w:t>This confirms that the customer invoiced for coupons.</w:t>
                      </w:r>
                    </w:p>
                  </w:txbxContent>
                </v:textbox>
                <w10:wrap anchorx="page"/>
              </v:shape>
            </w:pict>
          </mc:Fallback>
        </mc:AlternateContent>
      </w:r>
      <w:r w:rsidRPr="008E0BB9">
        <w:rPr>
          <w:rFonts w:ascii="Arial" w:hAnsi="Arial" w:cs="Arial"/>
          <w:b/>
          <w:noProof/>
          <w:lang w:val="en-US"/>
        </w:rPr>
        <mc:AlternateContent>
          <mc:Choice Requires="wps">
            <w:drawing>
              <wp:anchor distT="0" distB="0" distL="114300" distR="114300" simplePos="0" relativeHeight="252004864" behindDoc="0" locked="0" layoutInCell="1" allowOverlap="1" wp14:anchorId="50390945" wp14:editId="05BAE11F">
                <wp:simplePos x="0" y="0"/>
                <wp:positionH relativeFrom="column">
                  <wp:posOffset>3099435</wp:posOffset>
                </wp:positionH>
                <wp:positionV relativeFrom="paragraph">
                  <wp:posOffset>952500</wp:posOffset>
                </wp:positionV>
                <wp:extent cx="45719" cy="329565"/>
                <wp:effectExtent l="57150" t="0" r="50165" b="51435"/>
                <wp:wrapNone/>
                <wp:docPr id="9" name="AutoShape 8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3295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5B295D" id="AutoShape 866" o:spid="_x0000_s1026" type="#_x0000_t32" style="position:absolute;margin-left:244.05pt;margin-top:75pt;width:3.6pt;height:25.95pt;flip:x;z-index:25200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" strokeweight="1.5pt">
                <v:stroke endarrow="block"/>
                <v:shadow color="#868686"/>
              </v:shape>
            </w:pict>
          </mc:Fallback>
        </mc:AlternateContent>
      </w:r>
      <w:r w:rsidRPr="008E0BB9">
        <w:rPr>
          <w:rFonts w:ascii="Arial" w:hAnsi="Arial" w:cs="Arial"/>
          <w:b/>
          <w:noProof/>
          <w:lang w:val="en-US"/>
        </w:rPr>
        <mc:AlternateContent>
          <mc:Choice Requires="wps">
            <w:drawing>
              <wp:anchor distT="0" distB="0" distL="114300" distR="114300" simplePos="0" relativeHeight="252003840" behindDoc="0" locked="0" layoutInCell="1" allowOverlap="1" wp14:anchorId="361FF4D0" wp14:editId="6D5B28C4">
                <wp:simplePos x="0" y="0"/>
                <wp:positionH relativeFrom="column">
                  <wp:posOffset>2536190</wp:posOffset>
                </wp:positionH>
                <wp:positionV relativeFrom="paragraph">
                  <wp:posOffset>802640</wp:posOffset>
                </wp:positionV>
                <wp:extent cx="1040130" cy="160020"/>
                <wp:effectExtent l="0" t="0" r="26670" b="11430"/>
                <wp:wrapNone/>
                <wp:docPr id="8" name="AutoShape 8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0130" cy="1600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088D78" id="AutoShape 865" o:spid="_x0000_s1026" style="position:absolute;margin-left:199.7pt;margin-top:63.2pt;width:81.9pt;height:12.6pt;z-index:25200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" filled="f" strokecolor="red" strokeweight="1.5pt">
                <v:shadow color="#868686"/>
              </v:roundrect>
            </w:pict>
          </mc:Fallback>
        </mc:AlternateContent>
      </w:r>
      <w:r w:rsidR="000A6F26">
        <w:rPr>
          <w:rFonts w:ascii="Arial" w:hAnsi="Arial" w:cs="Arial"/>
          <w:b/>
          <w:noProof/>
          <w:lang w:val="en-US"/>
        </w:rPr>
        <w:drawing>
          <wp:inline distT="0" distB="0" distL="0" distR="0" wp14:anchorId="22F07EAA" wp14:editId="5D37E47B">
            <wp:extent cx="6454140" cy="5006340"/>
            <wp:effectExtent l="19050" t="19050" r="22860" b="22860"/>
            <wp:docPr id="4" name="Picture 4">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4440CF.tmp"/>
                    <pic:cNvPicPr/>
                  </pic:nvPicPr>
                  <pic:blipFill rotWithShape="1">
                    <a:blip r:embed="rId129">
                      <a:extLst>
                        <a:ext uri="{28A0092B-C50C-407E-A947-70E740481C1C}">
                          <a14:useLocalDpi xmlns:a14="http://schemas.microsoft.com/office/drawing/2010/main" val="0"/>
                        </a:ext>
                      </a:extLst>
                    </a:blip>
                    <a:srcRect l="26991" t="7087" r="29287" b="1182"/>
                    <a:stretch/>
                  </pic:blipFill>
                  <pic:spPr bwMode="auto">
                    <a:xfrm>
                      <a:off x="0" y="0"/>
                      <a:ext cx="6454140" cy="50063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379C5FA" w14:textId="77777777" w:rsidR="00D93D5C" w:rsidRPr="00FB3017" w:rsidRDefault="00D93D5C" w:rsidP="009D3ED6">
      <w:pPr>
        <w:rPr>
          <w:rFonts w:ascii="Arial" w:hAnsi="Arial" w:cs="Arial"/>
          <w:b/>
          <w:lang w:val="en-GB"/>
        </w:rPr>
      </w:pPr>
    </w:p>
    <w:p w14:paraId="41ACB5D4" w14:textId="77777777" w:rsidR="00D93D5C" w:rsidRPr="00FB3017" w:rsidRDefault="008E0BB9" w:rsidP="009D3ED6">
      <w:pPr>
        <w:rPr>
          <w:rFonts w:ascii="Arial" w:hAnsi="Arial" w:cs="Arial"/>
          <w:b/>
          <w:lang w:val="en-GB"/>
        </w:rPr>
      </w:pPr>
      <w:r w:rsidRPr="008E0BB9">
        <w:rPr>
          <w:rFonts w:ascii="Arial" w:hAnsi="Arial" w:cs="Arial"/>
          <w:b/>
          <w:lang w:val="en-GB"/>
        </w:rPr>
        <w:t>The invoice does not reflect the invoice number that is referenced on the check</w:t>
      </w:r>
      <w:r>
        <w:rPr>
          <w:rFonts w:ascii="Arial" w:hAnsi="Arial" w:cs="Arial"/>
          <w:b/>
          <w:lang w:val="en-GB"/>
        </w:rPr>
        <w:t>, the only way to match to the claim header is by dollar amount and the report date will match the date listed on the check remittance</w:t>
      </w:r>
      <w:r w:rsidRPr="008E0BB9">
        <w:rPr>
          <w:rFonts w:ascii="Arial" w:hAnsi="Arial" w:cs="Arial"/>
          <w:b/>
          <w:lang w:val="en-GB"/>
        </w:rPr>
        <w:t>. You can identify these invoices they all begin with 300.</w:t>
      </w:r>
    </w:p>
    <w:p w14:paraId="19C84DBA" w14:textId="7225F72D" w:rsidR="00563DB4" w:rsidRDefault="00563DB4">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35886578" w14:textId="6FB3EA8C" w:rsidR="005C381A" w:rsidRDefault="00C63B42">
      <w:pPr>
        <w:overflowPunct/>
        <w:autoSpaceDE/>
        <w:autoSpaceDN/>
        <w:adjustRightInd/>
        <w:textAlignment w:val="auto"/>
        <w:rPr>
          <w:rFonts w:ascii="Arial" w:hAnsi="Arial" w:cs="Arial"/>
          <w:b/>
          <w:sz w:val="22"/>
          <w:szCs w:val="22"/>
          <w:lang w:val="en-GB"/>
        </w:rPr>
      </w:pPr>
      <w:r w:rsidRPr="008E0BB9">
        <w:rPr>
          <w:rFonts w:ascii="Arial" w:hAnsi="Arial" w:cs="Arial"/>
          <w:b/>
          <w:noProof/>
          <w:lang w:val="en-US"/>
        </w:rPr>
        <w:lastRenderedPageBreak/>
        <mc:AlternateContent>
          <mc:Choice Requires="wps">
            <w:drawing>
              <wp:anchor distT="0" distB="0" distL="114300" distR="114300" simplePos="0" relativeHeight="252131840" behindDoc="0" locked="0" layoutInCell="1" allowOverlap="1" wp14:anchorId="74347C4A" wp14:editId="02BA235D">
                <wp:simplePos x="0" y="0"/>
                <wp:positionH relativeFrom="page">
                  <wp:posOffset>5616347</wp:posOffset>
                </wp:positionH>
                <wp:positionV relativeFrom="paragraph">
                  <wp:posOffset>20056</wp:posOffset>
                </wp:positionV>
                <wp:extent cx="1512570" cy="474345"/>
                <wp:effectExtent l="0" t="0" r="11430" b="20955"/>
                <wp:wrapNone/>
                <wp:docPr id="1435" name="Text Box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570" cy="474345"/>
                        </a:xfrm>
                        <a:prstGeom prst="rect">
                          <a:avLst/>
                        </a:prstGeom>
                        <a:solidFill>
                          <a:srgbClr val="8DB3E2"/>
                        </a:solidFill>
                        <a:ln w="19050">
                          <a:solidFill>
                            <a:srgbClr val="000000"/>
                          </a:solidFill>
                          <a:miter lim="800000"/>
                          <a:headEnd/>
                          <a:tailEnd/>
                        </a:ln>
                      </wps:spPr>
                      <wps:txbx>
                        <w:txbxContent>
                          <w:p w14:paraId="5FB764DE" w14:textId="04B93023" w:rsidR="00257BB1" w:rsidRPr="00B050FC" w:rsidRDefault="00257BB1" w:rsidP="00C63B42">
                            <w:pPr>
                              <w:rPr>
                                <w:rFonts w:ascii="Arial" w:hAnsi="Arial" w:cs="Arial"/>
                                <w:sz w:val="16"/>
                                <w:szCs w:val="16"/>
                              </w:rPr>
                            </w:pPr>
                            <w:r>
                              <w:rPr>
                                <w:rFonts w:ascii="Arial" w:hAnsi="Arial" w:cs="Arial"/>
                                <w:sz w:val="16"/>
                                <w:szCs w:val="16"/>
                              </w:rPr>
                              <w:t>Manufacturer Coupon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47C4A" id="_x0000_s1196" type="#_x0000_t202" style="position:absolute;margin-left:442.25pt;margin-top:1.6pt;width:119.1pt;height:37.35pt;z-index:252131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" fillcolor="#8db3e2" strokeweight="1.5pt">
                <v:textbox>
                  <w:txbxContent>
                    <w:p w14:paraId="5FB764DE" w14:textId="04B93023" w:rsidR="00257BB1" w:rsidRPr="00B050FC" w:rsidRDefault="00257BB1" w:rsidP="00C63B42">
                      <w:pPr>
                        <w:rPr>
                          <w:rFonts w:ascii="Arial" w:hAnsi="Arial" w:cs="Arial"/>
                          <w:sz w:val="16"/>
                          <w:szCs w:val="16"/>
                        </w:rPr>
                      </w:pPr>
                      <w:r>
                        <w:rPr>
                          <w:rFonts w:ascii="Arial" w:hAnsi="Arial" w:cs="Arial"/>
                          <w:sz w:val="16"/>
                          <w:szCs w:val="16"/>
                        </w:rPr>
                        <w:t>Manufacturer Coupon</w:t>
                      </w:r>
                    </w:p>
                  </w:txbxContent>
                </v:textbox>
                <w10:wrap anchorx="page"/>
              </v:shape>
            </w:pict>
          </mc:Fallback>
        </mc:AlternateContent>
      </w:r>
      <w:r w:rsidR="005C381A">
        <w:rPr>
          <w:rFonts w:ascii="Arial" w:hAnsi="Arial" w:cs="Arial"/>
          <w:b/>
          <w:sz w:val="22"/>
          <w:szCs w:val="22"/>
          <w:lang w:val="en-GB"/>
        </w:rPr>
        <w:t>15.1 Customer Invoice for Coupon, Example 4:</w:t>
      </w:r>
      <w:r>
        <w:rPr>
          <w:rFonts w:ascii="Arial" w:hAnsi="Arial" w:cs="Arial"/>
          <w:b/>
          <w:sz w:val="22"/>
          <w:szCs w:val="22"/>
          <w:lang w:val="en-GB"/>
        </w:rPr>
        <w:t xml:space="preserve"> EXCEL versus PDF copy</w:t>
      </w:r>
    </w:p>
    <w:p w14:paraId="374EC0C9" w14:textId="3C9F6E0A" w:rsidR="005C381A" w:rsidRDefault="005C381A">
      <w:pPr>
        <w:overflowPunct/>
        <w:autoSpaceDE/>
        <w:autoSpaceDN/>
        <w:adjustRightInd/>
        <w:textAlignment w:val="auto"/>
        <w:rPr>
          <w:noProof/>
        </w:rPr>
      </w:pPr>
    </w:p>
    <w:p w14:paraId="58F7FC13" w14:textId="054BFA57" w:rsidR="005C381A" w:rsidRDefault="005C381A">
      <w:pPr>
        <w:overflowPunct/>
        <w:autoSpaceDE/>
        <w:autoSpaceDN/>
        <w:adjustRightInd/>
        <w:textAlignment w:val="auto"/>
        <w:rPr>
          <w:noProof/>
        </w:rPr>
      </w:pPr>
    </w:p>
    <w:p w14:paraId="33BEE2F9" w14:textId="39AD092E" w:rsidR="005C381A" w:rsidRDefault="005C381A">
      <w:pPr>
        <w:overflowPunct/>
        <w:autoSpaceDE/>
        <w:autoSpaceDN/>
        <w:adjustRightInd/>
        <w:textAlignment w:val="auto"/>
        <w:rPr>
          <w:noProof/>
        </w:rPr>
      </w:pPr>
      <w:r>
        <w:rPr>
          <w:noProof/>
        </w:rPr>
        <w:drawing>
          <wp:inline distT="0" distB="0" distL="0" distR="0" wp14:anchorId="11A9B639" wp14:editId="3844A49E">
            <wp:extent cx="6831965" cy="2665562"/>
            <wp:effectExtent l="19050" t="19050" r="26035" b="20955"/>
            <wp:docPr id="1413" name="Picture 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6831965" cy="2665562"/>
                    </a:xfrm>
                    <a:prstGeom prst="rect">
                      <a:avLst/>
                    </a:prstGeom>
                    <a:ln w="12700">
                      <a:solidFill>
                        <a:schemeClr val="tx1"/>
                      </a:solidFill>
                    </a:ln>
                  </pic:spPr>
                </pic:pic>
              </a:graphicData>
            </a:graphic>
          </wp:inline>
        </w:drawing>
      </w:r>
    </w:p>
    <w:p w14:paraId="1741AC13" w14:textId="4D7303F5" w:rsidR="005C381A" w:rsidRDefault="005C381A">
      <w:pPr>
        <w:overflowPunct/>
        <w:autoSpaceDE/>
        <w:autoSpaceDN/>
        <w:adjustRightInd/>
        <w:textAlignment w:val="auto"/>
        <w:rPr>
          <w:noProof/>
        </w:rPr>
      </w:pPr>
    </w:p>
    <w:p w14:paraId="506BAA8A" w14:textId="30905EAA" w:rsidR="005C381A" w:rsidRDefault="005C381A">
      <w:pPr>
        <w:overflowPunct/>
        <w:autoSpaceDE/>
        <w:autoSpaceDN/>
        <w:adjustRightInd/>
        <w:textAlignment w:val="auto"/>
        <w:rPr>
          <w:noProof/>
        </w:rPr>
      </w:pPr>
    </w:p>
    <w:p w14:paraId="6954B187" w14:textId="712B8A1E" w:rsidR="005C381A" w:rsidRDefault="005C381A">
      <w:pPr>
        <w:overflowPunct/>
        <w:autoSpaceDE/>
        <w:autoSpaceDN/>
        <w:adjustRightInd/>
        <w:textAlignment w:val="auto"/>
        <w:rPr>
          <w:noProof/>
        </w:rPr>
      </w:pPr>
    </w:p>
    <w:p w14:paraId="2E5E8754" w14:textId="7B7A60AD" w:rsidR="005C381A" w:rsidRDefault="005C381A">
      <w:pPr>
        <w:overflowPunct/>
        <w:autoSpaceDE/>
        <w:autoSpaceDN/>
        <w:adjustRightInd/>
        <w:textAlignment w:val="auto"/>
        <w:rPr>
          <w:noProof/>
        </w:rPr>
      </w:pPr>
    </w:p>
    <w:p w14:paraId="20DBD1C6" w14:textId="2C0B5566" w:rsidR="005C381A" w:rsidRDefault="005C381A">
      <w:pPr>
        <w:overflowPunct/>
        <w:autoSpaceDE/>
        <w:autoSpaceDN/>
        <w:adjustRightInd/>
        <w:textAlignment w:val="auto"/>
        <w:rPr>
          <w:noProof/>
        </w:rPr>
      </w:pPr>
    </w:p>
    <w:p w14:paraId="49D7F3EF" w14:textId="7CB5F568" w:rsidR="005C381A" w:rsidRDefault="005C381A">
      <w:pPr>
        <w:overflowPunct/>
        <w:autoSpaceDE/>
        <w:autoSpaceDN/>
        <w:adjustRightInd/>
        <w:textAlignment w:val="auto"/>
        <w:rPr>
          <w:noProof/>
        </w:rPr>
      </w:pPr>
    </w:p>
    <w:p w14:paraId="6B9491F6" w14:textId="3B0C2BCD" w:rsidR="005C381A" w:rsidRDefault="005C381A">
      <w:pPr>
        <w:overflowPunct/>
        <w:autoSpaceDE/>
        <w:autoSpaceDN/>
        <w:adjustRightInd/>
        <w:textAlignment w:val="auto"/>
        <w:rPr>
          <w:noProof/>
        </w:rPr>
      </w:pPr>
    </w:p>
    <w:p w14:paraId="368D6E22" w14:textId="6AC6F0CE" w:rsidR="005C381A" w:rsidRDefault="005C381A">
      <w:pPr>
        <w:overflowPunct/>
        <w:autoSpaceDE/>
        <w:autoSpaceDN/>
        <w:adjustRightInd/>
        <w:textAlignment w:val="auto"/>
        <w:rPr>
          <w:noProof/>
        </w:rPr>
      </w:pPr>
    </w:p>
    <w:p w14:paraId="6D110299" w14:textId="409D99D9" w:rsidR="005C381A" w:rsidRDefault="005C381A">
      <w:pPr>
        <w:overflowPunct/>
        <w:autoSpaceDE/>
        <w:autoSpaceDN/>
        <w:adjustRightInd/>
        <w:textAlignment w:val="auto"/>
        <w:rPr>
          <w:noProof/>
        </w:rPr>
      </w:pPr>
    </w:p>
    <w:p w14:paraId="7923F3D1" w14:textId="734D9EE5" w:rsidR="005C381A" w:rsidRDefault="005C381A">
      <w:pPr>
        <w:overflowPunct/>
        <w:autoSpaceDE/>
        <w:autoSpaceDN/>
        <w:adjustRightInd/>
        <w:textAlignment w:val="auto"/>
        <w:rPr>
          <w:noProof/>
        </w:rPr>
      </w:pPr>
    </w:p>
    <w:p w14:paraId="03D5AEB5" w14:textId="379BFE71" w:rsidR="005C381A" w:rsidRDefault="005C381A">
      <w:pPr>
        <w:overflowPunct/>
        <w:autoSpaceDE/>
        <w:autoSpaceDN/>
        <w:adjustRightInd/>
        <w:textAlignment w:val="auto"/>
        <w:rPr>
          <w:noProof/>
        </w:rPr>
      </w:pPr>
    </w:p>
    <w:p w14:paraId="767D00BA" w14:textId="3491CAF2" w:rsidR="005C381A" w:rsidRDefault="005C381A">
      <w:pPr>
        <w:overflowPunct/>
        <w:autoSpaceDE/>
        <w:autoSpaceDN/>
        <w:adjustRightInd/>
        <w:textAlignment w:val="auto"/>
        <w:rPr>
          <w:noProof/>
        </w:rPr>
      </w:pPr>
    </w:p>
    <w:p w14:paraId="582364A1" w14:textId="60D84F99" w:rsidR="005C381A" w:rsidRDefault="005C381A">
      <w:pPr>
        <w:overflowPunct/>
        <w:autoSpaceDE/>
        <w:autoSpaceDN/>
        <w:adjustRightInd/>
        <w:textAlignment w:val="auto"/>
        <w:rPr>
          <w:noProof/>
        </w:rPr>
      </w:pPr>
    </w:p>
    <w:p w14:paraId="65729BFD" w14:textId="78D718F7" w:rsidR="005C381A" w:rsidRDefault="005C381A">
      <w:pPr>
        <w:overflowPunct/>
        <w:autoSpaceDE/>
        <w:autoSpaceDN/>
        <w:adjustRightInd/>
        <w:textAlignment w:val="auto"/>
        <w:rPr>
          <w:noProof/>
        </w:rPr>
      </w:pPr>
    </w:p>
    <w:p w14:paraId="6EE5B6AF" w14:textId="7D9E5A9F" w:rsidR="005C381A" w:rsidRDefault="005C381A">
      <w:pPr>
        <w:overflowPunct/>
        <w:autoSpaceDE/>
        <w:autoSpaceDN/>
        <w:adjustRightInd/>
        <w:textAlignment w:val="auto"/>
        <w:rPr>
          <w:noProof/>
        </w:rPr>
      </w:pPr>
    </w:p>
    <w:p w14:paraId="3F077A20" w14:textId="1CE4FAEA" w:rsidR="005C381A" w:rsidRDefault="005C381A">
      <w:pPr>
        <w:overflowPunct/>
        <w:autoSpaceDE/>
        <w:autoSpaceDN/>
        <w:adjustRightInd/>
        <w:textAlignment w:val="auto"/>
        <w:rPr>
          <w:noProof/>
        </w:rPr>
      </w:pPr>
    </w:p>
    <w:p w14:paraId="177A9BF5" w14:textId="55BDBB47" w:rsidR="005C381A" w:rsidRDefault="005C381A">
      <w:pPr>
        <w:overflowPunct/>
        <w:autoSpaceDE/>
        <w:autoSpaceDN/>
        <w:adjustRightInd/>
        <w:textAlignment w:val="auto"/>
        <w:rPr>
          <w:noProof/>
        </w:rPr>
      </w:pPr>
    </w:p>
    <w:p w14:paraId="6AC67240" w14:textId="5A19EAD3" w:rsidR="005C381A" w:rsidRDefault="005C381A">
      <w:pPr>
        <w:overflowPunct/>
        <w:autoSpaceDE/>
        <w:autoSpaceDN/>
        <w:adjustRightInd/>
        <w:textAlignment w:val="auto"/>
        <w:rPr>
          <w:noProof/>
        </w:rPr>
      </w:pPr>
    </w:p>
    <w:p w14:paraId="2F5277F2" w14:textId="09D049D9" w:rsidR="005C381A" w:rsidRDefault="005C381A">
      <w:pPr>
        <w:overflowPunct/>
        <w:autoSpaceDE/>
        <w:autoSpaceDN/>
        <w:adjustRightInd/>
        <w:textAlignment w:val="auto"/>
        <w:rPr>
          <w:noProof/>
        </w:rPr>
      </w:pPr>
    </w:p>
    <w:p w14:paraId="16ADAF86" w14:textId="2033692B" w:rsidR="005C381A" w:rsidRDefault="005C381A">
      <w:pPr>
        <w:overflowPunct/>
        <w:autoSpaceDE/>
        <w:autoSpaceDN/>
        <w:adjustRightInd/>
        <w:textAlignment w:val="auto"/>
        <w:rPr>
          <w:noProof/>
        </w:rPr>
      </w:pPr>
    </w:p>
    <w:p w14:paraId="6F566704" w14:textId="60BB00D5" w:rsidR="005C381A" w:rsidRDefault="005C381A">
      <w:pPr>
        <w:overflowPunct/>
        <w:autoSpaceDE/>
        <w:autoSpaceDN/>
        <w:adjustRightInd/>
        <w:textAlignment w:val="auto"/>
        <w:rPr>
          <w:noProof/>
        </w:rPr>
      </w:pPr>
    </w:p>
    <w:p w14:paraId="011BD94E" w14:textId="246C245C" w:rsidR="005C381A" w:rsidRDefault="005C381A">
      <w:pPr>
        <w:overflowPunct/>
        <w:autoSpaceDE/>
        <w:autoSpaceDN/>
        <w:adjustRightInd/>
        <w:textAlignment w:val="auto"/>
        <w:rPr>
          <w:noProof/>
        </w:rPr>
      </w:pPr>
    </w:p>
    <w:p w14:paraId="63BB988A" w14:textId="2ED7D78A" w:rsidR="005C381A" w:rsidRDefault="005C381A">
      <w:pPr>
        <w:overflowPunct/>
        <w:autoSpaceDE/>
        <w:autoSpaceDN/>
        <w:adjustRightInd/>
        <w:textAlignment w:val="auto"/>
        <w:rPr>
          <w:noProof/>
        </w:rPr>
      </w:pPr>
    </w:p>
    <w:p w14:paraId="29748C6C" w14:textId="773BC30E" w:rsidR="005C381A" w:rsidRDefault="005C381A">
      <w:pPr>
        <w:overflowPunct/>
        <w:autoSpaceDE/>
        <w:autoSpaceDN/>
        <w:adjustRightInd/>
        <w:textAlignment w:val="auto"/>
        <w:rPr>
          <w:noProof/>
        </w:rPr>
      </w:pPr>
    </w:p>
    <w:p w14:paraId="4AB6D64A" w14:textId="6347A56E" w:rsidR="005C381A" w:rsidRDefault="005C381A">
      <w:pPr>
        <w:overflowPunct/>
        <w:autoSpaceDE/>
        <w:autoSpaceDN/>
        <w:adjustRightInd/>
        <w:textAlignment w:val="auto"/>
        <w:rPr>
          <w:noProof/>
        </w:rPr>
      </w:pPr>
    </w:p>
    <w:p w14:paraId="4EA250EA" w14:textId="440706B0" w:rsidR="005C381A" w:rsidRDefault="005C381A">
      <w:pPr>
        <w:overflowPunct/>
        <w:autoSpaceDE/>
        <w:autoSpaceDN/>
        <w:adjustRightInd/>
        <w:textAlignment w:val="auto"/>
        <w:rPr>
          <w:noProof/>
        </w:rPr>
      </w:pPr>
    </w:p>
    <w:p w14:paraId="5C985412" w14:textId="5ADE10FA" w:rsidR="005C381A" w:rsidRDefault="005C381A">
      <w:pPr>
        <w:overflowPunct/>
        <w:autoSpaceDE/>
        <w:autoSpaceDN/>
        <w:adjustRightInd/>
        <w:textAlignment w:val="auto"/>
        <w:rPr>
          <w:noProof/>
        </w:rPr>
      </w:pPr>
    </w:p>
    <w:p w14:paraId="143E29E1" w14:textId="2FD95529" w:rsidR="005C381A" w:rsidRDefault="005C381A">
      <w:pPr>
        <w:overflowPunct/>
        <w:autoSpaceDE/>
        <w:autoSpaceDN/>
        <w:adjustRightInd/>
        <w:textAlignment w:val="auto"/>
        <w:rPr>
          <w:noProof/>
        </w:rPr>
      </w:pPr>
    </w:p>
    <w:p w14:paraId="3FA4D71E" w14:textId="31DD6FD8" w:rsidR="005C381A" w:rsidRDefault="005C381A">
      <w:pPr>
        <w:overflowPunct/>
        <w:autoSpaceDE/>
        <w:autoSpaceDN/>
        <w:adjustRightInd/>
        <w:textAlignment w:val="auto"/>
        <w:rPr>
          <w:noProof/>
        </w:rPr>
      </w:pPr>
    </w:p>
    <w:p w14:paraId="1718720F" w14:textId="1FDC72F5" w:rsidR="005C381A" w:rsidRDefault="005C381A">
      <w:pPr>
        <w:overflowPunct/>
        <w:autoSpaceDE/>
        <w:autoSpaceDN/>
        <w:adjustRightInd/>
        <w:textAlignment w:val="auto"/>
        <w:rPr>
          <w:noProof/>
        </w:rPr>
      </w:pPr>
    </w:p>
    <w:p w14:paraId="6732DBBF" w14:textId="252517D0" w:rsidR="005C381A" w:rsidRDefault="005C381A">
      <w:pPr>
        <w:overflowPunct/>
        <w:autoSpaceDE/>
        <w:autoSpaceDN/>
        <w:adjustRightInd/>
        <w:textAlignment w:val="auto"/>
        <w:rPr>
          <w:noProof/>
        </w:rPr>
      </w:pPr>
    </w:p>
    <w:p w14:paraId="1F381AC2" w14:textId="77777777" w:rsidR="005C381A" w:rsidRDefault="005C381A">
      <w:pPr>
        <w:overflowPunct/>
        <w:autoSpaceDE/>
        <w:autoSpaceDN/>
        <w:adjustRightInd/>
        <w:textAlignment w:val="auto"/>
        <w:rPr>
          <w:rFonts w:ascii="Arial" w:hAnsi="Arial" w:cs="Arial"/>
          <w:b/>
          <w:sz w:val="22"/>
          <w:szCs w:val="22"/>
          <w:lang w:val="en-GB"/>
        </w:rPr>
      </w:pPr>
    </w:p>
    <w:p w14:paraId="46828138" w14:textId="507E2371" w:rsidR="00B20E3B" w:rsidRPr="00FB3017" w:rsidRDefault="00B20E3B" w:rsidP="00B20E3B">
      <w:pPr>
        <w:rPr>
          <w:rFonts w:ascii="Arial" w:hAnsi="Arial" w:cs="Arial"/>
          <w:b/>
          <w:sz w:val="22"/>
          <w:szCs w:val="22"/>
          <w:u w:val="single"/>
          <w:lang w:val="en-GB"/>
        </w:rPr>
      </w:pPr>
      <w:bookmarkStart w:id="531" w:name="AMG"/>
      <w:bookmarkStart w:id="532" w:name="Portal"/>
      <w:bookmarkEnd w:id="531"/>
      <w:bookmarkEnd w:id="532"/>
      <w:r w:rsidRPr="00FB3017">
        <w:rPr>
          <w:rFonts w:ascii="Arial" w:hAnsi="Arial" w:cs="Arial"/>
          <w:b/>
          <w:sz w:val="22"/>
          <w:szCs w:val="22"/>
          <w:lang w:val="en-GB"/>
        </w:rPr>
        <w:t>1</w:t>
      </w:r>
      <w:r w:rsidR="00775120">
        <w:rPr>
          <w:rFonts w:ascii="Arial" w:hAnsi="Arial" w:cs="Arial"/>
          <w:b/>
          <w:sz w:val="22"/>
          <w:szCs w:val="22"/>
          <w:lang w:val="en-GB"/>
        </w:rPr>
        <w:t>6</w:t>
      </w:r>
      <w:r w:rsidRPr="00FB3017">
        <w:rPr>
          <w:rFonts w:ascii="Arial" w:hAnsi="Arial" w:cs="Arial"/>
          <w:b/>
          <w:sz w:val="22"/>
          <w:szCs w:val="22"/>
          <w:lang w:val="en-GB"/>
        </w:rPr>
        <w:tab/>
      </w:r>
      <w:r w:rsidRPr="00FB3017">
        <w:rPr>
          <w:rFonts w:ascii="Arial" w:hAnsi="Arial" w:cs="Arial"/>
          <w:b/>
          <w:sz w:val="22"/>
          <w:szCs w:val="22"/>
          <w:u w:val="single"/>
          <w:lang w:val="en-GB"/>
        </w:rPr>
        <w:t>Deduction Type:</w:t>
      </w:r>
      <w:r w:rsidR="00FB3017" w:rsidRPr="00FB3017">
        <w:rPr>
          <w:rFonts w:ascii="Arial" w:hAnsi="Arial" w:cs="Arial"/>
          <w:b/>
          <w:sz w:val="22"/>
          <w:szCs w:val="22"/>
          <w:u w:val="single"/>
          <w:lang w:val="en-GB"/>
        </w:rPr>
        <w:t xml:space="preserve"> </w:t>
      </w:r>
      <w:r w:rsidRPr="00FB3017">
        <w:rPr>
          <w:rFonts w:ascii="Arial" w:hAnsi="Arial" w:cs="Arial"/>
          <w:b/>
          <w:sz w:val="22"/>
          <w:szCs w:val="22"/>
          <w:u w:val="single"/>
          <w:lang w:val="en-GB"/>
        </w:rPr>
        <w:t>Other</w:t>
      </w:r>
    </w:p>
    <w:p w14:paraId="17A42E4B" w14:textId="77777777" w:rsidR="008213FA" w:rsidRPr="00FB3017" w:rsidRDefault="008213FA" w:rsidP="00BD3133">
      <w:pPr>
        <w:rPr>
          <w:rFonts w:ascii="Arial" w:hAnsi="Arial" w:cs="Arial"/>
          <w:b/>
          <w:lang w:val="en-GB"/>
        </w:rPr>
      </w:pPr>
    </w:p>
    <w:p w14:paraId="1090AAC5" w14:textId="4EDC3328" w:rsidR="00BD3133" w:rsidRPr="00FB3017" w:rsidRDefault="00BD3133" w:rsidP="00BD3133">
      <w:pPr>
        <w:rPr>
          <w:rFonts w:ascii="Arial" w:hAnsi="Arial" w:cs="Arial"/>
          <w:b/>
          <w:lang w:val="en-GB"/>
        </w:rPr>
      </w:pPr>
      <w:r w:rsidRPr="00FB3017">
        <w:rPr>
          <w:rFonts w:ascii="Arial" w:hAnsi="Arial" w:cs="Arial"/>
          <w:b/>
          <w:lang w:val="en-GB"/>
        </w:rPr>
        <w:t>1</w:t>
      </w:r>
      <w:r w:rsidR="00775120">
        <w:rPr>
          <w:rFonts w:ascii="Arial" w:hAnsi="Arial" w:cs="Arial"/>
          <w:b/>
          <w:lang w:val="en-GB"/>
        </w:rPr>
        <w:t>6</w:t>
      </w:r>
      <w:r w:rsidR="00B20E3B" w:rsidRPr="00FB3017">
        <w:rPr>
          <w:rFonts w:ascii="Arial" w:hAnsi="Arial" w:cs="Arial"/>
          <w:b/>
          <w:lang w:val="en-GB"/>
        </w:rPr>
        <w:t>.1</w:t>
      </w:r>
      <w:r w:rsidRPr="00FB3017">
        <w:rPr>
          <w:rFonts w:ascii="Arial" w:hAnsi="Arial" w:cs="Arial"/>
          <w:b/>
          <w:lang w:val="en-GB"/>
        </w:rPr>
        <w:tab/>
        <w:t>Vendor Portal Billing Invoice</w:t>
      </w:r>
      <w:r w:rsidR="00241EEE" w:rsidRPr="00FB3017">
        <w:rPr>
          <w:rFonts w:ascii="Arial" w:hAnsi="Arial" w:cs="Arial"/>
          <w:b/>
          <w:lang w:val="en-GB"/>
        </w:rPr>
        <w:t>, Example 1:</w:t>
      </w:r>
    </w:p>
    <w:p w14:paraId="18F411E6" w14:textId="77777777" w:rsidR="00BD3133" w:rsidRPr="00FB3017" w:rsidRDefault="00BD3133" w:rsidP="00BD3133">
      <w:pPr>
        <w:rPr>
          <w:rFonts w:ascii="Arial" w:hAnsi="Arial" w:cs="Arial"/>
          <w:b/>
          <w:lang w:val="en-GB"/>
        </w:rPr>
      </w:pPr>
    </w:p>
    <w:p w14:paraId="665F5F39" w14:textId="6FAFA904" w:rsidR="00BD3133" w:rsidRPr="00FB3017" w:rsidRDefault="00650065" w:rsidP="00BD3133">
      <w:pPr>
        <w:rPr>
          <w:rFonts w:ascii="Arial" w:hAnsi="Arial" w:cs="Arial"/>
          <w:b/>
          <w:lang w:val="en-GB"/>
        </w:rPr>
      </w:pPr>
      <w:r w:rsidRPr="00FB3017">
        <w:rPr>
          <w:rFonts w:ascii="Arial" w:hAnsi="Arial" w:cs="Arial"/>
          <w:b/>
          <w:noProof/>
          <w:lang w:val="en-US"/>
        </w:rPr>
        <mc:AlternateContent>
          <mc:Choice Requires="wps">
            <w:drawing>
              <wp:anchor distT="0" distB="0" distL="114300" distR="114300" simplePos="0" relativeHeight="251569664" behindDoc="0" locked="0" layoutInCell="1" allowOverlap="1" wp14:anchorId="3023AD58" wp14:editId="7D8DDF02">
                <wp:simplePos x="0" y="0"/>
                <wp:positionH relativeFrom="column">
                  <wp:posOffset>4076700</wp:posOffset>
                </wp:positionH>
                <wp:positionV relativeFrom="paragraph">
                  <wp:posOffset>2997200</wp:posOffset>
                </wp:positionV>
                <wp:extent cx="571500" cy="371475"/>
                <wp:effectExtent l="47625" t="15875" r="9525" b="60325"/>
                <wp:wrapNone/>
                <wp:docPr id="134" name="AutoShape 1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37147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6E88A02C" id="AutoShape 1283" o:spid="_x0000_s1026" type="#_x0000_t32" style="position:absolute;margin-left:321pt;margin-top:236pt;width:45pt;height:29.25pt;flip:x;z-index:2515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" strokeweight="1.5pt">
                <v:stroke endarrow="block"/>
              </v:shape>
            </w:pict>
          </mc:Fallback>
        </mc:AlternateContent>
      </w:r>
      <w:r w:rsidRPr="00FB3017">
        <w:rPr>
          <w:rFonts w:ascii="Arial" w:hAnsi="Arial" w:cs="Arial"/>
          <w:b/>
          <w:noProof/>
          <w:lang w:val="en-US"/>
        </w:rPr>
        <mc:AlternateContent>
          <mc:Choice Requires="wps">
            <w:drawing>
              <wp:anchor distT="0" distB="0" distL="114300" distR="114300" simplePos="0" relativeHeight="251567616" behindDoc="0" locked="0" layoutInCell="1" allowOverlap="1" wp14:anchorId="504C8BAC" wp14:editId="46B1393A">
                <wp:simplePos x="0" y="0"/>
                <wp:positionH relativeFrom="column">
                  <wp:posOffset>3365500</wp:posOffset>
                </wp:positionH>
                <wp:positionV relativeFrom="paragraph">
                  <wp:posOffset>3368675</wp:posOffset>
                </wp:positionV>
                <wp:extent cx="1939925" cy="409575"/>
                <wp:effectExtent l="12700" t="15875" r="9525" b="12700"/>
                <wp:wrapNone/>
                <wp:docPr id="132" name="Text Box 1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409575"/>
                        </a:xfrm>
                        <a:prstGeom prst="rect">
                          <a:avLst/>
                        </a:prstGeom>
                        <a:solidFill>
                          <a:srgbClr val="8DB3E2"/>
                        </a:solidFill>
                        <a:ln w="19050">
                          <a:solidFill>
                            <a:srgbClr val="000000"/>
                          </a:solidFill>
                          <a:miter lim="800000"/>
                          <a:headEnd/>
                          <a:tailEnd/>
                        </a:ln>
                      </wps:spPr>
                      <wps:txbx>
                        <w:txbxContent>
                          <w:p w14:paraId="339CC211" w14:textId="77777777" w:rsidR="00257BB1" w:rsidRPr="00E0765C" w:rsidRDefault="00257BB1" w:rsidP="00BD3133">
                            <w:pPr>
                              <w:rPr>
                                <w:szCs w:val="16"/>
                              </w:rPr>
                            </w:pPr>
                            <w:r>
                              <w:rPr>
                                <w:rFonts w:ascii="Arial" w:hAnsi="Arial" w:cs="Arial"/>
                                <w:sz w:val="16"/>
                                <w:szCs w:val="16"/>
                              </w:rPr>
                              <w:t xml:space="preserve">This indicates that this invoice is for Vendor Portal Billing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4C8BAC" id="Text Box 1281" o:spid="_x0000_s1197" type="#_x0000_t202" style="position:absolute;margin-left:265pt;margin-top:265.25pt;width:152.75pt;height:32.25pt;z-index:2515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" fillcolor="#8db3e2" strokeweight="1.5pt">
                <v:textbox>
                  <w:txbxContent>
                    <w:p w14:paraId="339CC211" w14:textId="77777777" w:rsidR="00257BB1" w:rsidRPr="00E0765C" w:rsidRDefault="00257BB1" w:rsidP="00BD3133">
                      <w:pPr>
                        <w:rPr>
                          <w:szCs w:val="16"/>
                        </w:rPr>
                      </w:pPr>
                      <w:r>
                        <w:rPr>
                          <w:rFonts w:ascii="Arial" w:hAnsi="Arial" w:cs="Arial"/>
                          <w:sz w:val="16"/>
                          <w:szCs w:val="16"/>
                        </w:rPr>
                        <w:t xml:space="preserve">This indicates that this invoice is for Vendor Portal Billing </w:t>
                      </w:r>
                    </w:p>
                  </w:txbxContent>
                </v:textbox>
              </v:shape>
            </w:pict>
          </mc:Fallback>
        </mc:AlternateContent>
      </w:r>
      <w:r w:rsidRPr="00FB3017">
        <w:rPr>
          <w:rFonts w:ascii="Arial" w:hAnsi="Arial" w:cs="Arial"/>
          <w:b/>
          <w:noProof/>
          <w:lang w:val="en-US"/>
        </w:rPr>
        <mc:AlternateContent>
          <mc:Choice Requires="wps">
            <w:drawing>
              <wp:anchor distT="0" distB="0" distL="114300" distR="114300" simplePos="0" relativeHeight="251566592" behindDoc="0" locked="0" layoutInCell="1" allowOverlap="1" wp14:anchorId="787F7A7A" wp14:editId="17ED3652">
                <wp:simplePos x="0" y="0"/>
                <wp:positionH relativeFrom="column">
                  <wp:posOffset>4419600</wp:posOffset>
                </wp:positionH>
                <wp:positionV relativeFrom="paragraph">
                  <wp:posOffset>2654300</wp:posOffset>
                </wp:positionV>
                <wp:extent cx="2057400" cy="342900"/>
                <wp:effectExtent l="9525" t="15875" r="9525" b="12700"/>
                <wp:wrapNone/>
                <wp:docPr id="131" name="Rectangle 1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34290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7C83BFE" id="Rectangle 1280" o:spid="_x0000_s1026" style="position:absolute;margin-left:348pt;margin-top:209pt;width:162pt;height:27pt;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" filled="f" strokecolor="red" strokeweight="1.5pt"/>
            </w:pict>
          </mc:Fallback>
        </mc:AlternateContent>
      </w:r>
      <w:r w:rsidR="00BD3133" w:rsidRPr="00FB3017">
        <w:rPr>
          <w:rFonts w:ascii="Arial" w:hAnsi="Arial" w:cs="Arial"/>
          <w:b/>
          <w:noProof/>
          <w:lang w:val="en-US"/>
        </w:rPr>
        <w:drawing>
          <wp:inline distT="0" distB="0" distL="0" distR="0" wp14:anchorId="55DBC084" wp14:editId="0249AFE0">
            <wp:extent cx="6772549" cy="5048250"/>
            <wp:effectExtent l="19050" t="19050" r="28575" b="19050"/>
            <wp:docPr id="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1" cstate="print"/>
                    <a:srcRect l="5021" t="8070" r="4045" b="6667"/>
                    <a:stretch>
                      <a:fillRect/>
                    </a:stretch>
                  </pic:blipFill>
                  <pic:spPr bwMode="auto">
                    <a:xfrm>
                      <a:off x="0" y="0"/>
                      <a:ext cx="6772549" cy="5048250"/>
                    </a:xfrm>
                    <a:prstGeom prst="rect">
                      <a:avLst/>
                    </a:prstGeom>
                    <a:noFill/>
                    <a:ln w="9525">
                      <a:solidFill>
                        <a:schemeClr val="tx1"/>
                      </a:solidFill>
                      <a:miter lim="800000"/>
                      <a:headEnd/>
                      <a:tailEnd/>
                    </a:ln>
                  </pic:spPr>
                </pic:pic>
              </a:graphicData>
            </a:graphic>
          </wp:inline>
        </w:drawing>
      </w:r>
    </w:p>
    <w:p w14:paraId="73D4F029" w14:textId="77777777" w:rsidR="00BD3133" w:rsidRPr="00FB3017" w:rsidRDefault="00BD3133" w:rsidP="00BD3133">
      <w:pPr>
        <w:rPr>
          <w:rFonts w:ascii="Arial" w:hAnsi="Arial" w:cs="Arial"/>
          <w:b/>
          <w:lang w:val="en-GB"/>
        </w:rPr>
      </w:pPr>
    </w:p>
    <w:p w14:paraId="4B0E48A9" w14:textId="77777777" w:rsidR="00BD3133" w:rsidRPr="00FB3017" w:rsidRDefault="00BD3133" w:rsidP="00BD3133">
      <w:pPr>
        <w:rPr>
          <w:rFonts w:ascii="Arial" w:hAnsi="Arial" w:cs="Arial"/>
          <w:b/>
          <w:lang w:val="en-GB"/>
        </w:rPr>
      </w:pPr>
    </w:p>
    <w:p w14:paraId="7E06474B" w14:textId="77777777" w:rsidR="00BD3133" w:rsidRPr="00FB3017" w:rsidRDefault="00BD3133" w:rsidP="00BD3133">
      <w:pPr>
        <w:rPr>
          <w:rFonts w:ascii="Arial" w:hAnsi="Arial" w:cs="Arial"/>
          <w:b/>
          <w:lang w:val="en-GB"/>
        </w:rPr>
      </w:pPr>
    </w:p>
    <w:p w14:paraId="51EA0886" w14:textId="77777777" w:rsidR="00BD3133" w:rsidRPr="00FB3017" w:rsidRDefault="00BD3133" w:rsidP="00BD3133">
      <w:pPr>
        <w:rPr>
          <w:rFonts w:ascii="Arial" w:hAnsi="Arial" w:cs="Arial"/>
          <w:b/>
          <w:lang w:val="en-GB"/>
        </w:rPr>
      </w:pPr>
    </w:p>
    <w:p w14:paraId="1A55D553" w14:textId="77777777" w:rsidR="00BD3133" w:rsidRPr="00FB3017" w:rsidRDefault="00BD3133" w:rsidP="00BD3133">
      <w:pPr>
        <w:rPr>
          <w:rFonts w:ascii="Arial" w:hAnsi="Arial" w:cs="Arial"/>
          <w:b/>
          <w:lang w:val="en-GB"/>
        </w:rPr>
      </w:pPr>
    </w:p>
    <w:p w14:paraId="69E5800E" w14:textId="77777777" w:rsidR="00BD3133" w:rsidRPr="00FB3017" w:rsidRDefault="00BD3133" w:rsidP="00BD3133">
      <w:pPr>
        <w:rPr>
          <w:rFonts w:ascii="Arial" w:hAnsi="Arial" w:cs="Arial"/>
          <w:b/>
          <w:lang w:val="en-GB"/>
        </w:rPr>
      </w:pPr>
    </w:p>
    <w:p w14:paraId="246E8E0D" w14:textId="77777777" w:rsidR="00BD3133" w:rsidRPr="00FB3017" w:rsidRDefault="00BD3133" w:rsidP="00BD3133">
      <w:pPr>
        <w:rPr>
          <w:rFonts w:ascii="Arial" w:hAnsi="Arial" w:cs="Arial"/>
          <w:b/>
          <w:lang w:val="en-GB"/>
        </w:rPr>
      </w:pPr>
    </w:p>
    <w:p w14:paraId="404C50F4" w14:textId="77777777" w:rsidR="00BD3133" w:rsidRPr="00FB3017" w:rsidRDefault="00BD3133" w:rsidP="00BD3133">
      <w:pPr>
        <w:rPr>
          <w:rFonts w:ascii="Arial" w:hAnsi="Arial" w:cs="Arial"/>
          <w:b/>
          <w:lang w:val="en-GB"/>
        </w:rPr>
      </w:pPr>
    </w:p>
    <w:p w14:paraId="4ACA7E60" w14:textId="77777777" w:rsidR="00BD3133" w:rsidRPr="00FB3017" w:rsidRDefault="00BD3133" w:rsidP="00BD3133">
      <w:pPr>
        <w:rPr>
          <w:rFonts w:ascii="Arial" w:hAnsi="Arial" w:cs="Arial"/>
          <w:b/>
          <w:lang w:val="en-GB"/>
        </w:rPr>
      </w:pPr>
    </w:p>
    <w:p w14:paraId="555F0BA1" w14:textId="77777777" w:rsidR="00BD3133" w:rsidRPr="00FB3017" w:rsidRDefault="00BD3133" w:rsidP="00BD3133">
      <w:pPr>
        <w:rPr>
          <w:rFonts w:ascii="Arial" w:hAnsi="Arial" w:cs="Arial"/>
          <w:b/>
          <w:lang w:val="en-GB"/>
        </w:rPr>
      </w:pPr>
    </w:p>
    <w:p w14:paraId="3A4E08C3" w14:textId="77777777" w:rsidR="00BD3133" w:rsidRPr="00FB3017" w:rsidRDefault="00BD3133" w:rsidP="00BD3133">
      <w:pPr>
        <w:rPr>
          <w:rFonts w:ascii="Arial" w:hAnsi="Arial" w:cs="Arial"/>
          <w:b/>
          <w:lang w:val="en-GB"/>
        </w:rPr>
      </w:pPr>
    </w:p>
    <w:p w14:paraId="5EB3028B" w14:textId="77777777" w:rsidR="00BD3133" w:rsidRPr="00FB3017" w:rsidRDefault="00BD3133" w:rsidP="00BD3133">
      <w:pPr>
        <w:rPr>
          <w:rFonts w:ascii="Arial" w:hAnsi="Arial" w:cs="Arial"/>
          <w:b/>
          <w:lang w:val="en-GB"/>
        </w:rPr>
      </w:pPr>
    </w:p>
    <w:p w14:paraId="1475894E" w14:textId="77777777" w:rsidR="00BD3133" w:rsidRPr="00FB3017" w:rsidRDefault="00BD3133" w:rsidP="00BD3133">
      <w:pPr>
        <w:rPr>
          <w:rFonts w:ascii="Arial" w:hAnsi="Arial" w:cs="Arial"/>
          <w:b/>
          <w:lang w:val="en-GB"/>
        </w:rPr>
      </w:pPr>
    </w:p>
    <w:p w14:paraId="7C214402" w14:textId="48603C3C" w:rsidR="00BD3133" w:rsidRPr="00FB3017" w:rsidRDefault="00241EEE" w:rsidP="00BD3133">
      <w:pPr>
        <w:rPr>
          <w:rFonts w:ascii="Arial" w:hAnsi="Arial" w:cs="Arial"/>
          <w:b/>
          <w:lang w:val="en-GB"/>
        </w:rPr>
      </w:pPr>
      <w:r w:rsidRPr="00FB3017">
        <w:rPr>
          <w:rFonts w:ascii="Arial" w:hAnsi="Arial" w:cs="Arial"/>
          <w:b/>
          <w:lang w:val="en-GB"/>
        </w:rPr>
        <w:t>1</w:t>
      </w:r>
      <w:r w:rsidR="00775120">
        <w:rPr>
          <w:rFonts w:ascii="Arial" w:hAnsi="Arial" w:cs="Arial"/>
          <w:b/>
          <w:lang w:val="en-GB"/>
        </w:rPr>
        <w:t>6</w:t>
      </w:r>
      <w:r w:rsidRPr="00FB3017">
        <w:rPr>
          <w:rFonts w:ascii="Arial" w:hAnsi="Arial" w:cs="Arial"/>
          <w:b/>
          <w:lang w:val="en-GB"/>
        </w:rPr>
        <w:t>.2</w:t>
      </w:r>
      <w:r w:rsidR="00BD3133" w:rsidRPr="00FB3017">
        <w:rPr>
          <w:rFonts w:ascii="Arial" w:hAnsi="Arial" w:cs="Arial"/>
          <w:b/>
          <w:lang w:val="en-GB"/>
        </w:rPr>
        <w:tab/>
        <w:t>Contract for Vendor Portal</w:t>
      </w:r>
      <w:r w:rsidRPr="00FB3017">
        <w:rPr>
          <w:rFonts w:ascii="Arial" w:hAnsi="Arial" w:cs="Arial"/>
          <w:b/>
          <w:lang w:val="en-GB"/>
        </w:rPr>
        <w:t>, Example 1:</w:t>
      </w:r>
      <w:r w:rsidR="00BD3133" w:rsidRPr="00FB3017">
        <w:rPr>
          <w:rFonts w:ascii="Arial" w:hAnsi="Arial" w:cs="Arial"/>
          <w:b/>
          <w:lang w:val="en-GB"/>
        </w:rPr>
        <w:t xml:space="preserve"> </w:t>
      </w:r>
    </w:p>
    <w:p w14:paraId="233AF64B" w14:textId="77777777" w:rsidR="00BD3133" w:rsidRPr="00FB3017" w:rsidRDefault="00BD3133" w:rsidP="00BD3133">
      <w:pPr>
        <w:rPr>
          <w:rFonts w:ascii="Arial" w:hAnsi="Arial" w:cs="Arial"/>
          <w:b/>
          <w:lang w:val="en-GB"/>
        </w:rPr>
      </w:pPr>
    </w:p>
    <w:p w14:paraId="28074E93" w14:textId="6A667165" w:rsidR="00BD3133" w:rsidRPr="00FB3017" w:rsidRDefault="00650065" w:rsidP="00BD3133">
      <w:pPr>
        <w:rPr>
          <w:rFonts w:ascii="Arial" w:hAnsi="Arial" w:cs="Arial"/>
          <w:b/>
          <w:lang w:val="en-GB"/>
        </w:rPr>
      </w:pPr>
      <w:r w:rsidRPr="00FB3017">
        <w:rPr>
          <w:rFonts w:ascii="Arial" w:hAnsi="Arial" w:cs="Arial"/>
          <w:b/>
          <w:noProof/>
          <w:lang w:val="en-US"/>
        </w:rPr>
        <mc:AlternateContent>
          <mc:Choice Requires="wps">
            <w:drawing>
              <wp:anchor distT="0" distB="0" distL="114300" distR="114300" simplePos="0" relativeHeight="251573760" behindDoc="0" locked="0" layoutInCell="1" allowOverlap="1" wp14:anchorId="36EA3B40" wp14:editId="5FECCDCF">
                <wp:simplePos x="0" y="0"/>
                <wp:positionH relativeFrom="column">
                  <wp:posOffset>3886200</wp:posOffset>
                </wp:positionH>
                <wp:positionV relativeFrom="paragraph">
                  <wp:posOffset>2695575</wp:posOffset>
                </wp:positionV>
                <wp:extent cx="0" cy="476250"/>
                <wp:effectExtent l="57150" t="9525" r="57150" b="19050"/>
                <wp:wrapNone/>
                <wp:docPr id="130" name="AutoShape 1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102A661" id="AutoShape 1287" o:spid="_x0000_s1026" type="#_x0000_t32" style="position:absolute;margin-left:306pt;margin-top:212.25pt;width:0;height:37.5pt;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" strokeweight="1.5pt">
                <v:stroke endarrow="block"/>
              </v:shape>
            </w:pict>
          </mc:Fallback>
        </mc:AlternateContent>
      </w:r>
      <w:r w:rsidRPr="00FB3017">
        <w:rPr>
          <w:rFonts w:ascii="Arial" w:hAnsi="Arial" w:cs="Arial"/>
          <w:b/>
          <w:noProof/>
          <w:lang w:val="en-US"/>
        </w:rPr>
        <mc:AlternateContent>
          <mc:Choice Requires="wps">
            <w:drawing>
              <wp:anchor distT="0" distB="0" distL="114300" distR="114300" simplePos="0" relativeHeight="251571712" behindDoc="0" locked="0" layoutInCell="1" allowOverlap="1" wp14:anchorId="4B178E64" wp14:editId="1AA06934">
                <wp:simplePos x="0" y="0"/>
                <wp:positionH relativeFrom="column">
                  <wp:posOffset>2308225</wp:posOffset>
                </wp:positionH>
                <wp:positionV relativeFrom="paragraph">
                  <wp:posOffset>3171825</wp:posOffset>
                </wp:positionV>
                <wp:extent cx="1939925" cy="409575"/>
                <wp:effectExtent l="12700" t="9525" r="9525" b="9525"/>
                <wp:wrapNone/>
                <wp:docPr id="127" name="Text Box 1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409575"/>
                        </a:xfrm>
                        <a:prstGeom prst="rect">
                          <a:avLst/>
                        </a:prstGeom>
                        <a:solidFill>
                          <a:srgbClr val="8DB3E2"/>
                        </a:solidFill>
                        <a:ln w="19050">
                          <a:solidFill>
                            <a:srgbClr val="000000"/>
                          </a:solidFill>
                          <a:miter lim="800000"/>
                          <a:headEnd/>
                          <a:tailEnd/>
                        </a:ln>
                      </wps:spPr>
                      <wps:txbx>
                        <w:txbxContent>
                          <w:p w14:paraId="78E4A27A" w14:textId="77777777" w:rsidR="00257BB1" w:rsidRPr="00E0765C" w:rsidRDefault="00257BB1" w:rsidP="00BD3133">
                            <w:pPr>
                              <w:rPr>
                                <w:szCs w:val="16"/>
                              </w:rPr>
                            </w:pPr>
                            <w:r>
                              <w:rPr>
                                <w:rFonts w:ascii="Arial" w:hAnsi="Arial" w:cs="Arial"/>
                                <w:sz w:val="16"/>
                                <w:szCs w:val="16"/>
                              </w:rPr>
                              <w:t xml:space="preserve">The contract should show the amount of the claim in the description field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178E64" id="Text Box 1285" o:spid="_x0000_s1198" type="#_x0000_t202" style="position:absolute;margin-left:181.75pt;margin-top:249.75pt;width:152.75pt;height:32.25pt;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" fillcolor="#8db3e2" strokeweight="1.5pt">
                <v:textbox>
                  <w:txbxContent>
                    <w:p w14:paraId="78E4A27A" w14:textId="77777777" w:rsidR="00257BB1" w:rsidRPr="00E0765C" w:rsidRDefault="00257BB1" w:rsidP="00BD3133">
                      <w:pPr>
                        <w:rPr>
                          <w:szCs w:val="16"/>
                        </w:rPr>
                      </w:pPr>
                      <w:r>
                        <w:rPr>
                          <w:rFonts w:ascii="Arial" w:hAnsi="Arial" w:cs="Arial"/>
                          <w:sz w:val="16"/>
                          <w:szCs w:val="16"/>
                        </w:rPr>
                        <w:t xml:space="preserve">The contract should show the amount of the claim in the description field </w:t>
                      </w:r>
                    </w:p>
                  </w:txbxContent>
                </v:textbox>
              </v:shape>
            </w:pict>
          </mc:Fallback>
        </mc:AlternateContent>
      </w:r>
      <w:r w:rsidRPr="00FB3017">
        <w:rPr>
          <w:rFonts w:ascii="Arial" w:hAnsi="Arial" w:cs="Arial"/>
          <w:b/>
          <w:noProof/>
          <w:lang w:val="en-US"/>
        </w:rPr>
        <mc:AlternateContent>
          <mc:Choice Requires="wps">
            <w:drawing>
              <wp:anchor distT="0" distB="0" distL="114300" distR="114300" simplePos="0" relativeHeight="251570688" behindDoc="0" locked="0" layoutInCell="1" allowOverlap="1" wp14:anchorId="6100A286" wp14:editId="16F0A2B2">
                <wp:simplePos x="0" y="0"/>
                <wp:positionH relativeFrom="column">
                  <wp:posOffset>2562225</wp:posOffset>
                </wp:positionH>
                <wp:positionV relativeFrom="paragraph">
                  <wp:posOffset>2286000</wp:posOffset>
                </wp:positionV>
                <wp:extent cx="1400175" cy="409575"/>
                <wp:effectExtent l="9525" t="9525" r="9525" b="9525"/>
                <wp:wrapNone/>
                <wp:docPr id="126" name="Rectangle 1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40957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419BA98" id="Rectangle 1284" o:spid="_x0000_s1026" style="position:absolute;margin-left:201.75pt;margin-top:180pt;width:110.25pt;height:32.25pt;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" filled="f" strokecolor="red" strokeweight="1.5pt"/>
            </w:pict>
          </mc:Fallback>
        </mc:AlternateContent>
      </w:r>
      <w:r w:rsidR="00BD3133" w:rsidRPr="00FB3017">
        <w:rPr>
          <w:rFonts w:ascii="Arial" w:hAnsi="Arial" w:cs="Arial"/>
          <w:b/>
          <w:noProof/>
          <w:lang w:val="en-US"/>
        </w:rPr>
        <w:drawing>
          <wp:inline distT="0" distB="0" distL="0" distR="0" wp14:anchorId="5C641B5F" wp14:editId="289E3FFC">
            <wp:extent cx="6581775" cy="3952875"/>
            <wp:effectExtent l="19050" t="19050" r="28575" b="28575"/>
            <wp:docPr id="8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2" cstate="print">
                      <a:extLst>
                        <a:ext uri="{BEBA8EAE-BF5A-486C-A8C5-ECC9F3942E4B}">
                          <a14:imgProps xmlns:a14="http://schemas.microsoft.com/office/drawing/2010/main">
                            <a14:imgLayer r:embed="rId133">
                              <a14:imgEffect>
                                <a14:saturation sat="0"/>
                              </a14:imgEffect>
                            </a14:imgLayer>
                          </a14:imgProps>
                        </a:ext>
                      </a:extLst>
                    </a:blip>
                    <a:srcRect l="1395" t="18659" r="2232" b="6159"/>
                    <a:stretch>
                      <a:fillRect/>
                    </a:stretch>
                  </pic:blipFill>
                  <pic:spPr bwMode="auto">
                    <a:xfrm>
                      <a:off x="0" y="0"/>
                      <a:ext cx="6581775" cy="3952875"/>
                    </a:xfrm>
                    <a:prstGeom prst="rect">
                      <a:avLst/>
                    </a:prstGeom>
                    <a:noFill/>
                    <a:ln w="9525">
                      <a:solidFill>
                        <a:schemeClr val="tx1"/>
                      </a:solidFill>
                      <a:miter lim="800000"/>
                      <a:headEnd/>
                      <a:tailEnd/>
                    </a:ln>
                  </pic:spPr>
                </pic:pic>
              </a:graphicData>
            </a:graphic>
          </wp:inline>
        </w:drawing>
      </w:r>
    </w:p>
    <w:p w14:paraId="3B5E2123" w14:textId="77777777" w:rsidR="00BD3133" w:rsidRPr="00FB3017" w:rsidRDefault="00BD3133" w:rsidP="00BD3133">
      <w:pPr>
        <w:rPr>
          <w:rFonts w:ascii="Arial" w:hAnsi="Arial" w:cs="Arial"/>
          <w:b/>
          <w:lang w:val="en-GB"/>
        </w:rPr>
      </w:pPr>
    </w:p>
    <w:p w14:paraId="252A1D59" w14:textId="77777777" w:rsidR="00BD3133" w:rsidRPr="00FB3017" w:rsidRDefault="00241EEE" w:rsidP="00BD3133">
      <w:pPr>
        <w:rPr>
          <w:rFonts w:ascii="Arial" w:hAnsi="Arial" w:cs="Arial"/>
          <w:lang w:val="en-GB"/>
        </w:rPr>
      </w:pPr>
      <w:r w:rsidRPr="00FB3017">
        <w:rPr>
          <w:rFonts w:ascii="Arial" w:hAnsi="Arial" w:cs="Arial"/>
          <w:lang w:val="en-GB"/>
        </w:rPr>
        <w:t xml:space="preserve">NOTE: </w:t>
      </w:r>
      <w:r w:rsidR="00BD3133" w:rsidRPr="00FB3017">
        <w:rPr>
          <w:rFonts w:ascii="Arial" w:hAnsi="Arial" w:cs="Arial"/>
          <w:lang w:val="en-GB"/>
        </w:rPr>
        <w:t xml:space="preserve">POP for a Vendor Portal will be email approval from the Client Regional Manager. This will have to be obtained by the ACC. </w:t>
      </w:r>
    </w:p>
    <w:p w14:paraId="5BB4ACCE" w14:textId="77777777" w:rsidR="00C72DF2" w:rsidRPr="00FB3017" w:rsidRDefault="00C72DF2" w:rsidP="00BD3133">
      <w:pPr>
        <w:rPr>
          <w:rFonts w:ascii="Arial" w:hAnsi="Arial" w:cs="Arial"/>
          <w:b/>
          <w:lang w:val="en-GB"/>
        </w:rPr>
      </w:pPr>
    </w:p>
    <w:p w14:paraId="3D5653FF" w14:textId="77777777" w:rsidR="00C72DF2" w:rsidRPr="00FB3017" w:rsidRDefault="00C72DF2" w:rsidP="00BD3133">
      <w:pPr>
        <w:rPr>
          <w:rFonts w:ascii="Arial" w:hAnsi="Arial" w:cs="Arial"/>
          <w:b/>
          <w:lang w:val="en-GB"/>
        </w:rPr>
      </w:pPr>
    </w:p>
    <w:p w14:paraId="33E12C76" w14:textId="77777777" w:rsidR="00C72DF2" w:rsidRPr="00FB3017" w:rsidRDefault="00C72DF2" w:rsidP="00BD3133">
      <w:pPr>
        <w:rPr>
          <w:rFonts w:ascii="Arial" w:hAnsi="Arial" w:cs="Arial"/>
          <w:b/>
          <w:lang w:val="en-GB"/>
        </w:rPr>
      </w:pPr>
    </w:p>
    <w:p w14:paraId="60738800" w14:textId="77777777" w:rsidR="00C72DF2" w:rsidRPr="00FB3017" w:rsidRDefault="00C72DF2" w:rsidP="00BD3133">
      <w:pPr>
        <w:rPr>
          <w:rFonts w:ascii="Arial" w:hAnsi="Arial" w:cs="Arial"/>
          <w:b/>
          <w:lang w:val="en-GB"/>
        </w:rPr>
      </w:pPr>
    </w:p>
    <w:p w14:paraId="4B355FBC" w14:textId="77777777" w:rsidR="00C72DF2" w:rsidRPr="00FB3017" w:rsidRDefault="00C72DF2" w:rsidP="00BD3133">
      <w:pPr>
        <w:rPr>
          <w:rFonts w:ascii="Arial" w:hAnsi="Arial" w:cs="Arial"/>
          <w:b/>
          <w:lang w:val="en-GB"/>
        </w:rPr>
      </w:pPr>
    </w:p>
    <w:p w14:paraId="59A6932D" w14:textId="77777777" w:rsidR="00C72DF2" w:rsidRPr="00FB3017" w:rsidRDefault="00C72DF2" w:rsidP="00BD3133">
      <w:pPr>
        <w:rPr>
          <w:rFonts w:ascii="Arial" w:hAnsi="Arial" w:cs="Arial"/>
          <w:b/>
          <w:lang w:val="en-GB"/>
        </w:rPr>
      </w:pPr>
    </w:p>
    <w:p w14:paraId="6669040E" w14:textId="77777777" w:rsidR="00C72DF2" w:rsidRPr="00FB3017" w:rsidRDefault="00C72DF2" w:rsidP="00BD3133">
      <w:pPr>
        <w:rPr>
          <w:rFonts w:ascii="Arial" w:hAnsi="Arial" w:cs="Arial"/>
          <w:b/>
          <w:lang w:val="en-GB"/>
        </w:rPr>
      </w:pPr>
    </w:p>
    <w:p w14:paraId="65CD7DB4" w14:textId="77777777" w:rsidR="00C72DF2" w:rsidRPr="00FB3017" w:rsidRDefault="00C72DF2" w:rsidP="00BD3133">
      <w:pPr>
        <w:rPr>
          <w:rFonts w:ascii="Arial" w:hAnsi="Arial" w:cs="Arial"/>
          <w:b/>
          <w:lang w:val="en-GB"/>
        </w:rPr>
      </w:pPr>
    </w:p>
    <w:p w14:paraId="175C3C75" w14:textId="77777777" w:rsidR="00C72DF2" w:rsidRPr="00FB3017" w:rsidRDefault="00C72DF2" w:rsidP="00BD3133">
      <w:pPr>
        <w:rPr>
          <w:rFonts w:ascii="Arial" w:hAnsi="Arial" w:cs="Arial"/>
          <w:b/>
          <w:lang w:val="en-GB"/>
        </w:rPr>
      </w:pPr>
    </w:p>
    <w:p w14:paraId="488814B8" w14:textId="77777777" w:rsidR="00C72DF2" w:rsidRPr="00FB3017" w:rsidRDefault="00C72DF2" w:rsidP="00BD3133">
      <w:pPr>
        <w:rPr>
          <w:rFonts w:ascii="Arial" w:hAnsi="Arial" w:cs="Arial"/>
          <w:b/>
          <w:lang w:val="en-GB"/>
        </w:rPr>
      </w:pPr>
    </w:p>
    <w:p w14:paraId="278FA3DF" w14:textId="77777777" w:rsidR="00C72DF2" w:rsidRPr="00FB3017" w:rsidRDefault="00C72DF2" w:rsidP="00BD3133">
      <w:pPr>
        <w:rPr>
          <w:rFonts w:ascii="Arial" w:hAnsi="Arial" w:cs="Arial"/>
          <w:b/>
          <w:lang w:val="en-GB"/>
        </w:rPr>
      </w:pPr>
    </w:p>
    <w:p w14:paraId="4C8E715C" w14:textId="77777777" w:rsidR="00563DB4" w:rsidRDefault="00563DB4">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0F9FBDFA" w14:textId="5178114E" w:rsidR="00E656B8" w:rsidRPr="00FB3017" w:rsidRDefault="00E656B8" w:rsidP="00E656B8">
      <w:pPr>
        <w:rPr>
          <w:rFonts w:ascii="Arial" w:hAnsi="Arial" w:cs="Arial"/>
          <w:b/>
          <w:sz w:val="22"/>
          <w:szCs w:val="22"/>
          <w:u w:val="single"/>
          <w:lang w:val="en-GB"/>
        </w:rPr>
      </w:pPr>
      <w:bookmarkStart w:id="533" w:name="cash"/>
      <w:bookmarkEnd w:id="533"/>
      <w:r w:rsidRPr="00FB3017">
        <w:rPr>
          <w:rFonts w:ascii="Arial" w:hAnsi="Arial" w:cs="Arial"/>
          <w:b/>
          <w:sz w:val="22"/>
          <w:szCs w:val="22"/>
          <w:lang w:val="en-GB"/>
        </w:rPr>
        <w:lastRenderedPageBreak/>
        <w:t>1</w:t>
      </w:r>
      <w:r w:rsidR="00775120">
        <w:rPr>
          <w:rFonts w:ascii="Arial" w:hAnsi="Arial" w:cs="Arial"/>
          <w:b/>
          <w:sz w:val="22"/>
          <w:szCs w:val="22"/>
          <w:lang w:val="en-GB"/>
        </w:rPr>
        <w:t>7</w:t>
      </w:r>
      <w:r w:rsidRPr="00FB3017">
        <w:rPr>
          <w:rFonts w:ascii="Arial" w:hAnsi="Arial" w:cs="Arial"/>
          <w:b/>
          <w:sz w:val="22"/>
          <w:szCs w:val="22"/>
          <w:lang w:val="en-GB"/>
        </w:rPr>
        <w:tab/>
      </w:r>
      <w:r w:rsidRPr="00FB3017">
        <w:rPr>
          <w:rFonts w:ascii="Arial" w:hAnsi="Arial" w:cs="Arial"/>
          <w:b/>
          <w:sz w:val="22"/>
          <w:szCs w:val="22"/>
          <w:u w:val="single"/>
          <w:lang w:val="en-GB"/>
        </w:rPr>
        <w:t>Deduction Type: Other</w:t>
      </w:r>
      <w:r>
        <w:rPr>
          <w:rFonts w:ascii="Arial" w:hAnsi="Arial" w:cs="Arial"/>
          <w:b/>
          <w:sz w:val="22"/>
          <w:szCs w:val="22"/>
          <w:u w:val="single"/>
          <w:lang w:val="en-GB"/>
        </w:rPr>
        <w:t xml:space="preserve"> Cash Discount</w:t>
      </w:r>
    </w:p>
    <w:p w14:paraId="7E47D457" w14:textId="77777777" w:rsidR="00C72DF2" w:rsidRPr="00FB3017" w:rsidRDefault="00C72DF2" w:rsidP="00BD3133">
      <w:pPr>
        <w:rPr>
          <w:rFonts w:ascii="Arial" w:hAnsi="Arial" w:cs="Arial"/>
          <w:b/>
          <w:lang w:val="en-GB"/>
        </w:rPr>
      </w:pPr>
    </w:p>
    <w:p w14:paraId="24AA1A79" w14:textId="60ED5ACC" w:rsidR="00C72DF2" w:rsidRPr="0009162F" w:rsidRDefault="00241EEE" w:rsidP="00BD3133">
      <w:pPr>
        <w:rPr>
          <w:rFonts w:ascii="Arial" w:hAnsi="Arial" w:cs="Arial"/>
          <w:b/>
          <w:lang w:val="en-GB"/>
        </w:rPr>
      </w:pPr>
      <w:r w:rsidRPr="0009162F">
        <w:rPr>
          <w:rFonts w:ascii="Arial" w:hAnsi="Arial" w:cs="Arial"/>
          <w:b/>
          <w:lang w:val="en-GB"/>
        </w:rPr>
        <w:t>1</w:t>
      </w:r>
      <w:r w:rsidR="00775120">
        <w:rPr>
          <w:rFonts w:ascii="Arial" w:hAnsi="Arial" w:cs="Arial"/>
          <w:b/>
          <w:lang w:val="en-GB"/>
        </w:rPr>
        <w:t>7</w:t>
      </w:r>
      <w:r w:rsidRPr="0009162F">
        <w:rPr>
          <w:rFonts w:ascii="Arial" w:hAnsi="Arial" w:cs="Arial"/>
          <w:b/>
          <w:lang w:val="en-GB"/>
        </w:rPr>
        <w:t>.1</w:t>
      </w:r>
      <w:r w:rsidR="00C72DF2" w:rsidRPr="0009162F">
        <w:rPr>
          <w:rFonts w:ascii="Arial" w:hAnsi="Arial" w:cs="Arial"/>
          <w:b/>
          <w:lang w:val="en-GB"/>
        </w:rPr>
        <w:tab/>
      </w:r>
      <w:r w:rsidRPr="0009162F">
        <w:rPr>
          <w:rFonts w:ascii="Arial" w:hAnsi="Arial" w:cs="Arial"/>
          <w:b/>
          <w:lang w:val="en-GB"/>
        </w:rPr>
        <w:t xml:space="preserve">Invoice for </w:t>
      </w:r>
      <w:r w:rsidR="00E656B8">
        <w:rPr>
          <w:rFonts w:ascii="Arial" w:hAnsi="Arial" w:cs="Arial"/>
          <w:b/>
          <w:lang w:val="en-GB"/>
        </w:rPr>
        <w:t xml:space="preserve">Other </w:t>
      </w:r>
      <w:r w:rsidR="00A01DC6" w:rsidRPr="0009162F">
        <w:rPr>
          <w:rFonts w:ascii="Arial" w:hAnsi="Arial" w:cs="Arial"/>
          <w:b/>
          <w:lang w:val="en-GB"/>
        </w:rPr>
        <w:t>Cash Discount</w:t>
      </w:r>
      <w:r w:rsidRPr="0009162F">
        <w:rPr>
          <w:rFonts w:ascii="Arial" w:hAnsi="Arial" w:cs="Arial"/>
          <w:b/>
          <w:lang w:val="en-GB"/>
        </w:rPr>
        <w:t xml:space="preserve">, Example </w:t>
      </w:r>
      <w:r w:rsidR="00E656B8">
        <w:rPr>
          <w:rFonts w:ascii="Arial" w:hAnsi="Arial" w:cs="Arial"/>
          <w:b/>
          <w:lang w:val="en-GB"/>
        </w:rPr>
        <w:t>1</w:t>
      </w:r>
      <w:r w:rsidR="00C72DF2" w:rsidRPr="0009162F">
        <w:rPr>
          <w:rFonts w:ascii="Arial" w:hAnsi="Arial" w:cs="Arial"/>
          <w:b/>
          <w:lang w:val="en-GB"/>
        </w:rPr>
        <w:t>:</w:t>
      </w:r>
    </w:p>
    <w:p w14:paraId="2CC65A04" w14:textId="77777777" w:rsidR="00C72DF2" w:rsidRPr="00FB3017" w:rsidRDefault="00C72DF2" w:rsidP="00BD3133">
      <w:pPr>
        <w:rPr>
          <w:rFonts w:ascii="Arial" w:hAnsi="Arial" w:cs="Arial"/>
          <w:b/>
          <w:lang w:val="en-GB"/>
        </w:rPr>
      </w:pPr>
    </w:p>
    <w:p w14:paraId="50781EEC" w14:textId="7E07627E" w:rsidR="00C72DF2" w:rsidRDefault="00C72DF2" w:rsidP="00BD3133">
      <w:pPr>
        <w:rPr>
          <w:rFonts w:ascii="Arial" w:hAnsi="Arial" w:cs="Arial"/>
          <w:b/>
          <w:lang w:val="en-GB"/>
        </w:rPr>
      </w:pPr>
      <w:r w:rsidRPr="00FB3017">
        <w:rPr>
          <w:rFonts w:ascii="Arial" w:hAnsi="Arial" w:cs="Arial"/>
          <w:b/>
          <w:lang w:val="en-GB"/>
        </w:rPr>
        <w:t xml:space="preserve">Harris Teeter will always label a Cash Discount Claim as “Terms Discount” on a Check Remittance. If you see this verbiage, the claim will be Non-Trade/Other and stepped to Acosta for further validation. </w:t>
      </w:r>
    </w:p>
    <w:p w14:paraId="7C5A66FE" w14:textId="77777777" w:rsidR="002434D8" w:rsidRPr="00FB3017" w:rsidRDefault="002434D8" w:rsidP="00BD3133">
      <w:pPr>
        <w:rPr>
          <w:rFonts w:ascii="Arial" w:hAnsi="Arial" w:cs="Arial"/>
          <w:b/>
          <w:lang w:val="en-GB"/>
        </w:rPr>
      </w:pPr>
    </w:p>
    <w:p w14:paraId="2B472AEA" w14:textId="77777777" w:rsidR="00C72DF2" w:rsidRPr="00FB3017" w:rsidRDefault="006518B5" w:rsidP="00BD3133">
      <w:pPr>
        <w:rPr>
          <w:rFonts w:ascii="Arial" w:hAnsi="Arial" w:cs="Arial"/>
          <w:b/>
          <w:lang w:val="en-GB"/>
        </w:rPr>
      </w:pPr>
      <w:r w:rsidRPr="00FB3017">
        <w:rPr>
          <w:rFonts w:ascii="Arial" w:hAnsi="Arial" w:cs="Arial"/>
          <w:b/>
          <w:noProof/>
          <w:lang w:val="en-US"/>
        </w:rPr>
        <w:drawing>
          <wp:inline distT="0" distB="0" distL="0" distR="0" wp14:anchorId="10560407" wp14:editId="335618E5">
            <wp:extent cx="5343525" cy="3500326"/>
            <wp:effectExtent l="19050" t="19050" r="9525" b="24130"/>
            <wp:docPr id="9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4" cstate="print"/>
                    <a:srcRect/>
                    <a:stretch>
                      <a:fillRect/>
                    </a:stretch>
                  </pic:blipFill>
                  <pic:spPr bwMode="auto">
                    <a:xfrm>
                      <a:off x="0" y="0"/>
                      <a:ext cx="5345012" cy="3501300"/>
                    </a:xfrm>
                    <a:prstGeom prst="rect">
                      <a:avLst/>
                    </a:prstGeom>
                    <a:noFill/>
                    <a:ln w="9525">
                      <a:solidFill>
                        <a:schemeClr val="tx1"/>
                      </a:solidFill>
                      <a:miter lim="800000"/>
                      <a:headEnd/>
                      <a:tailEnd/>
                    </a:ln>
                  </pic:spPr>
                </pic:pic>
              </a:graphicData>
            </a:graphic>
          </wp:inline>
        </w:drawing>
      </w:r>
    </w:p>
    <w:p w14:paraId="6E22ECD4" w14:textId="77777777" w:rsidR="00C72DF2" w:rsidRPr="00FB3017" w:rsidRDefault="00C72DF2" w:rsidP="00BD3133">
      <w:pPr>
        <w:rPr>
          <w:rFonts w:ascii="Arial" w:hAnsi="Arial" w:cs="Arial"/>
          <w:b/>
          <w:lang w:val="en-GB"/>
        </w:rPr>
      </w:pPr>
    </w:p>
    <w:p w14:paraId="4CE46B90" w14:textId="7FC16209" w:rsidR="00C72DF2" w:rsidRDefault="00C72DF2" w:rsidP="00BD3133">
      <w:pPr>
        <w:rPr>
          <w:rFonts w:ascii="Arial" w:hAnsi="Arial" w:cs="Arial"/>
          <w:b/>
          <w:lang w:val="en-GB"/>
        </w:rPr>
      </w:pPr>
    </w:p>
    <w:p w14:paraId="38DB0031" w14:textId="44A32CB2" w:rsidR="002434D8" w:rsidRDefault="002434D8" w:rsidP="00BD3133">
      <w:pPr>
        <w:rPr>
          <w:rFonts w:ascii="Arial" w:hAnsi="Arial" w:cs="Arial"/>
          <w:b/>
          <w:lang w:val="en-GB"/>
        </w:rPr>
      </w:pPr>
    </w:p>
    <w:p w14:paraId="42F67AC9" w14:textId="04D14DDC" w:rsidR="002434D8" w:rsidRDefault="002434D8" w:rsidP="00BD3133">
      <w:pPr>
        <w:rPr>
          <w:rFonts w:ascii="Arial" w:hAnsi="Arial" w:cs="Arial"/>
          <w:b/>
          <w:lang w:val="en-GB"/>
        </w:rPr>
      </w:pPr>
    </w:p>
    <w:p w14:paraId="6CA4A66B" w14:textId="03914B3D" w:rsidR="002434D8" w:rsidRDefault="002434D8" w:rsidP="00BD3133">
      <w:pPr>
        <w:rPr>
          <w:rFonts w:ascii="Arial" w:hAnsi="Arial" w:cs="Arial"/>
          <w:b/>
          <w:lang w:val="en-GB"/>
        </w:rPr>
      </w:pPr>
    </w:p>
    <w:p w14:paraId="78001A14" w14:textId="36F576F0" w:rsidR="002434D8" w:rsidRDefault="002434D8" w:rsidP="00BD3133">
      <w:pPr>
        <w:rPr>
          <w:rFonts w:ascii="Arial" w:hAnsi="Arial" w:cs="Arial"/>
          <w:b/>
          <w:lang w:val="en-GB"/>
        </w:rPr>
      </w:pPr>
    </w:p>
    <w:p w14:paraId="01E0B0D4" w14:textId="23EC6E1D" w:rsidR="002434D8" w:rsidRDefault="002434D8" w:rsidP="00BD3133">
      <w:pPr>
        <w:rPr>
          <w:rFonts w:ascii="Arial" w:hAnsi="Arial" w:cs="Arial"/>
          <w:b/>
          <w:lang w:val="en-GB"/>
        </w:rPr>
      </w:pPr>
    </w:p>
    <w:p w14:paraId="404911C0" w14:textId="4E3ABA9B" w:rsidR="002434D8" w:rsidRDefault="002434D8" w:rsidP="00BD3133">
      <w:pPr>
        <w:rPr>
          <w:rFonts w:ascii="Arial" w:hAnsi="Arial" w:cs="Arial"/>
          <w:b/>
          <w:lang w:val="en-GB"/>
        </w:rPr>
      </w:pPr>
    </w:p>
    <w:p w14:paraId="3E15AD91" w14:textId="60B064AC" w:rsidR="002434D8" w:rsidRDefault="002434D8" w:rsidP="00BD3133">
      <w:pPr>
        <w:rPr>
          <w:rFonts w:ascii="Arial" w:hAnsi="Arial" w:cs="Arial"/>
          <w:b/>
          <w:lang w:val="en-GB"/>
        </w:rPr>
      </w:pPr>
    </w:p>
    <w:p w14:paraId="6A1301E2" w14:textId="763C2E6A" w:rsidR="002434D8" w:rsidRDefault="002434D8" w:rsidP="00BD3133">
      <w:pPr>
        <w:rPr>
          <w:rFonts w:ascii="Arial" w:hAnsi="Arial" w:cs="Arial"/>
          <w:b/>
          <w:lang w:val="en-GB"/>
        </w:rPr>
      </w:pPr>
    </w:p>
    <w:p w14:paraId="7DCD8740" w14:textId="50CA8E12" w:rsidR="002434D8" w:rsidRDefault="002434D8" w:rsidP="00BD3133">
      <w:pPr>
        <w:rPr>
          <w:rFonts w:ascii="Arial" w:hAnsi="Arial" w:cs="Arial"/>
          <w:b/>
          <w:lang w:val="en-GB"/>
        </w:rPr>
      </w:pPr>
    </w:p>
    <w:p w14:paraId="05B93111" w14:textId="2C9C1B90" w:rsidR="002434D8" w:rsidRDefault="002434D8" w:rsidP="00BD3133">
      <w:pPr>
        <w:rPr>
          <w:rFonts w:ascii="Arial" w:hAnsi="Arial" w:cs="Arial"/>
          <w:b/>
          <w:lang w:val="en-GB"/>
        </w:rPr>
      </w:pPr>
    </w:p>
    <w:p w14:paraId="7BDA3A9A" w14:textId="7E07173C" w:rsidR="002434D8" w:rsidRDefault="002434D8" w:rsidP="00BD3133">
      <w:pPr>
        <w:rPr>
          <w:rFonts w:ascii="Arial" w:hAnsi="Arial" w:cs="Arial"/>
          <w:b/>
          <w:lang w:val="en-GB"/>
        </w:rPr>
      </w:pPr>
    </w:p>
    <w:p w14:paraId="71134B36" w14:textId="0C393E8C" w:rsidR="002434D8" w:rsidRDefault="002434D8" w:rsidP="00BD3133">
      <w:pPr>
        <w:rPr>
          <w:rFonts w:ascii="Arial" w:hAnsi="Arial" w:cs="Arial"/>
          <w:b/>
          <w:lang w:val="en-GB"/>
        </w:rPr>
      </w:pPr>
    </w:p>
    <w:p w14:paraId="0B2131F1" w14:textId="13859D0E" w:rsidR="002434D8" w:rsidRDefault="002434D8" w:rsidP="00BD3133">
      <w:pPr>
        <w:rPr>
          <w:rFonts w:ascii="Arial" w:hAnsi="Arial" w:cs="Arial"/>
          <w:b/>
          <w:lang w:val="en-GB"/>
        </w:rPr>
      </w:pPr>
    </w:p>
    <w:p w14:paraId="07E6E5E6" w14:textId="400E6ACB" w:rsidR="002434D8" w:rsidRDefault="002434D8" w:rsidP="00BD3133">
      <w:pPr>
        <w:rPr>
          <w:rFonts w:ascii="Arial" w:hAnsi="Arial" w:cs="Arial"/>
          <w:b/>
          <w:lang w:val="en-GB"/>
        </w:rPr>
      </w:pPr>
    </w:p>
    <w:p w14:paraId="0423B71B" w14:textId="6934339D" w:rsidR="002434D8" w:rsidRDefault="002434D8" w:rsidP="00BD3133">
      <w:pPr>
        <w:rPr>
          <w:rFonts w:ascii="Arial" w:hAnsi="Arial" w:cs="Arial"/>
          <w:b/>
          <w:lang w:val="en-GB"/>
        </w:rPr>
      </w:pPr>
    </w:p>
    <w:p w14:paraId="12ACFFB4" w14:textId="11DA64ED" w:rsidR="002434D8" w:rsidRDefault="002434D8" w:rsidP="00BD3133">
      <w:pPr>
        <w:rPr>
          <w:rFonts w:ascii="Arial" w:hAnsi="Arial" w:cs="Arial"/>
          <w:b/>
          <w:lang w:val="en-GB"/>
        </w:rPr>
      </w:pPr>
    </w:p>
    <w:p w14:paraId="025E84FC" w14:textId="7F206374" w:rsidR="002434D8" w:rsidRDefault="002434D8" w:rsidP="00BD3133">
      <w:pPr>
        <w:rPr>
          <w:rFonts w:ascii="Arial" w:hAnsi="Arial" w:cs="Arial"/>
          <w:b/>
          <w:lang w:val="en-GB"/>
        </w:rPr>
      </w:pPr>
    </w:p>
    <w:p w14:paraId="189443EB" w14:textId="0AFE52A2" w:rsidR="002434D8" w:rsidRDefault="002434D8" w:rsidP="00BD3133">
      <w:pPr>
        <w:rPr>
          <w:rFonts w:ascii="Arial" w:hAnsi="Arial" w:cs="Arial"/>
          <w:b/>
          <w:lang w:val="en-GB"/>
        </w:rPr>
      </w:pPr>
    </w:p>
    <w:p w14:paraId="59B4D689" w14:textId="09971CC4" w:rsidR="002434D8" w:rsidRDefault="002434D8" w:rsidP="00BD3133">
      <w:pPr>
        <w:rPr>
          <w:rFonts w:ascii="Arial" w:hAnsi="Arial" w:cs="Arial"/>
          <w:b/>
          <w:lang w:val="en-GB"/>
        </w:rPr>
      </w:pPr>
    </w:p>
    <w:p w14:paraId="05373A43" w14:textId="32C2D284" w:rsidR="002434D8" w:rsidRDefault="002434D8" w:rsidP="00BD3133">
      <w:pPr>
        <w:rPr>
          <w:rFonts w:ascii="Arial" w:hAnsi="Arial" w:cs="Arial"/>
          <w:b/>
          <w:lang w:val="en-GB"/>
        </w:rPr>
      </w:pPr>
    </w:p>
    <w:p w14:paraId="7712D1F0" w14:textId="280CE90A" w:rsidR="002434D8" w:rsidRDefault="002434D8" w:rsidP="00BD3133">
      <w:pPr>
        <w:rPr>
          <w:rFonts w:ascii="Arial" w:hAnsi="Arial" w:cs="Arial"/>
          <w:b/>
          <w:lang w:val="en-GB"/>
        </w:rPr>
      </w:pPr>
    </w:p>
    <w:p w14:paraId="1254DA0F" w14:textId="5C3E387B" w:rsidR="002434D8" w:rsidRDefault="002434D8" w:rsidP="00BD3133">
      <w:pPr>
        <w:rPr>
          <w:rFonts w:ascii="Arial" w:hAnsi="Arial" w:cs="Arial"/>
          <w:b/>
          <w:lang w:val="en-GB"/>
        </w:rPr>
      </w:pPr>
    </w:p>
    <w:p w14:paraId="5A09A804" w14:textId="3F7F796B" w:rsidR="002434D8" w:rsidRDefault="002434D8" w:rsidP="00BD3133">
      <w:pPr>
        <w:rPr>
          <w:rFonts w:ascii="Arial" w:hAnsi="Arial" w:cs="Arial"/>
          <w:b/>
          <w:lang w:val="en-GB"/>
        </w:rPr>
      </w:pPr>
    </w:p>
    <w:p w14:paraId="1861E127" w14:textId="77777777" w:rsidR="002434D8" w:rsidRPr="00FB3017" w:rsidRDefault="002434D8" w:rsidP="00BD3133">
      <w:pPr>
        <w:rPr>
          <w:rFonts w:ascii="Arial" w:hAnsi="Arial" w:cs="Arial"/>
          <w:b/>
          <w:lang w:val="en-GB"/>
        </w:rPr>
      </w:pPr>
    </w:p>
    <w:p w14:paraId="71FF588A" w14:textId="77777777" w:rsidR="00C72DF2" w:rsidRPr="00FB3017" w:rsidRDefault="00C72DF2" w:rsidP="00BD3133">
      <w:pPr>
        <w:rPr>
          <w:rFonts w:ascii="Arial" w:hAnsi="Arial" w:cs="Arial"/>
          <w:b/>
          <w:lang w:val="en-GB"/>
        </w:rPr>
      </w:pPr>
    </w:p>
    <w:p w14:paraId="422BB9D8" w14:textId="6830BEBD" w:rsidR="002434D8" w:rsidRDefault="002434D8" w:rsidP="002434D8">
      <w:pPr>
        <w:rPr>
          <w:rFonts w:ascii="Arial" w:hAnsi="Arial" w:cs="Arial"/>
          <w:b/>
          <w:lang w:val="en-GB"/>
        </w:rPr>
      </w:pPr>
      <w:r w:rsidRPr="0009162F">
        <w:rPr>
          <w:rFonts w:ascii="Arial" w:hAnsi="Arial" w:cs="Arial"/>
          <w:b/>
          <w:lang w:val="en-GB"/>
        </w:rPr>
        <w:t>1</w:t>
      </w:r>
      <w:r w:rsidR="00775120">
        <w:rPr>
          <w:rFonts w:ascii="Arial" w:hAnsi="Arial" w:cs="Arial"/>
          <w:b/>
          <w:lang w:val="en-GB"/>
        </w:rPr>
        <w:t>7</w:t>
      </w:r>
      <w:r w:rsidRPr="0009162F">
        <w:rPr>
          <w:rFonts w:ascii="Arial" w:hAnsi="Arial" w:cs="Arial"/>
          <w:b/>
          <w:lang w:val="en-GB"/>
        </w:rPr>
        <w:t>.1</w:t>
      </w:r>
      <w:r w:rsidRPr="0009162F">
        <w:rPr>
          <w:rFonts w:ascii="Arial" w:hAnsi="Arial" w:cs="Arial"/>
          <w:b/>
          <w:lang w:val="en-GB"/>
        </w:rPr>
        <w:tab/>
        <w:t xml:space="preserve">Invoice for </w:t>
      </w:r>
      <w:r>
        <w:rPr>
          <w:rFonts w:ascii="Arial" w:hAnsi="Arial" w:cs="Arial"/>
          <w:b/>
          <w:lang w:val="en-GB"/>
        </w:rPr>
        <w:t xml:space="preserve">Other </w:t>
      </w:r>
      <w:r w:rsidRPr="0009162F">
        <w:rPr>
          <w:rFonts w:ascii="Arial" w:hAnsi="Arial" w:cs="Arial"/>
          <w:b/>
          <w:lang w:val="en-GB"/>
        </w:rPr>
        <w:t xml:space="preserve">Cash Discount, Example </w:t>
      </w:r>
      <w:r>
        <w:rPr>
          <w:rFonts w:ascii="Arial" w:hAnsi="Arial" w:cs="Arial"/>
          <w:b/>
          <w:lang w:val="en-GB"/>
        </w:rPr>
        <w:t>2</w:t>
      </w:r>
      <w:r w:rsidRPr="0009162F">
        <w:rPr>
          <w:rFonts w:ascii="Arial" w:hAnsi="Arial" w:cs="Arial"/>
          <w:b/>
          <w:lang w:val="en-GB"/>
        </w:rPr>
        <w:t>:</w:t>
      </w:r>
    </w:p>
    <w:p w14:paraId="3187C96B" w14:textId="77777777" w:rsidR="002434D8" w:rsidRPr="0009162F" w:rsidRDefault="002434D8" w:rsidP="002434D8">
      <w:pPr>
        <w:rPr>
          <w:rFonts w:ascii="Arial" w:hAnsi="Arial" w:cs="Arial"/>
          <w:b/>
          <w:lang w:val="en-GB"/>
        </w:rPr>
      </w:pPr>
    </w:p>
    <w:p w14:paraId="6BF48F2E" w14:textId="37C4B001" w:rsidR="00AD72B6" w:rsidRPr="00FB3017" w:rsidRDefault="002434D8" w:rsidP="00BD3133">
      <w:pPr>
        <w:rPr>
          <w:rFonts w:ascii="Arial" w:hAnsi="Arial" w:cs="Arial"/>
          <w:b/>
          <w:lang w:val="en-GB"/>
        </w:rPr>
      </w:pPr>
      <w:r w:rsidRPr="00FB3017">
        <w:rPr>
          <w:rFonts w:ascii="Arial" w:hAnsi="Arial" w:cs="Arial"/>
          <w:b/>
          <w:noProof/>
          <w:lang w:val="en-US"/>
        </w:rPr>
        <mc:AlternateContent>
          <mc:Choice Requires="wps">
            <w:drawing>
              <wp:anchor distT="0" distB="0" distL="114300" distR="114300" simplePos="0" relativeHeight="252259840" behindDoc="0" locked="0" layoutInCell="1" allowOverlap="1" wp14:anchorId="25A40343" wp14:editId="72337CE1">
                <wp:simplePos x="0" y="0"/>
                <wp:positionH relativeFrom="column">
                  <wp:posOffset>3403039</wp:posOffset>
                </wp:positionH>
                <wp:positionV relativeFrom="paragraph">
                  <wp:posOffset>5640055</wp:posOffset>
                </wp:positionV>
                <wp:extent cx="1939925" cy="468940"/>
                <wp:effectExtent l="0" t="0" r="22225" b="26670"/>
                <wp:wrapNone/>
                <wp:docPr id="1607" name="Text Box 1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468940"/>
                        </a:xfrm>
                        <a:prstGeom prst="rect">
                          <a:avLst/>
                        </a:prstGeom>
                        <a:solidFill>
                          <a:srgbClr val="8DB3E2"/>
                        </a:solidFill>
                        <a:ln w="19050">
                          <a:solidFill>
                            <a:srgbClr val="000000"/>
                          </a:solidFill>
                          <a:miter lim="800000"/>
                          <a:headEnd/>
                          <a:tailEnd/>
                        </a:ln>
                      </wps:spPr>
                      <wps:txbx>
                        <w:txbxContent>
                          <w:p w14:paraId="7DF960FB" w14:textId="7E2E989D" w:rsidR="00257BB1" w:rsidRPr="00E0765C" w:rsidRDefault="00257BB1" w:rsidP="002434D8">
                            <w:pPr>
                              <w:rPr>
                                <w:szCs w:val="16"/>
                              </w:rPr>
                            </w:pPr>
                            <w:r w:rsidRPr="002434D8">
                              <w:rPr>
                                <w:rFonts w:ascii="Arial" w:hAnsi="Arial" w:cs="Arial"/>
                                <w:sz w:val="16"/>
                                <w:szCs w:val="16"/>
                                <w:u w:val="single"/>
                              </w:rPr>
                              <w:t>Discount Amount</w:t>
                            </w:r>
                            <w:r>
                              <w:rPr>
                                <w:rFonts w:ascii="Arial" w:hAnsi="Arial" w:cs="Arial"/>
                                <w:sz w:val="16"/>
                                <w:szCs w:val="16"/>
                              </w:rPr>
                              <w:t xml:space="preserve">: is the Cash Discount amount the customer is due when they paid for the order. .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A40343" id="_x0000_s1199" type="#_x0000_t202" style="position:absolute;margin-left:267.95pt;margin-top:444.1pt;width:152.75pt;height:36.9pt;z-index:25225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" fillcolor="#8db3e2" strokeweight="1.5pt">
                <v:textbox>
                  <w:txbxContent>
                    <w:p w14:paraId="7DF960FB" w14:textId="7E2E989D" w:rsidR="00257BB1" w:rsidRPr="00E0765C" w:rsidRDefault="00257BB1" w:rsidP="002434D8">
                      <w:pPr>
                        <w:rPr>
                          <w:szCs w:val="16"/>
                        </w:rPr>
                      </w:pPr>
                      <w:r w:rsidRPr="002434D8">
                        <w:rPr>
                          <w:rFonts w:ascii="Arial" w:hAnsi="Arial" w:cs="Arial"/>
                          <w:sz w:val="16"/>
                          <w:szCs w:val="16"/>
                          <w:u w:val="single"/>
                        </w:rPr>
                        <w:t>Discount Amount</w:t>
                      </w:r>
                      <w:r>
                        <w:rPr>
                          <w:rFonts w:ascii="Arial" w:hAnsi="Arial" w:cs="Arial"/>
                          <w:sz w:val="16"/>
                          <w:szCs w:val="16"/>
                        </w:rPr>
                        <w:t xml:space="preserve">: is the Cash Discount amount the customer is due when they paid for the order. . </w:t>
                      </w:r>
                    </w:p>
                  </w:txbxContent>
                </v:textbox>
              </v:shape>
            </w:pict>
          </mc:Fallback>
        </mc:AlternateContent>
      </w:r>
      <w:r w:rsidRPr="00FB3017">
        <w:rPr>
          <w:rFonts w:ascii="Arial" w:hAnsi="Arial" w:cs="Arial"/>
          <w:b/>
          <w:noProof/>
          <w:lang w:val="en-US"/>
        </w:rPr>
        <mc:AlternateContent>
          <mc:Choice Requires="wps">
            <w:drawing>
              <wp:anchor distT="0" distB="0" distL="114300" distR="114300" simplePos="0" relativeHeight="252257792" behindDoc="0" locked="0" layoutInCell="1" allowOverlap="1" wp14:anchorId="6E66EB0A" wp14:editId="521ECFF6">
                <wp:simplePos x="0" y="0"/>
                <wp:positionH relativeFrom="margin">
                  <wp:align>right</wp:align>
                </wp:positionH>
                <wp:positionV relativeFrom="paragraph">
                  <wp:posOffset>5098902</wp:posOffset>
                </wp:positionV>
                <wp:extent cx="1400175" cy="233917"/>
                <wp:effectExtent l="0" t="0" r="28575" b="13970"/>
                <wp:wrapNone/>
                <wp:docPr id="1597" name="Rectangle 1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233917"/>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D658EA4" id="Rectangle 1284" o:spid="_x0000_s1026" style="position:absolute;margin-left:59.05pt;margin-top:401.5pt;width:110.25pt;height:18.4pt;z-index:252257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" filled="f" strokecolor="red" strokeweight="1.5pt">
                <w10:wrap anchorx="margin"/>
              </v:rect>
            </w:pict>
          </mc:Fallback>
        </mc:AlternateContent>
      </w:r>
      <w:r>
        <w:rPr>
          <w:noProof/>
        </w:rPr>
        <w:drawing>
          <wp:inline distT="0" distB="0" distL="0" distR="0" wp14:anchorId="477FA1D4" wp14:editId="4D3DD432">
            <wp:extent cx="6831965" cy="5911702"/>
            <wp:effectExtent l="19050" t="19050" r="26035" b="13335"/>
            <wp:docPr id="1594" name="Picture 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6838080" cy="5916993"/>
                    </a:xfrm>
                    <a:prstGeom prst="rect">
                      <a:avLst/>
                    </a:prstGeom>
                    <a:ln w="12700">
                      <a:solidFill>
                        <a:schemeClr val="tx1"/>
                      </a:solidFill>
                    </a:ln>
                  </pic:spPr>
                </pic:pic>
              </a:graphicData>
            </a:graphic>
          </wp:inline>
        </w:drawing>
      </w:r>
    </w:p>
    <w:p w14:paraId="2C77CA30" w14:textId="77777777" w:rsidR="00AD72B6" w:rsidRPr="00FB3017" w:rsidRDefault="00AD72B6" w:rsidP="00BD3133">
      <w:pPr>
        <w:rPr>
          <w:rFonts w:ascii="Arial" w:hAnsi="Arial" w:cs="Arial"/>
          <w:b/>
          <w:lang w:val="en-GB"/>
        </w:rPr>
      </w:pPr>
    </w:p>
    <w:p w14:paraId="2638AB22" w14:textId="77777777" w:rsidR="00AD72B6" w:rsidRPr="00FB3017" w:rsidRDefault="00AD72B6" w:rsidP="00BD3133">
      <w:pPr>
        <w:rPr>
          <w:rFonts w:ascii="Arial" w:hAnsi="Arial" w:cs="Arial"/>
          <w:b/>
          <w:lang w:val="en-GB"/>
        </w:rPr>
      </w:pPr>
    </w:p>
    <w:p w14:paraId="670A0606" w14:textId="77777777" w:rsidR="00AD72B6" w:rsidRPr="00FB3017" w:rsidRDefault="00AD72B6" w:rsidP="00BD3133">
      <w:pPr>
        <w:rPr>
          <w:rFonts w:ascii="Arial" w:hAnsi="Arial" w:cs="Arial"/>
          <w:b/>
          <w:lang w:val="en-GB"/>
        </w:rPr>
      </w:pPr>
    </w:p>
    <w:p w14:paraId="069609BF" w14:textId="77777777" w:rsidR="00AD72B6" w:rsidRPr="00FB3017" w:rsidRDefault="00AD72B6" w:rsidP="00BD3133">
      <w:pPr>
        <w:rPr>
          <w:rFonts w:ascii="Arial" w:hAnsi="Arial" w:cs="Arial"/>
          <w:b/>
          <w:lang w:val="en-GB"/>
        </w:rPr>
      </w:pPr>
    </w:p>
    <w:p w14:paraId="450097A3" w14:textId="77777777" w:rsidR="00AD72B6" w:rsidRPr="00FB3017" w:rsidRDefault="00AD72B6" w:rsidP="00BD3133">
      <w:pPr>
        <w:rPr>
          <w:rFonts w:ascii="Arial" w:hAnsi="Arial" w:cs="Arial"/>
          <w:b/>
          <w:lang w:val="en-GB"/>
        </w:rPr>
      </w:pPr>
    </w:p>
    <w:p w14:paraId="42C62B58" w14:textId="77777777" w:rsidR="00AD72B6" w:rsidRPr="00FB3017" w:rsidRDefault="00AD72B6" w:rsidP="00BD3133">
      <w:pPr>
        <w:rPr>
          <w:rFonts w:ascii="Arial" w:hAnsi="Arial" w:cs="Arial"/>
          <w:b/>
          <w:lang w:val="en-GB"/>
        </w:rPr>
      </w:pPr>
    </w:p>
    <w:p w14:paraId="4779B4B9" w14:textId="77777777" w:rsidR="00AD72B6" w:rsidRPr="00FB3017" w:rsidRDefault="00AD72B6" w:rsidP="00BD3133">
      <w:pPr>
        <w:rPr>
          <w:rFonts w:ascii="Arial" w:hAnsi="Arial" w:cs="Arial"/>
          <w:b/>
          <w:lang w:val="en-GB"/>
        </w:rPr>
      </w:pPr>
    </w:p>
    <w:p w14:paraId="2316EA4F" w14:textId="77777777" w:rsidR="00AD72B6" w:rsidRPr="00FB3017" w:rsidRDefault="00AD72B6" w:rsidP="00BD3133">
      <w:pPr>
        <w:rPr>
          <w:rFonts w:ascii="Arial" w:hAnsi="Arial" w:cs="Arial"/>
          <w:b/>
          <w:lang w:val="en-GB"/>
        </w:rPr>
      </w:pPr>
    </w:p>
    <w:p w14:paraId="4127AF04" w14:textId="77777777" w:rsidR="00AD72B6" w:rsidRPr="00FB3017" w:rsidRDefault="00AD72B6" w:rsidP="00BD3133">
      <w:pPr>
        <w:rPr>
          <w:rFonts w:ascii="Arial" w:hAnsi="Arial" w:cs="Arial"/>
          <w:b/>
          <w:lang w:val="en-GB"/>
        </w:rPr>
      </w:pPr>
    </w:p>
    <w:p w14:paraId="2A720FE2" w14:textId="77777777" w:rsidR="00DD0B65" w:rsidRPr="00FB3017" w:rsidRDefault="00DD0B65" w:rsidP="00BD3133">
      <w:pPr>
        <w:rPr>
          <w:rFonts w:ascii="Arial" w:hAnsi="Arial" w:cs="Arial"/>
          <w:b/>
          <w:lang w:val="en-GB"/>
        </w:rPr>
      </w:pPr>
    </w:p>
    <w:p w14:paraId="74D82C5C" w14:textId="77777777" w:rsidR="00DD0B65" w:rsidRPr="00FB3017" w:rsidRDefault="00DD0B65" w:rsidP="00BD3133">
      <w:pPr>
        <w:rPr>
          <w:rFonts w:ascii="Arial" w:hAnsi="Arial" w:cs="Arial"/>
          <w:b/>
          <w:lang w:val="en-GB"/>
        </w:rPr>
      </w:pPr>
    </w:p>
    <w:p w14:paraId="242ACEC4" w14:textId="77777777" w:rsidR="00DD0B65" w:rsidRPr="00FB3017" w:rsidRDefault="00DD0B65" w:rsidP="00BD3133">
      <w:pPr>
        <w:rPr>
          <w:rFonts w:ascii="Arial" w:hAnsi="Arial" w:cs="Arial"/>
          <w:b/>
          <w:lang w:val="en-GB"/>
        </w:rPr>
      </w:pPr>
    </w:p>
    <w:p w14:paraId="194B0D19" w14:textId="77777777" w:rsidR="00AD72B6" w:rsidRPr="00FB3017" w:rsidRDefault="00AD72B6" w:rsidP="00BD3133">
      <w:pPr>
        <w:rPr>
          <w:rFonts w:ascii="Arial" w:hAnsi="Arial" w:cs="Arial"/>
          <w:b/>
          <w:lang w:val="en-GB"/>
        </w:rPr>
      </w:pPr>
    </w:p>
    <w:p w14:paraId="6F422E07" w14:textId="77777777" w:rsidR="00AD72B6" w:rsidRPr="00FB3017" w:rsidRDefault="00AD72B6" w:rsidP="00BD3133">
      <w:pPr>
        <w:rPr>
          <w:rFonts w:ascii="Arial" w:hAnsi="Arial" w:cs="Arial"/>
          <w:b/>
          <w:lang w:val="en-GB"/>
        </w:rPr>
      </w:pPr>
    </w:p>
    <w:p w14:paraId="58ECBA5A" w14:textId="7BE9ACCF" w:rsidR="00563DB4" w:rsidRDefault="00563DB4">
      <w:pPr>
        <w:overflowPunct/>
        <w:autoSpaceDE/>
        <w:autoSpaceDN/>
        <w:adjustRightInd/>
        <w:textAlignment w:val="auto"/>
        <w:rPr>
          <w:rFonts w:ascii="Arial" w:hAnsi="Arial" w:cs="Arial"/>
          <w:b/>
          <w:sz w:val="22"/>
          <w:szCs w:val="22"/>
          <w:lang w:val="en-GB"/>
        </w:rPr>
      </w:pPr>
    </w:p>
    <w:p w14:paraId="0CB5F99F" w14:textId="26F0B315" w:rsidR="00E656B8" w:rsidRPr="00FB3017" w:rsidRDefault="00E656B8" w:rsidP="00E656B8">
      <w:pPr>
        <w:rPr>
          <w:rFonts w:ascii="Arial" w:hAnsi="Arial" w:cs="Arial"/>
          <w:b/>
          <w:sz w:val="22"/>
          <w:szCs w:val="22"/>
          <w:u w:val="single"/>
          <w:lang w:val="en-GB"/>
        </w:rPr>
      </w:pPr>
      <w:bookmarkStart w:id="534" w:name="donated"/>
      <w:bookmarkEnd w:id="534"/>
      <w:r>
        <w:rPr>
          <w:rFonts w:ascii="Arial" w:hAnsi="Arial" w:cs="Arial"/>
          <w:b/>
          <w:sz w:val="22"/>
          <w:szCs w:val="22"/>
          <w:lang w:val="en-GB"/>
        </w:rPr>
        <w:t>1</w:t>
      </w:r>
      <w:r w:rsidR="00775120">
        <w:rPr>
          <w:rFonts w:ascii="Arial" w:hAnsi="Arial" w:cs="Arial"/>
          <w:b/>
          <w:sz w:val="22"/>
          <w:szCs w:val="22"/>
          <w:lang w:val="en-GB"/>
        </w:rPr>
        <w:t>8</w:t>
      </w:r>
      <w:r w:rsidRPr="00FB3017">
        <w:rPr>
          <w:rFonts w:ascii="Arial" w:hAnsi="Arial" w:cs="Arial"/>
          <w:b/>
          <w:sz w:val="22"/>
          <w:szCs w:val="22"/>
          <w:lang w:val="en-GB"/>
        </w:rPr>
        <w:tab/>
      </w:r>
      <w:r w:rsidRPr="00FB3017">
        <w:rPr>
          <w:rFonts w:ascii="Arial" w:hAnsi="Arial" w:cs="Arial"/>
          <w:b/>
          <w:sz w:val="22"/>
          <w:szCs w:val="22"/>
          <w:u w:val="single"/>
          <w:lang w:val="en-GB"/>
        </w:rPr>
        <w:t xml:space="preserve">Deduction Type: </w:t>
      </w:r>
      <w:r>
        <w:rPr>
          <w:rFonts w:ascii="Arial" w:hAnsi="Arial" w:cs="Arial"/>
          <w:b/>
          <w:sz w:val="22"/>
          <w:szCs w:val="22"/>
          <w:u w:val="single"/>
          <w:lang w:val="en-GB"/>
        </w:rPr>
        <w:t>Donated Product</w:t>
      </w:r>
    </w:p>
    <w:p w14:paraId="3C3603F5" w14:textId="77777777" w:rsidR="009E5339" w:rsidRPr="00FB3017" w:rsidRDefault="009E5339" w:rsidP="00BD3133">
      <w:pPr>
        <w:rPr>
          <w:rFonts w:ascii="Arial" w:hAnsi="Arial" w:cs="Arial"/>
          <w:b/>
          <w:lang w:val="en-GB"/>
        </w:rPr>
      </w:pPr>
    </w:p>
    <w:p w14:paraId="7F429482" w14:textId="1F79AE7B" w:rsidR="00AD72B6" w:rsidRPr="00FB3017" w:rsidRDefault="00650065" w:rsidP="00BD3133">
      <w:pPr>
        <w:rPr>
          <w:rFonts w:ascii="Arial" w:hAnsi="Arial" w:cs="Arial"/>
          <w:b/>
          <w:lang w:val="en-GB"/>
        </w:rPr>
      </w:pPr>
      <w:r w:rsidRPr="00FB3017">
        <w:rPr>
          <w:rFonts w:ascii="Arial" w:hAnsi="Arial" w:cs="Arial"/>
          <w:b/>
          <w:noProof/>
          <w:lang w:val="en-US"/>
        </w:rPr>
        <mc:AlternateContent>
          <mc:Choice Requires="wps">
            <w:drawing>
              <wp:anchor distT="0" distB="0" distL="114300" distR="114300" simplePos="0" relativeHeight="251602432" behindDoc="0" locked="0" layoutInCell="1" allowOverlap="1" wp14:anchorId="4934BF0F" wp14:editId="394D0A9D">
                <wp:simplePos x="0" y="0"/>
                <wp:positionH relativeFrom="column">
                  <wp:posOffset>4705350</wp:posOffset>
                </wp:positionH>
                <wp:positionV relativeFrom="paragraph">
                  <wp:posOffset>3425825</wp:posOffset>
                </wp:positionV>
                <wp:extent cx="635" cy="587375"/>
                <wp:effectExtent l="57150" t="15875" r="66040" b="25400"/>
                <wp:wrapNone/>
                <wp:docPr id="124" name="AutoShape 1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8737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4DCB50B" id="AutoShape 1403" o:spid="_x0000_s1026" type="#_x0000_t32" style="position:absolute;margin-left:370.5pt;margin-top:269.75pt;width:.05pt;height:46.2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" strokeweight="1.5pt">
                <v:stroke endarrow="block"/>
              </v:shape>
            </w:pict>
          </mc:Fallback>
        </mc:AlternateContent>
      </w:r>
      <w:r w:rsidRPr="00FB3017">
        <w:rPr>
          <w:rFonts w:ascii="Arial" w:hAnsi="Arial" w:cs="Arial"/>
          <w:b/>
          <w:noProof/>
          <w:lang w:val="en-US"/>
        </w:rPr>
        <mc:AlternateContent>
          <mc:Choice Requires="wps">
            <w:drawing>
              <wp:anchor distT="0" distB="0" distL="114300" distR="114300" simplePos="0" relativeHeight="251599360" behindDoc="0" locked="0" layoutInCell="1" allowOverlap="1" wp14:anchorId="195AF8B2" wp14:editId="5B9CEE1E">
                <wp:simplePos x="0" y="0"/>
                <wp:positionH relativeFrom="column">
                  <wp:posOffset>4038600</wp:posOffset>
                </wp:positionH>
                <wp:positionV relativeFrom="paragraph">
                  <wp:posOffset>2898775</wp:posOffset>
                </wp:positionV>
                <wp:extent cx="2695575" cy="527050"/>
                <wp:effectExtent l="9525" t="12700" r="9525" b="12700"/>
                <wp:wrapNone/>
                <wp:docPr id="123" name="Rectangle 1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5575" cy="52705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BBC20FC" id="Rectangle 1400" o:spid="_x0000_s1026" style="position:absolute;margin-left:318pt;margin-top:228.25pt;width:212.25pt;height:41.5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" filled="f" strokecolor="red" strokeweight="1.5pt"/>
            </w:pict>
          </mc:Fallback>
        </mc:AlternateContent>
      </w:r>
      <w:r w:rsidR="00241EEE" w:rsidRPr="00FB3017">
        <w:rPr>
          <w:rFonts w:ascii="Arial" w:hAnsi="Arial" w:cs="Arial"/>
          <w:b/>
          <w:lang w:val="en-GB"/>
        </w:rPr>
        <w:t>1</w:t>
      </w:r>
      <w:r w:rsidR="00775120">
        <w:rPr>
          <w:rFonts w:ascii="Arial" w:hAnsi="Arial" w:cs="Arial"/>
          <w:b/>
          <w:lang w:val="en-GB"/>
        </w:rPr>
        <w:t>8</w:t>
      </w:r>
      <w:r w:rsidR="00241EEE" w:rsidRPr="00FB3017">
        <w:rPr>
          <w:rFonts w:ascii="Arial" w:hAnsi="Arial" w:cs="Arial"/>
          <w:b/>
          <w:lang w:val="en-GB"/>
        </w:rPr>
        <w:t>.1</w:t>
      </w:r>
      <w:r w:rsidR="00F3005B" w:rsidRPr="00FB3017">
        <w:rPr>
          <w:rFonts w:ascii="Arial" w:hAnsi="Arial" w:cs="Arial"/>
          <w:b/>
          <w:lang w:val="en-GB"/>
        </w:rPr>
        <w:tab/>
        <w:t>Donated Product Customer Invoice</w:t>
      </w:r>
      <w:r w:rsidR="00241EEE" w:rsidRPr="00FB3017">
        <w:rPr>
          <w:rFonts w:ascii="Arial" w:hAnsi="Arial" w:cs="Arial"/>
          <w:b/>
          <w:lang w:val="en-GB"/>
        </w:rPr>
        <w:t xml:space="preserve">, Example </w:t>
      </w:r>
      <w:r w:rsidR="00E656B8">
        <w:rPr>
          <w:rFonts w:ascii="Arial" w:hAnsi="Arial" w:cs="Arial"/>
          <w:b/>
          <w:lang w:val="en-GB"/>
        </w:rPr>
        <w:t>1</w:t>
      </w:r>
      <w:r w:rsidR="00241EEE" w:rsidRPr="00FB3017">
        <w:rPr>
          <w:rFonts w:ascii="Arial" w:hAnsi="Arial" w:cs="Arial"/>
          <w:b/>
          <w:lang w:val="en-GB"/>
        </w:rPr>
        <w:t>:</w:t>
      </w:r>
      <w:r w:rsidR="00AD72B6" w:rsidRPr="00FB3017">
        <w:rPr>
          <w:rFonts w:ascii="Arial" w:hAnsi="Arial" w:cs="Arial"/>
          <w:b/>
          <w:noProof/>
          <w:lang w:val="en-US"/>
        </w:rPr>
        <w:drawing>
          <wp:inline distT="0" distB="0" distL="0" distR="0" wp14:anchorId="6C97728E" wp14:editId="2E67E0DF">
            <wp:extent cx="6829425" cy="3632429"/>
            <wp:effectExtent l="19050" t="19050" r="9525" b="25400"/>
            <wp:docPr id="9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6" cstate="print"/>
                    <a:srcRect/>
                    <a:stretch>
                      <a:fillRect/>
                    </a:stretch>
                  </pic:blipFill>
                  <pic:spPr bwMode="auto">
                    <a:xfrm>
                      <a:off x="0" y="0"/>
                      <a:ext cx="6829425" cy="3632429"/>
                    </a:xfrm>
                    <a:prstGeom prst="rect">
                      <a:avLst/>
                    </a:prstGeom>
                    <a:noFill/>
                    <a:ln w="9525">
                      <a:solidFill>
                        <a:schemeClr val="tx1"/>
                      </a:solidFill>
                      <a:miter lim="800000"/>
                      <a:headEnd/>
                      <a:tailEnd/>
                    </a:ln>
                  </pic:spPr>
                </pic:pic>
              </a:graphicData>
            </a:graphic>
          </wp:inline>
        </w:drawing>
      </w:r>
    </w:p>
    <w:p w14:paraId="38483C82" w14:textId="77777777" w:rsidR="009E5339" w:rsidRPr="00FB3017" w:rsidRDefault="009E5339" w:rsidP="00BD3133">
      <w:pPr>
        <w:rPr>
          <w:rFonts w:ascii="Arial" w:hAnsi="Arial" w:cs="Arial"/>
          <w:b/>
          <w:lang w:val="en-GB"/>
        </w:rPr>
      </w:pPr>
    </w:p>
    <w:p w14:paraId="464615AD" w14:textId="77777777" w:rsidR="009E5339" w:rsidRPr="00FB3017" w:rsidRDefault="00650065" w:rsidP="00BD3133">
      <w:pPr>
        <w:rPr>
          <w:rFonts w:ascii="Arial" w:hAnsi="Arial" w:cs="Arial"/>
          <w:b/>
          <w:lang w:val="en-GB"/>
        </w:rPr>
      </w:pPr>
      <w:r w:rsidRPr="00FB3017">
        <w:rPr>
          <w:rFonts w:ascii="Arial" w:hAnsi="Arial" w:cs="Arial"/>
          <w:b/>
          <w:noProof/>
          <w:lang w:val="en-US"/>
        </w:rPr>
        <mc:AlternateContent>
          <mc:Choice Requires="wps">
            <w:drawing>
              <wp:anchor distT="0" distB="0" distL="114300" distR="114300" simplePos="0" relativeHeight="251600384" behindDoc="0" locked="0" layoutInCell="1" allowOverlap="1" wp14:anchorId="2AC30095" wp14:editId="622A9B09">
                <wp:simplePos x="0" y="0"/>
                <wp:positionH relativeFrom="column">
                  <wp:posOffset>3736975</wp:posOffset>
                </wp:positionH>
                <wp:positionV relativeFrom="paragraph">
                  <wp:posOffset>88900</wp:posOffset>
                </wp:positionV>
                <wp:extent cx="1939925" cy="774700"/>
                <wp:effectExtent l="12700" t="12700" r="9525" b="12700"/>
                <wp:wrapNone/>
                <wp:docPr id="122" name="Text Box 1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774700"/>
                        </a:xfrm>
                        <a:prstGeom prst="rect">
                          <a:avLst/>
                        </a:prstGeom>
                        <a:solidFill>
                          <a:srgbClr val="8DB3E2"/>
                        </a:solidFill>
                        <a:ln w="19050">
                          <a:solidFill>
                            <a:srgbClr val="000000"/>
                          </a:solidFill>
                          <a:miter lim="800000"/>
                          <a:headEnd/>
                          <a:tailEnd/>
                        </a:ln>
                      </wps:spPr>
                      <wps:txbx>
                        <w:txbxContent>
                          <w:p w14:paraId="2DFB0690" w14:textId="77777777" w:rsidR="00257BB1" w:rsidRPr="00E0765C" w:rsidRDefault="00257BB1" w:rsidP="00AD72B6">
                            <w:pPr>
                              <w:rPr>
                                <w:szCs w:val="16"/>
                              </w:rPr>
                            </w:pPr>
                            <w:r>
                              <w:rPr>
                                <w:rFonts w:ascii="Arial" w:hAnsi="Arial" w:cs="Arial"/>
                                <w:sz w:val="16"/>
                                <w:szCs w:val="16"/>
                              </w:rPr>
                              <w:t>Donated Product or “CLOSEDATED” will be noted in the Fee Reason section. The GCC should step this claim to Acosta for further validation if necessary.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C30095" id="Text Box 1401" o:spid="_x0000_s1200" type="#_x0000_t202" style="position:absolute;margin-left:294.25pt;margin-top:7pt;width:152.75pt;height:61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" fillcolor="#8db3e2" strokeweight="1.5pt">
                <v:textbox>
                  <w:txbxContent>
                    <w:p w14:paraId="2DFB0690" w14:textId="77777777" w:rsidR="00257BB1" w:rsidRPr="00E0765C" w:rsidRDefault="00257BB1" w:rsidP="00AD72B6">
                      <w:pPr>
                        <w:rPr>
                          <w:szCs w:val="16"/>
                        </w:rPr>
                      </w:pPr>
                      <w:r>
                        <w:rPr>
                          <w:rFonts w:ascii="Arial" w:hAnsi="Arial" w:cs="Arial"/>
                          <w:sz w:val="16"/>
                          <w:szCs w:val="16"/>
                        </w:rPr>
                        <w:t>Donated Product or “CLOSEDATED” will be noted in the Fee Reason section. The GCC should step this claim to Acosta for further validation if necessary.</w:t>
                      </w:r>
                    </w:p>
                  </w:txbxContent>
                </v:textbox>
              </v:shape>
            </w:pict>
          </mc:Fallback>
        </mc:AlternateContent>
      </w:r>
    </w:p>
    <w:p w14:paraId="09BA6E82" w14:textId="77777777" w:rsidR="009E5339" w:rsidRPr="00FB3017" w:rsidRDefault="009E5339" w:rsidP="00BD3133">
      <w:pPr>
        <w:rPr>
          <w:rFonts w:ascii="Arial" w:hAnsi="Arial" w:cs="Arial"/>
          <w:b/>
          <w:lang w:val="en-GB"/>
        </w:rPr>
      </w:pPr>
    </w:p>
    <w:p w14:paraId="502E30D7" w14:textId="1AFEE4FF" w:rsidR="009E5339" w:rsidRPr="00FB3017" w:rsidRDefault="009E5339" w:rsidP="00BD3133">
      <w:pPr>
        <w:rPr>
          <w:rFonts w:ascii="Arial" w:hAnsi="Arial" w:cs="Arial"/>
          <w:b/>
          <w:lang w:val="en-GB"/>
        </w:rPr>
      </w:pPr>
    </w:p>
    <w:p w14:paraId="17148A1D" w14:textId="77777777" w:rsidR="009E5339" w:rsidRPr="00FB3017" w:rsidRDefault="009E5339" w:rsidP="00BD3133">
      <w:pPr>
        <w:rPr>
          <w:rFonts w:ascii="Arial" w:hAnsi="Arial" w:cs="Arial"/>
          <w:b/>
          <w:lang w:val="en-GB"/>
        </w:rPr>
      </w:pPr>
    </w:p>
    <w:p w14:paraId="0A03447E" w14:textId="77777777" w:rsidR="009E5339" w:rsidRPr="00FB3017" w:rsidRDefault="009E5339" w:rsidP="00BD3133">
      <w:pPr>
        <w:rPr>
          <w:rFonts w:ascii="Arial" w:hAnsi="Arial" w:cs="Arial"/>
          <w:b/>
          <w:lang w:val="en-GB"/>
        </w:rPr>
      </w:pPr>
    </w:p>
    <w:p w14:paraId="3A6753F7" w14:textId="77777777" w:rsidR="009E5339" w:rsidRPr="00FB3017" w:rsidRDefault="009E5339" w:rsidP="00BD3133">
      <w:pPr>
        <w:rPr>
          <w:rFonts w:ascii="Arial" w:hAnsi="Arial" w:cs="Arial"/>
          <w:b/>
          <w:lang w:val="en-GB"/>
        </w:rPr>
      </w:pPr>
    </w:p>
    <w:p w14:paraId="290CFB6E" w14:textId="77777777" w:rsidR="009E5339" w:rsidRPr="00FB3017" w:rsidRDefault="009E5339" w:rsidP="00BD3133">
      <w:pPr>
        <w:rPr>
          <w:rFonts w:ascii="Arial" w:hAnsi="Arial" w:cs="Arial"/>
          <w:b/>
          <w:lang w:val="en-GB"/>
        </w:rPr>
      </w:pPr>
    </w:p>
    <w:p w14:paraId="7216767C" w14:textId="77777777" w:rsidR="009E5339" w:rsidRPr="00FB3017" w:rsidRDefault="009E5339" w:rsidP="00BD3133">
      <w:pPr>
        <w:rPr>
          <w:rFonts w:ascii="Arial" w:hAnsi="Arial" w:cs="Arial"/>
          <w:b/>
          <w:lang w:val="en-GB"/>
        </w:rPr>
      </w:pPr>
    </w:p>
    <w:p w14:paraId="2BF893D1" w14:textId="77777777" w:rsidR="009E5339" w:rsidRPr="00FB3017" w:rsidRDefault="009E5339" w:rsidP="00BD3133">
      <w:pPr>
        <w:rPr>
          <w:rFonts w:ascii="Arial" w:hAnsi="Arial" w:cs="Arial"/>
          <w:b/>
          <w:lang w:val="en-GB"/>
        </w:rPr>
      </w:pPr>
    </w:p>
    <w:p w14:paraId="7A4B8E1E" w14:textId="77777777" w:rsidR="009E5339" w:rsidRPr="00FB3017" w:rsidRDefault="009E5339" w:rsidP="00BD3133">
      <w:pPr>
        <w:rPr>
          <w:rFonts w:ascii="Arial" w:hAnsi="Arial" w:cs="Arial"/>
          <w:b/>
          <w:lang w:val="en-GB"/>
        </w:rPr>
      </w:pPr>
    </w:p>
    <w:p w14:paraId="3F9802E5" w14:textId="77777777" w:rsidR="009E5339" w:rsidRPr="00FB3017" w:rsidRDefault="009E5339" w:rsidP="00BD3133">
      <w:pPr>
        <w:rPr>
          <w:rFonts w:ascii="Arial" w:hAnsi="Arial" w:cs="Arial"/>
          <w:b/>
          <w:lang w:val="en-GB"/>
        </w:rPr>
      </w:pPr>
    </w:p>
    <w:p w14:paraId="45B3D78B" w14:textId="77777777" w:rsidR="009E5339" w:rsidRPr="00FB3017" w:rsidRDefault="009E5339" w:rsidP="00BD3133">
      <w:pPr>
        <w:rPr>
          <w:rFonts w:ascii="Arial" w:hAnsi="Arial" w:cs="Arial"/>
          <w:b/>
          <w:lang w:val="en-GB"/>
        </w:rPr>
      </w:pPr>
    </w:p>
    <w:p w14:paraId="1F60CCDC" w14:textId="77777777" w:rsidR="009E5339" w:rsidRPr="00FB3017" w:rsidRDefault="009E5339" w:rsidP="00BD3133">
      <w:pPr>
        <w:rPr>
          <w:rFonts w:ascii="Arial" w:hAnsi="Arial" w:cs="Arial"/>
          <w:b/>
          <w:lang w:val="en-GB"/>
        </w:rPr>
      </w:pPr>
    </w:p>
    <w:p w14:paraId="5F9FD3D6" w14:textId="77777777" w:rsidR="009E5339" w:rsidRPr="00FB3017" w:rsidRDefault="009E5339" w:rsidP="00BD3133">
      <w:pPr>
        <w:rPr>
          <w:rFonts w:ascii="Arial" w:hAnsi="Arial" w:cs="Arial"/>
          <w:b/>
          <w:lang w:val="en-GB"/>
        </w:rPr>
      </w:pPr>
    </w:p>
    <w:p w14:paraId="118E9043" w14:textId="77777777" w:rsidR="009E5339" w:rsidRPr="00FB3017" w:rsidRDefault="009E5339" w:rsidP="00BD3133">
      <w:pPr>
        <w:rPr>
          <w:rFonts w:ascii="Arial" w:hAnsi="Arial" w:cs="Arial"/>
          <w:b/>
          <w:lang w:val="en-GB"/>
        </w:rPr>
      </w:pPr>
    </w:p>
    <w:p w14:paraId="254113D0" w14:textId="77777777" w:rsidR="009E5339" w:rsidRPr="00FB3017" w:rsidRDefault="009E5339" w:rsidP="00BD3133">
      <w:pPr>
        <w:rPr>
          <w:rFonts w:ascii="Arial" w:hAnsi="Arial" w:cs="Arial"/>
          <w:b/>
          <w:lang w:val="en-GB"/>
        </w:rPr>
      </w:pPr>
    </w:p>
    <w:p w14:paraId="4CA1D240" w14:textId="77777777" w:rsidR="009E5339" w:rsidRPr="00FB3017" w:rsidRDefault="009E5339" w:rsidP="00BD3133">
      <w:pPr>
        <w:rPr>
          <w:rFonts w:ascii="Arial" w:hAnsi="Arial" w:cs="Arial"/>
          <w:b/>
          <w:lang w:val="en-GB"/>
        </w:rPr>
      </w:pPr>
    </w:p>
    <w:p w14:paraId="770BCA39" w14:textId="757BCB63" w:rsidR="00F3005B" w:rsidRPr="00FB3017" w:rsidRDefault="00241EEE" w:rsidP="00F3005B">
      <w:pPr>
        <w:rPr>
          <w:rFonts w:ascii="Arial" w:hAnsi="Arial" w:cs="Arial"/>
          <w:b/>
          <w:lang w:val="en-GB"/>
        </w:rPr>
      </w:pPr>
      <w:r w:rsidRPr="00FB3017">
        <w:rPr>
          <w:rFonts w:ascii="Arial" w:hAnsi="Arial" w:cs="Arial"/>
          <w:b/>
          <w:lang w:val="en-GB"/>
        </w:rPr>
        <w:t>1</w:t>
      </w:r>
      <w:r w:rsidR="00775120">
        <w:rPr>
          <w:rFonts w:ascii="Arial" w:hAnsi="Arial" w:cs="Arial"/>
          <w:b/>
          <w:lang w:val="en-GB"/>
        </w:rPr>
        <w:t>8</w:t>
      </w:r>
      <w:r w:rsidRPr="00FB3017">
        <w:rPr>
          <w:rFonts w:ascii="Arial" w:hAnsi="Arial" w:cs="Arial"/>
          <w:b/>
          <w:lang w:val="en-GB"/>
        </w:rPr>
        <w:t>.1</w:t>
      </w:r>
      <w:r w:rsidR="00F3005B" w:rsidRPr="00FB3017">
        <w:rPr>
          <w:rFonts w:ascii="Arial" w:hAnsi="Arial" w:cs="Arial"/>
          <w:b/>
          <w:lang w:val="en-GB"/>
        </w:rPr>
        <w:tab/>
      </w:r>
      <w:r w:rsidRPr="00FB3017">
        <w:rPr>
          <w:rFonts w:ascii="Arial" w:hAnsi="Arial" w:cs="Arial"/>
          <w:b/>
          <w:lang w:val="en-GB"/>
        </w:rPr>
        <w:t xml:space="preserve">Customer Invoice for </w:t>
      </w:r>
      <w:r w:rsidR="00F3005B" w:rsidRPr="00FB3017">
        <w:rPr>
          <w:rFonts w:ascii="Arial" w:hAnsi="Arial" w:cs="Arial"/>
          <w:b/>
          <w:lang w:val="en-GB"/>
        </w:rPr>
        <w:t>Donated Pro</w:t>
      </w:r>
      <w:r w:rsidRPr="00FB3017">
        <w:rPr>
          <w:rFonts w:ascii="Arial" w:hAnsi="Arial" w:cs="Arial"/>
          <w:b/>
          <w:lang w:val="en-GB"/>
        </w:rPr>
        <w:t xml:space="preserve">duct Example </w:t>
      </w:r>
      <w:r w:rsidR="00563DB4">
        <w:rPr>
          <w:rFonts w:ascii="Arial" w:hAnsi="Arial" w:cs="Arial"/>
          <w:b/>
          <w:lang w:val="en-GB"/>
        </w:rPr>
        <w:t>2</w:t>
      </w:r>
      <w:r w:rsidRPr="00FB3017">
        <w:rPr>
          <w:rFonts w:ascii="Arial" w:hAnsi="Arial" w:cs="Arial"/>
          <w:b/>
          <w:lang w:val="en-GB"/>
        </w:rPr>
        <w:t>:</w:t>
      </w:r>
    </w:p>
    <w:p w14:paraId="1A59D8E8" w14:textId="517AC82D" w:rsidR="00F3005B" w:rsidRPr="00FB3017" w:rsidRDefault="0031100B" w:rsidP="00F3005B">
      <w:pPr>
        <w:rPr>
          <w:rFonts w:ascii="Arial" w:hAnsi="Arial" w:cs="Arial"/>
          <w:b/>
          <w:lang w:val="en-GB"/>
        </w:rPr>
      </w:pPr>
      <w:r w:rsidRPr="00FB3017">
        <w:rPr>
          <w:rFonts w:ascii="Arial" w:hAnsi="Arial" w:cs="Arial"/>
          <w:noProof/>
          <w:lang w:val="en-US"/>
        </w:rPr>
        <mc:AlternateContent>
          <mc:Choice Requires="wps">
            <w:drawing>
              <wp:anchor distT="0" distB="0" distL="114300" distR="114300" simplePos="0" relativeHeight="251699712" behindDoc="0" locked="0" layoutInCell="1" allowOverlap="1" wp14:anchorId="6408FB9C" wp14:editId="4F8B06C8">
                <wp:simplePos x="0" y="0"/>
                <wp:positionH relativeFrom="column">
                  <wp:posOffset>4548180</wp:posOffset>
                </wp:positionH>
                <wp:positionV relativeFrom="paragraph">
                  <wp:posOffset>3681966</wp:posOffset>
                </wp:positionV>
                <wp:extent cx="1990725" cy="396063"/>
                <wp:effectExtent l="0" t="0" r="28575" b="23495"/>
                <wp:wrapNone/>
                <wp:docPr id="118" name="Rectangle 18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0725" cy="396063"/>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940AF7A" id="Rectangle 1813" o:spid="_x0000_s1026" style="position:absolute;margin-left:358.1pt;margin-top:289.9pt;width:156.75pt;height:31.2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" filled="f" strokecolor="red" strokeweight="1pt"/>
            </w:pict>
          </mc:Fallback>
        </mc:AlternateContent>
      </w:r>
      <w:r w:rsidRPr="00FB3017">
        <w:rPr>
          <w:rFonts w:ascii="Arial" w:hAnsi="Arial" w:cs="Arial"/>
          <w:noProof/>
          <w:lang w:val="en-US"/>
        </w:rPr>
        <mc:AlternateContent>
          <mc:Choice Requires="wps">
            <w:drawing>
              <wp:anchor distT="0" distB="0" distL="114300" distR="114300" simplePos="0" relativeHeight="251700736" behindDoc="0" locked="0" layoutInCell="1" allowOverlap="1" wp14:anchorId="15F51DFF" wp14:editId="145F30CE">
                <wp:simplePos x="0" y="0"/>
                <wp:positionH relativeFrom="column">
                  <wp:posOffset>2963900</wp:posOffset>
                </wp:positionH>
                <wp:positionV relativeFrom="paragraph">
                  <wp:posOffset>4524213</wp:posOffset>
                </wp:positionV>
                <wp:extent cx="1939925" cy="635000"/>
                <wp:effectExtent l="12700" t="17780" r="9525" b="13970"/>
                <wp:wrapNone/>
                <wp:docPr id="119" name="Text Box 1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635000"/>
                        </a:xfrm>
                        <a:prstGeom prst="rect">
                          <a:avLst/>
                        </a:prstGeom>
                        <a:solidFill>
                          <a:srgbClr val="8DB3E2"/>
                        </a:solidFill>
                        <a:ln w="19050">
                          <a:solidFill>
                            <a:srgbClr val="000000"/>
                          </a:solidFill>
                          <a:miter lim="800000"/>
                          <a:headEnd/>
                          <a:tailEnd/>
                        </a:ln>
                      </wps:spPr>
                      <wps:txbx>
                        <w:txbxContent>
                          <w:p w14:paraId="65AF2CEF" w14:textId="77777777" w:rsidR="00257BB1" w:rsidRDefault="00257BB1" w:rsidP="00F3005B">
                            <w:pPr>
                              <w:rPr>
                                <w:szCs w:val="16"/>
                              </w:rPr>
                            </w:pPr>
                            <w:r>
                              <w:rPr>
                                <w:rFonts w:ascii="Arial" w:hAnsi="Arial" w:cs="Arial"/>
                                <w:sz w:val="16"/>
                                <w:szCs w:val="16"/>
                              </w:rPr>
                              <w:t>“Donate” will be noted in the Fee Reason section. The GCC should step this claim to Acosta for further validation if necessary.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F51DFF" id="Text Box 1814" o:spid="_x0000_s1201" type="#_x0000_t202" style="position:absolute;margin-left:233.4pt;margin-top:356.25pt;width:152.75pt;height:50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" fillcolor="#8db3e2" strokeweight="1.5pt">
                <v:textbox>
                  <w:txbxContent>
                    <w:p w14:paraId="65AF2CEF" w14:textId="77777777" w:rsidR="00257BB1" w:rsidRDefault="00257BB1" w:rsidP="00F3005B">
                      <w:pPr>
                        <w:rPr>
                          <w:szCs w:val="16"/>
                        </w:rPr>
                      </w:pPr>
                      <w:r>
                        <w:rPr>
                          <w:rFonts w:ascii="Arial" w:hAnsi="Arial" w:cs="Arial"/>
                          <w:sz w:val="16"/>
                          <w:szCs w:val="16"/>
                        </w:rPr>
                        <w:t>“Donate” will be noted in the Fee Reason section. The GCC should step this claim to Acosta for further validation if necessary.</w:t>
                      </w:r>
                    </w:p>
                  </w:txbxContent>
                </v:textbox>
              </v:shape>
            </w:pict>
          </mc:Fallback>
        </mc:AlternateContent>
      </w:r>
      <w:r w:rsidR="00650065" w:rsidRPr="00FB3017">
        <w:rPr>
          <w:rFonts w:ascii="Arial" w:hAnsi="Arial" w:cs="Arial"/>
          <w:noProof/>
          <w:lang w:val="en-US"/>
        </w:rPr>
        <mc:AlternateContent>
          <mc:Choice Requires="wps">
            <w:drawing>
              <wp:anchor distT="0" distB="0" distL="114300" distR="114300" simplePos="0" relativeHeight="251702784" behindDoc="0" locked="0" layoutInCell="1" allowOverlap="1" wp14:anchorId="6E463CF6" wp14:editId="25699BBD">
                <wp:simplePos x="0" y="0"/>
                <wp:positionH relativeFrom="column">
                  <wp:posOffset>4676775</wp:posOffset>
                </wp:positionH>
                <wp:positionV relativeFrom="paragraph">
                  <wp:posOffset>3181350</wp:posOffset>
                </wp:positionV>
                <wp:extent cx="143510" cy="417830"/>
                <wp:effectExtent l="9525" t="9525" r="66040" b="39370"/>
                <wp:wrapNone/>
                <wp:docPr id="120" name="AutoShape 18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510" cy="41783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CC02840" id="AutoShape 1816" o:spid="_x0000_s1026" type="#_x0000_t32" style="position:absolute;margin-left:368.25pt;margin-top:250.5pt;width:11.3pt;height:32.9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" strokeweight="1.5pt">
                <v:stroke endarrow="block"/>
              </v:shape>
            </w:pict>
          </mc:Fallback>
        </mc:AlternateContent>
      </w:r>
      <w:r w:rsidR="00F3005B" w:rsidRPr="00FB3017">
        <w:rPr>
          <w:rFonts w:ascii="Arial" w:hAnsi="Arial" w:cs="Arial"/>
          <w:b/>
          <w:noProof/>
          <w:lang w:val="en-US"/>
        </w:rPr>
        <w:drawing>
          <wp:inline distT="0" distB="0" distL="0" distR="0" wp14:anchorId="498C54E6" wp14:editId="3B783B06">
            <wp:extent cx="6829425" cy="4827182"/>
            <wp:effectExtent l="19050" t="19050" r="9525" b="12065"/>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7" cstate="print"/>
                    <a:srcRect/>
                    <a:stretch>
                      <a:fillRect/>
                    </a:stretch>
                  </pic:blipFill>
                  <pic:spPr bwMode="auto">
                    <a:xfrm>
                      <a:off x="0" y="0"/>
                      <a:ext cx="6833753" cy="4830241"/>
                    </a:xfrm>
                    <a:prstGeom prst="rect">
                      <a:avLst/>
                    </a:prstGeom>
                    <a:noFill/>
                    <a:ln w="12700">
                      <a:solidFill>
                        <a:schemeClr val="tx1"/>
                      </a:solidFill>
                      <a:miter lim="800000"/>
                      <a:headEnd/>
                      <a:tailEnd/>
                    </a:ln>
                  </pic:spPr>
                </pic:pic>
              </a:graphicData>
            </a:graphic>
          </wp:inline>
        </w:drawing>
      </w:r>
    </w:p>
    <w:p w14:paraId="03E2FADA" w14:textId="3FA3D38B" w:rsidR="00F3005B" w:rsidRPr="00FB3017" w:rsidRDefault="00F3005B" w:rsidP="00F3005B">
      <w:pPr>
        <w:rPr>
          <w:rFonts w:ascii="Arial" w:hAnsi="Arial" w:cs="Arial"/>
          <w:b/>
          <w:lang w:val="en-GB"/>
        </w:rPr>
      </w:pPr>
    </w:p>
    <w:p w14:paraId="35BE2402" w14:textId="77777777" w:rsidR="00F3005B" w:rsidRPr="00FB3017" w:rsidRDefault="00F3005B" w:rsidP="00F3005B">
      <w:pPr>
        <w:rPr>
          <w:rFonts w:ascii="Arial" w:hAnsi="Arial" w:cs="Arial"/>
          <w:b/>
          <w:lang w:val="en-GB"/>
        </w:rPr>
      </w:pPr>
    </w:p>
    <w:p w14:paraId="5A783E03" w14:textId="77777777" w:rsidR="00F3005B" w:rsidRPr="00FB3017" w:rsidRDefault="00F3005B" w:rsidP="00F3005B">
      <w:pPr>
        <w:rPr>
          <w:rFonts w:ascii="Arial" w:hAnsi="Arial" w:cs="Arial"/>
          <w:b/>
          <w:lang w:val="en-GB"/>
        </w:rPr>
      </w:pPr>
    </w:p>
    <w:p w14:paraId="51EFD866" w14:textId="77777777" w:rsidR="00F3005B" w:rsidRPr="00FB3017" w:rsidRDefault="00F3005B" w:rsidP="00F3005B">
      <w:pPr>
        <w:rPr>
          <w:rFonts w:ascii="Arial" w:hAnsi="Arial" w:cs="Arial"/>
          <w:b/>
          <w:lang w:val="en-GB"/>
        </w:rPr>
      </w:pPr>
    </w:p>
    <w:p w14:paraId="794D9CB0" w14:textId="77777777" w:rsidR="00F3005B" w:rsidRPr="00FB3017" w:rsidRDefault="00F3005B" w:rsidP="00F3005B">
      <w:pPr>
        <w:rPr>
          <w:rFonts w:ascii="Arial" w:hAnsi="Arial" w:cs="Arial"/>
          <w:b/>
          <w:lang w:val="en-GB"/>
        </w:rPr>
      </w:pPr>
    </w:p>
    <w:p w14:paraId="318111C3" w14:textId="77777777" w:rsidR="00F3005B" w:rsidRPr="00FB3017" w:rsidRDefault="00F3005B" w:rsidP="00F3005B">
      <w:pPr>
        <w:rPr>
          <w:rFonts w:ascii="Arial" w:hAnsi="Arial" w:cs="Arial"/>
          <w:b/>
          <w:lang w:val="en-GB"/>
        </w:rPr>
      </w:pPr>
    </w:p>
    <w:p w14:paraId="3F932933" w14:textId="77777777" w:rsidR="00F3005B" w:rsidRPr="00FB3017" w:rsidRDefault="00F3005B" w:rsidP="00F3005B">
      <w:pPr>
        <w:rPr>
          <w:rFonts w:ascii="Arial" w:hAnsi="Arial" w:cs="Arial"/>
          <w:b/>
          <w:lang w:val="en-GB"/>
        </w:rPr>
      </w:pPr>
    </w:p>
    <w:p w14:paraId="0BA06EAF" w14:textId="77777777" w:rsidR="009E5339" w:rsidRPr="00FB3017" w:rsidRDefault="009E5339" w:rsidP="00BD3133">
      <w:pPr>
        <w:rPr>
          <w:rFonts w:ascii="Arial" w:hAnsi="Arial" w:cs="Arial"/>
          <w:b/>
          <w:lang w:val="en-GB"/>
        </w:rPr>
      </w:pPr>
    </w:p>
    <w:p w14:paraId="24C2EB4B" w14:textId="77777777" w:rsidR="00F3005B" w:rsidRPr="00FB3017" w:rsidRDefault="00F3005B" w:rsidP="00BD3133">
      <w:pPr>
        <w:rPr>
          <w:rFonts w:ascii="Arial" w:hAnsi="Arial" w:cs="Arial"/>
          <w:b/>
          <w:lang w:val="en-GB"/>
        </w:rPr>
      </w:pPr>
    </w:p>
    <w:p w14:paraId="64C96D2B" w14:textId="77777777" w:rsidR="00F3005B" w:rsidRPr="00FB3017" w:rsidRDefault="00F3005B" w:rsidP="00BD3133">
      <w:pPr>
        <w:rPr>
          <w:rFonts w:ascii="Arial" w:hAnsi="Arial" w:cs="Arial"/>
          <w:b/>
          <w:lang w:val="en-GB"/>
        </w:rPr>
      </w:pPr>
    </w:p>
    <w:p w14:paraId="1E6DEB0E" w14:textId="77777777" w:rsidR="00F3005B" w:rsidRPr="00FB3017" w:rsidRDefault="00F3005B" w:rsidP="00BD3133">
      <w:pPr>
        <w:rPr>
          <w:rFonts w:ascii="Arial" w:hAnsi="Arial" w:cs="Arial"/>
          <w:b/>
          <w:lang w:val="en-GB"/>
        </w:rPr>
      </w:pPr>
    </w:p>
    <w:p w14:paraId="245B1E86" w14:textId="77777777" w:rsidR="0031100B" w:rsidRDefault="0031100B" w:rsidP="0031100B">
      <w:pPr>
        <w:rPr>
          <w:rFonts w:ascii="Arial" w:hAnsi="Arial" w:cs="Arial"/>
          <w:b/>
          <w:lang w:val="en-GB"/>
        </w:rPr>
      </w:pPr>
    </w:p>
    <w:p w14:paraId="742F4652" w14:textId="77777777" w:rsidR="0031100B" w:rsidRDefault="0031100B" w:rsidP="0031100B">
      <w:pPr>
        <w:rPr>
          <w:rFonts w:ascii="Arial" w:hAnsi="Arial" w:cs="Arial"/>
          <w:b/>
          <w:lang w:val="en-GB"/>
        </w:rPr>
      </w:pPr>
    </w:p>
    <w:p w14:paraId="09D42D56" w14:textId="77777777" w:rsidR="0031100B" w:rsidRDefault="0031100B" w:rsidP="0031100B">
      <w:pPr>
        <w:rPr>
          <w:rFonts w:ascii="Arial" w:hAnsi="Arial" w:cs="Arial"/>
          <w:b/>
          <w:lang w:val="en-GB"/>
        </w:rPr>
      </w:pPr>
    </w:p>
    <w:p w14:paraId="31F23BB6" w14:textId="77777777" w:rsidR="0031100B" w:rsidRDefault="0031100B" w:rsidP="0031100B">
      <w:pPr>
        <w:rPr>
          <w:rFonts w:ascii="Arial" w:hAnsi="Arial" w:cs="Arial"/>
          <w:b/>
          <w:lang w:val="en-GB"/>
        </w:rPr>
      </w:pPr>
    </w:p>
    <w:p w14:paraId="666D71C6" w14:textId="2CB233A1" w:rsidR="0031100B" w:rsidRPr="00FB3017" w:rsidRDefault="0031100B" w:rsidP="0031100B">
      <w:pPr>
        <w:rPr>
          <w:rFonts w:ascii="Arial" w:hAnsi="Arial" w:cs="Arial"/>
          <w:b/>
          <w:lang w:val="en-GB"/>
        </w:rPr>
      </w:pPr>
      <w:r w:rsidRPr="00FB3017">
        <w:rPr>
          <w:rFonts w:ascii="Arial" w:hAnsi="Arial" w:cs="Arial"/>
          <w:b/>
          <w:lang w:val="en-GB"/>
        </w:rPr>
        <w:t>1</w:t>
      </w:r>
      <w:r w:rsidR="00775120">
        <w:rPr>
          <w:rFonts w:ascii="Arial" w:hAnsi="Arial" w:cs="Arial"/>
          <w:b/>
          <w:lang w:val="en-GB"/>
        </w:rPr>
        <w:t>8</w:t>
      </w:r>
      <w:r w:rsidRPr="00FB3017">
        <w:rPr>
          <w:rFonts w:ascii="Arial" w:hAnsi="Arial" w:cs="Arial"/>
          <w:b/>
          <w:lang w:val="en-GB"/>
        </w:rPr>
        <w:t>.1</w:t>
      </w:r>
      <w:r w:rsidRPr="00FB3017">
        <w:rPr>
          <w:rFonts w:ascii="Arial" w:hAnsi="Arial" w:cs="Arial"/>
          <w:b/>
          <w:lang w:val="en-GB"/>
        </w:rPr>
        <w:tab/>
        <w:t xml:space="preserve">Customer Invoice for Donated Product Example </w:t>
      </w:r>
      <w:r>
        <w:rPr>
          <w:rFonts w:ascii="Arial" w:hAnsi="Arial" w:cs="Arial"/>
          <w:b/>
          <w:lang w:val="en-GB"/>
        </w:rPr>
        <w:t>3</w:t>
      </w:r>
      <w:r w:rsidRPr="00FB3017">
        <w:rPr>
          <w:rFonts w:ascii="Arial" w:hAnsi="Arial" w:cs="Arial"/>
          <w:b/>
          <w:lang w:val="en-GB"/>
        </w:rPr>
        <w:t>:</w:t>
      </w:r>
    </w:p>
    <w:p w14:paraId="79DF4928" w14:textId="77777777" w:rsidR="00F3005B" w:rsidRPr="00FB3017" w:rsidRDefault="00F3005B" w:rsidP="00BD3133">
      <w:pPr>
        <w:rPr>
          <w:rFonts w:ascii="Arial" w:hAnsi="Arial" w:cs="Arial"/>
          <w:b/>
          <w:lang w:val="en-GB"/>
        </w:rPr>
      </w:pPr>
    </w:p>
    <w:p w14:paraId="060671E8" w14:textId="77777777" w:rsidR="00F3005B" w:rsidRPr="00FB3017" w:rsidRDefault="00F3005B" w:rsidP="00BD3133">
      <w:pPr>
        <w:rPr>
          <w:rFonts w:ascii="Arial" w:hAnsi="Arial" w:cs="Arial"/>
          <w:b/>
          <w:lang w:val="en-GB"/>
        </w:rPr>
      </w:pPr>
    </w:p>
    <w:p w14:paraId="404C73D3" w14:textId="3823004C" w:rsidR="00F3005B" w:rsidRPr="00FB3017" w:rsidRDefault="0031100B" w:rsidP="00BD3133">
      <w:pPr>
        <w:rPr>
          <w:rFonts w:ascii="Arial" w:hAnsi="Arial" w:cs="Arial"/>
          <w:b/>
          <w:lang w:val="en-GB"/>
        </w:rPr>
      </w:pPr>
      <w:r w:rsidRPr="00FB3017">
        <w:rPr>
          <w:rFonts w:ascii="Arial" w:hAnsi="Arial" w:cs="Arial"/>
          <w:noProof/>
          <w:lang w:val="en-US"/>
        </w:rPr>
        <mc:AlternateContent>
          <mc:Choice Requires="wps">
            <w:drawing>
              <wp:anchor distT="0" distB="0" distL="114300" distR="114300" simplePos="0" relativeHeight="252263936" behindDoc="0" locked="0" layoutInCell="1" allowOverlap="1" wp14:anchorId="759251C6" wp14:editId="629084F0">
                <wp:simplePos x="0" y="0"/>
                <wp:positionH relativeFrom="column">
                  <wp:posOffset>4893975</wp:posOffset>
                </wp:positionH>
                <wp:positionV relativeFrom="paragraph">
                  <wp:posOffset>3978570</wp:posOffset>
                </wp:positionV>
                <wp:extent cx="1828800" cy="430693"/>
                <wp:effectExtent l="0" t="0" r="19050" b="26670"/>
                <wp:wrapNone/>
                <wp:docPr id="1638" name="Rectangle 18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430693"/>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C592CD3" id="Rectangle 1813" o:spid="_x0000_s1026" style="position:absolute;margin-left:385.35pt;margin-top:313.25pt;width:2in;height:33.9pt;z-index:25226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" filled="f" strokecolor="red" strokeweight="1.5pt"/>
            </w:pict>
          </mc:Fallback>
        </mc:AlternateContent>
      </w:r>
      <w:r w:rsidRPr="00FB3017">
        <w:rPr>
          <w:rFonts w:ascii="Arial" w:hAnsi="Arial" w:cs="Arial"/>
          <w:noProof/>
          <w:lang w:val="en-US"/>
        </w:rPr>
        <mc:AlternateContent>
          <mc:Choice Requires="wps">
            <w:drawing>
              <wp:anchor distT="0" distB="0" distL="114300" distR="114300" simplePos="0" relativeHeight="252261888" behindDoc="0" locked="0" layoutInCell="1" allowOverlap="1" wp14:anchorId="78E130D6" wp14:editId="63FFB9F4">
                <wp:simplePos x="0" y="0"/>
                <wp:positionH relativeFrom="page">
                  <wp:posOffset>3469286</wp:posOffset>
                </wp:positionH>
                <wp:positionV relativeFrom="paragraph">
                  <wp:posOffset>4719970</wp:posOffset>
                </wp:positionV>
                <wp:extent cx="1939925" cy="635000"/>
                <wp:effectExtent l="0" t="0" r="22225" b="12700"/>
                <wp:wrapNone/>
                <wp:docPr id="1631" name="Text Box 1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635000"/>
                        </a:xfrm>
                        <a:prstGeom prst="rect">
                          <a:avLst/>
                        </a:prstGeom>
                        <a:solidFill>
                          <a:srgbClr val="8DB3E2"/>
                        </a:solidFill>
                        <a:ln w="19050">
                          <a:solidFill>
                            <a:srgbClr val="000000"/>
                          </a:solidFill>
                          <a:miter lim="800000"/>
                          <a:headEnd/>
                          <a:tailEnd/>
                        </a:ln>
                      </wps:spPr>
                      <wps:txbx>
                        <w:txbxContent>
                          <w:p w14:paraId="7DC5FD82" w14:textId="1B1E301D" w:rsidR="00257BB1" w:rsidRDefault="00257BB1" w:rsidP="0031100B">
                            <w:pPr>
                              <w:rPr>
                                <w:szCs w:val="16"/>
                              </w:rPr>
                            </w:pPr>
                            <w:r>
                              <w:rPr>
                                <w:rFonts w:ascii="Arial" w:hAnsi="Arial" w:cs="Arial"/>
                                <w:sz w:val="16"/>
                                <w:szCs w:val="16"/>
                              </w:rPr>
                              <w:t>Wrong-Item: “Donate” will be noted in the Fee Reason section. The GCC should step this claim to Acosta for further validation if necessary.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E130D6" id="_x0000_s1202" type="#_x0000_t202" style="position:absolute;margin-left:273.15pt;margin-top:371.65pt;width:152.75pt;height:50pt;z-index:252261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" fillcolor="#8db3e2" strokeweight="1.5pt">
                <v:textbox>
                  <w:txbxContent>
                    <w:p w14:paraId="7DC5FD82" w14:textId="1B1E301D" w:rsidR="00257BB1" w:rsidRDefault="00257BB1" w:rsidP="0031100B">
                      <w:pPr>
                        <w:rPr>
                          <w:szCs w:val="16"/>
                        </w:rPr>
                      </w:pPr>
                      <w:r>
                        <w:rPr>
                          <w:rFonts w:ascii="Arial" w:hAnsi="Arial" w:cs="Arial"/>
                          <w:sz w:val="16"/>
                          <w:szCs w:val="16"/>
                        </w:rPr>
                        <w:t>Wrong-Item: “Donate” will be noted in the Fee Reason section. The GCC should step this claim to Acosta for further validation if necessary.</w:t>
                      </w:r>
                    </w:p>
                  </w:txbxContent>
                </v:textbox>
                <w10:wrap anchorx="page"/>
              </v:shape>
            </w:pict>
          </mc:Fallback>
        </mc:AlternateContent>
      </w:r>
      <w:r>
        <w:rPr>
          <w:noProof/>
        </w:rPr>
        <w:drawing>
          <wp:inline distT="0" distB="0" distL="0" distR="0" wp14:anchorId="7F292BD7" wp14:editId="2A9785AA">
            <wp:extent cx="6831965" cy="5361025"/>
            <wp:effectExtent l="19050" t="19050" r="26035" b="11430"/>
            <wp:docPr id="1625" name="Picture 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6841549" cy="5368545"/>
                    </a:xfrm>
                    <a:prstGeom prst="rect">
                      <a:avLst/>
                    </a:prstGeom>
                    <a:ln w="12700">
                      <a:solidFill>
                        <a:schemeClr val="tx1"/>
                      </a:solidFill>
                    </a:ln>
                  </pic:spPr>
                </pic:pic>
              </a:graphicData>
            </a:graphic>
          </wp:inline>
        </w:drawing>
      </w:r>
    </w:p>
    <w:p w14:paraId="50043560" w14:textId="77777777" w:rsidR="00F3005B" w:rsidRPr="00FB3017" w:rsidRDefault="00F3005B" w:rsidP="00BD3133">
      <w:pPr>
        <w:rPr>
          <w:rFonts w:ascii="Arial" w:hAnsi="Arial" w:cs="Arial"/>
          <w:b/>
          <w:lang w:val="en-GB"/>
        </w:rPr>
      </w:pPr>
    </w:p>
    <w:p w14:paraId="4C8087E7" w14:textId="08CC093D" w:rsidR="00F3005B" w:rsidRPr="00FB3017" w:rsidRDefault="00F3005B" w:rsidP="00BD3133">
      <w:pPr>
        <w:rPr>
          <w:rFonts w:ascii="Arial" w:hAnsi="Arial" w:cs="Arial"/>
          <w:b/>
          <w:lang w:val="en-GB"/>
        </w:rPr>
      </w:pPr>
    </w:p>
    <w:p w14:paraId="79EA9590" w14:textId="77777777" w:rsidR="00F3005B" w:rsidRPr="00FB3017" w:rsidRDefault="00F3005B" w:rsidP="00BD3133">
      <w:pPr>
        <w:rPr>
          <w:rFonts w:ascii="Arial" w:hAnsi="Arial" w:cs="Arial"/>
          <w:b/>
          <w:lang w:val="en-GB"/>
        </w:rPr>
      </w:pPr>
    </w:p>
    <w:p w14:paraId="37789DB0" w14:textId="77777777" w:rsidR="00F3005B" w:rsidRPr="00FB3017" w:rsidRDefault="00F3005B" w:rsidP="00BD3133">
      <w:pPr>
        <w:rPr>
          <w:rFonts w:ascii="Arial" w:hAnsi="Arial" w:cs="Arial"/>
          <w:b/>
          <w:lang w:val="en-GB"/>
        </w:rPr>
      </w:pPr>
    </w:p>
    <w:p w14:paraId="294643D4" w14:textId="1BF58A93" w:rsidR="00F3005B" w:rsidRPr="00FB3017" w:rsidRDefault="00F3005B" w:rsidP="00BD3133">
      <w:pPr>
        <w:rPr>
          <w:rFonts w:ascii="Arial" w:hAnsi="Arial" w:cs="Arial"/>
          <w:b/>
          <w:lang w:val="en-GB"/>
        </w:rPr>
      </w:pPr>
    </w:p>
    <w:p w14:paraId="07A4DC28" w14:textId="77777777" w:rsidR="00F3005B" w:rsidRPr="00FB3017" w:rsidRDefault="00F3005B" w:rsidP="00BD3133">
      <w:pPr>
        <w:rPr>
          <w:rFonts w:ascii="Arial" w:hAnsi="Arial" w:cs="Arial"/>
          <w:b/>
          <w:lang w:val="en-GB"/>
        </w:rPr>
      </w:pPr>
    </w:p>
    <w:p w14:paraId="5A9EB097" w14:textId="77777777" w:rsidR="00563DB4" w:rsidRDefault="00563DB4">
      <w:pPr>
        <w:overflowPunct/>
        <w:autoSpaceDE/>
        <w:autoSpaceDN/>
        <w:adjustRightInd/>
        <w:textAlignment w:val="auto"/>
        <w:rPr>
          <w:rFonts w:ascii="Arial" w:hAnsi="Arial" w:cs="Arial"/>
          <w:b/>
          <w:sz w:val="22"/>
          <w:lang w:val="en-GB"/>
        </w:rPr>
      </w:pPr>
      <w:r>
        <w:rPr>
          <w:rFonts w:ascii="Arial" w:hAnsi="Arial" w:cs="Arial"/>
          <w:b/>
          <w:sz w:val="22"/>
          <w:lang w:val="en-GB"/>
        </w:rPr>
        <w:br w:type="page"/>
      </w:r>
    </w:p>
    <w:p w14:paraId="14E96454" w14:textId="1027A23A" w:rsidR="00FB3017" w:rsidRDefault="00775120" w:rsidP="009E5339">
      <w:pPr>
        <w:rPr>
          <w:rFonts w:ascii="Arial" w:hAnsi="Arial" w:cs="Arial"/>
          <w:b/>
          <w:sz w:val="22"/>
          <w:u w:val="single"/>
          <w:lang w:val="en-GB"/>
        </w:rPr>
      </w:pPr>
      <w:bookmarkStart w:id="535" w:name="ReturnRecall"/>
      <w:bookmarkEnd w:id="535"/>
      <w:r>
        <w:rPr>
          <w:rFonts w:ascii="Arial" w:hAnsi="Arial" w:cs="Arial"/>
          <w:b/>
          <w:sz w:val="22"/>
          <w:lang w:val="en-GB"/>
        </w:rPr>
        <w:lastRenderedPageBreak/>
        <w:t>19</w:t>
      </w:r>
      <w:r w:rsidR="00FB3017">
        <w:rPr>
          <w:rFonts w:ascii="Arial" w:hAnsi="Arial" w:cs="Arial"/>
          <w:b/>
          <w:sz w:val="22"/>
          <w:lang w:val="en-GB"/>
        </w:rPr>
        <w:t xml:space="preserve">. </w:t>
      </w:r>
      <w:r w:rsidR="00FB3017">
        <w:rPr>
          <w:rFonts w:ascii="Arial" w:hAnsi="Arial" w:cs="Arial"/>
          <w:b/>
          <w:sz w:val="22"/>
          <w:u w:val="single"/>
          <w:lang w:val="en-GB"/>
        </w:rPr>
        <w:t>Deduction Type: Returns/Recall</w:t>
      </w:r>
    </w:p>
    <w:p w14:paraId="58BAAB54" w14:textId="77777777" w:rsidR="00FB3017" w:rsidRPr="00FB3017" w:rsidRDefault="00FB3017" w:rsidP="009E5339">
      <w:pPr>
        <w:rPr>
          <w:rFonts w:ascii="Arial" w:hAnsi="Arial" w:cs="Arial"/>
          <w:b/>
          <w:sz w:val="22"/>
          <w:u w:val="single"/>
          <w:lang w:val="en-GB"/>
        </w:rPr>
      </w:pPr>
    </w:p>
    <w:p w14:paraId="2E0AAFED" w14:textId="7BD1A6B2" w:rsidR="00650BF6" w:rsidRPr="00FB3017" w:rsidRDefault="007B22D9" w:rsidP="00BD3133">
      <w:pPr>
        <w:rPr>
          <w:rFonts w:ascii="Arial" w:hAnsi="Arial" w:cs="Arial"/>
          <w:b/>
          <w:lang w:val="en-GB"/>
        </w:rPr>
      </w:pPr>
      <w:r>
        <w:rPr>
          <w:rFonts w:ascii="Arial" w:hAnsi="Arial" w:cs="Arial"/>
          <w:b/>
          <w:noProof/>
          <w:lang w:val="en-GB"/>
        </w:rPr>
        <mc:AlternateContent>
          <mc:Choice Requires="wps">
            <w:drawing>
              <wp:anchor distT="0" distB="0" distL="114300" distR="114300" simplePos="0" relativeHeight="252129792" behindDoc="0" locked="0" layoutInCell="1" allowOverlap="1" wp14:anchorId="5AEEDA0D" wp14:editId="5BD40074">
                <wp:simplePos x="0" y="0"/>
                <wp:positionH relativeFrom="margin">
                  <wp:posOffset>212090</wp:posOffset>
                </wp:positionH>
                <wp:positionV relativeFrom="paragraph">
                  <wp:posOffset>761365</wp:posOffset>
                </wp:positionV>
                <wp:extent cx="1590675" cy="123825"/>
                <wp:effectExtent l="0" t="0" r="28575" b="28575"/>
                <wp:wrapNone/>
                <wp:docPr id="13" name="Rectangle 13"/>
                <wp:cNvGraphicFramePr/>
                <a:graphic xmlns:a="http://schemas.openxmlformats.org/drawingml/2006/main">
                  <a:graphicData uri="http://schemas.microsoft.com/office/word/2010/wordprocessingShape">
                    <wps:wsp>
                      <wps:cNvSpPr/>
                      <wps:spPr>
                        <a:xfrm>
                          <a:off x="0" y="0"/>
                          <a:ext cx="1590675" cy="1238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E0CF5" id="Rectangle 13" o:spid="_x0000_s1026" style="position:absolute;margin-left:16.7pt;margin-top:59.95pt;width:125.25pt;height:9.75pt;z-index:25212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" filled="f" strokecolor="#c00000" strokeweight="2pt">
                <w10:wrap anchorx="margin"/>
              </v:rect>
            </w:pict>
          </mc:Fallback>
        </mc:AlternateContent>
      </w:r>
      <w:r>
        <w:rPr>
          <w:rFonts w:ascii="Arial" w:hAnsi="Arial" w:cs="Arial"/>
          <w:b/>
          <w:noProof/>
          <w:lang w:val="en-GB"/>
        </w:rPr>
        <mc:AlternateContent>
          <mc:Choice Requires="wps">
            <w:drawing>
              <wp:anchor distT="0" distB="0" distL="114300" distR="114300" simplePos="0" relativeHeight="252121600" behindDoc="0" locked="0" layoutInCell="1" allowOverlap="1" wp14:anchorId="09EDD6F9" wp14:editId="7AFAE437">
                <wp:simplePos x="0" y="0"/>
                <wp:positionH relativeFrom="page">
                  <wp:posOffset>2543810</wp:posOffset>
                </wp:positionH>
                <wp:positionV relativeFrom="paragraph">
                  <wp:posOffset>237490</wp:posOffset>
                </wp:positionV>
                <wp:extent cx="2447925" cy="276225"/>
                <wp:effectExtent l="0" t="0" r="28575" b="28575"/>
                <wp:wrapNone/>
                <wp:docPr id="1379" name="Rectangle 1379"/>
                <wp:cNvGraphicFramePr/>
                <a:graphic xmlns:a="http://schemas.openxmlformats.org/drawingml/2006/main">
                  <a:graphicData uri="http://schemas.microsoft.com/office/word/2010/wordprocessingShape">
                    <wps:wsp>
                      <wps:cNvSpPr/>
                      <wps:spPr>
                        <a:xfrm>
                          <a:off x="0" y="0"/>
                          <a:ext cx="2447925" cy="2762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D796E8" id="Rectangle 1379" o:spid="_x0000_s1026" style="position:absolute;margin-left:200.3pt;margin-top:18.7pt;width:192.75pt;height:21.75pt;z-index:25212160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" filled="f" strokecolor="#c00000" strokeweight="2pt">
                <w10:wrap anchorx="page"/>
              </v:rect>
            </w:pict>
          </mc:Fallback>
        </mc:AlternateContent>
      </w:r>
      <w:r w:rsidR="00775120">
        <w:rPr>
          <w:rFonts w:ascii="Arial" w:hAnsi="Arial" w:cs="Arial"/>
          <w:b/>
          <w:lang w:val="en-GB"/>
        </w:rPr>
        <w:t>19</w:t>
      </w:r>
      <w:r w:rsidR="0047401F">
        <w:rPr>
          <w:rFonts w:ascii="Arial" w:hAnsi="Arial" w:cs="Arial"/>
          <w:b/>
          <w:lang w:val="en-GB"/>
        </w:rPr>
        <w:t>.1</w:t>
      </w:r>
      <w:r w:rsidR="00241EEE" w:rsidRPr="00FB3017">
        <w:rPr>
          <w:rFonts w:ascii="Arial" w:hAnsi="Arial" w:cs="Arial"/>
          <w:b/>
          <w:lang w:val="en-GB"/>
        </w:rPr>
        <w:tab/>
      </w:r>
      <w:r w:rsidR="009E5339" w:rsidRPr="00FB3017">
        <w:rPr>
          <w:rFonts w:ascii="Arial" w:hAnsi="Arial" w:cs="Arial"/>
          <w:b/>
          <w:lang w:val="en-GB"/>
        </w:rPr>
        <w:t>Customer Invoice</w:t>
      </w:r>
      <w:r w:rsidR="00241EEE" w:rsidRPr="00FB3017">
        <w:rPr>
          <w:rFonts w:ascii="Arial" w:hAnsi="Arial" w:cs="Arial"/>
          <w:b/>
          <w:lang w:val="en-GB"/>
        </w:rPr>
        <w:t xml:space="preserve"> for Returns, Example</w:t>
      </w:r>
      <w:r w:rsidR="009E5339" w:rsidRPr="00FB3017">
        <w:rPr>
          <w:rFonts w:ascii="Arial" w:hAnsi="Arial" w:cs="Arial"/>
          <w:b/>
          <w:lang w:val="en-GB"/>
        </w:rPr>
        <w:t xml:space="preserve"> </w:t>
      </w:r>
      <w:r w:rsidR="0047401F">
        <w:rPr>
          <w:rFonts w:ascii="Arial" w:hAnsi="Arial" w:cs="Arial"/>
          <w:b/>
          <w:lang w:val="en-GB"/>
        </w:rPr>
        <w:t>1</w:t>
      </w:r>
      <w:r w:rsidR="009E5339" w:rsidRPr="00FB3017">
        <w:rPr>
          <w:rFonts w:ascii="Arial" w:hAnsi="Arial" w:cs="Arial"/>
          <w:b/>
          <w:lang w:val="en-GB"/>
        </w:rPr>
        <w:t>:</w:t>
      </w:r>
      <w:r w:rsidR="00650BF6" w:rsidRPr="00276079">
        <w:rPr>
          <w:rFonts w:ascii="Arial" w:hAnsi="Arial" w:cs="Arial"/>
          <w:b/>
          <w:noProof/>
          <w:lang w:val="en-GB"/>
        </w:rPr>
        <mc:AlternateContent>
          <mc:Choice Requires="wps">
            <w:drawing>
              <wp:anchor distT="0" distB="0" distL="114300" distR="114300" simplePos="0" relativeHeight="252127744" behindDoc="0" locked="0" layoutInCell="1" allowOverlap="1" wp14:anchorId="1B0222C8" wp14:editId="70017E02">
                <wp:simplePos x="0" y="0"/>
                <wp:positionH relativeFrom="column">
                  <wp:posOffset>2640965</wp:posOffset>
                </wp:positionH>
                <wp:positionV relativeFrom="paragraph">
                  <wp:posOffset>6577330</wp:posOffset>
                </wp:positionV>
                <wp:extent cx="1989734" cy="490118"/>
                <wp:effectExtent l="0" t="0" r="10795" b="24765"/>
                <wp:wrapNone/>
                <wp:docPr id="1406" name="Text Box 1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9734" cy="490118"/>
                        </a:xfrm>
                        <a:prstGeom prst="rect">
                          <a:avLst/>
                        </a:prstGeom>
                        <a:solidFill>
                          <a:srgbClr val="8DB3E2"/>
                        </a:solidFill>
                        <a:ln w="19050">
                          <a:solidFill>
                            <a:srgbClr val="000000"/>
                          </a:solidFill>
                          <a:miter lim="800000"/>
                          <a:headEnd/>
                          <a:tailEnd/>
                        </a:ln>
                      </wps:spPr>
                      <wps:txbx>
                        <w:txbxContent>
                          <w:p w14:paraId="7244F2D0" w14:textId="26FC3022" w:rsidR="00257BB1" w:rsidRPr="00276079" w:rsidRDefault="00257BB1" w:rsidP="00650BF6">
                            <w:pPr>
                              <w:rPr>
                                <w:rFonts w:ascii="Arial" w:hAnsi="Arial" w:cs="Arial"/>
                                <w:sz w:val="16"/>
                                <w:szCs w:val="16"/>
                              </w:rPr>
                            </w:pPr>
                            <w:r>
                              <w:rPr>
                                <w:rFonts w:ascii="Arial" w:hAnsi="Arial" w:cs="Arial"/>
                                <w:sz w:val="16"/>
                                <w:szCs w:val="16"/>
                              </w:rPr>
                              <w:t xml:space="preserve">‘Summary of Return/Processing Cost </w:t>
                            </w:r>
                            <w:r w:rsidRPr="00276079">
                              <w:rPr>
                                <w:rFonts w:ascii="Arial" w:hAnsi="Arial" w:cs="Arial"/>
                                <w:sz w:val="16"/>
                                <w:szCs w:val="16"/>
                              </w:rPr>
                              <w:t xml:space="preserve">” indicates the </w:t>
                            </w:r>
                            <w:r>
                              <w:rPr>
                                <w:rFonts w:ascii="Arial" w:hAnsi="Arial" w:cs="Arial"/>
                                <w:sz w:val="16"/>
                                <w:szCs w:val="16"/>
                              </w:rPr>
                              <w:t>Percent Service Charge for The Above Product.</w:t>
                            </w:r>
                            <w:r w:rsidRPr="00276079">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0222C8" id="Text Box 1678" o:spid="_x0000_s1203" type="#_x0000_t202" style="position:absolute;margin-left:207.95pt;margin-top:517.9pt;width:156.65pt;height:38.6pt;z-index:25212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" fillcolor="#8db3e2" strokeweight="1.5pt">
                <v:textbox>
                  <w:txbxContent>
                    <w:p w14:paraId="7244F2D0" w14:textId="26FC3022" w:rsidR="00257BB1" w:rsidRPr="00276079" w:rsidRDefault="00257BB1" w:rsidP="00650BF6">
                      <w:pPr>
                        <w:rPr>
                          <w:rFonts w:ascii="Arial" w:hAnsi="Arial" w:cs="Arial"/>
                          <w:sz w:val="16"/>
                          <w:szCs w:val="16"/>
                        </w:rPr>
                      </w:pPr>
                      <w:r>
                        <w:rPr>
                          <w:rFonts w:ascii="Arial" w:hAnsi="Arial" w:cs="Arial"/>
                          <w:sz w:val="16"/>
                          <w:szCs w:val="16"/>
                        </w:rPr>
                        <w:t xml:space="preserve">‘Summary of Return/Processing Cost </w:t>
                      </w:r>
                      <w:r w:rsidRPr="00276079">
                        <w:rPr>
                          <w:rFonts w:ascii="Arial" w:hAnsi="Arial" w:cs="Arial"/>
                          <w:sz w:val="16"/>
                          <w:szCs w:val="16"/>
                        </w:rPr>
                        <w:t xml:space="preserve">” indicates the </w:t>
                      </w:r>
                      <w:r>
                        <w:rPr>
                          <w:rFonts w:ascii="Arial" w:hAnsi="Arial" w:cs="Arial"/>
                          <w:sz w:val="16"/>
                          <w:szCs w:val="16"/>
                        </w:rPr>
                        <w:t>Percent Service Charge for The Above Product.</w:t>
                      </w:r>
                      <w:r w:rsidRPr="00276079">
                        <w:rPr>
                          <w:rFonts w:ascii="Arial" w:hAnsi="Arial" w:cs="Arial"/>
                          <w:sz w:val="16"/>
                          <w:szCs w:val="16"/>
                        </w:rPr>
                        <w:t xml:space="preserve"> </w:t>
                      </w:r>
                    </w:p>
                  </w:txbxContent>
                </v:textbox>
              </v:shape>
            </w:pict>
          </mc:Fallback>
        </mc:AlternateContent>
      </w:r>
      <w:r w:rsidR="00650BF6" w:rsidRPr="00276079">
        <w:rPr>
          <w:rFonts w:ascii="Arial" w:hAnsi="Arial" w:cs="Arial"/>
          <w:b/>
          <w:noProof/>
          <w:lang w:val="en-GB"/>
        </w:rPr>
        <mc:AlternateContent>
          <mc:Choice Requires="wps">
            <w:drawing>
              <wp:anchor distT="0" distB="0" distL="114300" distR="114300" simplePos="0" relativeHeight="252123648" behindDoc="0" locked="0" layoutInCell="1" allowOverlap="1" wp14:anchorId="69D636A6" wp14:editId="7524178B">
                <wp:simplePos x="0" y="0"/>
                <wp:positionH relativeFrom="column">
                  <wp:posOffset>4431665</wp:posOffset>
                </wp:positionH>
                <wp:positionV relativeFrom="paragraph">
                  <wp:posOffset>466725</wp:posOffset>
                </wp:positionV>
                <wp:extent cx="1989734" cy="490118"/>
                <wp:effectExtent l="0" t="0" r="10795" b="24765"/>
                <wp:wrapNone/>
                <wp:docPr id="1384" name="Text Box 1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9734" cy="490118"/>
                        </a:xfrm>
                        <a:prstGeom prst="rect">
                          <a:avLst/>
                        </a:prstGeom>
                        <a:solidFill>
                          <a:srgbClr val="8DB3E2"/>
                        </a:solidFill>
                        <a:ln w="19050">
                          <a:solidFill>
                            <a:srgbClr val="000000"/>
                          </a:solidFill>
                          <a:miter lim="800000"/>
                          <a:headEnd/>
                          <a:tailEnd/>
                        </a:ln>
                      </wps:spPr>
                      <wps:txbx>
                        <w:txbxContent>
                          <w:p w14:paraId="0FB1AD19" w14:textId="59DAD162" w:rsidR="00257BB1" w:rsidRPr="00276079" w:rsidRDefault="00257BB1" w:rsidP="00650BF6">
                            <w:pPr>
                              <w:rPr>
                                <w:rFonts w:ascii="Arial" w:hAnsi="Arial" w:cs="Arial"/>
                                <w:sz w:val="16"/>
                                <w:szCs w:val="16"/>
                              </w:rPr>
                            </w:pPr>
                            <w:r>
                              <w:rPr>
                                <w:rFonts w:ascii="Arial" w:hAnsi="Arial" w:cs="Arial"/>
                                <w:sz w:val="16"/>
                                <w:szCs w:val="16"/>
                              </w:rPr>
                              <w:t xml:space="preserve">‘Seasonal Return </w:t>
                            </w:r>
                            <w:r w:rsidRPr="00276079">
                              <w:rPr>
                                <w:rFonts w:ascii="Arial" w:hAnsi="Arial" w:cs="Arial"/>
                                <w:sz w:val="16"/>
                                <w:szCs w:val="16"/>
                              </w:rPr>
                              <w:t xml:space="preserve">” in the </w:t>
                            </w:r>
                            <w:r>
                              <w:rPr>
                                <w:rFonts w:ascii="Arial" w:hAnsi="Arial" w:cs="Arial"/>
                                <w:sz w:val="16"/>
                                <w:szCs w:val="16"/>
                              </w:rPr>
                              <w:t>header</w:t>
                            </w:r>
                            <w:r w:rsidRPr="00276079">
                              <w:rPr>
                                <w:rFonts w:ascii="Arial" w:hAnsi="Arial" w:cs="Arial"/>
                                <w:sz w:val="16"/>
                                <w:szCs w:val="16"/>
                              </w:rPr>
                              <w:t xml:space="preserve">’ field indicates the invoice is </w:t>
                            </w:r>
                            <w:r>
                              <w:rPr>
                                <w:rFonts w:ascii="Arial" w:hAnsi="Arial" w:cs="Arial"/>
                                <w:sz w:val="16"/>
                                <w:szCs w:val="16"/>
                              </w:rPr>
                              <w:t xml:space="preserve">for </w:t>
                            </w:r>
                            <w:r w:rsidRPr="00276079">
                              <w:rPr>
                                <w:rFonts w:ascii="Arial" w:hAnsi="Arial" w:cs="Arial"/>
                                <w:sz w:val="16"/>
                                <w:szCs w:val="16"/>
                              </w:rPr>
                              <w:t>return</w:t>
                            </w:r>
                            <w:r>
                              <w:rPr>
                                <w:rFonts w:ascii="Arial" w:hAnsi="Arial" w:cs="Arial"/>
                                <w:sz w:val="16"/>
                                <w:szCs w:val="16"/>
                              </w:rPr>
                              <w:t>ed</w:t>
                            </w:r>
                            <w:r w:rsidRPr="00276079">
                              <w:rPr>
                                <w:rFonts w:ascii="Arial" w:hAnsi="Arial" w:cs="Arial"/>
                                <w:sz w:val="16"/>
                                <w:szCs w:val="16"/>
                              </w:rPr>
                              <w:t xml:space="preserve"> product.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D636A6" id="_x0000_s1204" type="#_x0000_t202" style="position:absolute;margin-left:348.95pt;margin-top:36.75pt;width:156.65pt;height:38.6pt;z-index:25212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" fillcolor="#8db3e2" strokeweight="1.5pt">
                <v:textbox>
                  <w:txbxContent>
                    <w:p w14:paraId="0FB1AD19" w14:textId="59DAD162" w:rsidR="00257BB1" w:rsidRPr="00276079" w:rsidRDefault="00257BB1" w:rsidP="00650BF6">
                      <w:pPr>
                        <w:rPr>
                          <w:rFonts w:ascii="Arial" w:hAnsi="Arial" w:cs="Arial"/>
                          <w:sz w:val="16"/>
                          <w:szCs w:val="16"/>
                        </w:rPr>
                      </w:pPr>
                      <w:r>
                        <w:rPr>
                          <w:rFonts w:ascii="Arial" w:hAnsi="Arial" w:cs="Arial"/>
                          <w:sz w:val="16"/>
                          <w:szCs w:val="16"/>
                        </w:rPr>
                        <w:t xml:space="preserve">‘Seasonal Return </w:t>
                      </w:r>
                      <w:r w:rsidRPr="00276079">
                        <w:rPr>
                          <w:rFonts w:ascii="Arial" w:hAnsi="Arial" w:cs="Arial"/>
                          <w:sz w:val="16"/>
                          <w:szCs w:val="16"/>
                        </w:rPr>
                        <w:t xml:space="preserve">” in the </w:t>
                      </w:r>
                      <w:r>
                        <w:rPr>
                          <w:rFonts w:ascii="Arial" w:hAnsi="Arial" w:cs="Arial"/>
                          <w:sz w:val="16"/>
                          <w:szCs w:val="16"/>
                        </w:rPr>
                        <w:t>header</w:t>
                      </w:r>
                      <w:r w:rsidRPr="00276079">
                        <w:rPr>
                          <w:rFonts w:ascii="Arial" w:hAnsi="Arial" w:cs="Arial"/>
                          <w:sz w:val="16"/>
                          <w:szCs w:val="16"/>
                        </w:rPr>
                        <w:t xml:space="preserve">’ field indicates the invoice is </w:t>
                      </w:r>
                      <w:r>
                        <w:rPr>
                          <w:rFonts w:ascii="Arial" w:hAnsi="Arial" w:cs="Arial"/>
                          <w:sz w:val="16"/>
                          <w:szCs w:val="16"/>
                        </w:rPr>
                        <w:t xml:space="preserve">for </w:t>
                      </w:r>
                      <w:r w:rsidRPr="00276079">
                        <w:rPr>
                          <w:rFonts w:ascii="Arial" w:hAnsi="Arial" w:cs="Arial"/>
                          <w:sz w:val="16"/>
                          <w:szCs w:val="16"/>
                        </w:rPr>
                        <w:t>return</w:t>
                      </w:r>
                      <w:r>
                        <w:rPr>
                          <w:rFonts w:ascii="Arial" w:hAnsi="Arial" w:cs="Arial"/>
                          <w:sz w:val="16"/>
                          <w:szCs w:val="16"/>
                        </w:rPr>
                        <w:t>ed</w:t>
                      </w:r>
                      <w:r w:rsidRPr="00276079">
                        <w:rPr>
                          <w:rFonts w:ascii="Arial" w:hAnsi="Arial" w:cs="Arial"/>
                          <w:sz w:val="16"/>
                          <w:szCs w:val="16"/>
                        </w:rPr>
                        <w:t xml:space="preserve"> product. </w:t>
                      </w:r>
                    </w:p>
                  </w:txbxContent>
                </v:textbox>
              </v:shape>
            </w:pict>
          </mc:Fallback>
        </mc:AlternateContent>
      </w:r>
      <w:r w:rsidR="00650BF6" w:rsidRPr="00FB3017">
        <w:rPr>
          <w:rFonts w:ascii="Arial" w:hAnsi="Arial" w:cs="Arial"/>
          <w:b/>
          <w:noProof/>
          <w:lang w:val="en-US"/>
        </w:rPr>
        <mc:AlternateContent>
          <mc:Choice Requires="wps">
            <w:drawing>
              <wp:anchor distT="0" distB="0" distL="114300" distR="114300" simplePos="0" relativeHeight="252125696" behindDoc="0" locked="0" layoutInCell="1" allowOverlap="1" wp14:anchorId="2275CB41" wp14:editId="59F28397">
                <wp:simplePos x="0" y="0"/>
                <wp:positionH relativeFrom="column">
                  <wp:posOffset>593090</wp:posOffset>
                </wp:positionH>
                <wp:positionV relativeFrom="paragraph">
                  <wp:posOffset>6254750</wp:posOffset>
                </wp:positionV>
                <wp:extent cx="2371725" cy="319405"/>
                <wp:effectExtent l="0" t="0" r="28575" b="23495"/>
                <wp:wrapNone/>
                <wp:docPr id="1391" name="Rectangle 16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1725" cy="31940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59DEC26" id="Rectangle 1669" o:spid="_x0000_s1026" style="position:absolute;margin-left:46.7pt;margin-top:492.5pt;width:186.75pt;height:25.15pt;z-index:25212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" filled="f" strokecolor="red" strokeweight="1.5pt"/>
            </w:pict>
          </mc:Fallback>
        </mc:AlternateContent>
      </w:r>
      <w:bookmarkStart w:id="536" w:name="sponsorship"/>
      <w:bookmarkEnd w:id="536"/>
      <w:r w:rsidR="00650BF6">
        <w:rPr>
          <w:noProof/>
        </w:rPr>
        <w:drawing>
          <wp:inline distT="0" distB="0" distL="0" distR="0" wp14:anchorId="0F149612" wp14:editId="5849AF96">
            <wp:extent cx="5772150" cy="6762750"/>
            <wp:effectExtent l="19050" t="19050" r="1905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72150" cy="6762750"/>
                    </a:xfrm>
                    <a:prstGeom prst="rect">
                      <a:avLst/>
                    </a:prstGeom>
                    <a:ln>
                      <a:solidFill>
                        <a:schemeClr val="tx1"/>
                      </a:solidFill>
                    </a:ln>
                  </pic:spPr>
                </pic:pic>
              </a:graphicData>
            </a:graphic>
          </wp:inline>
        </w:drawing>
      </w:r>
    </w:p>
    <w:p w14:paraId="7DDFE57C" w14:textId="530C08D9" w:rsidR="006828C0" w:rsidRPr="00FB3017" w:rsidRDefault="006828C0" w:rsidP="00BD3133">
      <w:pPr>
        <w:rPr>
          <w:rFonts w:ascii="Arial" w:hAnsi="Arial" w:cs="Arial"/>
          <w:b/>
          <w:lang w:val="en-GB"/>
        </w:rPr>
      </w:pPr>
    </w:p>
    <w:p w14:paraId="1173CF3E" w14:textId="6E95DF9F" w:rsidR="006828C0" w:rsidRPr="00FB3017" w:rsidRDefault="006828C0" w:rsidP="00BD3133">
      <w:pPr>
        <w:rPr>
          <w:rFonts w:ascii="Arial" w:hAnsi="Arial" w:cs="Arial"/>
          <w:b/>
          <w:lang w:val="en-GB"/>
        </w:rPr>
      </w:pPr>
    </w:p>
    <w:p w14:paraId="5DDCF7DF" w14:textId="34F50522" w:rsidR="00EE111B" w:rsidRPr="00942C59" w:rsidRDefault="00563DB4" w:rsidP="007B22D9">
      <w:pPr>
        <w:overflowPunct/>
        <w:autoSpaceDE/>
        <w:autoSpaceDN/>
        <w:adjustRightInd/>
        <w:textAlignment w:val="auto"/>
        <w:rPr>
          <w:rFonts w:ascii="Arial" w:hAnsi="Arial" w:cs="Arial"/>
          <w:b/>
          <w:sz w:val="22"/>
          <w:u w:val="single"/>
          <w:lang w:val="en-GB"/>
        </w:rPr>
      </w:pPr>
      <w:r>
        <w:rPr>
          <w:rFonts w:ascii="Arial" w:hAnsi="Arial" w:cs="Arial"/>
          <w:b/>
          <w:sz w:val="22"/>
          <w:lang w:val="en-GB"/>
        </w:rPr>
        <w:br w:type="page"/>
      </w:r>
      <w:r w:rsidR="009A38F0">
        <w:rPr>
          <w:rFonts w:ascii="Arial" w:hAnsi="Arial" w:cs="Arial"/>
          <w:b/>
          <w:sz w:val="22"/>
          <w:lang w:val="en-GB"/>
        </w:rPr>
        <w:lastRenderedPageBreak/>
        <w:t>20</w:t>
      </w:r>
      <w:r w:rsidR="005C569D" w:rsidRPr="00942C59">
        <w:rPr>
          <w:rFonts w:ascii="Arial" w:hAnsi="Arial" w:cs="Arial"/>
          <w:b/>
          <w:sz w:val="22"/>
          <w:lang w:val="en-GB"/>
        </w:rPr>
        <w:t>.</w:t>
      </w:r>
      <w:r w:rsidR="00AD2A52" w:rsidRPr="00942C59">
        <w:rPr>
          <w:rFonts w:ascii="Arial" w:hAnsi="Arial" w:cs="Arial"/>
          <w:b/>
          <w:sz w:val="22"/>
          <w:lang w:val="en-GB"/>
        </w:rPr>
        <w:tab/>
      </w:r>
      <w:r w:rsidR="005C569D" w:rsidRPr="00942C59">
        <w:rPr>
          <w:rFonts w:ascii="Arial" w:hAnsi="Arial" w:cs="Arial"/>
          <w:b/>
          <w:sz w:val="22"/>
          <w:lang w:val="en-GB"/>
        </w:rPr>
        <w:t xml:space="preserve"> </w:t>
      </w:r>
      <w:r w:rsidR="00942C59">
        <w:rPr>
          <w:rFonts w:ascii="Arial" w:hAnsi="Arial" w:cs="Arial"/>
          <w:b/>
          <w:sz w:val="22"/>
          <w:u w:val="single"/>
          <w:lang w:val="en-GB"/>
        </w:rPr>
        <w:t xml:space="preserve">Deduction Type: </w:t>
      </w:r>
      <w:r w:rsidR="005C569D" w:rsidRPr="00942C59">
        <w:rPr>
          <w:rFonts w:ascii="Arial" w:hAnsi="Arial" w:cs="Arial"/>
          <w:b/>
          <w:sz w:val="22"/>
          <w:u w:val="single"/>
          <w:lang w:val="en-GB"/>
        </w:rPr>
        <w:t>Sponsorship Program- Theme Event</w:t>
      </w:r>
    </w:p>
    <w:p w14:paraId="011E1D14" w14:textId="77777777" w:rsidR="00EE111B" w:rsidRPr="00FB3017" w:rsidRDefault="00EE111B" w:rsidP="00BD3133">
      <w:pPr>
        <w:rPr>
          <w:rFonts w:ascii="Arial" w:hAnsi="Arial" w:cs="Arial"/>
          <w:b/>
          <w:lang w:val="en-GB"/>
        </w:rPr>
      </w:pPr>
    </w:p>
    <w:p w14:paraId="7B4E2D6D" w14:textId="77777777" w:rsidR="00EE111B" w:rsidRPr="00FB3017" w:rsidRDefault="003619AF" w:rsidP="00BD3133">
      <w:pPr>
        <w:rPr>
          <w:rFonts w:ascii="Arial" w:hAnsi="Arial" w:cs="Arial"/>
        </w:rPr>
      </w:pPr>
      <w:r w:rsidRPr="00FB3017">
        <w:rPr>
          <w:rFonts w:ascii="Arial" w:hAnsi="Arial" w:cs="Arial"/>
        </w:rPr>
        <w:object w:dxaOrig="14627" w:dyaOrig="7535" w14:anchorId="389F9071">
          <v:shape id="_x0000_i1041" type="#_x0000_t75" style="width:489pt;height:230.25pt" o:ole="">
            <v:imagedata r:id="rId140" o:title=""/>
          </v:shape>
          <o:OLEObject Type="Embed" ProgID="Visio.Drawing.11" ShapeID="_x0000_i1041" DrawAspect="Content" ObjectID="_1845519988" r:id="rId141"/>
        </w:object>
      </w:r>
    </w:p>
    <w:p w14:paraId="0131B267" w14:textId="77777777" w:rsidR="003619AF" w:rsidRPr="00FB3017" w:rsidRDefault="003619AF" w:rsidP="00BD3133">
      <w:pPr>
        <w:rPr>
          <w:rFonts w:ascii="Arial" w:hAnsi="Arial" w:cs="Arial"/>
        </w:rPr>
      </w:pPr>
    </w:p>
    <w:p w14:paraId="6A95C58C" w14:textId="77777777" w:rsidR="003619AF" w:rsidRPr="00FB3017" w:rsidRDefault="003619AF" w:rsidP="00BD3133">
      <w:pPr>
        <w:rPr>
          <w:rFonts w:ascii="Arial" w:hAnsi="Arial" w:cs="Arial"/>
        </w:rPr>
      </w:pPr>
    </w:p>
    <w:p w14:paraId="0EC88B8B" w14:textId="77777777" w:rsidR="003619AF" w:rsidRPr="00FB3017" w:rsidRDefault="003619AF" w:rsidP="00BD3133">
      <w:pPr>
        <w:rPr>
          <w:rFonts w:ascii="Arial" w:hAnsi="Arial" w:cs="Arial"/>
        </w:rPr>
      </w:pPr>
    </w:p>
    <w:p w14:paraId="3E9DFFDB" w14:textId="77777777" w:rsidR="003619AF" w:rsidRPr="00FB3017" w:rsidRDefault="003619AF" w:rsidP="00BD3133">
      <w:pPr>
        <w:rPr>
          <w:rFonts w:ascii="Arial" w:hAnsi="Arial" w:cs="Arial"/>
        </w:rPr>
      </w:pPr>
    </w:p>
    <w:p w14:paraId="4E6D3C6A" w14:textId="77777777" w:rsidR="003619AF" w:rsidRPr="00FB3017" w:rsidRDefault="003619AF" w:rsidP="00BD3133">
      <w:pPr>
        <w:rPr>
          <w:rFonts w:ascii="Arial" w:hAnsi="Arial" w:cs="Arial"/>
        </w:rPr>
      </w:pPr>
    </w:p>
    <w:p w14:paraId="4FB38FC4" w14:textId="77777777" w:rsidR="003619AF" w:rsidRPr="00FB3017" w:rsidRDefault="003619AF" w:rsidP="00BD3133">
      <w:pPr>
        <w:rPr>
          <w:rFonts w:ascii="Arial" w:hAnsi="Arial" w:cs="Arial"/>
        </w:rPr>
      </w:pPr>
    </w:p>
    <w:p w14:paraId="369F2334" w14:textId="77777777" w:rsidR="003619AF" w:rsidRPr="00FB3017" w:rsidRDefault="003619AF" w:rsidP="00BD3133">
      <w:pPr>
        <w:rPr>
          <w:rFonts w:ascii="Arial" w:hAnsi="Arial" w:cs="Arial"/>
        </w:rPr>
      </w:pPr>
    </w:p>
    <w:p w14:paraId="121642EE" w14:textId="77777777" w:rsidR="003619AF" w:rsidRPr="00FB3017" w:rsidRDefault="003619AF" w:rsidP="00BD3133">
      <w:pPr>
        <w:rPr>
          <w:rFonts w:ascii="Arial" w:hAnsi="Arial" w:cs="Arial"/>
        </w:rPr>
      </w:pPr>
    </w:p>
    <w:p w14:paraId="7B127169" w14:textId="77777777" w:rsidR="003619AF" w:rsidRPr="00FB3017" w:rsidRDefault="003619AF" w:rsidP="00BD3133">
      <w:pPr>
        <w:rPr>
          <w:rFonts w:ascii="Arial" w:hAnsi="Arial" w:cs="Arial"/>
        </w:rPr>
      </w:pPr>
    </w:p>
    <w:p w14:paraId="0D95B7E4" w14:textId="77777777" w:rsidR="003619AF" w:rsidRPr="00FB3017" w:rsidRDefault="003619AF" w:rsidP="00BD3133">
      <w:pPr>
        <w:rPr>
          <w:rFonts w:ascii="Arial" w:hAnsi="Arial" w:cs="Arial"/>
        </w:rPr>
      </w:pPr>
    </w:p>
    <w:p w14:paraId="43BC6B49" w14:textId="77777777" w:rsidR="003619AF" w:rsidRPr="00FB3017" w:rsidRDefault="003619AF" w:rsidP="00BD3133">
      <w:pPr>
        <w:rPr>
          <w:rFonts w:ascii="Arial" w:hAnsi="Arial" w:cs="Arial"/>
        </w:rPr>
      </w:pPr>
    </w:p>
    <w:p w14:paraId="2E6CB7F9" w14:textId="77777777" w:rsidR="003619AF" w:rsidRPr="00FB3017" w:rsidRDefault="003619AF" w:rsidP="00BD3133">
      <w:pPr>
        <w:rPr>
          <w:rFonts w:ascii="Arial" w:hAnsi="Arial" w:cs="Arial"/>
        </w:rPr>
      </w:pPr>
    </w:p>
    <w:p w14:paraId="1BDA86E1" w14:textId="77777777" w:rsidR="003619AF" w:rsidRPr="00FB3017" w:rsidRDefault="003619AF" w:rsidP="00BD3133">
      <w:pPr>
        <w:rPr>
          <w:rFonts w:ascii="Arial" w:hAnsi="Arial" w:cs="Arial"/>
        </w:rPr>
      </w:pPr>
    </w:p>
    <w:p w14:paraId="29751ACA" w14:textId="77777777" w:rsidR="003619AF" w:rsidRPr="00FB3017" w:rsidRDefault="003619AF" w:rsidP="00BD3133">
      <w:pPr>
        <w:rPr>
          <w:rFonts w:ascii="Arial" w:hAnsi="Arial" w:cs="Arial"/>
        </w:rPr>
      </w:pPr>
    </w:p>
    <w:p w14:paraId="0C9181F1" w14:textId="77777777" w:rsidR="003619AF" w:rsidRPr="00FB3017" w:rsidRDefault="003619AF" w:rsidP="00BD3133">
      <w:pPr>
        <w:rPr>
          <w:rFonts w:ascii="Arial" w:hAnsi="Arial" w:cs="Arial"/>
        </w:rPr>
      </w:pPr>
    </w:p>
    <w:p w14:paraId="4532A3C3" w14:textId="77777777" w:rsidR="003619AF" w:rsidRPr="00FB3017" w:rsidRDefault="003619AF" w:rsidP="00BD3133">
      <w:pPr>
        <w:rPr>
          <w:rFonts w:ascii="Arial" w:hAnsi="Arial" w:cs="Arial"/>
        </w:rPr>
      </w:pPr>
    </w:p>
    <w:p w14:paraId="42C145EF" w14:textId="77777777" w:rsidR="003619AF" w:rsidRPr="00FB3017" w:rsidRDefault="003619AF" w:rsidP="00BD3133">
      <w:pPr>
        <w:rPr>
          <w:rFonts w:ascii="Arial" w:hAnsi="Arial" w:cs="Arial"/>
        </w:rPr>
      </w:pPr>
    </w:p>
    <w:p w14:paraId="0BA4B05A" w14:textId="77777777" w:rsidR="003619AF" w:rsidRPr="00FB3017" w:rsidRDefault="003619AF" w:rsidP="00BD3133">
      <w:pPr>
        <w:rPr>
          <w:rFonts w:ascii="Arial" w:hAnsi="Arial" w:cs="Arial"/>
        </w:rPr>
      </w:pPr>
    </w:p>
    <w:p w14:paraId="480E2DF5" w14:textId="77777777" w:rsidR="003619AF" w:rsidRPr="00FB3017" w:rsidRDefault="003619AF" w:rsidP="00BD3133">
      <w:pPr>
        <w:rPr>
          <w:rFonts w:ascii="Arial" w:hAnsi="Arial" w:cs="Arial"/>
        </w:rPr>
      </w:pPr>
    </w:p>
    <w:p w14:paraId="6305F1DC" w14:textId="77777777" w:rsidR="003619AF" w:rsidRPr="00FB3017" w:rsidRDefault="003619AF" w:rsidP="00BD3133">
      <w:pPr>
        <w:rPr>
          <w:rFonts w:ascii="Arial" w:hAnsi="Arial" w:cs="Arial"/>
        </w:rPr>
      </w:pPr>
    </w:p>
    <w:p w14:paraId="761C674D" w14:textId="77777777" w:rsidR="003619AF" w:rsidRPr="00FB3017" w:rsidRDefault="003619AF" w:rsidP="00BD3133">
      <w:pPr>
        <w:rPr>
          <w:rFonts w:ascii="Arial" w:hAnsi="Arial" w:cs="Arial"/>
        </w:rPr>
      </w:pPr>
    </w:p>
    <w:p w14:paraId="3AB3E1C5" w14:textId="77777777" w:rsidR="003619AF" w:rsidRPr="00FB3017" w:rsidRDefault="003619AF" w:rsidP="00BD3133">
      <w:pPr>
        <w:rPr>
          <w:rFonts w:ascii="Arial" w:hAnsi="Arial" w:cs="Arial"/>
        </w:rPr>
      </w:pPr>
    </w:p>
    <w:p w14:paraId="21E91284" w14:textId="77777777" w:rsidR="003619AF" w:rsidRPr="00FB3017" w:rsidRDefault="003619AF" w:rsidP="00BD3133">
      <w:pPr>
        <w:rPr>
          <w:rFonts w:ascii="Arial" w:hAnsi="Arial" w:cs="Arial"/>
        </w:rPr>
      </w:pPr>
    </w:p>
    <w:p w14:paraId="05782487" w14:textId="77777777" w:rsidR="003619AF" w:rsidRPr="00FB3017" w:rsidRDefault="003619AF" w:rsidP="00BD3133">
      <w:pPr>
        <w:rPr>
          <w:rFonts w:ascii="Arial" w:hAnsi="Arial" w:cs="Arial"/>
        </w:rPr>
      </w:pPr>
    </w:p>
    <w:p w14:paraId="6D1E08F6" w14:textId="77777777" w:rsidR="003619AF" w:rsidRPr="00FB3017" w:rsidRDefault="003619AF" w:rsidP="00BD3133">
      <w:pPr>
        <w:rPr>
          <w:rFonts w:ascii="Arial" w:hAnsi="Arial" w:cs="Arial"/>
        </w:rPr>
      </w:pPr>
    </w:p>
    <w:p w14:paraId="344AAEDE" w14:textId="77777777" w:rsidR="003619AF" w:rsidRPr="00FB3017" w:rsidRDefault="003619AF" w:rsidP="00BD3133">
      <w:pPr>
        <w:rPr>
          <w:rFonts w:ascii="Arial" w:hAnsi="Arial" w:cs="Arial"/>
        </w:rPr>
      </w:pPr>
    </w:p>
    <w:p w14:paraId="30234AE6" w14:textId="77777777" w:rsidR="003619AF" w:rsidRPr="00FB3017" w:rsidRDefault="003619AF" w:rsidP="00BD3133">
      <w:pPr>
        <w:rPr>
          <w:rFonts w:ascii="Arial" w:hAnsi="Arial" w:cs="Arial"/>
        </w:rPr>
      </w:pPr>
    </w:p>
    <w:p w14:paraId="54FD21A2" w14:textId="77777777" w:rsidR="003619AF" w:rsidRPr="00FB3017" w:rsidRDefault="003619AF" w:rsidP="00BD3133">
      <w:pPr>
        <w:rPr>
          <w:rFonts w:ascii="Arial" w:hAnsi="Arial" w:cs="Arial"/>
        </w:rPr>
      </w:pPr>
    </w:p>
    <w:p w14:paraId="0E003A04" w14:textId="77777777" w:rsidR="003619AF" w:rsidRPr="00FB3017" w:rsidRDefault="003619AF" w:rsidP="00BD3133">
      <w:pPr>
        <w:rPr>
          <w:rFonts w:ascii="Arial" w:hAnsi="Arial" w:cs="Arial"/>
        </w:rPr>
      </w:pPr>
    </w:p>
    <w:p w14:paraId="39BE7017" w14:textId="77777777" w:rsidR="00563DB4" w:rsidRDefault="00563DB4">
      <w:pPr>
        <w:overflowPunct/>
        <w:autoSpaceDE/>
        <w:autoSpaceDN/>
        <w:adjustRightInd/>
        <w:textAlignment w:val="auto"/>
        <w:rPr>
          <w:rFonts w:ascii="Arial" w:hAnsi="Arial" w:cs="Arial"/>
          <w:b/>
          <w:lang w:val="en-GB"/>
        </w:rPr>
      </w:pPr>
      <w:r>
        <w:rPr>
          <w:rFonts w:ascii="Arial" w:hAnsi="Arial" w:cs="Arial"/>
          <w:b/>
          <w:lang w:val="en-GB"/>
        </w:rPr>
        <w:br w:type="page"/>
      </w:r>
    </w:p>
    <w:p w14:paraId="59DEE484" w14:textId="0824F6A5" w:rsidR="003619AF" w:rsidRPr="00FB3017" w:rsidRDefault="003619AF" w:rsidP="00BD3133">
      <w:pPr>
        <w:rPr>
          <w:rFonts w:ascii="Arial" w:hAnsi="Arial" w:cs="Arial"/>
          <w:b/>
          <w:lang w:val="en-GB"/>
        </w:rPr>
      </w:pPr>
      <w:r w:rsidRPr="00FB3017">
        <w:rPr>
          <w:rFonts w:ascii="Arial" w:hAnsi="Arial" w:cs="Arial"/>
          <w:b/>
          <w:lang w:val="en-GB"/>
        </w:rPr>
        <w:lastRenderedPageBreak/>
        <w:t>2</w:t>
      </w:r>
      <w:r w:rsidR="009A38F0">
        <w:rPr>
          <w:rFonts w:ascii="Arial" w:hAnsi="Arial" w:cs="Arial"/>
          <w:b/>
          <w:lang w:val="en-GB"/>
        </w:rPr>
        <w:t>0</w:t>
      </w:r>
      <w:r w:rsidRPr="00FB3017">
        <w:rPr>
          <w:rFonts w:ascii="Arial" w:hAnsi="Arial" w:cs="Arial"/>
          <w:b/>
          <w:lang w:val="en-GB"/>
        </w:rPr>
        <w:t>.1</w:t>
      </w:r>
      <w:r w:rsidRPr="00FB3017">
        <w:rPr>
          <w:rFonts w:ascii="Arial" w:hAnsi="Arial" w:cs="Arial"/>
          <w:b/>
          <w:lang w:val="en-GB"/>
        </w:rPr>
        <w:tab/>
        <w:t>Customer Invoice for Sponsorship</w:t>
      </w:r>
      <w:r w:rsidR="00AD2A52" w:rsidRPr="00FB3017">
        <w:rPr>
          <w:rFonts w:ascii="Arial" w:hAnsi="Arial" w:cs="Arial"/>
          <w:b/>
          <w:lang w:val="en-GB"/>
        </w:rPr>
        <w:t>, Example 1</w:t>
      </w:r>
      <w:r w:rsidRPr="00FB3017">
        <w:rPr>
          <w:rFonts w:ascii="Arial" w:hAnsi="Arial" w:cs="Arial"/>
          <w:b/>
          <w:lang w:val="en-GB"/>
        </w:rPr>
        <w:t>:</w:t>
      </w:r>
    </w:p>
    <w:p w14:paraId="56F184B4" w14:textId="3EA9BBA6" w:rsidR="003619AF" w:rsidRPr="00FB3017" w:rsidRDefault="00563DB4" w:rsidP="00BD3133">
      <w:pPr>
        <w:rPr>
          <w:rFonts w:ascii="Arial" w:hAnsi="Arial" w:cs="Arial"/>
          <w:b/>
          <w:lang w:val="en-GB"/>
        </w:rPr>
      </w:pPr>
      <w:r w:rsidRPr="00FB3017">
        <w:rPr>
          <w:rFonts w:ascii="Arial" w:hAnsi="Arial" w:cs="Arial"/>
          <w:b/>
          <w:noProof/>
          <w:lang w:val="en-US"/>
        </w:rPr>
        <mc:AlternateContent>
          <mc:Choice Requires="wps">
            <w:drawing>
              <wp:anchor distT="0" distB="0" distL="114300" distR="114300" simplePos="0" relativeHeight="251708928" behindDoc="0" locked="0" layoutInCell="1" allowOverlap="1" wp14:anchorId="5C751E49" wp14:editId="02357F99">
                <wp:simplePos x="0" y="0"/>
                <wp:positionH relativeFrom="column">
                  <wp:posOffset>2589530</wp:posOffset>
                </wp:positionH>
                <wp:positionV relativeFrom="paragraph">
                  <wp:posOffset>3867151</wp:posOffset>
                </wp:positionV>
                <wp:extent cx="2738120" cy="723900"/>
                <wp:effectExtent l="0" t="0" r="24130" b="19050"/>
                <wp:wrapNone/>
                <wp:docPr id="94" name="Text Box 18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8120" cy="723900"/>
                        </a:xfrm>
                        <a:prstGeom prst="rect">
                          <a:avLst/>
                        </a:prstGeom>
                        <a:solidFill>
                          <a:srgbClr val="8DB3E2"/>
                        </a:solidFill>
                        <a:ln w="19050">
                          <a:solidFill>
                            <a:srgbClr val="000000"/>
                          </a:solidFill>
                          <a:miter lim="800000"/>
                          <a:headEnd/>
                          <a:tailEnd/>
                        </a:ln>
                      </wps:spPr>
                      <wps:txbx>
                        <w:txbxContent>
                          <w:p w14:paraId="29426FC2" w14:textId="77777777" w:rsidR="00257BB1" w:rsidRPr="00563DB4" w:rsidRDefault="00257BB1" w:rsidP="004C51BE">
                            <w:pPr>
                              <w:rPr>
                                <w:rFonts w:ascii="Arial" w:hAnsi="Arial" w:cs="Arial"/>
                                <w:sz w:val="16"/>
                              </w:rPr>
                            </w:pPr>
                            <w:r w:rsidRPr="00563DB4">
                              <w:rPr>
                                <w:rFonts w:ascii="Arial" w:hAnsi="Arial" w:cs="Arial"/>
                                <w:sz w:val="16"/>
                                <w:u w:val="single"/>
                              </w:rPr>
                              <w:t>Sponsorship Fee and Details</w:t>
                            </w:r>
                            <w:r w:rsidRPr="00563DB4">
                              <w:rPr>
                                <w:rFonts w:ascii="Arial" w:hAnsi="Arial" w:cs="Arial"/>
                                <w:sz w:val="16"/>
                              </w:rPr>
                              <w:t xml:space="preserve"> : The Fee amount is $18000.00 and the reason is “Great Grilling”. This does not cleary state that it is for a Sponsorship- we must locate a contract for the $18000 lump sum to see if this is a sponsorship or another deduction type.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751E49" id="Text Box 1842" o:spid="_x0000_s1205" type="#_x0000_t202" style="position:absolute;margin-left:203.9pt;margin-top:304.5pt;width:215.6pt;height:57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" fillcolor="#8db3e2" strokeweight="1.5pt">
                <v:textbox>
                  <w:txbxContent>
                    <w:p w14:paraId="29426FC2" w14:textId="77777777" w:rsidR="00257BB1" w:rsidRPr="00563DB4" w:rsidRDefault="00257BB1" w:rsidP="004C51BE">
                      <w:pPr>
                        <w:rPr>
                          <w:rFonts w:ascii="Arial" w:hAnsi="Arial" w:cs="Arial"/>
                          <w:sz w:val="16"/>
                        </w:rPr>
                      </w:pPr>
                      <w:r w:rsidRPr="00563DB4">
                        <w:rPr>
                          <w:rFonts w:ascii="Arial" w:hAnsi="Arial" w:cs="Arial"/>
                          <w:sz w:val="16"/>
                          <w:u w:val="single"/>
                        </w:rPr>
                        <w:t>Sponsorship Fee and Details</w:t>
                      </w:r>
                      <w:r w:rsidRPr="00563DB4">
                        <w:rPr>
                          <w:rFonts w:ascii="Arial" w:hAnsi="Arial" w:cs="Arial"/>
                          <w:sz w:val="16"/>
                        </w:rPr>
                        <w:t xml:space="preserve"> : The Fee amount is $18000.00 and the reason is “Great Grilling”. This does not cleary state that it is for a Sponsorship- we must locate a contract for the $18000 lump sum to see if this is a sponsorship or another deduction type.</w:t>
                      </w:r>
                    </w:p>
                  </w:txbxContent>
                </v:textbox>
              </v:shape>
            </w:pict>
          </mc:Fallback>
        </mc:AlternateContent>
      </w:r>
      <w:r w:rsidR="00650065" w:rsidRPr="00FB3017">
        <w:rPr>
          <w:rFonts w:ascii="Arial" w:hAnsi="Arial" w:cs="Arial"/>
          <w:b/>
          <w:noProof/>
          <w:lang w:val="en-US"/>
        </w:rPr>
        <mc:AlternateContent>
          <mc:Choice Requires="wps">
            <w:drawing>
              <wp:anchor distT="0" distB="0" distL="114300" distR="114300" simplePos="0" relativeHeight="251728384" behindDoc="0" locked="0" layoutInCell="1" allowOverlap="1" wp14:anchorId="6B0F3404" wp14:editId="596CB958">
                <wp:simplePos x="0" y="0"/>
                <wp:positionH relativeFrom="column">
                  <wp:posOffset>1092835</wp:posOffset>
                </wp:positionH>
                <wp:positionV relativeFrom="paragraph">
                  <wp:posOffset>2616200</wp:posOffset>
                </wp:positionV>
                <wp:extent cx="0" cy="251460"/>
                <wp:effectExtent l="64135" t="15875" r="59690" b="27940"/>
                <wp:wrapNone/>
                <wp:docPr id="99" name="AutoShape 18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14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A83FA25" id="AutoShape 1861" o:spid="_x0000_s1026" type="#_x0000_t32" style="position:absolute;margin-left:86.05pt;margin-top:206pt;width:0;height:19.8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" strokeweight="1.5pt">
                <v:stroke endarrow="block"/>
                <v:shadow color="#868686"/>
              </v:shape>
            </w:pict>
          </mc:Fallback>
        </mc:AlternateContent>
      </w:r>
      <w:r w:rsidR="00650065" w:rsidRPr="00FB3017">
        <w:rPr>
          <w:rFonts w:ascii="Arial" w:hAnsi="Arial" w:cs="Arial"/>
          <w:b/>
          <w:noProof/>
          <w:lang w:val="en-US"/>
        </w:rPr>
        <mc:AlternateContent>
          <mc:Choice Requires="wps">
            <w:drawing>
              <wp:anchor distT="0" distB="0" distL="114300" distR="114300" simplePos="0" relativeHeight="251726336" behindDoc="0" locked="0" layoutInCell="1" allowOverlap="1" wp14:anchorId="04ADEF69" wp14:editId="3B0F379E">
                <wp:simplePos x="0" y="0"/>
                <wp:positionH relativeFrom="column">
                  <wp:posOffset>151765</wp:posOffset>
                </wp:positionH>
                <wp:positionV relativeFrom="paragraph">
                  <wp:posOffset>2867660</wp:posOffset>
                </wp:positionV>
                <wp:extent cx="1356995" cy="910590"/>
                <wp:effectExtent l="18415" t="10160" r="15240" b="12700"/>
                <wp:wrapNone/>
                <wp:docPr id="98" name="Text Box 1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6995" cy="910590"/>
                        </a:xfrm>
                        <a:prstGeom prst="rect">
                          <a:avLst/>
                        </a:prstGeom>
                        <a:solidFill>
                          <a:srgbClr val="8DB3E2"/>
                        </a:solidFill>
                        <a:ln w="19050">
                          <a:solidFill>
                            <a:srgbClr val="000000"/>
                          </a:solidFill>
                          <a:miter lim="800000"/>
                          <a:headEnd/>
                          <a:tailEnd/>
                        </a:ln>
                      </wps:spPr>
                      <wps:txbx>
                        <w:txbxContent>
                          <w:p w14:paraId="742FFB54" w14:textId="77777777" w:rsidR="00257BB1" w:rsidRPr="00A44408" w:rsidRDefault="00257BB1" w:rsidP="004C51BE">
                            <w:pPr>
                              <w:rPr>
                                <w:rFonts w:ascii="Arial" w:hAnsi="Arial" w:cs="Arial"/>
                                <w:sz w:val="16"/>
                              </w:rPr>
                            </w:pPr>
                            <w:r w:rsidRPr="00A44408">
                              <w:rPr>
                                <w:rFonts w:ascii="Arial" w:hAnsi="Arial" w:cs="Arial"/>
                                <w:sz w:val="16"/>
                              </w:rPr>
                              <w:t xml:space="preserve">The item description listed on the Invoice should be in the same product group as the items  listed on the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ADEF69" id="Text Box 1859" o:spid="_x0000_s1206" type="#_x0000_t202" style="position:absolute;margin-left:11.95pt;margin-top:225.8pt;width:106.85pt;height:71.7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" fillcolor="#8db3e2" strokeweight="1.5pt">
                <v:textbox>
                  <w:txbxContent>
                    <w:p w14:paraId="742FFB54" w14:textId="77777777" w:rsidR="00257BB1" w:rsidRPr="00A44408" w:rsidRDefault="00257BB1" w:rsidP="004C51BE">
                      <w:pPr>
                        <w:rPr>
                          <w:rFonts w:ascii="Arial" w:hAnsi="Arial" w:cs="Arial"/>
                          <w:sz w:val="16"/>
                        </w:rPr>
                      </w:pPr>
                      <w:r w:rsidRPr="00A44408">
                        <w:rPr>
                          <w:rFonts w:ascii="Arial" w:hAnsi="Arial" w:cs="Arial"/>
                          <w:sz w:val="16"/>
                        </w:rPr>
                        <w:t xml:space="preserve">The item description listed on the Invoice should be in the same product group as the items  listed on the contract. </w:t>
                      </w:r>
                    </w:p>
                  </w:txbxContent>
                </v:textbox>
              </v:shape>
            </w:pict>
          </mc:Fallback>
        </mc:AlternateContent>
      </w:r>
      <w:r w:rsidR="00650065" w:rsidRPr="00FB3017">
        <w:rPr>
          <w:rFonts w:ascii="Arial" w:hAnsi="Arial" w:cs="Arial"/>
          <w:b/>
          <w:noProof/>
          <w:lang w:val="en-US"/>
        </w:rPr>
        <mc:AlternateContent>
          <mc:Choice Requires="wps">
            <w:drawing>
              <wp:anchor distT="0" distB="0" distL="114300" distR="114300" simplePos="0" relativeHeight="251725312" behindDoc="0" locked="0" layoutInCell="1" allowOverlap="1" wp14:anchorId="7E146D41" wp14:editId="51D5804A">
                <wp:simplePos x="0" y="0"/>
                <wp:positionH relativeFrom="column">
                  <wp:posOffset>987425</wp:posOffset>
                </wp:positionH>
                <wp:positionV relativeFrom="paragraph">
                  <wp:posOffset>2473325</wp:posOffset>
                </wp:positionV>
                <wp:extent cx="1090930" cy="142875"/>
                <wp:effectExtent l="15875" t="15875" r="17145" b="12700"/>
                <wp:wrapNone/>
                <wp:docPr id="96" name="AutoShape 18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0930" cy="14287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BD7683" id="AutoShape 1858" o:spid="_x0000_s1026" type="#_x0000_t176" style="position:absolute;margin-left:77.75pt;margin-top:194.75pt;width:85.9pt;height:11.2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" filled="f" strokecolor="red" strokeweight="2pt"/>
            </w:pict>
          </mc:Fallback>
        </mc:AlternateContent>
      </w:r>
      <w:r w:rsidR="00650065" w:rsidRPr="00FB3017">
        <w:rPr>
          <w:rFonts w:ascii="Arial" w:hAnsi="Arial" w:cs="Arial"/>
          <w:b/>
          <w:noProof/>
          <w:lang w:val="en-US"/>
        </w:rPr>
        <mc:AlternateContent>
          <mc:Choice Requires="wps">
            <w:drawing>
              <wp:anchor distT="0" distB="0" distL="114300" distR="114300" simplePos="0" relativeHeight="251705856" behindDoc="0" locked="0" layoutInCell="1" allowOverlap="1" wp14:anchorId="4AC7ED68" wp14:editId="06A77333">
                <wp:simplePos x="0" y="0"/>
                <wp:positionH relativeFrom="column">
                  <wp:posOffset>2889885</wp:posOffset>
                </wp:positionH>
                <wp:positionV relativeFrom="paragraph">
                  <wp:posOffset>2473325</wp:posOffset>
                </wp:positionV>
                <wp:extent cx="1345565" cy="1394460"/>
                <wp:effectExtent l="51435" t="15875" r="12700" b="56515"/>
                <wp:wrapNone/>
                <wp:docPr id="93" name="AutoShape 1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45565" cy="13944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EE2567" id="AutoShape 1836" o:spid="_x0000_s1026" type="#_x0000_t32" style="position:absolute;margin-left:227.55pt;margin-top:194.75pt;width:105.95pt;height:109.8pt;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" strokeweight="1.5pt">
                <v:stroke endarrow="block"/>
                <v:shadow color="#868686"/>
              </v:shape>
            </w:pict>
          </mc:Fallback>
        </mc:AlternateContent>
      </w:r>
      <w:r w:rsidR="00650065" w:rsidRPr="00FB3017">
        <w:rPr>
          <w:rFonts w:ascii="Arial" w:hAnsi="Arial" w:cs="Arial"/>
          <w:b/>
          <w:noProof/>
          <w:lang w:val="en-US"/>
        </w:rPr>
        <mc:AlternateContent>
          <mc:Choice Requires="wps">
            <w:drawing>
              <wp:anchor distT="0" distB="0" distL="114300" distR="114300" simplePos="0" relativeHeight="251710976" behindDoc="0" locked="0" layoutInCell="1" allowOverlap="1" wp14:anchorId="5385BAA2" wp14:editId="60FB169C">
                <wp:simplePos x="0" y="0"/>
                <wp:positionH relativeFrom="column">
                  <wp:posOffset>4235450</wp:posOffset>
                </wp:positionH>
                <wp:positionV relativeFrom="paragraph">
                  <wp:posOffset>2473325</wp:posOffset>
                </wp:positionV>
                <wp:extent cx="1090930" cy="142875"/>
                <wp:effectExtent l="15875" t="15875" r="17145" b="12700"/>
                <wp:wrapNone/>
                <wp:docPr id="92" name="AutoShape 1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0930" cy="14287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D33CB4" id="AutoShape 1844" o:spid="_x0000_s1026" type="#_x0000_t176" style="position:absolute;margin-left:333.5pt;margin-top:194.75pt;width:85.9pt;height:11.2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" filled="f" strokecolor="red" strokeweight="2pt"/>
            </w:pict>
          </mc:Fallback>
        </mc:AlternateContent>
      </w:r>
      <w:r w:rsidR="00650065" w:rsidRPr="00FB3017">
        <w:rPr>
          <w:rFonts w:ascii="Arial" w:hAnsi="Arial" w:cs="Arial"/>
          <w:b/>
          <w:noProof/>
          <w:lang w:val="en-US"/>
        </w:rPr>
        <mc:AlternateContent>
          <mc:Choice Requires="wps">
            <w:drawing>
              <wp:anchor distT="0" distB="0" distL="114300" distR="114300" simplePos="0" relativeHeight="251709952" behindDoc="0" locked="0" layoutInCell="1" allowOverlap="1" wp14:anchorId="1269974C" wp14:editId="1B9F4986">
                <wp:simplePos x="0" y="0"/>
                <wp:positionH relativeFrom="column">
                  <wp:posOffset>5340985</wp:posOffset>
                </wp:positionH>
                <wp:positionV relativeFrom="paragraph">
                  <wp:posOffset>1500505</wp:posOffset>
                </wp:positionV>
                <wp:extent cx="200025" cy="207010"/>
                <wp:effectExtent l="16510" t="52705" r="59690" b="16510"/>
                <wp:wrapNone/>
                <wp:docPr id="91" name="AutoShape 18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025" cy="2070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D4587F" id="AutoShape 1843" o:spid="_x0000_s1026" type="#_x0000_t32" style="position:absolute;margin-left:420.55pt;margin-top:118.15pt;width:15.75pt;height:16.3pt;flip:y;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" strokeweight="1.5pt">
                <v:stroke endarrow="block"/>
                <v:shadow color="#868686"/>
              </v:shape>
            </w:pict>
          </mc:Fallback>
        </mc:AlternateContent>
      </w:r>
      <w:r w:rsidR="00650065" w:rsidRPr="00FB3017">
        <w:rPr>
          <w:rFonts w:ascii="Arial" w:hAnsi="Arial" w:cs="Arial"/>
          <w:b/>
          <w:noProof/>
          <w:lang w:val="en-US"/>
        </w:rPr>
        <mc:AlternateContent>
          <mc:Choice Requires="wps">
            <w:drawing>
              <wp:anchor distT="0" distB="0" distL="114300" distR="114300" simplePos="0" relativeHeight="251704832" behindDoc="0" locked="0" layoutInCell="1" allowOverlap="1" wp14:anchorId="1BB663F9" wp14:editId="48D44DE8">
                <wp:simplePos x="0" y="0"/>
                <wp:positionH relativeFrom="column">
                  <wp:posOffset>3921125</wp:posOffset>
                </wp:positionH>
                <wp:positionV relativeFrom="paragraph">
                  <wp:posOffset>1568450</wp:posOffset>
                </wp:positionV>
                <wp:extent cx="1405255" cy="205740"/>
                <wp:effectExtent l="15875" t="15875" r="17145" b="16510"/>
                <wp:wrapNone/>
                <wp:docPr id="90" name="AutoShape 18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5255" cy="20574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EEC149" id="AutoShape 1835" o:spid="_x0000_s1026" type="#_x0000_t176" style="position:absolute;margin-left:308.75pt;margin-top:123.5pt;width:110.65pt;height:16.2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" filled="f" strokecolor="red" strokeweight="2pt"/>
            </w:pict>
          </mc:Fallback>
        </mc:AlternateContent>
      </w:r>
      <w:r w:rsidR="00650065" w:rsidRPr="00FB3017">
        <w:rPr>
          <w:rFonts w:ascii="Arial" w:hAnsi="Arial" w:cs="Arial"/>
          <w:b/>
          <w:noProof/>
          <w:lang w:val="en-US"/>
        </w:rPr>
        <mc:AlternateContent>
          <mc:Choice Requires="wps">
            <w:drawing>
              <wp:anchor distT="0" distB="0" distL="114300" distR="114300" simplePos="0" relativeHeight="251706880" behindDoc="0" locked="0" layoutInCell="1" allowOverlap="1" wp14:anchorId="0969FDF5" wp14:editId="13BD87EA">
                <wp:simplePos x="0" y="0"/>
                <wp:positionH relativeFrom="column">
                  <wp:posOffset>5541010</wp:posOffset>
                </wp:positionH>
                <wp:positionV relativeFrom="paragraph">
                  <wp:posOffset>1406525</wp:posOffset>
                </wp:positionV>
                <wp:extent cx="918210" cy="367665"/>
                <wp:effectExtent l="16510" t="15875" r="17780" b="16510"/>
                <wp:wrapNone/>
                <wp:docPr id="88" name="Text Box 1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367665"/>
                        </a:xfrm>
                        <a:prstGeom prst="rect">
                          <a:avLst/>
                        </a:prstGeom>
                        <a:solidFill>
                          <a:srgbClr val="FFFFFF"/>
                        </a:solidFill>
                        <a:ln w="19050">
                          <a:solidFill>
                            <a:srgbClr val="000000"/>
                          </a:solidFill>
                          <a:miter lim="800000"/>
                          <a:headEnd/>
                          <a:tailEnd/>
                        </a:ln>
                      </wps:spPr>
                      <wps:txbx>
                        <w:txbxContent>
                          <w:p w14:paraId="34D20F54" w14:textId="77777777" w:rsidR="00257BB1" w:rsidRPr="00D416BD" w:rsidRDefault="00257BB1" w:rsidP="004C51BE">
                            <w:pPr>
                              <w:rPr>
                                <w:rFonts w:ascii="Arial" w:hAnsi="Arial" w:cs="Arial"/>
                                <w:sz w:val="18"/>
                              </w:rPr>
                            </w:pPr>
                            <w:r w:rsidRPr="00D416BD">
                              <w:rPr>
                                <w:rFonts w:ascii="Arial" w:hAnsi="Arial" w:cs="Arial"/>
                                <w:sz w:val="18"/>
                              </w:rPr>
                              <w:t>Client Name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69FDF5" id="Text Box 1837" o:spid="_x0000_s1207" type="#_x0000_t202" style="position:absolute;margin-left:436.3pt;margin-top:110.75pt;width:72.3pt;height:28.9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" strokeweight="1.5pt">
                <v:textbox>
                  <w:txbxContent>
                    <w:p w14:paraId="34D20F54" w14:textId="77777777" w:rsidR="00257BB1" w:rsidRPr="00D416BD" w:rsidRDefault="00257BB1" w:rsidP="004C51BE">
                      <w:pPr>
                        <w:rPr>
                          <w:rFonts w:ascii="Arial" w:hAnsi="Arial" w:cs="Arial"/>
                          <w:sz w:val="18"/>
                        </w:rPr>
                      </w:pPr>
                      <w:r w:rsidRPr="00D416BD">
                        <w:rPr>
                          <w:rFonts w:ascii="Arial" w:hAnsi="Arial" w:cs="Arial"/>
                          <w:sz w:val="18"/>
                        </w:rPr>
                        <w:t>Client Name</w:t>
                      </w:r>
                    </w:p>
                  </w:txbxContent>
                </v:textbox>
              </v:shape>
            </w:pict>
          </mc:Fallback>
        </mc:AlternateContent>
      </w:r>
      <w:r w:rsidR="003619AF" w:rsidRPr="00FB3017">
        <w:rPr>
          <w:rFonts w:ascii="Arial" w:hAnsi="Arial" w:cs="Arial"/>
          <w:b/>
          <w:noProof/>
          <w:lang w:val="en-US"/>
        </w:rPr>
        <w:drawing>
          <wp:inline distT="0" distB="0" distL="0" distR="0" wp14:anchorId="3B8CC7CD" wp14:editId="6913CC2F">
            <wp:extent cx="5381625" cy="4305300"/>
            <wp:effectExtent l="19050" t="19050" r="28575" b="19050"/>
            <wp:docPr id="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2" cstate="print"/>
                    <a:srcRect/>
                    <a:stretch>
                      <a:fillRect/>
                    </a:stretch>
                  </pic:blipFill>
                  <pic:spPr bwMode="auto">
                    <a:xfrm>
                      <a:off x="0" y="0"/>
                      <a:ext cx="5381625" cy="4305300"/>
                    </a:xfrm>
                    <a:prstGeom prst="rect">
                      <a:avLst/>
                    </a:prstGeom>
                    <a:noFill/>
                    <a:ln w="9525">
                      <a:solidFill>
                        <a:schemeClr val="tx1"/>
                      </a:solidFill>
                      <a:miter lim="800000"/>
                      <a:headEnd/>
                      <a:tailEnd/>
                    </a:ln>
                  </pic:spPr>
                </pic:pic>
              </a:graphicData>
            </a:graphic>
          </wp:inline>
        </w:drawing>
      </w:r>
    </w:p>
    <w:p w14:paraId="0A7CC4B0" w14:textId="77777777" w:rsidR="003619AF" w:rsidRPr="00FB3017" w:rsidRDefault="003619AF" w:rsidP="00BD3133">
      <w:pPr>
        <w:rPr>
          <w:rFonts w:ascii="Arial" w:hAnsi="Arial" w:cs="Arial"/>
          <w:b/>
          <w:lang w:val="en-GB"/>
        </w:rPr>
      </w:pPr>
    </w:p>
    <w:p w14:paraId="6F923880" w14:textId="77777777" w:rsidR="003619AF" w:rsidRPr="00FB3017" w:rsidRDefault="003619AF" w:rsidP="00BD3133">
      <w:pPr>
        <w:rPr>
          <w:rFonts w:ascii="Arial" w:hAnsi="Arial" w:cs="Arial"/>
          <w:b/>
          <w:lang w:val="en-GB"/>
        </w:rPr>
      </w:pPr>
    </w:p>
    <w:p w14:paraId="578E78EA" w14:textId="77777777" w:rsidR="003619AF" w:rsidRPr="00FB3017" w:rsidRDefault="003619AF" w:rsidP="00BD3133">
      <w:pPr>
        <w:rPr>
          <w:rFonts w:ascii="Arial" w:hAnsi="Arial" w:cs="Arial"/>
          <w:b/>
          <w:lang w:val="en-GB"/>
        </w:rPr>
      </w:pPr>
    </w:p>
    <w:p w14:paraId="0FC190F0" w14:textId="77777777" w:rsidR="003619AF" w:rsidRPr="00FB3017" w:rsidRDefault="003619AF" w:rsidP="00BD3133">
      <w:pPr>
        <w:rPr>
          <w:rFonts w:ascii="Arial" w:hAnsi="Arial" w:cs="Arial"/>
          <w:b/>
          <w:lang w:val="en-GB"/>
        </w:rPr>
      </w:pPr>
    </w:p>
    <w:p w14:paraId="0FE1F832" w14:textId="77777777" w:rsidR="003619AF" w:rsidRPr="00FB3017" w:rsidRDefault="003619AF" w:rsidP="00BD3133">
      <w:pPr>
        <w:rPr>
          <w:rFonts w:ascii="Arial" w:hAnsi="Arial" w:cs="Arial"/>
          <w:b/>
          <w:lang w:val="en-GB"/>
        </w:rPr>
      </w:pPr>
    </w:p>
    <w:p w14:paraId="6AFB41B2" w14:textId="77777777" w:rsidR="003619AF" w:rsidRPr="00FB3017" w:rsidRDefault="003619AF" w:rsidP="00BD3133">
      <w:pPr>
        <w:rPr>
          <w:rFonts w:ascii="Arial" w:hAnsi="Arial" w:cs="Arial"/>
          <w:b/>
          <w:lang w:val="en-GB"/>
        </w:rPr>
      </w:pPr>
    </w:p>
    <w:p w14:paraId="441437F5" w14:textId="77777777" w:rsidR="003619AF" w:rsidRPr="00FB3017" w:rsidRDefault="003619AF" w:rsidP="00BD3133">
      <w:pPr>
        <w:rPr>
          <w:rFonts w:ascii="Arial" w:hAnsi="Arial" w:cs="Arial"/>
          <w:b/>
          <w:lang w:val="en-GB"/>
        </w:rPr>
      </w:pPr>
    </w:p>
    <w:p w14:paraId="56B39A3A" w14:textId="77777777" w:rsidR="003619AF" w:rsidRPr="00FB3017" w:rsidRDefault="003619AF" w:rsidP="00BD3133">
      <w:pPr>
        <w:rPr>
          <w:rFonts w:ascii="Arial" w:hAnsi="Arial" w:cs="Arial"/>
          <w:b/>
          <w:lang w:val="en-GB"/>
        </w:rPr>
      </w:pPr>
    </w:p>
    <w:p w14:paraId="4330964F" w14:textId="77777777" w:rsidR="003619AF" w:rsidRPr="00FB3017" w:rsidRDefault="003619AF" w:rsidP="00BD3133">
      <w:pPr>
        <w:rPr>
          <w:rFonts w:ascii="Arial" w:hAnsi="Arial" w:cs="Arial"/>
          <w:b/>
          <w:lang w:val="en-GB"/>
        </w:rPr>
      </w:pPr>
    </w:p>
    <w:p w14:paraId="3A033C7A" w14:textId="77777777" w:rsidR="003619AF" w:rsidRPr="00FB3017" w:rsidRDefault="003619AF" w:rsidP="00BD3133">
      <w:pPr>
        <w:rPr>
          <w:rFonts w:ascii="Arial" w:hAnsi="Arial" w:cs="Arial"/>
          <w:b/>
          <w:lang w:val="en-GB"/>
        </w:rPr>
      </w:pPr>
    </w:p>
    <w:p w14:paraId="2933DDC0" w14:textId="77777777" w:rsidR="003619AF" w:rsidRPr="00FB3017" w:rsidRDefault="003619AF" w:rsidP="00BD3133">
      <w:pPr>
        <w:rPr>
          <w:rFonts w:ascii="Arial" w:hAnsi="Arial" w:cs="Arial"/>
          <w:b/>
          <w:lang w:val="en-GB"/>
        </w:rPr>
      </w:pPr>
    </w:p>
    <w:p w14:paraId="45CEE8E4" w14:textId="77777777" w:rsidR="003619AF" w:rsidRPr="00FB3017" w:rsidRDefault="003619AF" w:rsidP="00BD3133">
      <w:pPr>
        <w:rPr>
          <w:rFonts w:ascii="Arial" w:hAnsi="Arial" w:cs="Arial"/>
          <w:b/>
          <w:lang w:val="en-GB"/>
        </w:rPr>
      </w:pPr>
    </w:p>
    <w:p w14:paraId="2DC93A03" w14:textId="77777777" w:rsidR="003619AF" w:rsidRPr="00FB3017" w:rsidRDefault="003619AF" w:rsidP="00BD3133">
      <w:pPr>
        <w:rPr>
          <w:rFonts w:ascii="Arial" w:hAnsi="Arial" w:cs="Arial"/>
          <w:b/>
          <w:lang w:val="en-GB"/>
        </w:rPr>
      </w:pPr>
    </w:p>
    <w:p w14:paraId="1BC34DFF" w14:textId="77777777" w:rsidR="003619AF" w:rsidRPr="00FB3017" w:rsidRDefault="003619AF" w:rsidP="00BD3133">
      <w:pPr>
        <w:rPr>
          <w:rFonts w:ascii="Arial" w:hAnsi="Arial" w:cs="Arial"/>
          <w:b/>
          <w:lang w:val="en-GB"/>
        </w:rPr>
      </w:pPr>
    </w:p>
    <w:p w14:paraId="2E93FF5D" w14:textId="77777777" w:rsidR="003619AF" w:rsidRPr="00FB3017" w:rsidRDefault="003619AF" w:rsidP="00BD3133">
      <w:pPr>
        <w:rPr>
          <w:rFonts w:ascii="Arial" w:hAnsi="Arial" w:cs="Arial"/>
          <w:b/>
          <w:lang w:val="en-GB"/>
        </w:rPr>
      </w:pPr>
    </w:p>
    <w:p w14:paraId="7EB85073" w14:textId="77777777" w:rsidR="003619AF" w:rsidRPr="00FB3017" w:rsidRDefault="003619AF" w:rsidP="00BD3133">
      <w:pPr>
        <w:rPr>
          <w:rFonts w:ascii="Arial" w:hAnsi="Arial" w:cs="Arial"/>
          <w:b/>
          <w:lang w:val="en-GB"/>
        </w:rPr>
      </w:pPr>
    </w:p>
    <w:p w14:paraId="7FF3386B" w14:textId="77777777" w:rsidR="003619AF" w:rsidRPr="00FB3017" w:rsidRDefault="003619AF" w:rsidP="00BD3133">
      <w:pPr>
        <w:rPr>
          <w:rFonts w:ascii="Arial" w:hAnsi="Arial" w:cs="Arial"/>
          <w:b/>
          <w:lang w:val="en-GB"/>
        </w:rPr>
      </w:pPr>
    </w:p>
    <w:p w14:paraId="30C86FC3" w14:textId="77777777" w:rsidR="003619AF" w:rsidRPr="00FB3017" w:rsidRDefault="003619AF" w:rsidP="00BD3133">
      <w:pPr>
        <w:rPr>
          <w:rFonts w:ascii="Arial" w:hAnsi="Arial" w:cs="Arial"/>
          <w:b/>
          <w:lang w:val="en-GB"/>
        </w:rPr>
      </w:pPr>
    </w:p>
    <w:p w14:paraId="14744E4E" w14:textId="77777777" w:rsidR="003619AF" w:rsidRPr="00FB3017" w:rsidRDefault="003619AF" w:rsidP="00BD3133">
      <w:pPr>
        <w:rPr>
          <w:rFonts w:ascii="Arial" w:hAnsi="Arial" w:cs="Arial"/>
          <w:b/>
          <w:lang w:val="en-GB"/>
        </w:rPr>
      </w:pPr>
    </w:p>
    <w:p w14:paraId="4CECBE3B" w14:textId="77777777" w:rsidR="003619AF" w:rsidRPr="00FB3017" w:rsidRDefault="003619AF" w:rsidP="00BD3133">
      <w:pPr>
        <w:rPr>
          <w:rFonts w:ascii="Arial" w:hAnsi="Arial" w:cs="Arial"/>
          <w:b/>
          <w:lang w:val="en-GB"/>
        </w:rPr>
      </w:pPr>
    </w:p>
    <w:p w14:paraId="314ACA9B" w14:textId="77777777" w:rsidR="003619AF" w:rsidRPr="00FB3017" w:rsidRDefault="003619AF" w:rsidP="00BD3133">
      <w:pPr>
        <w:rPr>
          <w:rFonts w:ascii="Arial" w:hAnsi="Arial" w:cs="Arial"/>
          <w:b/>
          <w:lang w:val="en-GB"/>
        </w:rPr>
      </w:pPr>
    </w:p>
    <w:p w14:paraId="1D4B68BD" w14:textId="408362A7" w:rsidR="003619AF" w:rsidRPr="00FB3017" w:rsidRDefault="00AD2A52" w:rsidP="00BD3133">
      <w:pPr>
        <w:rPr>
          <w:rFonts w:ascii="Arial" w:hAnsi="Arial" w:cs="Arial"/>
          <w:b/>
          <w:lang w:val="en-GB"/>
        </w:rPr>
      </w:pPr>
      <w:r w:rsidRPr="00FB3017">
        <w:rPr>
          <w:rFonts w:ascii="Arial" w:hAnsi="Arial" w:cs="Arial"/>
          <w:b/>
          <w:lang w:val="en-GB"/>
        </w:rPr>
        <w:lastRenderedPageBreak/>
        <w:t>2</w:t>
      </w:r>
      <w:r w:rsidR="009A38F0">
        <w:rPr>
          <w:rFonts w:ascii="Arial" w:hAnsi="Arial" w:cs="Arial"/>
          <w:b/>
          <w:lang w:val="en-GB"/>
        </w:rPr>
        <w:t>0</w:t>
      </w:r>
      <w:r w:rsidRPr="00FB3017">
        <w:rPr>
          <w:rFonts w:ascii="Arial" w:hAnsi="Arial" w:cs="Arial"/>
          <w:b/>
          <w:lang w:val="en-GB"/>
        </w:rPr>
        <w:t>.2</w:t>
      </w:r>
      <w:r w:rsidRPr="00FB3017">
        <w:rPr>
          <w:rFonts w:ascii="Arial" w:hAnsi="Arial" w:cs="Arial"/>
          <w:b/>
          <w:lang w:val="en-GB"/>
        </w:rPr>
        <w:tab/>
        <w:t>Contract for Sponsorship, Example 1:</w:t>
      </w:r>
    </w:p>
    <w:p w14:paraId="70FDD8A0" w14:textId="4C619AD8" w:rsidR="003619AF" w:rsidRPr="00FB3017" w:rsidRDefault="00563DB4" w:rsidP="00BD3133">
      <w:pPr>
        <w:rPr>
          <w:rFonts w:ascii="Arial" w:hAnsi="Arial" w:cs="Arial"/>
          <w:b/>
          <w:lang w:val="en-GB"/>
        </w:rPr>
      </w:pPr>
      <w:r w:rsidRPr="00FB3017">
        <w:rPr>
          <w:rFonts w:ascii="Arial" w:hAnsi="Arial" w:cs="Arial"/>
          <w:b/>
          <w:noProof/>
          <w:lang w:val="en-US"/>
        </w:rPr>
        <mc:AlternateContent>
          <mc:Choice Requires="wps">
            <w:drawing>
              <wp:anchor distT="0" distB="0" distL="114300" distR="114300" simplePos="0" relativeHeight="251714048" behindDoc="0" locked="0" layoutInCell="1" allowOverlap="1" wp14:anchorId="19C4667B" wp14:editId="378D1F69">
                <wp:simplePos x="0" y="0"/>
                <wp:positionH relativeFrom="page">
                  <wp:align>right</wp:align>
                </wp:positionH>
                <wp:positionV relativeFrom="paragraph">
                  <wp:posOffset>2205991</wp:posOffset>
                </wp:positionV>
                <wp:extent cx="2738120" cy="358140"/>
                <wp:effectExtent l="0" t="0" r="24130" b="22860"/>
                <wp:wrapNone/>
                <wp:docPr id="77" name="Text Box 1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8120" cy="358140"/>
                        </a:xfrm>
                        <a:prstGeom prst="rect">
                          <a:avLst/>
                        </a:prstGeom>
                        <a:solidFill>
                          <a:srgbClr val="8DB3E2"/>
                        </a:solidFill>
                        <a:ln w="19050">
                          <a:solidFill>
                            <a:srgbClr val="000000"/>
                          </a:solidFill>
                          <a:miter lim="800000"/>
                          <a:headEnd/>
                          <a:tailEnd/>
                        </a:ln>
                      </wps:spPr>
                      <wps:txbx>
                        <w:txbxContent>
                          <w:p w14:paraId="74D71B52" w14:textId="77777777" w:rsidR="00257BB1" w:rsidRPr="00563DB4" w:rsidRDefault="00257BB1" w:rsidP="00A10BCF">
                            <w:pPr>
                              <w:rPr>
                                <w:rFonts w:ascii="Arial" w:hAnsi="Arial" w:cs="Arial"/>
                                <w:sz w:val="16"/>
                              </w:rPr>
                            </w:pPr>
                            <w:r w:rsidRPr="00563DB4">
                              <w:rPr>
                                <w:rFonts w:ascii="Arial" w:hAnsi="Arial" w:cs="Arial"/>
                                <w:sz w:val="16"/>
                              </w:rPr>
                              <w:t xml:space="preserve">This contract is for $18000.00 “Grillin” This matches the amount and description on the Customer Invoice.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C4667B" id="Text Box 1847" o:spid="_x0000_s1208" type="#_x0000_t202" style="position:absolute;margin-left:164.4pt;margin-top:173.7pt;width:215.6pt;height:28.2pt;z-index:2517140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" fillcolor="#8db3e2" strokeweight="1.5pt">
                <v:textbox>
                  <w:txbxContent>
                    <w:p w14:paraId="74D71B52" w14:textId="77777777" w:rsidR="00257BB1" w:rsidRPr="00563DB4" w:rsidRDefault="00257BB1" w:rsidP="00A10BCF">
                      <w:pPr>
                        <w:rPr>
                          <w:rFonts w:ascii="Arial" w:hAnsi="Arial" w:cs="Arial"/>
                          <w:sz w:val="16"/>
                        </w:rPr>
                      </w:pPr>
                      <w:r w:rsidRPr="00563DB4">
                        <w:rPr>
                          <w:rFonts w:ascii="Arial" w:hAnsi="Arial" w:cs="Arial"/>
                          <w:sz w:val="16"/>
                        </w:rPr>
                        <w:t xml:space="preserve">This contract is for $18000.00 “Grillin” This matches the amount and description on the Customer Invoice. </w:t>
                      </w:r>
                    </w:p>
                  </w:txbxContent>
                </v:textbox>
                <w10:wrap anchorx="page"/>
              </v:shape>
            </w:pict>
          </mc:Fallback>
        </mc:AlternateContent>
      </w:r>
      <w:r w:rsidR="00650065" w:rsidRPr="00FB3017">
        <w:rPr>
          <w:rFonts w:ascii="Arial" w:hAnsi="Arial" w:cs="Arial"/>
          <w:b/>
          <w:noProof/>
          <w:lang w:val="en-US"/>
        </w:rPr>
        <mc:AlternateContent>
          <mc:Choice Requires="wps">
            <w:drawing>
              <wp:anchor distT="0" distB="0" distL="114300" distR="114300" simplePos="0" relativeHeight="251732480" behindDoc="0" locked="0" layoutInCell="1" allowOverlap="1" wp14:anchorId="6A49570C" wp14:editId="3BFACE0B">
                <wp:simplePos x="0" y="0"/>
                <wp:positionH relativeFrom="column">
                  <wp:posOffset>1847850</wp:posOffset>
                </wp:positionH>
                <wp:positionV relativeFrom="paragraph">
                  <wp:posOffset>3406775</wp:posOffset>
                </wp:positionV>
                <wp:extent cx="314325" cy="196850"/>
                <wp:effectExtent l="47625" t="15875" r="9525" b="63500"/>
                <wp:wrapNone/>
                <wp:docPr id="87" name="AutoShape 18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4325" cy="196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D06916" id="AutoShape 1866" o:spid="_x0000_s1026" type="#_x0000_t32" style="position:absolute;margin-left:145.5pt;margin-top:268.25pt;width:24.75pt;height:15.5pt;flip:x;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" strokeweight="1.5pt">
                <v:stroke endarrow="block"/>
                <v:shadow color="#868686"/>
              </v:shape>
            </w:pict>
          </mc:Fallback>
        </mc:AlternateContent>
      </w:r>
      <w:r w:rsidR="00650065" w:rsidRPr="00FB3017">
        <w:rPr>
          <w:rFonts w:ascii="Arial" w:hAnsi="Arial" w:cs="Arial"/>
          <w:b/>
          <w:noProof/>
          <w:lang w:val="en-US"/>
        </w:rPr>
        <mc:AlternateContent>
          <mc:Choice Requires="wps">
            <w:drawing>
              <wp:anchor distT="0" distB="0" distL="114300" distR="114300" simplePos="0" relativeHeight="251730432" behindDoc="0" locked="0" layoutInCell="1" allowOverlap="1" wp14:anchorId="7C2003BB" wp14:editId="1FBF601A">
                <wp:simplePos x="0" y="0"/>
                <wp:positionH relativeFrom="column">
                  <wp:posOffset>873760</wp:posOffset>
                </wp:positionH>
                <wp:positionV relativeFrom="paragraph">
                  <wp:posOffset>3603625</wp:posOffset>
                </wp:positionV>
                <wp:extent cx="1522730" cy="583565"/>
                <wp:effectExtent l="16510" t="12700" r="13335" b="13335"/>
                <wp:wrapNone/>
                <wp:docPr id="85" name="Text Box 1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2730" cy="583565"/>
                        </a:xfrm>
                        <a:prstGeom prst="rect">
                          <a:avLst/>
                        </a:prstGeom>
                        <a:solidFill>
                          <a:srgbClr val="8DB3E2"/>
                        </a:solidFill>
                        <a:ln w="19050">
                          <a:solidFill>
                            <a:srgbClr val="000000"/>
                          </a:solidFill>
                          <a:miter lim="800000"/>
                          <a:headEnd/>
                          <a:tailEnd/>
                        </a:ln>
                      </wps:spPr>
                      <wps:txbx>
                        <w:txbxContent>
                          <w:p w14:paraId="1CDB00DA" w14:textId="77777777" w:rsidR="00257BB1" w:rsidRPr="00A44408" w:rsidRDefault="00257BB1" w:rsidP="00A44408">
                            <w:pPr>
                              <w:rPr>
                                <w:rFonts w:ascii="Arial" w:hAnsi="Arial" w:cs="Arial"/>
                                <w:sz w:val="16"/>
                              </w:rPr>
                            </w:pPr>
                            <w:r>
                              <w:rPr>
                                <w:rFonts w:ascii="Arial" w:hAnsi="Arial" w:cs="Arial"/>
                                <w:sz w:val="16"/>
                              </w:rPr>
                              <w:t>Check the product description to be sure it is the same product group as the Customer Invoice.</w:t>
                            </w:r>
                            <w:r w:rsidRPr="00A44408">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2003BB" id="Text Box 1863" o:spid="_x0000_s1209" type="#_x0000_t202" style="position:absolute;margin-left:68.8pt;margin-top:283.75pt;width:119.9pt;height:45.9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" fillcolor="#8db3e2" strokeweight="1.5pt">
                <v:textbox>
                  <w:txbxContent>
                    <w:p w14:paraId="1CDB00DA" w14:textId="77777777" w:rsidR="00257BB1" w:rsidRPr="00A44408" w:rsidRDefault="00257BB1" w:rsidP="00A44408">
                      <w:pPr>
                        <w:rPr>
                          <w:rFonts w:ascii="Arial" w:hAnsi="Arial" w:cs="Arial"/>
                          <w:sz w:val="16"/>
                        </w:rPr>
                      </w:pPr>
                      <w:r>
                        <w:rPr>
                          <w:rFonts w:ascii="Arial" w:hAnsi="Arial" w:cs="Arial"/>
                          <w:sz w:val="16"/>
                        </w:rPr>
                        <w:t>Check the product description to be sure it is the same product group as the Customer Invoice.</w:t>
                      </w:r>
                      <w:r w:rsidRPr="00A44408">
                        <w:rPr>
                          <w:rFonts w:ascii="Arial" w:hAnsi="Arial" w:cs="Arial"/>
                          <w:sz w:val="16"/>
                        </w:rPr>
                        <w:t xml:space="preserve"> </w:t>
                      </w:r>
                    </w:p>
                  </w:txbxContent>
                </v:textbox>
              </v:shape>
            </w:pict>
          </mc:Fallback>
        </mc:AlternateContent>
      </w:r>
      <w:r w:rsidR="00650065" w:rsidRPr="00FB3017">
        <w:rPr>
          <w:rFonts w:ascii="Arial" w:hAnsi="Arial" w:cs="Arial"/>
          <w:b/>
          <w:noProof/>
          <w:lang w:val="en-US"/>
        </w:rPr>
        <mc:AlternateContent>
          <mc:Choice Requires="wps">
            <w:drawing>
              <wp:anchor distT="0" distB="0" distL="114300" distR="114300" simplePos="0" relativeHeight="251729408" behindDoc="0" locked="0" layoutInCell="1" allowOverlap="1" wp14:anchorId="6475ED8B" wp14:editId="0BD692B3">
                <wp:simplePos x="0" y="0"/>
                <wp:positionH relativeFrom="column">
                  <wp:posOffset>1709420</wp:posOffset>
                </wp:positionH>
                <wp:positionV relativeFrom="paragraph">
                  <wp:posOffset>3209290</wp:posOffset>
                </wp:positionV>
                <wp:extent cx="1224280" cy="197485"/>
                <wp:effectExtent l="13970" t="18415" r="19050" b="12700"/>
                <wp:wrapNone/>
                <wp:docPr id="84" name="AutoShape 18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4280" cy="19748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64F64E" id="AutoShape 1862" o:spid="_x0000_s1026" type="#_x0000_t176" style="position:absolute;margin-left:134.6pt;margin-top:252.7pt;width:96.4pt;height:15.5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" filled="f" strokecolor="red" strokeweight="2pt"/>
            </w:pict>
          </mc:Fallback>
        </mc:AlternateContent>
      </w:r>
      <w:r w:rsidR="00650065" w:rsidRPr="00FB3017">
        <w:rPr>
          <w:rFonts w:ascii="Arial" w:hAnsi="Arial" w:cs="Arial"/>
          <w:b/>
          <w:noProof/>
          <w:lang w:val="en-US"/>
        </w:rPr>
        <mc:AlternateContent>
          <mc:Choice Requires="wps">
            <w:drawing>
              <wp:anchor distT="0" distB="0" distL="114300" distR="114300" simplePos="0" relativeHeight="251717120" behindDoc="0" locked="0" layoutInCell="1" allowOverlap="1" wp14:anchorId="3BF8E60D" wp14:editId="41C69AEB">
                <wp:simplePos x="0" y="0"/>
                <wp:positionH relativeFrom="column">
                  <wp:posOffset>3924300</wp:posOffset>
                </wp:positionH>
                <wp:positionV relativeFrom="paragraph">
                  <wp:posOffset>4641215</wp:posOffset>
                </wp:positionV>
                <wp:extent cx="314325" cy="280035"/>
                <wp:effectExtent l="57150" t="12065" r="9525" b="60325"/>
                <wp:wrapNone/>
                <wp:docPr id="83" name="AutoShape 1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4325" cy="2800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035FAD" id="AutoShape 1850" o:spid="_x0000_s1026" type="#_x0000_t32" style="position:absolute;margin-left:309pt;margin-top:365.45pt;width:24.75pt;height:22.05pt;flip:x;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" strokeweight="1.5pt">
                <v:stroke endarrow="block"/>
                <v:shadow color="#868686"/>
              </v:shape>
            </w:pict>
          </mc:Fallback>
        </mc:AlternateContent>
      </w:r>
      <w:r w:rsidR="00650065" w:rsidRPr="00FB3017">
        <w:rPr>
          <w:rFonts w:ascii="Arial" w:hAnsi="Arial" w:cs="Arial"/>
          <w:b/>
          <w:noProof/>
          <w:lang w:val="en-US"/>
        </w:rPr>
        <mc:AlternateContent>
          <mc:Choice Requires="wps">
            <w:drawing>
              <wp:anchor distT="0" distB="0" distL="114300" distR="114300" simplePos="0" relativeHeight="251720192" behindDoc="0" locked="0" layoutInCell="1" allowOverlap="1" wp14:anchorId="112AF8D6" wp14:editId="7B32048E">
                <wp:simplePos x="0" y="0"/>
                <wp:positionH relativeFrom="column">
                  <wp:posOffset>3228975</wp:posOffset>
                </wp:positionH>
                <wp:positionV relativeFrom="paragraph">
                  <wp:posOffset>4450715</wp:posOffset>
                </wp:positionV>
                <wp:extent cx="2228850" cy="190500"/>
                <wp:effectExtent l="19050" t="21590" r="19050" b="16510"/>
                <wp:wrapNone/>
                <wp:docPr id="82" name="AutoShape 18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8850" cy="19050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821C06" id="AutoShape 1853" o:spid="_x0000_s1026" type="#_x0000_t176" style="position:absolute;margin-left:254.25pt;margin-top:350.45pt;width:175.5pt;height:1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" filled="f" strokecolor="red" strokeweight="2pt"/>
            </w:pict>
          </mc:Fallback>
        </mc:AlternateContent>
      </w:r>
      <w:r w:rsidR="00650065" w:rsidRPr="00FB3017">
        <w:rPr>
          <w:rFonts w:ascii="Arial" w:hAnsi="Arial" w:cs="Arial"/>
          <w:b/>
          <w:noProof/>
          <w:lang w:val="en-US"/>
        </w:rPr>
        <mc:AlternateContent>
          <mc:Choice Requires="wps">
            <w:drawing>
              <wp:anchor distT="0" distB="0" distL="114300" distR="114300" simplePos="0" relativeHeight="251713024" behindDoc="0" locked="0" layoutInCell="1" allowOverlap="1" wp14:anchorId="315278C0" wp14:editId="48E5BDF6">
                <wp:simplePos x="0" y="0"/>
                <wp:positionH relativeFrom="column">
                  <wp:posOffset>5248275</wp:posOffset>
                </wp:positionH>
                <wp:positionV relativeFrom="paragraph">
                  <wp:posOffset>1806575</wp:posOffset>
                </wp:positionV>
                <wp:extent cx="387350" cy="403860"/>
                <wp:effectExtent l="57150" t="15875" r="12700" b="56515"/>
                <wp:wrapNone/>
                <wp:docPr id="76" name="AutoShape 18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7350" cy="4038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E90CF7" id="AutoShape 1846" o:spid="_x0000_s1026" type="#_x0000_t32" style="position:absolute;margin-left:413.25pt;margin-top:142.25pt;width:30.5pt;height:31.8pt;flip:x;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" strokeweight="1.5pt">
                <v:stroke endarrow="block"/>
                <v:shadow color="#868686"/>
              </v:shape>
            </w:pict>
          </mc:Fallback>
        </mc:AlternateContent>
      </w:r>
      <w:r w:rsidR="00650065" w:rsidRPr="00FB3017">
        <w:rPr>
          <w:rFonts w:ascii="Arial" w:hAnsi="Arial" w:cs="Arial"/>
          <w:b/>
          <w:noProof/>
          <w:lang w:val="en-US"/>
        </w:rPr>
        <mc:AlternateContent>
          <mc:Choice Requires="wps">
            <w:drawing>
              <wp:anchor distT="0" distB="0" distL="114300" distR="114300" simplePos="0" relativeHeight="251716096" behindDoc="0" locked="0" layoutInCell="1" allowOverlap="1" wp14:anchorId="4B56EBFA" wp14:editId="30B5624E">
                <wp:simplePos x="0" y="0"/>
                <wp:positionH relativeFrom="column">
                  <wp:posOffset>5635625</wp:posOffset>
                </wp:positionH>
                <wp:positionV relativeFrom="paragraph">
                  <wp:posOffset>1739900</wp:posOffset>
                </wp:positionV>
                <wp:extent cx="1146175" cy="190500"/>
                <wp:effectExtent l="15875" t="15875" r="19050" b="12700"/>
                <wp:wrapNone/>
                <wp:docPr id="75" name="AutoShape 18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6175" cy="19050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39DA06" id="AutoShape 1849" o:spid="_x0000_s1026" type="#_x0000_t176" style="position:absolute;margin-left:443.75pt;margin-top:137pt;width:90.25pt;height:1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" filled="f" strokecolor="red" strokeweight="2pt"/>
            </w:pict>
          </mc:Fallback>
        </mc:AlternateContent>
      </w:r>
      <w:r w:rsidR="003619AF" w:rsidRPr="00FB3017">
        <w:rPr>
          <w:rFonts w:ascii="Arial" w:hAnsi="Arial" w:cs="Arial"/>
          <w:b/>
          <w:noProof/>
          <w:lang w:val="en-US"/>
        </w:rPr>
        <w:drawing>
          <wp:inline distT="0" distB="0" distL="0" distR="0" wp14:anchorId="1A500BFC" wp14:editId="39891F4E">
            <wp:extent cx="6829425" cy="4657989"/>
            <wp:effectExtent l="19050" t="0" r="9525" b="0"/>
            <wp:docPr id="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3" cstate="print"/>
                    <a:srcRect/>
                    <a:stretch>
                      <a:fillRect/>
                    </a:stretch>
                  </pic:blipFill>
                  <pic:spPr bwMode="auto">
                    <a:xfrm>
                      <a:off x="0" y="0"/>
                      <a:ext cx="6829425" cy="4657989"/>
                    </a:xfrm>
                    <a:prstGeom prst="rect">
                      <a:avLst/>
                    </a:prstGeom>
                    <a:noFill/>
                    <a:ln w="9525">
                      <a:noFill/>
                      <a:miter lim="800000"/>
                      <a:headEnd/>
                      <a:tailEnd/>
                    </a:ln>
                  </pic:spPr>
                </pic:pic>
              </a:graphicData>
            </a:graphic>
          </wp:inline>
        </w:drawing>
      </w:r>
    </w:p>
    <w:p w14:paraId="556C5448" w14:textId="77777777" w:rsidR="003619AF" w:rsidRPr="00FB3017" w:rsidRDefault="003619AF" w:rsidP="00BD3133">
      <w:pPr>
        <w:rPr>
          <w:rFonts w:ascii="Arial" w:hAnsi="Arial" w:cs="Arial"/>
          <w:b/>
          <w:lang w:val="en-GB"/>
        </w:rPr>
      </w:pPr>
    </w:p>
    <w:p w14:paraId="37EA2633" w14:textId="77777777" w:rsidR="003619AF" w:rsidRPr="00FB3017" w:rsidRDefault="00563DB4" w:rsidP="00BD3133">
      <w:pPr>
        <w:rPr>
          <w:rFonts w:ascii="Arial" w:hAnsi="Arial" w:cs="Arial"/>
          <w:b/>
          <w:lang w:val="en-GB"/>
        </w:rPr>
      </w:pPr>
      <w:r w:rsidRPr="00FB3017">
        <w:rPr>
          <w:rFonts w:ascii="Arial" w:hAnsi="Arial" w:cs="Arial"/>
          <w:b/>
          <w:noProof/>
          <w:lang w:val="en-US"/>
        </w:rPr>
        <mc:AlternateContent>
          <mc:Choice Requires="wps">
            <w:drawing>
              <wp:anchor distT="0" distB="0" distL="114300" distR="114300" simplePos="0" relativeHeight="251718144" behindDoc="0" locked="0" layoutInCell="1" allowOverlap="1" wp14:anchorId="731272AC" wp14:editId="5C82CC6D">
                <wp:simplePos x="0" y="0"/>
                <wp:positionH relativeFrom="column">
                  <wp:posOffset>3168650</wp:posOffset>
                </wp:positionH>
                <wp:positionV relativeFrom="paragraph">
                  <wp:posOffset>114935</wp:posOffset>
                </wp:positionV>
                <wp:extent cx="2738120" cy="800100"/>
                <wp:effectExtent l="0" t="0" r="24130" b="19050"/>
                <wp:wrapNone/>
                <wp:docPr id="81" name="Text Box 1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8120" cy="800100"/>
                        </a:xfrm>
                        <a:prstGeom prst="rect">
                          <a:avLst/>
                        </a:prstGeom>
                        <a:solidFill>
                          <a:srgbClr val="8DB3E2"/>
                        </a:solidFill>
                        <a:ln w="19050">
                          <a:solidFill>
                            <a:srgbClr val="000000"/>
                          </a:solidFill>
                          <a:miter lim="800000"/>
                          <a:headEnd/>
                          <a:tailEnd/>
                        </a:ln>
                      </wps:spPr>
                      <wps:txbx>
                        <w:txbxContent>
                          <w:p w14:paraId="11658D3C" w14:textId="77777777" w:rsidR="00257BB1" w:rsidRPr="00563DB4" w:rsidRDefault="00257BB1" w:rsidP="00A10BCF">
                            <w:pPr>
                              <w:rPr>
                                <w:rFonts w:ascii="Arial" w:hAnsi="Arial" w:cs="Arial"/>
                                <w:sz w:val="16"/>
                              </w:rPr>
                            </w:pPr>
                            <w:r w:rsidRPr="00563DB4">
                              <w:rPr>
                                <w:rFonts w:ascii="Arial" w:hAnsi="Arial" w:cs="Arial"/>
                                <w:sz w:val="16"/>
                              </w:rPr>
                              <w:t xml:space="preserve">This note confirms that the client is going to participate in the 2013 Grilling Program, for 2 weeks at level A...See the Second Page of the contract for more details about Level A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1272AC" id="Text Box 1851" o:spid="_x0000_s1210" type="#_x0000_t202" style="position:absolute;margin-left:249.5pt;margin-top:9.05pt;width:215.6pt;height:63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" fillcolor="#8db3e2" strokeweight="1.5pt">
                <v:textbox>
                  <w:txbxContent>
                    <w:p w14:paraId="11658D3C" w14:textId="77777777" w:rsidR="00257BB1" w:rsidRPr="00563DB4" w:rsidRDefault="00257BB1" w:rsidP="00A10BCF">
                      <w:pPr>
                        <w:rPr>
                          <w:rFonts w:ascii="Arial" w:hAnsi="Arial" w:cs="Arial"/>
                          <w:sz w:val="16"/>
                        </w:rPr>
                      </w:pPr>
                      <w:r w:rsidRPr="00563DB4">
                        <w:rPr>
                          <w:rFonts w:ascii="Arial" w:hAnsi="Arial" w:cs="Arial"/>
                          <w:sz w:val="16"/>
                        </w:rPr>
                        <w:t xml:space="preserve">This note confirms that the client is going to participate in the 2013 Grilling Program, for 2 weeks at level A...See the Second Page of the contract for more details about Level A </w:t>
                      </w:r>
                    </w:p>
                  </w:txbxContent>
                </v:textbox>
              </v:shape>
            </w:pict>
          </mc:Fallback>
        </mc:AlternateContent>
      </w:r>
    </w:p>
    <w:p w14:paraId="2CC8366A" w14:textId="77777777" w:rsidR="003619AF" w:rsidRPr="00FB3017" w:rsidRDefault="003619AF" w:rsidP="00BD3133">
      <w:pPr>
        <w:rPr>
          <w:rFonts w:ascii="Arial" w:hAnsi="Arial" w:cs="Arial"/>
          <w:b/>
          <w:lang w:val="en-GB"/>
        </w:rPr>
      </w:pPr>
    </w:p>
    <w:p w14:paraId="17DC49B7" w14:textId="77777777" w:rsidR="003619AF" w:rsidRPr="00FB3017" w:rsidRDefault="003619AF" w:rsidP="00BD3133">
      <w:pPr>
        <w:rPr>
          <w:rFonts w:ascii="Arial" w:hAnsi="Arial" w:cs="Arial"/>
          <w:b/>
          <w:lang w:val="en-GB"/>
        </w:rPr>
      </w:pPr>
    </w:p>
    <w:p w14:paraId="7904B6B6" w14:textId="77777777" w:rsidR="003619AF" w:rsidRPr="00FB3017" w:rsidRDefault="003619AF" w:rsidP="00BD3133">
      <w:pPr>
        <w:rPr>
          <w:rFonts w:ascii="Arial" w:hAnsi="Arial" w:cs="Arial"/>
          <w:b/>
          <w:lang w:val="en-GB"/>
        </w:rPr>
      </w:pPr>
    </w:p>
    <w:p w14:paraId="44E25E07" w14:textId="77777777" w:rsidR="003619AF" w:rsidRPr="00FB3017" w:rsidRDefault="003619AF" w:rsidP="00BD3133">
      <w:pPr>
        <w:rPr>
          <w:rFonts w:ascii="Arial" w:hAnsi="Arial" w:cs="Arial"/>
          <w:b/>
          <w:lang w:val="en-GB"/>
        </w:rPr>
      </w:pPr>
    </w:p>
    <w:p w14:paraId="3B3DFA66" w14:textId="77777777" w:rsidR="003619AF" w:rsidRPr="00FB3017" w:rsidRDefault="003619AF" w:rsidP="00BD3133">
      <w:pPr>
        <w:rPr>
          <w:rFonts w:ascii="Arial" w:hAnsi="Arial" w:cs="Arial"/>
          <w:b/>
          <w:lang w:val="en-GB"/>
        </w:rPr>
      </w:pPr>
    </w:p>
    <w:p w14:paraId="53BBFC50" w14:textId="77777777" w:rsidR="003619AF" w:rsidRPr="00FB3017" w:rsidRDefault="003619AF" w:rsidP="00BD3133">
      <w:pPr>
        <w:rPr>
          <w:rFonts w:ascii="Arial" w:hAnsi="Arial" w:cs="Arial"/>
          <w:b/>
          <w:lang w:val="en-GB"/>
        </w:rPr>
      </w:pPr>
    </w:p>
    <w:p w14:paraId="6DCB5A0F" w14:textId="77777777" w:rsidR="003619AF" w:rsidRPr="00FB3017" w:rsidRDefault="003619AF" w:rsidP="00BD3133">
      <w:pPr>
        <w:rPr>
          <w:rFonts w:ascii="Arial" w:hAnsi="Arial" w:cs="Arial"/>
          <w:b/>
          <w:lang w:val="en-GB"/>
        </w:rPr>
      </w:pPr>
    </w:p>
    <w:p w14:paraId="2D4AD8DA" w14:textId="77777777" w:rsidR="003619AF" w:rsidRPr="00FB3017" w:rsidRDefault="003619AF" w:rsidP="00BD3133">
      <w:pPr>
        <w:rPr>
          <w:rFonts w:ascii="Arial" w:hAnsi="Arial" w:cs="Arial"/>
          <w:b/>
          <w:lang w:val="en-GB"/>
        </w:rPr>
      </w:pPr>
    </w:p>
    <w:p w14:paraId="2B6DF026" w14:textId="77777777" w:rsidR="003619AF" w:rsidRPr="00FB3017" w:rsidRDefault="003619AF" w:rsidP="00BD3133">
      <w:pPr>
        <w:rPr>
          <w:rFonts w:ascii="Arial" w:hAnsi="Arial" w:cs="Arial"/>
          <w:b/>
          <w:lang w:val="en-GB"/>
        </w:rPr>
      </w:pPr>
    </w:p>
    <w:p w14:paraId="33A2AA30" w14:textId="77777777" w:rsidR="003619AF" w:rsidRPr="00FB3017" w:rsidRDefault="003619AF" w:rsidP="00BD3133">
      <w:pPr>
        <w:rPr>
          <w:rFonts w:ascii="Arial" w:hAnsi="Arial" w:cs="Arial"/>
          <w:b/>
          <w:lang w:val="en-GB"/>
        </w:rPr>
      </w:pPr>
    </w:p>
    <w:p w14:paraId="0267B8C0" w14:textId="77777777" w:rsidR="004C51BE" w:rsidRPr="00FB3017" w:rsidRDefault="004C51BE" w:rsidP="00BD3133">
      <w:pPr>
        <w:rPr>
          <w:rFonts w:ascii="Arial" w:hAnsi="Arial" w:cs="Arial"/>
          <w:b/>
          <w:lang w:val="en-GB"/>
        </w:rPr>
      </w:pPr>
    </w:p>
    <w:p w14:paraId="602751E6" w14:textId="77777777" w:rsidR="00563DB4" w:rsidRDefault="00563DB4">
      <w:pPr>
        <w:overflowPunct/>
        <w:autoSpaceDE/>
        <w:autoSpaceDN/>
        <w:adjustRightInd/>
        <w:textAlignment w:val="auto"/>
        <w:rPr>
          <w:rFonts w:ascii="Arial" w:hAnsi="Arial" w:cs="Arial"/>
          <w:b/>
          <w:lang w:val="en-GB"/>
        </w:rPr>
      </w:pPr>
      <w:r>
        <w:rPr>
          <w:rFonts w:ascii="Arial" w:hAnsi="Arial" w:cs="Arial"/>
          <w:b/>
          <w:lang w:val="en-GB"/>
        </w:rPr>
        <w:br w:type="page"/>
      </w:r>
    </w:p>
    <w:p w14:paraId="5F7DCE94" w14:textId="1EF8E110" w:rsidR="00C5631D" w:rsidRPr="00FB3017" w:rsidRDefault="00650065" w:rsidP="00BD3133">
      <w:pPr>
        <w:rPr>
          <w:rFonts w:ascii="Arial" w:hAnsi="Arial" w:cs="Arial"/>
          <w:b/>
          <w:lang w:val="en-GB"/>
        </w:rPr>
      </w:pPr>
      <w:r w:rsidRPr="00FB3017">
        <w:rPr>
          <w:rFonts w:ascii="Arial" w:hAnsi="Arial" w:cs="Arial"/>
          <w:b/>
          <w:noProof/>
          <w:lang w:val="en-US"/>
        </w:rPr>
        <w:lastRenderedPageBreak/>
        <mc:AlternateContent>
          <mc:Choice Requires="wps">
            <w:drawing>
              <wp:anchor distT="0" distB="0" distL="114300" distR="114300" simplePos="0" relativeHeight="251722240" behindDoc="0" locked="0" layoutInCell="1" allowOverlap="1" wp14:anchorId="333F2101" wp14:editId="20E94A51">
                <wp:simplePos x="0" y="0"/>
                <wp:positionH relativeFrom="column">
                  <wp:posOffset>3321685</wp:posOffset>
                </wp:positionH>
                <wp:positionV relativeFrom="paragraph">
                  <wp:posOffset>5219700</wp:posOffset>
                </wp:positionV>
                <wp:extent cx="2738120" cy="596265"/>
                <wp:effectExtent l="16510" t="9525" r="17145" b="13335"/>
                <wp:wrapNone/>
                <wp:docPr id="73" name="Text Box 1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8120" cy="596265"/>
                        </a:xfrm>
                        <a:prstGeom prst="rect">
                          <a:avLst/>
                        </a:prstGeom>
                        <a:solidFill>
                          <a:srgbClr val="8DB3E2"/>
                        </a:solidFill>
                        <a:ln w="19050">
                          <a:solidFill>
                            <a:srgbClr val="000000"/>
                          </a:solidFill>
                          <a:miter lim="800000"/>
                          <a:headEnd/>
                          <a:tailEnd/>
                        </a:ln>
                      </wps:spPr>
                      <wps:txbx>
                        <w:txbxContent>
                          <w:p w14:paraId="7D391F72" w14:textId="77777777" w:rsidR="00257BB1" w:rsidRPr="00A10BCF" w:rsidRDefault="00257BB1" w:rsidP="00A10BCF">
                            <w:pPr>
                              <w:rPr>
                                <w:rFonts w:ascii="Arial" w:hAnsi="Arial" w:cs="Arial"/>
                                <w:sz w:val="18"/>
                              </w:rPr>
                            </w:pPr>
                            <w:r>
                              <w:rPr>
                                <w:rFonts w:ascii="Arial" w:hAnsi="Arial" w:cs="Arial"/>
                                <w:sz w:val="18"/>
                              </w:rPr>
                              <w:t xml:space="preserve">This confirms that the contract is for a $18000 Sponsorship.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3F2101" id="Text Box 1855" o:spid="_x0000_s1211" type="#_x0000_t202" style="position:absolute;margin-left:261.55pt;margin-top:411pt;width:215.6pt;height:46.9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" fillcolor="#8db3e2" strokeweight="1.5pt">
                <v:textbox>
                  <w:txbxContent>
                    <w:p w14:paraId="7D391F72" w14:textId="77777777" w:rsidR="00257BB1" w:rsidRPr="00A10BCF" w:rsidRDefault="00257BB1" w:rsidP="00A10BCF">
                      <w:pPr>
                        <w:rPr>
                          <w:rFonts w:ascii="Arial" w:hAnsi="Arial" w:cs="Arial"/>
                          <w:sz w:val="18"/>
                        </w:rPr>
                      </w:pPr>
                      <w:r>
                        <w:rPr>
                          <w:rFonts w:ascii="Arial" w:hAnsi="Arial" w:cs="Arial"/>
                          <w:sz w:val="18"/>
                        </w:rPr>
                        <w:t xml:space="preserve">This confirms that the contract is for a $18000 Sponsorship. </w:t>
                      </w:r>
                    </w:p>
                  </w:txbxContent>
                </v:textbox>
              </v:shape>
            </w:pict>
          </mc:Fallback>
        </mc:AlternateContent>
      </w:r>
      <w:r w:rsidR="004C51BE" w:rsidRPr="00FB3017">
        <w:rPr>
          <w:rFonts w:ascii="Arial" w:hAnsi="Arial" w:cs="Arial"/>
          <w:b/>
          <w:lang w:val="en-GB"/>
        </w:rPr>
        <w:t>Page # 2 of Contract</w:t>
      </w:r>
    </w:p>
    <w:p w14:paraId="786AF56E" w14:textId="77777777" w:rsidR="004C51BE" w:rsidRPr="00FB3017" w:rsidRDefault="00650065" w:rsidP="00BD3133">
      <w:pPr>
        <w:rPr>
          <w:rFonts w:ascii="Arial" w:hAnsi="Arial" w:cs="Arial"/>
          <w:b/>
          <w:lang w:val="en-GB"/>
        </w:rPr>
      </w:pPr>
      <w:r w:rsidRPr="00FB3017">
        <w:rPr>
          <w:rFonts w:ascii="Arial" w:hAnsi="Arial" w:cs="Arial"/>
          <w:b/>
          <w:noProof/>
          <w:lang w:val="en-US"/>
        </w:rPr>
        <mc:AlternateContent>
          <mc:Choice Requires="wps">
            <w:drawing>
              <wp:anchor distT="0" distB="0" distL="114300" distR="114300" simplePos="0" relativeHeight="251721216" behindDoc="0" locked="0" layoutInCell="1" allowOverlap="1" wp14:anchorId="50B6485A" wp14:editId="30D4BB4D">
                <wp:simplePos x="0" y="0"/>
                <wp:positionH relativeFrom="column">
                  <wp:posOffset>2381250</wp:posOffset>
                </wp:positionH>
                <wp:positionV relativeFrom="paragraph">
                  <wp:posOffset>4635500</wp:posOffset>
                </wp:positionV>
                <wp:extent cx="1695450" cy="438150"/>
                <wp:effectExtent l="9525" t="15875" r="38100" b="60325"/>
                <wp:wrapNone/>
                <wp:docPr id="72" name="AutoShape 18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5450" cy="4381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44512BE" id="AutoShape 1854" o:spid="_x0000_s1026" type="#_x0000_t32" style="position:absolute;margin-left:187.5pt;margin-top:365pt;width:133.5pt;height:34.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" strokeweight="1.5pt">
                <v:stroke endarrow="block"/>
                <v:shadow color="#868686"/>
              </v:shape>
            </w:pict>
          </mc:Fallback>
        </mc:AlternateContent>
      </w:r>
      <w:r w:rsidRPr="00FB3017">
        <w:rPr>
          <w:rFonts w:ascii="Arial" w:hAnsi="Arial" w:cs="Arial"/>
          <w:b/>
          <w:noProof/>
          <w:lang w:val="en-US"/>
        </w:rPr>
        <mc:AlternateContent>
          <mc:Choice Requires="wps">
            <w:drawing>
              <wp:anchor distT="0" distB="0" distL="114300" distR="114300" simplePos="0" relativeHeight="251724288" behindDoc="0" locked="0" layoutInCell="1" allowOverlap="1" wp14:anchorId="06138713" wp14:editId="6C224373">
                <wp:simplePos x="0" y="0"/>
                <wp:positionH relativeFrom="column">
                  <wp:posOffset>-38100</wp:posOffset>
                </wp:positionH>
                <wp:positionV relativeFrom="paragraph">
                  <wp:posOffset>4445000</wp:posOffset>
                </wp:positionV>
                <wp:extent cx="2419350" cy="190500"/>
                <wp:effectExtent l="19050" t="15875" r="19050" b="12700"/>
                <wp:wrapNone/>
                <wp:docPr id="71" name="AutoShape 1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9350" cy="19050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45D33B" id="AutoShape 1857" o:spid="_x0000_s1026" type="#_x0000_t176" style="position:absolute;margin-left:-3pt;margin-top:350pt;width:190.5pt;height:1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" filled="f" strokecolor="red" strokeweight="2pt"/>
            </w:pict>
          </mc:Fallback>
        </mc:AlternateContent>
      </w:r>
      <w:r w:rsidR="004C51BE" w:rsidRPr="00FB3017">
        <w:rPr>
          <w:rFonts w:ascii="Arial" w:hAnsi="Arial" w:cs="Arial"/>
          <w:b/>
          <w:lang w:val="en-GB"/>
        </w:rPr>
        <w:t xml:space="preserve"> </w:t>
      </w:r>
      <w:r w:rsidR="00C5631D" w:rsidRPr="00FB3017">
        <w:rPr>
          <w:rFonts w:ascii="Arial" w:hAnsi="Arial" w:cs="Arial"/>
          <w:b/>
          <w:noProof/>
          <w:lang w:val="en-US"/>
        </w:rPr>
        <w:drawing>
          <wp:inline distT="0" distB="0" distL="0" distR="0" wp14:anchorId="296C202F" wp14:editId="798281BE">
            <wp:extent cx="5494344" cy="6429375"/>
            <wp:effectExtent l="19050" t="19050" r="11430" b="9525"/>
            <wp:docPr id="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4" cstate="print"/>
                    <a:srcRect/>
                    <a:stretch>
                      <a:fillRect/>
                    </a:stretch>
                  </pic:blipFill>
                  <pic:spPr bwMode="auto">
                    <a:xfrm>
                      <a:off x="0" y="0"/>
                      <a:ext cx="5494344" cy="6429375"/>
                    </a:xfrm>
                    <a:prstGeom prst="rect">
                      <a:avLst/>
                    </a:prstGeom>
                    <a:noFill/>
                    <a:ln w="9525">
                      <a:solidFill>
                        <a:schemeClr val="tx1"/>
                      </a:solidFill>
                      <a:miter lim="800000"/>
                      <a:headEnd/>
                      <a:tailEnd/>
                    </a:ln>
                  </pic:spPr>
                </pic:pic>
              </a:graphicData>
            </a:graphic>
          </wp:inline>
        </w:drawing>
      </w:r>
    </w:p>
    <w:p w14:paraId="3A566BDB" w14:textId="77777777" w:rsidR="00C5631D" w:rsidRPr="00FB3017" w:rsidRDefault="00C5631D" w:rsidP="00BD3133">
      <w:pPr>
        <w:rPr>
          <w:rFonts w:ascii="Arial" w:hAnsi="Arial" w:cs="Arial"/>
          <w:b/>
          <w:lang w:val="en-GB"/>
        </w:rPr>
      </w:pPr>
    </w:p>
    <w:p w14:paraId="207483CE" w14:textId="77777777" w:rsidR="00563DB4" w:rsidRDefault="00563DB4" w:rsidP="00563DB4">
      <w:pPr>
        <w:rPr>
          <w:rFonts w:ascii="Arial" w:hAnsi="Arial" w:cs="Arial"/>
          <w:b/>
          <w:lang w:val="en-GB"/>
        </w:rPr>
      </w:pPr>
    </w:p>
    <w:p w14:paraId="30F1481C" w14:textId="5B7F4094" w:rsidR="00563DB4" w:rsidRDefault="00563DB4" w:rsidP="00563DB4">
      <w:pPr>
        <w:rPr>
          <w:rFonts w:ascii="Arial" w:hAnsi="Arial" w:cs="Arial"/>
          <w:b/>
          <w:lang w:val="en-GB"/>
        </w:rPr>
      </w:pPr>
      <w:r>
        <w:rPr>
          <w:rFonts w:ascii="Arial" w:hAnsi="Arial" w:cs="Arial"/>
          <w:b/>
          <w:lang w:val="en-GB"/>
        </w:rPr>
        <w:t>2</w:t>
      </w:r>
      <w:r w:rsidR="009A38F0">
        <w:rPr>
          <w:rFonts w:ascii="Arial" w:hAnsi="Arial" w:cs="Arial"/>
          <w:b/>
          <w:lang w:val="en-GB"/>
        </w:rPr>
        <w:t>0</w:t>
      </w:r>
      <w:r>
        <w:rPr>
          <w:rFonts w:ascii="Arial" w:hAnsi="Arial" w:cs="Arial"/>
          <w:b/>
          <w:lang w:val="en-GB"/>
        </w:rPr>
        <w:t xml:space="preserve">.3 </w:t>
      </w:r>
      <w:r w:rsidRPr="0098483D">
        <w:rPr>
          <w:rFonts w:ascii="Arial" w:hAnsi="Arial" w:cs="Arial"/>
          <w:b/>
          <w:lang w:val="en-GB"/>
        </w:rPr>
        <w:t>Refer to the SOPs/Generic Help File for POP requirements.</w:t>
      </w:r>
    </w:p>
    <w:p w14:paraId="33681E95" w14:textId="77777777" w:rsidR="00CD1D48" w:rsidRDefault="00CD1D48" w:rsidP="00CD1D48">
      <w:pPr>
        <w:rPr>
          <w:rFonts w:ascii="Arial" w:hAnsi="Arial" w:cs="Arial"/>
          <w:lang w:val="en-GB"/>
        </w:rPr>
      </w:pPr>
    </w:p>
    <w:p w14:paraId="25A14C88" w14:textId="2F4AF336" w:rsidR="00563DB4" w:rsidRDefault="00942C59">
      <w:pPr>
        <w:overflowPunct/>
        <w:autoSpaceDE/>
        <w:autoSpaceDN/>
        <w:adjustRightInd/>
        <w:textAlignment w:val="auto"/>
        <w:rPr>
          <w:rFonts w:ascii="Arial" w:hAnsi="Arial" w:cs="Arial"/>
          <w:b/>
          <w:sz w:val="22"/>
          <w:lang w:val="en-GB"/>
        </w:rPr>
      </w:pPr>
      <w:r>
        <w:rPr>
          <w:rFonts w:ascii="Arial" w:hAnsi="Arial" w:cs="Arial"/>
          <w:b/>
          <w:sz w:val="22"/>
          <w:lang w:val="en-GB"/>
        </w:rPr>
        <w:br w:type="page"/>
      </w:r>
      <w:bookmarkStart w:id="537" w:name="destroy"/>
      <w:bookmarkEnd w:id="537"/>
    </w:p>
    <w:p w14:paraId="3801C3C4" w14:textId="56A9F322" w:rsidR="00DC1B77" w:rsidRPr="00FB3017" w:rsidRDefault="00AD2A52" w:rsidP="00DC1B77">
      <w:pPr>
        <w:tabs>
          <w:tab w:val="left" w:pos="2880"/>
        </w:tabs>
        <w:rPr>
          <w:rFonts w:ascii="Arial" w:hAnsi="Arial" w:cs="Arial"/>
          <w:b/>
          <w:sz w:val="22"/>
          <w:lang w:val="en-GB"/>
        </w:rPr>
      </w:pPr>
      <w:bookmarkStart w:id="538" w:name="Other"/>
      <w:bookmarkEnd w:id="538"/>
      <w:r w:rsidRPr="00FB3017">
        <w:rPr>
          <w:rFonts w:ascii="Arial" w:hAnsi="Arial" w:cs="Arial"/>
          <w:b/>
          <w:sz w:val="22"/>
          <w:lang w:val="en-GB"/>
        </w:rPr>
        <w:lastRenderedPageBreak/>
        <w:t>2</w:t>
      </w:r>
      <w:r w:rsidR="00EB0BA2">
        <w:rPr>
          <w:rFonts w:ascii="Arial" w:hAnsi="Arial" w:cs="Arial"/>
          <w:b/>
          <w:sz w:val="22"/>
          <w:lang w:val="en-GB"/>
        </w:rPr>
        <w:t>1</w:t>
      </w:r>
      <w:r w:rsidR="00DC1B77" w:rsidRPr="00FB3017">
        <w:rPr>
          <w:rFonts w:ascii="Arial" w:hAnsi="Arial" w:cs="Arial"/>
          <w:b/>
          <w:sz w:val="22"/>
          <w:lang w:val="en-GB"/>
        </w:rPr>
        <w:t>.</w:t>
      </w:r>
      <w:r w:rsidR="00FB3017" w:rsidRPr="00FB3017">
        <w:rPr>
          <w:rFonts w:ascii="Arial" w:hAnsi="Arial" w:cs="Arial"/>
          <w:b/>
          <w:sz w:val="22"/>
          <w:lang w:val="en-GB"/>
        </w:rPr>
        <w:t xml:space="preserve">   </w:t>
      </w:r>
      <w:r w:rsidR="00DC1B77" w:rsidRPr="00FB3017">
        <w:rPr>
          <w:rFonts w:ascii="Arial" w:hAnsi="Arial" w:cs="Arial"/>
          <w:b/>
          <w:sz w:val="22"/>
          <w:lang w:val="en-GB"/>
        </w:rPr>
        <w:t xml:space="preserve"> Deduction Type: Other</w:t>
      </w:r>
    </w:p>
    <w:p w14:paraId="36BFFF2F" w14:textId="77777777" w:rsidR="00AD2A52" w:rsidRPr="00FB3017" w:rsidRDefault="00AD2A52" w:rsidP="00DC1B77">
      <w:pPr>
        <w:tabs>
          <w:tab w:val="left" w:pos="2880"/>
        </w:tabs>
        <w:rPr>
          <w:rFonts w:ascii="Arial" w:hAnsi="Arial" w:cs="Arial"/>
          <w:b/>
          <w:lang w:val="en-GB"/>
        </w:rPr>
      </w:pPr>
    </w:p>
    <w:p w14:paraId="7EAD84C3" w14:textId="77777777" w:rsidR="00DC1B77" w:rsidRPr="00FB3017" w:rsidRDefault="00DC1B77" w:rsidP="00DC1B77">
      <w:pPr>
        <w:tabs>
          <w:tab w:val="left" w:pos="2880"/>
        </w:tabs>
        <w:rPr>
          <w:rFonts w:ascii="Arial" w:hAnsi="Arial" w:cs="Arial"/>
        </w:rPr>
      </w:pPr>
      <w:r w:rsidRPr="00FB3017">
        <w:rPr>
          <w:rFonts w:ascii="Arial" w:hAnsi="Arial" w:cs="Arial"/>
        </w:rPr>
        <w:object w:dxaOrig="14627" w:dyaOrig="7535" w14:anchorId="6EC86C88">
          <v:shape id="_x0000_i1042" type="#_x0000_t75" style="width:489pt;height:230.25pt" o:ole="">
            <v:imagedata r:id="rId140" o:title=""/>
          </v:shape>
          <o:OLEObject Type="Embed" ProgID="Visio.Drawing.11" ShapeID="_x0000_i1042" DrawAspect="Content" ObjectID="_1845519989" r:id="rId145"/>
        </w:object>
      </w:r>
    </w:p>
    <w:p w14:paraId="61CB331C" w14:textId="77777777" w:rsidR="00DC1B77" w:rsidRPr="00FB3017" w:rsidRDefault="00DC1B77" w:rsidP="00DC1B77">
      <w:pPr>
        <w:tabs>
          <w:tab w:val="left" w:pos="2880"/>
        </w:tabs>
        <w:rPr>
          <w:rFonts w:ascii="Arial" w:hAnsi="Arial" w:cs="Arial"/>
        </w:rPr>
      </w:pPr>
    </w:p>
    <w:p w14:paraId="4B74A631" w14:textId="77777777" w:rsidR="00DC1B77" w:rsidRPr="00FB3017" w:rsidRDefault="00DC1B77" w:rsidP="00DC1B77">
      <w:pPr>
        <w:tabs>
          <w:tab w:val="left" w:pos="2880"/>
        </w:tabs>
        <w:rPr>
          <w:rFonts w:ascii="Arial" w:hAnsi="Arial" w:cs="Arial"/>
        </w:rPr>
      </w:pPr>
    </w:p>
    <w:p w14:paraId="55188AA7" w14:textId="77777777" w:rsidR="00DC1B77" w:rsidRPr="00FB3017" w:rsidRDefault="00DC1B77" w:rsidP="00DC1B77">
      <w:pPr>
        <w:tabs>
          <w:tab w:val="left" w:pos="2880"/>
        </w:tabs>
        <w:rPr>
          <w:rFonts w:ascii="Arial" w:hAnsi="Arial" w:cs="Arial"/>
        </w:rPr>
      </w:pPr>
    </w:p>
    <w:p w14:paraId="298C153E" w14:textId="77777777" w:rsidR="00AD2A52" w:rsidRPr="00FB3017" w:rsidRDefault="00AD2A52">
      <w:pPr>
        <w:overflowPunct/>
        <w:autoSpaceDE/>
        <w:autoSpaceDN/>
        <w:adjustRightInd/>
        <w:textAlignment w:val="auto"/>
        <w:rPr>
          <w:rFonts w:ascii="Arial" w:hAnsi="Arial" w:cs="Arial"/>
        </w:rPr>
      </w:pPr>
      <w:r w:rsidRPr="00FB3017">
        <w:rPr>
          <w:rFonts w:ascii="Arial" w:hAnsi="Arial" w:cs="Arial"/>
        </w:rPr>
        <w:br w:type="page"/>
      </w:r>
    </w:p>
    <w:p w14:paraId="7E17A690" w14:textId="6DCE8247" w:rsidR="00DC1B77" w:rsidRPr="00563DB4" w:rsidRDefault="00AD2A52" w:rsidP="00DC1B77">
      <w:pPr>
        <w:tabs>
          <w:tab w:val="left" w:pos="2880"/>
        </w:tabs>
        <w:rPr>
          <w:rFonts w:ascii="Arial" w:hAnsi="Arial" w:cs="Arial"/>
          <w:b/>
          <w:sz w:val="18"/>
        </w:rPr>
      </w:pPr>
      <w:r w:rsidRPr="00563DB4">
        <w:rPr>
          <w:rFonts w:ascii="Arial" w:hAnsi="Arial" w:cs="Arial"/>
          <w:b/>
        </w:rPr>
        <w:lastRenderedPageBreak/>
        <w:t>2</w:t>
      </w:r>
      <w:r w:rsidR="00EB0BA2">
        <w:rPr>
          <w:rFonts w:ascii="Arial" w:hAnsi="Arial" w:cs="Arial"/>
          <w:b/>
        </w:rPr>
        <w:t>1</w:t>
      </w:r>
      <w:r w:rsidRPr="00563DB4">
        <w:rPr>
          <w:rFonts w:ascii="Arial" w:hAnsi="Arial" w:cs="Arial"/>
          <w:b/>
        </w:rPr>
        <w:t>.1</w:t>
      </w:r>
      <w:r w:rsidR="00FB3017" w:rsidRPr="00563DB4">
        <w:rPr>
          <w:rFonts w:ascii="Arial" w:hAnsi="Arial" w:cs="Arial"/>
          <w:b/>
        </w:rPr>
        <w:t xml:space="preserve">  </w:t>
      </w:r>
      <w:r w:rsidRPr="00563DB4">
        <w:rPr>
          <w:rFonts w:ascii="Arial" w:hAnsi="Arial" w:cs="Arial"/>
          <w:b/>
        </w:rPr>
        <w:t xml:space="preserve"> </w:t>
      </w:r>
      <w:r w:rsidR="00DC1B77" w:rsidRPr="00563DB4">
        <w:rPr>
          <w:rFonts w:ascii="Arial" w:hAnsi="Arial" w:cs="Arial"/>
          <w:b/>
        </w:rPr>
        <w:t>Customer Invoice (Bib Tags)</w:t>
      </w:r>
      <w:r w:rsidRPr="00563DB4">
        <w:rPr>
          <w:rFonts w:ascii="Arial" w:hAnsi="Arial" w:cs="Arial"/>
          <w:b/>
        </w:rPr>
        <w:t>, Example 1:</w:t>
      </w:r>
    </w:p>
    <w:p w14:paraId="6C5DE79C" w14:textId="77777777" w:rsidR="00DC1B77" w:rsidRPr="00FB3017" w:rsidRDefault="005A3887" w:rsidP="00DC1B77">
      <w:pPr>
        <w:tabs>
          <w:tab w:val="left" w:pos="2880"/>
        </w:tabs>
        <w:rPr>
          <w:rFonts w:ascii="Arial" w:hAnsi="Arial" w:cs="Arial"/>
        </w:rPr>
      </w:pPr>
      <w:r w:rsidRPr="00FB3017">
        <w:rPr>
          <w:rFonts w:ascii="Arial" w:hAnsi="Arial" w:cs="Arial"/>
          <w:noProof/>
          <w:lang w:val="en-US"/>
        </w:rPr>
        <mc:AlternateContent>
          <mc:Choice Requires="wps">
            <w:drawing>
              <wp:anchor distT="0" distB="0" distL="114300" distR="114300" simplePos="0" relativeHeight="251796992" behindDoc="0" locked="0" layoutInCell="1" allowOverlap="1" wp14:anchorId="19F87DB1" wp14:editId="3BC8C982">
                <wp:simplePos x="0" y="0"/>
                <wp:positionH relativeFrom="column">
                  <wp:posOffset>1031047</wp:posOffset>
                </wp:positionH>
                <wp:positionV relativeFrom="paragraph">
                  <wp:posOffset>2104197</wp:posOffset>
                </wp:positionV>
                <wp:extent cx="2400935" cy="389255"/>
                <wp:effectExtent l="0" t="0" r="18415" b="10795"/>
                <wp:wrapNone/>
                <wp:docPr id="301" name="Text Box 20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935" cy="389255"/>
                        </a:xfrm>
                        <a:prstGeom prst="rect">
                          <a:avLst/>
                        </a:prstGeom>
                        <a:solidFill>
                          <a:srgbClr val="8DB3E2"/>
                        </a:solidFill>
                        <a:ln w="19050">
                          <a:solidFill>
                            <a:srgbClr val="000000"/>
                          </a:solidFill>
                          <a:miter lim="800000"/>
                          <a:headEnd/>
                          <a:tailEnd/>
                        </a:ln>
                      </wps:spPr>
                      <wps:txbx>
                        <w:txbxContent>
                          <w:p w14:paraId="0EA18451" w14:textId="77777777" w:rsidR="00257BB1" w:rsidRPr="00E0765C" w:rsidRDefault="00257BB1" w:rsidP="00DC1B77">
                            <w:pPr>
                              <w:rPr>
                                <w:szCs w:val="16"/>
                              </w:rPr>
                            </w:pPr>
                            <w:r>
                              <w:rPr>
                                <w:rFonts w:ascii="Arial" w:hAnsi="Arial" w:cs="Arial"/>
                                <w:sz w:val="16"/>
                                <w:szCs w:val="16"/>
                              </w:rPr>
                              <w:t xml:space="preserve">This indicates a portion of the deduction is for Bib Tags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F87DB1" id="Text Box 2054" o:spid="_x0000_s1212" type="#_x0000_t202" style="position:absolute;margin-left:81.2pt;margin-top:165.7pt;width:189.05pt;height:30.65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" fillcolor="#8db3e2" strokeweight="1.5pt">
                <v:textbox>
                  <w:txbxContent>
                    <w:p w14:paraId="0EA18451" w14:textId="77777777" w:rsidR="00257BB1" w:rsidRPr="00E0765C" w:rsidRDefault="00257BB1" w:rsidP="00DC1B77">
                      <w:pPr>
                        <w:rPr>
                          <w:szCs w:val="16"/>
                        </w:rPr>
                      </w:pPr>
                      <w:r>
                        <w:rPr>
                          <w:rFonts w:ascii="Arial" w:hAnsi="Arial" w:cs="Arial"/>
                          <w:sz w:val="16"/>
                          <w:szCs w:val="16"/>
                        </w:rPr>
                        <w:t xml:space="preserve">This indicates a portion of the deduction is for Bib Tags </w:t>
                      </w:r>
                    </w:p>
                  </w:txbxContent>
                </v:textbox>
              </v:shape>
            </w:pict>
          </mc:Fallback>
        </mc:AlternateContent>
      </w:r>
      <w:r w:rsidR="00DC1B77" w:rsidRPr="00FB3017">
        <w:rPr>
          <w:rFonts w:ascii="Arial" w:hAnsi="Arial" w:cs="Arial"/>
          <w:noProof/>
          <w:lang w:val="en-US"/>
        </w:rPr>
        <mc:AlternateContent>
          <mc:Choice Requires="wps">
            <w:drawing>
              <wp:anchor distT="0" distB="0" distL="114300" distR="114300" simplePos="0" relativeHeight="251798016" behindDoc="0" locked="0" layoutInCell="1" allowOverlap="1" wp14:anchorId="689F22CE" wp14:editId="20E757BF">
                <wp:simplePos x="0" y="0"/>
                <wp:positionH relativeFrom="column">
                  <wp:posOffset>3432037</wp:posOffset>
                </wp:positionH>
                <wp:positionV relativeFrom="paragraph">
                  <wp:posOffset>2375066</wp:posOffset>
                </wp:positionV>
                <wp:extent cx="1399430" cy="389117"/>
                <wp:effectExtent l="38100" t="57150" r="29845" b="30480"/>
                <wp:wrapNone/>
                <wp:docPr id="302" name="AutoShape 20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99430" cy="389117"/>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3849F9A" id="AutoShape 2056" o:spid="_x0000_s1026" type="#_x0000_t32" style="position:absolute;margin-left:270.25pt;margin-top:187pt;width:110.2pt;height:30.65pt;flip:x y;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" strokeweight="1.5pt">
                <v:stroke endarrow="block"/>
              </v:shape>
            </w:pict>
          </mc:Fallback>
        </mc:AlternateContent>
      </w:r>
      <w:r w:rsidR="00DC1B77" w:rsidRPr="00FB3017">
        <w:rPr>
          <w:rFonts w:ascii="Arial" w:hAnsi="Arial" w:cs="Arial"/>
          <w:noProof/>
          <w:lang w:val="en-US"/>
        </w:rPr>
        <mc:AlternateContent>
          <mc:Choice Requires="wps">
            <w:drawing>
              <wp:anchor distT="0" distB="0" distL="114300" distR="114300" simplePos="0" relativeHeight="251795968" behindDoc="0" locked="0" layoutInCell="1" allowOverlap="1" wp14:anchorId="78DCAC11" wp14:editId="661DF3DB">
                <wp:simplePos x="0" y="0"/>
                <wp:positionH relativeFrom="column">
                  <wp:posOffset>4831467</wp:posOffset>
                </wp:positionH>
                <wp:positionV relativeFrom="paragraph">
                  <wp:posOffset>2660816</wp:posOffset>
                </wp:positionV>
                <wp:extent cx="818984" cy="255905"/>
                <wp:effectExtent l="19050" t="19050" r="19685" b="10795"/>
                <wp:wrapNone/>
                <wp:docPr id="300" name="Rectangle 20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8984" cy="255905"/>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57412ED" id="Rectangle 2053" o:spid="_x0000_s1026" style="position:absolute;margin-left:380.45pt;margin-top:209.5pt;width:64.5pt;height:20.15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" filled="f" strokecolor="red" strokeweight="2.5pt"/>
            </w:pict>
          </mc:Fallback>
        </mc:AlternateContent>
      </w:r>
      <w:r w:rsidR="00DC1B77" w:rsidRPr="00FB3017">
        <w:rPr>
          <w:rFonts w:ascii="Arial" w:hAnsi="Arial" w:cs="Arial"/>
          <w:noProof/>
          <w:lang w:val="en-US"/>
        </w:rPr>
        <w:drawing>
          <wp:inline distT="0" distB="0" distL="0" distR="0" wp14:anchorId="5F13ADA9" wp14:editId="2620FE9D">
            <wp:extent cx="5943600" cy="3425190"/>
            <wp:effectExtent l="19050" t="19050" r="19050" b="2286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6"/>
                    <a:stretch>
                      <a:fillRect/>
                    </a:stretch>
                  </pic:blipFill>
                  <pic:spPr>
                    <a:xfrm>
                      <a:off x="0" y="0"/>
                      <a:ext cx="5943600" cy="3425190"/>
                    </a:xfrm>
                    <a:prstGeom prst="rect">
                      <a:avLst/>
                    </a:prstGeom>
                    <a:ln>
                      <a:solidFill>
                        <a:schemeClr val="tx1"/>
                      </a:solidFill>
                    </a:ln>
                  </pic:spPr>
                </pic:pic>
              </a:graphicData>
            </a:graphic>
          </wp:inline>
        </w:drawing>
      </w:r>
    </w:p>
    <w:p w14:paraId="698B2AE7" w14:textId="77777777" w:rsidR="00DC1B77" w:rsidRPr="00FB3017" w:rsidRDefault="00AD2A52" w:rsidP="00DC1B77">
      <w:pPr>
        <w:tabs>
          <w:tab w:val="left" w:pos="2880"/>
        </w:tabs>
        <w:rPr>
          <w:rFonts w:ascii="Arial" w:hAnsi="Arial" w:cs="Arial"/>
        </w:rPr>
      </w:pPr>
      <w:r w:rsidRPr="00FB3017">
        <w:rPr>
          <w:rFonts w:ascii="Arial" w:hAnsi="Arial" w:cs="Arial"/>
          <w:noProof/>
          <w:lang w:val="en-US"/>
        </w:rPr>
        <mc:AlternateContent>
          <mc:Choice Requires="wps">
            <w:drawing>
              <wp:anchor distT="0" distB="0" distL="114300" distR="114300" simplePos="0" relativeHeight="251805184" behindDoc="0" locked="0" layoutInCell="1" allowOverlap="1" wp14:anchorId="665D3478" wp14:editId="5AD48FA5">
                <wp:simplePos x="0" y="0"/>
                <wp:positionH relativeFrom="column">
                  <wp:posOffset>1179830</wp:posOffset>
                </wp:positionH>
                <wp:positionV relativeFrom="paragraph">
                  <wp:posOffset>19050</wp:posOffset>
                </wp:positionV>
                <wp:extent cx="4157980" cy="327660"/>
                <wp:effectExtent l="0" t="0" r="13970" b="15240"/>
                <wp:wrapNone/>
                <wp:docPr id="312" name="Text Box 312"/>
                <wp:cNvGraphicFramePr/>
                <a:graphic xmlns:a="http://schemas.openxmlformats.org/drawingml/2006/main">
                  <a:graphicData uri="http://schemas.microsoft.com/office/word/2010/wordprocessingShape">
                    <wps:wsp>
                      <wps:cNvSpPr txBox="1"/>
                      <wps:spPr>
                        <a:xfrm>
                          <a:off x="0" y="0"/>
                          <a:ext cx="4157980" cy="32766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B7163C0" w14:textId="77777777" w:rsidR="00257BB1" w:rsidRPr="00563DB4" w:rsidRDefault="00257BB1">
                            <w:r w:rsidRPr="00563DB4">
                              <w:rPr>
                                <w:rFonts w:ascii="Arial" w:hAnsi="Arial" w:cs="Arial"/>
                                <w:sz w:val="16"/>
                                <w:szCs w:val="16"/>
                              </w:rPr>
                              <w:t>A bib tag is label in the store showing that the customer lowered the price on a prouct to match the AD or an instore sale. This should be coded as Trade-Other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D3478" id="Text Box 312" o:spid="_x0000_s1213" type="#_x0000_t202" style="position:absolute;margin-left:92.9pt;margin-top:1.5pt;width:327.4pt;height:25.8pt;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" filled="f" strokeweight=".5pt">
                <v:textbox>
                  <w:txbxContent>
                    <w:p w14:paraId="5B7163C0" w14:textId="77777777" w:rsidR="00257BB1" w:rsidRPr="00563DB4" w:rsidRDefault="00257BB1">
                      <w:r w:rsidRPr="00563DB4">
                        <w:rPr>
                          <w:rFonts w:ascii="Arial" w:hAnsi="Arial" w:cs="Arial"/>
                          <w:sz w:val="16"/>
                          <w:szCs w:val="16"/>
                        </w:rPr>
                        <w:t>A bib tag is label in the store showing that the customer lowered the price on a prouct to match the AD or an instore sale. This should be coded as Trade-Other</w:t>
                      </w:r>
                    </w:p>
                  </w:txbxContent>
                </v:textbox>
              </v:shape>
            </w:pict>
          </mc:Fallback>
        </mc:AlternateContent>
      </w:r>
    </w:p>
    <w:p w14:paraId="1AF9DB07" w14:textId="77777777" w:rsidR="00AD2A52" w:rsidRPr="00FB3017" w:rsidRDefault="00AD2A52">
      <w:pPr>
        <w:overflowPunct/>
        <w:autoSpaceDE/>
        <w:autoSpaceDN/>
        <w:adjustRightInd/>
        <w:textAlignment w:val="auto"/>
        <w:rPr>
          <w:rFonts w:ascii="Arial" w:hAnsi="Arial" w:cs="Arial"/>
        </w:rPr>
      </w:pPr>
      <w:r w:rsidRPr="00FB3017">
        <w:rPr>
          <w:rFonts w:ascii="Arial" w:hAnsi="Arial" w:cs="Arial"/>
        </w:rPr>
        <w:br w:type="page"/>
      </w:r>
    </w:p>
    <w:p w14:paraId="7E545FB9" w14:textId="1DA0EDD6" w:rsidR="00DC1B77" w:rsidRPr="00FB3017" w:rsidRDefault="00D37919" w:rsidP="00DC1B77">
      <w:pPr>
        <w:tabs>
          <w:tab w:val="left" w:pos="2880"/>
        </w:tabs>
        <w:rPr>
          <w:rFonts w:ascii="Arial" w:hAnsi="Arial" w:cs="Arial"/>
        </w:rPr>
      </w:pPr>
      <w:r w:rsidRPr="00FB3017">
        <w:rPr>
          <w:rFonts w:ascii="Arial" w:hAnsi="Arial" w:cs="Arial"/>
          <w:noProof/>
          <w:lang w:val="en-US"/>
        </w:rPr>
        <w:lastRenderedPageBreak/>
        <mc:AlternateContent>
          <mc:Choice Requires="wps">
            <w:drawing>
              <wp:anchor distT="0" distB="0" distL="114300" distR="114300" simplePos="0" relativeHeight="251802112" behindDoc="0" locked="0" layoutInCell="1" allowOverlap="1" wp14:anchorId="50D0A3E4" wp14:editId="5F559C81">
                <wp:simplePos x="0" y="0"/>
                <wp:positionH relativeFrom="column">
                  <wp:posOffset>3887854</wp:posOffset>
                </wp:positionH>
                <wp:positionV relativeFrom="paragraph">
                  <wp:posOffset>1567713</wp:posOffset>
                </wp:positionV>
                <wp:extent cx="962108" cy="498238"/>
                <wp:effectExtent l="19050" t="19050" r="28575" b="16510"/>
                <wp:wrapNone/>
                <wp:docPr id="308" name="Rectangle 20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108" cy="498238"/>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9361297" id="Rectangle 2053" o:spid="_x0000_s1026" style="position:absolute;margin-left:306.15pt;margin-top:123.45pt;width:75.75pt;height:39.25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" filled="f" strokecolor="red" strokeweight="2.5pt"/>
            </w:pict>
          </mc:Fallback>
        </mc:AlternateContent>
      </w:r>
      <w:r w:rsidRPr="00FB3017">
        <w:rPr>
          <w:rFonts w:ascii="Arial" w:hAnsi="Arial" w:cs="Arial"/>
          <w:noProof/>
          <w:lang w:val="en-US"/>
        </w:rPr>
        <mc:AlternateContent>
          <mc:Choice Requires="wps">
            <w:drawing>
              <wp:anchor distT="0" distB="0" distL="114300" distR="114300" simplePos="0" relativeHeight="251804160" behindDoc="0" locked="0" layoutInCell="1" allowOverlap="1" wp14:anchorId="12C854F4" wp14:editId="1D466318">
                <wp:simplePos x="0" y="0"/>
                <wp:positionH relativeFrom="column">
                  <wp:posOffset>4474860</wp:posOffset>
                </wp:positionH>
                <wp:positionV relativeFrom="paragraph">
                  <wp:posOffset>2195032</wp:posOffset>
                </wp:positionV>
                <wp:extent cx="244179" cy="403919"/>
                <wp:effectExtent l="0" t="0" r="60960" b="53340"/>
                <wp:wrapNone/>
                <wp:docPr id="310" name="AutoShape 20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179" cy="403919"/>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92BC092" id="AutoShape 2056" o:spid="_x0000_s1026" type="#_x0000_t32" style="position:absolute;margin-left:352.35pt;margin-top:172.85pt;width:19.25pt;height:31.8pt;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" strokeweight="1.5pt">
                <v:stroke endarrow="block"/>
              </v:shape>
            </w:pict>
          </mc:Fallback>
        </mc:AlternateContent>
      </w:r>
      <w:r w:rsidR="00D44905" w:rsidRPr="00FB3017">
        <w:rPr>
          <w:rFonts w:ascii="Arial" w:hAnsi="Arial" w:cs="Arial"/>
          <w:noProof/>
          <w:lang w:val="en-US"/>
        </w:rPr>
        <mc:AlternateContent>
          <mc:Choice Requires="wps">
            <w:drawing>
              <wp:anchor distT="0" distB="0" distL="114300" distR="114300" simplePos="0" relativeHeight="251799040" behindDoc="0" locked="0" layoutInCell="1" allowOverlap="1" wp14:anchorId="20AA128D" wp14:editId="27979924">
                <wp:simplePos x="0" y="0"/>
                <wp:positionH relativeFrom="column">
                  <wp:posOffset>2278739</wp:posOffset>
                </wp:positionH>
                <wp:positionV relativeFrom="paragraph">
                  <wp:posOffset>3422098</wp:posOffset>
                </wp:positionV>
                <wp:extent cx="2042795" cy="255905"/>
                <wp:effectExtent l="19050" t="19050" r="14605" b="10795"/>
                <wp:wrapNone/>
                <wp:docPr id="304" name="Rectangle 20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2795" cy="255905"/>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559534D" id="Rectangle 2053" o:spid="_x0000_s1026" style="position:absolute;margin-left:179.45pt;margin-top:269.45pt;width:160.85pt;height:20.15pt;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" filled="f" strokecolor="red" strokeweight="2.5pt"/>
            </w:pict>
          </mc:Fallback>
        </mc:AlternateContent>
      </w:r>
      <w:r w:rsidR="00D44905" w:rsidRPr="00FB3017">
        <w:rPr>
          <w:rFonts w:ascii="Arial" w:hAnsi="Arial" w:cs="Arial"/>
          <w:noProof/>
          <w:lang w:val="en-US"/>
        </w:rPr>
        <mc:AlternateContent>
          <mc:Choice Requires="wps">
            <w:drawing>
              <wp:anchor distT="0" distB="0" distL="114300" distR="114300" simplePos="0" relativeHeight="251801088" behindDoc="0" locked="0" layoutInCell="1" allowOverlap="1" wp14:anchorId="2111AFCD" wp14:editId="7DDAB8A4">
                <wp:simplePos x="0" y="0"/>
                <wp:positionH relativeFrom="column">
                  <wp:posOffset>2771996</wp:posOffset>
                </wp:positionH>
                <wp:positionV relativeFrom="paragraph">
                  <wp:posOffset>3671515</wp:posOffset>
                </wp:positionV>
                <wp:extent cx="651649" cy="929087"/>
                <wp:effectExtent l="38100" t="0" r="34290" b="61595"/>
                <wp:wrapNone/>
                <wp:docPr id="306" name="AutoShape 20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1649" cy="929087"/>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1DC2714" id="AutoShape 2056" o:spid="_x0000_s1026" type="#_x0000_t32" style="position:absolute;margin-left:218.25pt;margin-top:289.1pt;width:51.3pt;height:73.15pt;flip:x;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" strokeweight="1.5pt">
                <v:stroke endarrow="block"/>
              </v:shape>
            </w:pict>
          </mc:Fallback>
        </mc:AlternateContent>
      </w:r>
      <w:r w:rsidR="00AD2A52" w:rsidRPr="00563DB4">
        <w:rPr>
          <w:rFonts w:ascii="Arial" w:hAnsi="Arial" w:cs="Arial"/>
          <w:b/>
        </w:rPr>
        <w:t>2</w:t>
      </w:r>
      <w:r w:rsidR="00EB0BA2">
        <w:rPr>
          <w:rFonts w:ascii="Arial" w:hAnsi="Arial" w:cs="Arial"/>
          <w:b/>
        </w:rPr>
        <w:t>1</w:t>
      </w:r>
      <w:r w:rsidR="00AD2A52" w:rsidRPr="00563DB4">
        <w:rPr>
          <w:rFonts w:ascii="Arial" w:hAnsi="Arial" w:cs="Arial"/>
          <w:b/>
        </w:rPr>
        <w:t>.2</w:t>
      </w:r>
      <w:r w:rsidR="00FB3017" w:rsidRPr="00563DB4">
        <w:rPr>
          <w:rFonts w:ascii="Arial" w:hAnsi="Arial" w:cs="Arial"/>
          <w:b/>
        </w:rPr>
        <w:t xml:space="preserve">  </w:t>
      </w:r>
      <w:r w:rsidR="00AD2A52" w:rsidRPr="00563DB4">
        <w:rPr>
          <w:rFonts w:ascii="Arial" w:hAnsi="Arial" w:cs="Arial"/>
          <w:b/>
        </w:rPr>
        <w:t xml:space="preserve"> Customer Contract</w:t>
      </w:r>
      <w:r w:rsidR="00FB3017" w:rsidRPr="00563DB4">
        <w:rPr>
          <w:rFonts w:ascii="Arial" w:hAnsi="Arial" w:cs="Arial"/>
          <w:b/>
        </w:rPr>
        <w:t xml:space="preserve"> </w:t>
      </w:r>
      <w:r w:rsidR="00AD2A52" w:rsidRPr="00563DB4">
        <w:rPr>
          <w:rFonts w:ascii="Arial" w:hAnsi="Arial" w:cs="Arial"/>
          <w:b/>
        </w:rPr>
        <w:t>(Bib Tags), Example 1</w:t>
      </w:r>
      <w:r w:rsidR="00AD2A52" w:rsidRPr="00FB3017">
        <w:rPr>
          <w:rFonts w:ascii="Arial" w:hAnsi="Arial" w:cs="Arial"/>
          <w:sz w:val="22"/>
        </w:rPr>
        <w:t>:</w:t>
      </w:r>
      <w:r w:rsidR="00DC1B77" w:rsidRPr="00FB3017">
        <w:rPr>
          <w:rFonts w:ascii="Arial" w:hAnsi="Arial" w:cs="Arial"/>
          <w:noProof/>
          <w:lang w:val="en-US"/>
        </w:rPr>
        <mc:AlternateContent>
          <mc:Choice Requires="wps">
            <w:drawing>
              <wp:anchor distT="0" distB="0" distL="114300" distR="114300" simplePos="0" relativeHeight="251803136" behindDoc="0" locked="0" layoutInCell="1" allowOverlap="1" wp14:anchorId="08E18B0D" wp14:editId="378C2B22">
                <wp:simplePos x="0" y="0"/>
                <wp:positionH relativeFrom="column">
                  <wp:posOffset>4537075</wp:posOffset>
                </wp:positionH>
                <wp:positionV relativeFrom="paragraph">
                  <wp:posOffset>2795270</wp:posOffset>
                </wp:positionV>
                <wp:extent cx="1080770" cy="278130"/>
                <wp:effectExtent l="0" t="0" r="24130" b="26670"/>
                <wp:wrapNone/>
                <wp:docPr id="309" name="Text Box 20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770" cy="278130"/>
                        </a:xfrm>
                        <a:prstGeom prst="rect">
                          <a:avLst/>
                        </a:prstGeom>
                        <a:solidFill>
                          <a:srgbClr val="8DB3E2"/>
                        </a:solidFill>
                        <a:ln w="19050">
                          <a:solidFill>
                            <a:srgbClr val="000000"/>
                          </a:solidFill>
                          <a:miter lim="800000"/>
                          <a:headEnd/>
                          <a:tailEnd/>
                        </a:ln>
                      </wps:spPr>
                      <wps:txbx>
                        <w:txbxContent>
                          <w:p w14:paraId="08D12FD0" w14:textId="77777777" w:rsidR="00257BB1" w:rsidRPr="00E0765C" w:rsidRDefault="00257BB1" w:rsidP="00DC1B77">
                            <w:pPr>
                              <w:rPr>
                                <w:szCs w:val="16"/>
                              </w:rPr>
                            </w:pPr>
                            <w:r>
                              <w:rPr>
                                <w:rFonts w:ascii="Arial" w:hAnsi="Arial" w:cs="Arial"/>
                                <w:sz w:val="16"/>
                                <w:szCs w:val="16"/>
                              </w:rPr>
                              <w:t xml:space="preserve">Start and End date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E18B0D" id="_x0000_s1214" type="#_x0000_t202" style="position:absolute;margin-left:357.25pt;margin-top:220.1pt;width:85.1pt;height:21.9pt;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" fillcolor="#8db3e2" strokeweight="1.5pt">
                <v:textbox>
                  <w:txbxContent>
                    <w:p w14:paraId="08D12FD0" w14:textId="77777777" w:rsidR="00257BB1" w:rsidRPr="00E0765C" w:rsidRDefault="00257BB1" w:rsidP="00DC1B77">
                      <w:pPr>
                        <w:rPr>
                          <w:szCs w:val="16"/>
                        </w:rPr>
                      </w:pPr>
                      <w:r>
                        <w:rPr>
                          <w:rFonts w:ascii="Arial" w:hAnsi="Arial" w:cs="Arial"/>
                          <w:sz w:val="16"/>
                          <w:szCs w:val="16"/>
                        </w:rPr>
                        <w:t xml:space="preserve">Start and End date </w:t>
                      </w:r>
                    </w:p>
                  </w:txbxContent>
                </v:textbox>
              </v:shape>
            </w:pict>
          </mc:Fallback>
        </mc:AlternateContent>
      </w:r>
      <w:r w:rsidR="00DC1B77" w:rsidRPr="00FB3017">
        <w:rPr>
          <w:rFonts w:ascii="Arial" w:hAnsi="Arial" w:cs="Arial"/>
          <w:noProof/>
          <w:lang w:val="en-US"/>
        </w:rPr>
        <w:drawing>
          <wp:inline distT="0" distB="0" distL="0" distR="0" wp14:anchorId="05A31747" wp14:editId="55F97805">
            <wp:extent cx="5943600" cy="3843655"/>
            <wp:effectExtent l="19050" t="19050" r="19050" b="23495"/>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7">
                      <a:extLst>
                        <a:ext uri="{BEBA8EAE-BF5A-486C-A8C5-ECC9F3942E4B}">
                          <a14:imgProps xmlns:a14="http://schemas.microsoft.com/office/drawing/2010/main">
                            <a14:imgLayer r:embed="rId148">
                              <a14:imgEffect>
                                <a14:saturation sat="0"/>
                              </a14:imgEffect>
                            </a14:imgLayer>
                          </a14:imgProps>
                        </a:ext>
                      </a:extLst>
                    </a:blip>
                    <a:stretch>
                      <a:fillRect/>
                    </a:stretch>
                  </pic:blipFill>
                  <pic:spPr>
                    <a:xfrm>
                      <a:off x="0" y="0"/>
                      <a:ext cx="5943600" cy="3843655"/>
                    </a:xfrm>
                    <a:prstGeom prst="rect">
                      <a:avLst/>
                    </a:prstGeom>
                    <a:ln>
                      <a:solidFill>
                        <a:schemeClr val="tx1"/>
                      </a:solidFill>
                    </a:ln>
                  </pic:spPr>
                </pic:pic>
              </a:graphicData>
            </a:graphic>
          </wp:inline>
        </w:drawing>
      </w:r>
    </w:p>
    <w:p w14:paraId="05E947A7" w14:textId="77777777" w:rsidR="00DC1B77" w:rsidRPr="00FB3017" w:rsidRDefault="00DC1B77" w:rsidP="00DC1B77">
      <w:pPr>
        <w:tabs>
          <w:tab w:val="left" w:pos="2880"/>
        </w:tabs>
        <w:rPr>
          <w:rFonts w:ascii="Arial" w:hAnsi="Arial" w:cs="Arial"/>
        </w:rPr>
      </w:pPr>
    </w:p>
    <w:p w14:paraId="616E867E" w14:textId="77777777" w:rsidR="00DC1B77" w:rsidRPr="00FB3017" w:rsidRDefault="00DC1B77" w:rsidP="00DC1B77">
      <w:pPr>
        <w:tabs>
          <w:tab w:val="left" w:pos="2880"/>
        </w:tabs>
        <w:rPr>
          <w:rFonts w:ascii="Arial" w:hAnsi="Arial" w:cs="Arial"/>
        </w:rPr>
      </w:pPr>
    </w:p>
    <w:p w14:paraId="682A6BC9" w14:textId="77777777" w:rsidR="00DC1B77" w:rsidRPr="00FB3017" w:rsidRDefault="00DC1B77" w:rsidP="00DC1B77">
      <w:pPr>
        <w:tabs>
          <w:tab w:val="left" w:pos="2880"/>
        </w:tabs>
        <w:rPr>
          <w:rFonts w:ascii="Arial" w:hAnsi="Arial" w:cs="Arial"/>
        </w:rPr>
      </w:pPr>
    </w:p>
    <w:p w14:paraId="3E75D9F5" w14:textId="77777777" w:rsidR="00DC1B77" w:rsidRPr="00FB3017" w:rsidRDefault="00DC1B77" w:rsidP="00DC1B77">
      <w:pPr>
        <w:tabs>
          <w:tab w:val="left" w:pos="2880"/>
        </w:tabs>
        <w:rPr>
          <w:rFonts w:ascii="Arial" w:hAnsi="Arial" w:cs="Arial"/>
        </w:rPr>
      </w:pPr>
      <w:r w:rsidRPr="00FB3017">
        <w:rPr>
          <w:rFonts w:ascii="Arial" w:hAnsi="Arial" w:cs="Arial"/>
          <w:noProof/>
          <w:lang w:val="en-US"/>
        </w:rPr>
        <mc:AlternateContent>
          <mc:Choice Requires="wps">
            <w:drawing>
              <wp:anchor distT="0" distB="0" distL="114300" distR="114300" simplePos="0" relativeHeight="251800064" behindDoc="0" locked="0" layoutInCell="1" allowOverlap="1" wp14:anchorId="64DD7142" wp14:editId="5E7E3806">
                <wp:simplePos x="0" y="0"/>
                <wp:positionH relativeFrom="column">
                  <wp:posOffset>1197720</wp:posOffset>
                </wp:positionH>
                <wp:positionV relativeFrom="paragraph">
                  <wp:posOffset>125343</wp:posOffset>
                </wp:positionV>
                <wp:extent cx="2281528" cy="548640"/>
                <wp:effectExtent l="0" t="0" r="24130" b="22860"/>
                <wp:wrapNone/>
                <wp:docPr id="305" name="Text Box 20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1528" cy="548640"/>
                        </a:xfrm>
                        <a:prstGeom prst="rect">
                          <a:avLst/>
                        </a:prstGeom>
                        <a:solidFill>
                          <a:srgbClr val="8DB3E2"/>
                        </a:solidFill>
                        <a:ln w="19050">
                          <a:solidFill>
                            <a:srgbClr val="000000"/>
                          </a:solidFill>
                          <a:miter lim="800000"/>
                          <a:headEnd/>
                          <a:tailEnd/>
                        </a:ln>
                      </wps:spPr>
                      <wps:txbx>
                        <w:txbxContent>
                          <w:p w14:paraId="68F267D9" w14:textId="77777777" w:rsidR="00257BB1" w:rsidRPr="00E0765C" w:rsidRDefault="00257BB1" w:rsidP="00DC1B77">
                            <w:pPr>
                              <w:rPr>
                                <w:szCs w:val="16"/>
                              </w:rPr>
                            </w:pPr>
                            <w:r>
                              <w:rPr>
                                <w:rFonts w:ascii="Arial" w:hAnsi="Arial" w:cs="Arial"/>
                                <w:sz w:val="16"/>
                                <w:szCs w:val="16"/>
                              </w:rPr>
                              <w:t>This indicates the amount offered for Bib tags during the start and end date listed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DD7142" id="_x0000_s1215" type="#_x0000_t202" style="position:absolute;margin-left:94.3pt;margin-top:9.85pt;width:179.65pt;height:43.2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" fillcolor="#8db3e2" strokeweight="1.5pt">
                <v:textbox>
                  <w:txbxContent>
                    <w:p w14:paraId="68F267D9" w14:textId="77777777" w:rsidR="00257BB1" w:rsidRPr="00E0765C" w:rsidRDefault="00257BB1" w:rsidP="00DC1B77">
                      <w:pPr>
                        <w:rPr>
                          <w:szCs w:val="16"/>
                        </w:rPr>
                      </w:pPr>
                      <w:r>
                        <w:rPr>
                          <w:rFonts w:ascii="Arial" w:hAnsi="Arial" w:cs="Arial"/>
                          <w:sz w:val="16"/>
                          <w:szCs w:val="16"/>
                        </w:rPr>
                        <w:t>This indicates the amount offered for Bib tags during the start and end date listed on the contract</w:t>
                      </w:r>
                    </w:p>
                  </w:txbxContent>
                </v:textbox>
              </v:shape>
            </w:pict>
          </mc:Fallback>
        </mc:AlternateContent>
      </w:r>
    </w:p>
    <w:p w14:paraId="4A3760F9" w14:textId="77777777" w:rsidR="00DC1B77" w:rsidRPr="00FB3017" w:rsidRDefault="00DC1B77" w:rsidP="00DC1B77">
      <w:pPr>
        <w:tabs>
          <w:tab w:val="left" w:pos="2880"/>
        </w:tabs>
        <w:rPr>
          <w:rFonts w:ascii="Arial" w:hAnsi="Arial" w:cs="Arial"/>
        </w:rPr>
      </w:pPr>
    </w:p>
    <w:p w14:paraId="4990098C" w14:textId="77777777" w:rsidR="00DC1B77" w:rsidRPr="00FB3017" w:rsidRDefault="00DC1B77" w:rsidP="00DC1B77">
      <w:pPr>
        <w:tabs>
          <w:tab w:val="left" w:pos="2880"/>
        </w:tabs>
        <w:rPr>
          <w:rFonts w:ascii="Arial" w:hAnsi="Arial" w:cs="Arial"/>
        </w:rPr>
      </w:pPr>
    </w:p>
    <w:p w14:paraId="35CB1893" w14:textId="77777777" w:rsidR="00DC1B77" w:rsidRPr="00FB3017" w:rsidRDefault="00DC1B77" w:rsidP="00DC1B77">
      <w:pPr>
        <w:tabs>
          <w:tab w:val="left" w:pos="2880"/>
        </w:tabs>
        <w:rPr>
          <w:rFonts w:ascii="Arial" w:hAnsi="Arial" w:cs="Arial"/>
        </w:rPr>
      </w:pPr>
    </w:p>
    <w:p w14:paraId="4B7A9BA4" w14:textId="77777777" w:rsidR="00DC1B77" w:rsidRPr="00FB3017" w:rsidRDefault="00DC1B77" w:rsidP="00DC1B77">
      <w:pPr>
        <w:tabs>
          <w:tab w:val="left" w:pos="2880"/>
        </w:tabs>
        <w:rPr>
          <w:rFonts w:ascii="Arial" w:hAnsi="Arial" w:cs="Arial"/>
        </w:rPr>
      </w:pPr>
    </w:p>
    <w:p w14:paraId="39B1AD0F" w14:textId="77777777" w:rsidR="00DC1B77" w:rsidRPr="00FB3017" w:rsidRDefault="00DC1B77" w:rsidP="00DC1B77">
      <w:pPr>
        <w:tabs>
          <w:tab w:val="left" w:pos="2880"/>
        </w:tabs>
        <w:rPr>
          <w:rFonts w:ascii="Arial" w:hAnsi="Arial" w:cs="Arial"/>
        </w:rPr>
      </w:pPr>
    </w:p>
    <w:p w14:paraId="7048E10D" w14:textId="77777777" w:rsidR="00DC1B77" w:rsidRPr="00FB3017" w:rsidRDefault="00DC1B77" w:rsidP="00DC1B77">
      <w:pPr>
        <w:tabs>
          <w:tab w:val="left" w:pos="2880"/>
        </w:tabs>
        <w:rPr>
          <w:rFonts w:ascii="Arial" w:hAnsi="Arial" w:cs="Arial"/>
        </w:rPr>
      </w:pPr>
    </w:p>
    <w:p w14:paraId="36EEB04D" w14:textId="77777777" w:rsidR="00DC1B77" w:rsidRPr="00FB3017" w:rsidRDefault="00DC1B77" w:rsidP="00DC1B77">
      <w:pPr>
        <w:tabs>
          <w:tab w:val="left" w:pos="2880"/>
        </w:tabs>
        <w:rPr>
          <w:rFonts w:ascii="Arial" w:hAnsi="Arial" w:cs="Arial"/>
        </w:rPr>
      </w:pPr>
    </w:p>
    <w:p w14:paraId="7DEE481F" w14:textId="77777777" w:rsidR="00DC1B77" w:rsidRPr="00FB3017" w:rsidRDefault="00DC1B77" w:rsidP="00DC1B77">
      <w:pPr>
        <w:tabs>
          <w:tab w:val="left" w:pos="2880"/>
        </w:tabs>
        <w:rPr>
          <w:rFonts w:ascii="Arial" w:hAnsi="Arial" w:cs="Arial"/>
        </w:rPr>
      </w:pPr>
    </w:p>
    <w:p w14:paraId="3951B869" w14:textId="77777777" w:rsidR="00DC1B77" w:rsidRPr="00FB3017" w:rsidRDefault="00DC1B77" w:rsidP="00DC1B77">
      <w:pPr>
        <w:tabs>
          <w:tab w:val="left" w:pos="2880"/>
        </w:tabs>
        <w:rPr>
          <w:rFonts w:ascii="Arial" w:hAnsi="Arial" w:cs="Arial"/>
        </w:rPr>
      </w:pPr>
    </w:p>
    <w:p w14:paraId="0F1C6465" w14:textId="77777777" w:rsidR="00DC1B77" w:rsidRPr="00FB3017" w:rsidRDefault="00DC1B77" w:rsidP="00DC1B77">
      <w:pPr>
        <w:tabs>
          <w:tab w:val="left" w:pos="2880"/>
        </w:tabs>
        <w:rPr>
          <w:rFonts w:ascii="Arial" w:hAnsi="Arial" w:cs="Arial"/>
        </w:rPr>
      </w:pPr>
    </w:p>
    <w:p w14:paraId="4F443EC6" w14:textId="77777777" w:rsidR="00DC1B77" w:rsidRPr="00FB3017" w:rsidRDefault="00DC1B77" w:rsidP="00DC1B77">
      <w:pPr>
        <w:tabs>
          <w:tab w:val="left" w:pos="2880"/>
        </w:tabs>
        <w:rPr>
          <w:rFonts w:ascii="Arial" w:hAnsi="Arial" w:cs="Arial"/>
        </w:rPr>
      </w:pPr>
    </w:p>
    <w:p w14:paraId="082901BB" w14:textId="77777777" w:rsidR="00DC1B77" w:rsidRPr="00FB3017" w:rsidRDefault="00DC1B77" w:rsidP="00DC1B77">
      <w:pPr>
        <w:tabs>
          <w:tab w:val="left" w:pos="2880"/>
        </w:tabs>
        <w:rPr>
          <w:rFonts w:ascii="Arial" w:hAnsi="Arial" w:cs="Arial"/>
        </w:rPr>
      </w:pPr>
    </w:p>
    <w:p w14:paraId="28342792" w14:textId="77777777" w:rsidR="00DC1B77" w:rsidRPr="00FB3017" w:rsidRDefault="00DC1B77" w:rsidP="00DC1B77">
      <w:pPr>
        <w:tabs>
          <w:tab w:val="left" w:pos="2880"/>
        </w:tabs>
        <w:rPr>
          <w:rFonts w:ascii="Arial" w:hAnsi="Arial" w:cs="Arial"/>
        </w:rPr>
      </w:pPr>
    </w:p>
    <w:p w14:paraId="73DECE33" w14:textId="77777777" w:rsidR="00DC1B77" w:rsidRPr="00FB3017" w:rsidRDefault="00DC1B77" w:rsidP="00DC1B77">
      <w:pPr>
        <w:tabs>
          <w:tab w:val="left" w:pos="2880"/>
        </w:tabs>
        <w:rPr>
          <w:rFonts w:ascii="Arial" w:hAnsi="Arial" w:cs="Arial"/>
        </w:rPr>
      </w:pPr>
    </w:p>
    <w:p w14:paraId="45996347" w14:textId="77777777" w:rsidR="00DC1B77" w:rsidRPr="00FB3017" w:rsidRDefault="00DC1B77" w:rsidP="00DC1B77">
      <w:pPr>
        <w:tabs>
          <w:tab w:val="left" w:pos="2880"/>
        </w:tabs>
        <w:rPr>
          <w:rFonts w:ascii="Arial" w:hAnsi="Arial" w:cs="Arial"/>
        </w:rPr>
      </w:pPr>
    </w:p>
    <w:p w14:paraId="2882723C" w14:textId="77777777" w:rsidR="00DC1B77" w:rsidRPr="00FB3017" w:rsidRDefault="00DC1B77" w:rsidP="00DC1B77">
      <w:pPr>
        <w:tabs>
          <w:tab w:val="left" w:pos="2880"/>
        </w:tabs>
        <w:rPr>
          <w:rFonts w:ascii="Arial" w:hAnsi="Arial" w:cs="Arial"/>
        </w:rPr>
      </w:pPr>
    </w:p>
    <w:p w14:paraId="2F6540AA" w14:textId="77777777" w:rsidR="00DC1B77" w:rsidRPr="00FB3017" w:rsidRDefault="00DC1B77" w:rsidP="00DC1B77">
      <w:pPr>
        <w:tabs>
          <w:tab w:val="left" w:pos="2880"/>
        </w:tabs>
        <w:rPr>
          <w:rFonts w:ascii="Arial" w:hAnsi="Arial" w:cs="Arial"/>
        </w:rPr>
      </w:pPr>
    </w:p>
    <w:p w14:paraId="5A6E7D91" w14:textId="77777777" w:rsidR="00DC1B77" w:rsidRPr="00FB3017" w:rsidRDefault="00DC1B77" w:rsidP="00DC1B77">
      <w:pPr>
        <w:tabs>
          <w:tab w:val="left" w:pos="2880"/>
        </w:tabs>
        <w:rPr>
          <w:rFonts w:ascii="Arial" w:hAnsi="Arial" w:cs="Arial"/>
        </w:rPr>
      </w:pPr>
    </w:p>
    <w:p w14:paraId="5BD40C46" w14:textId="77777777" w:rsidR="00DC1B77" w:rsidRPr="00FB3017" w:rsidRDefault="00DC1B77" w:rsidP="00DC1B77">
      <w:pPr>
        <w:tabs>
          <w:tab w:val="left" w:pos="2880"/>
        </w:tabs>
        <w:rPr>
          <w:rFonts w:ascii="Arial" w:hAnsi="Arial" w:cs="Arial"/>
        </w:rPr>
      </w:pPr>
    </w:p>
    <w:p w14:paraId="70E7C925" w14:textId="77777777" w:rsidR="00563DB4" w:rsidRDefault="00563DB4">
      <w:pPr>
        <w:overflowPunct/>
        <w:autoSpaceDE/>
        <w:autoSpaceDN/>
        <w:adjustRightInd/>
        <w:textAlignment w:val="auto"/>
        <w:rPr>
          <w:rFonts w:ascii="Arial" w:hAnsi="Arial" w:cs="Arial"/>
          <w:sz w:val="22"/>
        </w:rPr>
      </w:pPr>
      <w:r>
        <w:rPr>
          <w:rFonts w:ascii="Arial" w:hAnsi="Arial" w:cs="Arial"/>
          <w:sz w:val="22"/>
        </w:rPr>
        <w:br w:type="page"/>
      </w:r>
    </w:p>
    <w:p w14:paraId="071C89FB" w14:textId="098746DE" w:rsidR="00AD2A52" w:rsidRPr="00563DB4" w:rsidRDefault="00AD2A52" w:rsidP="00DC1B77">
      <w:pPr>
        <w:tabs>
          <w:tab w:val="left" w:pos="2880"/>
        </w:tabs>
        <w:rPr>
          <w:rFonts w:ascii="Arial" w:hAnsi="Arial" w:cs="Arial"/>
          <w:b/>
        </w:rPr>
      </w:pPr>
      <w:r w:rsidRPr="00563DB4">
        <w:rPr>
          <w:rFonts w:ascii="Arial" w:hAnsi="Arial" w:cs="Arial"/>
          <w:b/>
        </w:rPr>
        <w:lastRenderedPageBreak/>
        <w:t>2</w:t>
      </w:r>
      <w:r w:rsidR="00EB0BA2">
        <w:rPr>
          <w:rFonts w:ascii="Arial" w:hAnsi="Arial" w:cs="Arial"/>
          <w:b/>
        </w:rPr>
        <w:t>1</w:t>
      </w:r>
      <w:r w:rsidRPr="00563DB4">
        <w:rPr>
          <w:rFonts w:ascii="Arial" w:hAnsi="Arial" w:cs="Arial"/>
          <w:b/>
        </w:rPr>
        <w:t>.3</w:t>
      </w:r>
      <w:r w:rsidR="00FB3017" w:rsidRPr="00563DB4">
        <w:rPr>
          <w:rFonts w:ascii="Arial" w:hAnsi="Arial" w:cs="Arial"/>
          <w:b/>
        </w:rPr>
        <w:t xml:space="preserve">  </w:t>
      </w:r>
      <w:r w:rsidRPr="00563DB4">
        <w:rPr>
          <w:rFonts w:ascii="Arial" w:hAnsi="Arial" w:cs="Arial"/>
          <w:b/>
        </w:rPr>
        <w:t>POP (Bib Tags), Example 1:</w:t>
      </w:r>
    </w:p>
    <w:p w14:paraId="6CE60745" w14:textId="77777777" w:rsidR="00DC1B77" w:rsidRPr="00FB3017" w:rsidRDefault="00DC1B77" w:rsidP="00DC1B77">
      <w:pPr>
        <w:tabs>
          <w:tab w:val="left" w:pos="2880"/>
        </w:tabs>
        <w:rPr>
          <w:rFonts w:ascii="Arial" w:hAnsi="Arial" w:cs="Arial"/>
        </w:rPr>
      </w:pPr>
      <w:r w:rsidRPr="00FB3017">
        <w:rPr>
          <w:rFonts w:ascii="Arial" w:hAnsi="Arial" w:cs="Arial"/>
          <w:noProof/>
          <w:lang w:val="en-US"/>
        </w:rPr>
        <w:drawing>
          <wp:inline distT="0" distB="0" distL="0" distR="0" wp14:anchorId="51BBAF18" wp14:editId="60BBCE7D">
            <wp:extent cx="4827181" cy="5076825"/>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
                    <a:stretch>
                      <a:fillRect/>
                    </a:stretch>
                  </pic:blipFill>
                  <pic:spPr>
                    <a:xfrm>
                      <a:off x="0" y="0"/>
                      <a:ext cx="4829888" cy="5079672"/>
                    </a:xfrm>
                    <a:prstGeom prst="rect">
                      <a:avLst/>
                    </a:prstGeom>
                  </pic:spPr>
                </pic:pic>
              </a:graphicData>
            </a:graphic>
          </wp:inline>
        </w:drawing>
      </w:r>
    </w:p>
    <w:p w14:paraId="4FB1DEE5" w14:textId="77777777" w:rsidR="00DC1B77" w:rsidRPr="00FB3017" w:rsidRDefault="00DC1B77" w:rsidP="00DC1B77">
      <w:pPr>
        <w:tabs>
          <w:tab w:val="left" w:pos="2880"/>
        </w:tabs>
        <w:rPr>
          <w:rFonts w:ascii="Arial" w:hAnsi="Arial" w:cs="Arial"/>
        </w:rPr>
      </w:pPr>
    </w:p>
    <w:p w14:paraId="75C0E8B4" w14:textId="77777777" w:rsidR="00DC1B77" w:rsidRPr="00FB3017" w:rsidRDefault="00DC1B77" w:rsidP="00DC1B77">
      <w:pPr>
        <w:tabs>
          <w:tab w:val="left" w:pos="2880"/>
        </w:tabs>
        <w:rPr>
          <w:rFonts w:ascii="Arial" w:hAnsi="Arial" w:cs="Arial"/>
        </w:rPr>
      </w:pPr>
    </w:p>
    <w:p w14:paraId="04AC48B7" w14:textId="77777777" w:rsidR="00DC1B77" w:rsidRPr="00FB3017" w:rsidRDefault="00DC1B77" w:rsidP="00DC1B77">
      <w:pPr>
        <w:tabs>
          <w:tab w:val="left" w:pos="2880"/>
        </w:tabs>
        <w:rPr>
          <w:rFonts w:ascii="Arial" w:hAnsi="Arial" w:cs="Arial"/>
        </w:rPr>
      </w:pPr>
    </w:p>
    <w:p w14:paraId="606E49C1" w14:textId="77777777" w:rsidR="00DC1B77" w:rsidRPr="00FB3017" w:rsidRDefault="00DC1B77" w:rsidP="00DC1B77">
      <w:pPr>
        <w:tabs>
          <w:tab w:val="left" w:pos="2880"/>
        </w:tabs>
        <w:rPr>
          <w:rFonts w:ascii="Arial" w:hAnsi="Arial" w:cs="Arial"/>
        </w:rPr>
      </w:pPr>
    </w:p>
    <w:p w14:paraId="02105093" w14:textId="77777777" w:rsidR="00DC1B77" w:rsidRPr="00FB3017" w:rsidRDefault="00DC1B77" w:rsidP="00DC1B77">
      <w:pPr>
        <w:tabs>
          <w:tab w:val="left" w:pos="2880"/>
        </w:tabs>
        <w:rPr>
          <w:rFonts w:ascii="Arial" w:hAnsi="Arial" w:cs="Arial"/>
        </w:rPr>
      </w:pPr>
    </w:p>
    <w:p w14:paraId="46EFDA9D" w14:textId="77777777" w:rsidR="00DC1B77" w:rsidRPr="00FB3017" w:rsidRDefault="00DC1B77" w:rsidP="00DC1B77">
      <w:pPr>
        <w:tabs>
          <w:tab w:val="left" w:pos="2880"/>
        </w:tabs>
        <w:rPr>
          <w:rFonts w:ascii="Arial" w:hAnsi="Arial" w:cs="Arial"/>
        </w:rPr>
      </w:pPr>
    </w:p>
    <w:p w14:paraId="7AA29040" w14:textId="77777777" w:rsidR="00DC1B77" w:rsidRPr="00FB3017" w:rsidRDefault="00DC1B77" w:rsidP="00DC1B77">
      <w:pPr>
        <w:tabs>
          <w:tab w:val="left" w:pos="2880"/>
        </w:tabs>
        <w:rPr>
          <w:rFonts w:ascii="Arial" w:hAnsi="Arial" w:cs="Arial"/>
        </w:rPr>
      </w:pPr>
    </w:p>
    <w:p w14:paraId="4984E893" w14:textId="77777777" w:rsidR="00DC1B77" w:rsidRPr="00FB3017" w:rsidRDefault="00DC1B77" w:rsidP="00DC1B77">
      <w:pPr>
        <w:tabs>
          <w:tab w:val="left" w:pos="2880"/>
        </w:tabs>
        <w:rPr>
          <w:rFonts w:ascii="Arial" w:hAnsi="Arial" w:cs="Arial"/>
        </w:rPr>
      </w:pPr>
    </w:p>
    <w:p w14:paraId="0ADB3D07" w14:textId="77777777" w:rsidR="000919E4" w:rsidRDefault="000919E4">
      <w:pPr>
        <w:overflowPunct/>
        <w:autoSpaceDE/>
        <w:autoSpaceDN/>
        <w:adjustRightInd/>
        <w:textAlignment w:val="auto"/>
        <w:rPr>
          <w:rFonts w:ascii="Arial" w:hAnsi="Arial" w:cs="Arial"/>
          <w:b/>
          <w:sz w:val="22"/>
          <w:lang w:val="en-GB"/>
        </w:rPr>
      </w:pPr>
      <w:r>
        <w:rPr>
          <w:rFonts w:ascii="Arial" w:hAnsi="Arial" w:cs="Arial"/>
          <w:b/>
          <w:sz w:val="22"/>
          <w:lang w:val="en-GB"/>
        </w:rPr>
        <w:br w:type="page"/>
      </w:r>
    </w:p>
    <w:p w14:paraId="17C0DF0E" w14:textId="608A1607" w:rsidR="000919E4" w:rsidRPr="00FB3017" w:rsidRDefault="000919E4" w:rsidP="000919E4">
      <w:pPr>
        <w:tabs>
          <w:tab w:val="left" w:pos="2880"/>
        </w:tabs>
        <w:rPr>
          <w:rFonts w:ascii="Arial" w:hAnsi="Arial" w:cs="Arial"/>
          <w:b/>
          <w:sz w:val="22"/>
          <w:lang w:val="en-GB"/>
        </w:rPr>
      </w:pPr>
      <w:bookmarkStart w:id="539" w:name="RetailMerch"/>
      <w:bookmarkEnd w:id="539"/>
      <w:r w:rsidRPr="00FB3017">
        <w:rPr>
          <w:rFonts w:ascii="Arial" w:hAnsi="Arial" w:cs="Arial"/>
          <w:b/>
          <w:sz w:val="22"/>
          <w:lang w:val="en-GB"/>
        </w:rPr>
        <w:lastRenderedPageBreak/>
        <w:t>2</w:t>
      </w:r>
      <w:r w:rsidR="00EB0BA2">
        <w:rPr>
          <w:rFonts w:ascii="Arial" w:hAnsi="Arial" w:cs="Arial"/>
          <w:b/>
          <w:sz w:val="22"/>
          <w:lang w:val="en-GB"/>
        </w:rPr>
        <w:t>2</w:t>
      </w:r>
      <w:r w:rsidRPr="00FB3017">
        <w:rPr>
          <w:rFonts w:ascii="Arial" w:hAnsi="Arial" w:cs="Arial"/>
          <w:b/>
          <w:sz w:val="22"/>
          <w:lang w:val="en-GB"/>
        </w:rPr>
        <w:t xml:space="preserve">.    Deduction Type: </w:t>
      </w:r>
      <w:r>
        <w:rPr>
          <w:rFonts w:ascii="Arial" w:hAnsi="Arial" w:cs="Arial"/>
          <w:b/>
          <w:sz w:val="22"/>
          <w:lang w:val="en-GB"/>
        </w:rPr>
        <w:t>Retail Merchandising Program</w:t>
      </w:r>
    </w:p>
    <w:p w14:paraId="5D39E7B0" w14:textId="77777777" w:rsidR="00DC1B77" w:rsidRPr="00FB3017" w:rsidRDefault="00DC1B77" w:rsidP="00DC1B77">
      <w:pPr>
        <w:tabs>
          <w:tab w:val="left" w:pos="2880"/>
        </w:tabs>
        <w:rPr>
          <w:rFonts w:ascii="Arial" w:hAnsi="Arial" w:cs="Arial"/>
        </w:rPr>
      </w:pPr>
    </w:p>
    <w:p w14:paraId="117A2F58" w14:textId="77777777" w:rsidR="00DC1B77" w:rsidRPr="00FB3017" w:rsidRDefault="00DC1B77" w:rsidP="00DC1B77">
      <w:pPr>
        <w:tabs>
          <w:tab w:val="left" w:pos="2880"/>
        </w:tabs>
        <w:rPr>
          <w:rFonts w:ascii="Arial" w:hAnsi="Arial" w:cs="Arial"/>
        </w:rPr>
      </w:pPr>
    </w:p>
    <w:p w14:paraId="177705BC" w14:textId="2D283966" w:rsidR="000919E4" w:rsidRDefault="000919E4" w:rsidP="000919E4">
      <w:pPr>
        <w:tabs>
          <w:tab w:val="left" w:pos="2880"/>
        </w:tabs>
        <w:rPr>
          <w:rFonts w:ascii="Arial" w:hAnsi="Arial" w:cs="Arial"/>
          <w:b/>
        </w:rPr>
      </w:pPr>
      <w:r w:rsidRPr="00563DB4">
        <w:rPr>
          <w:rFonts w:ascii="Arial" w:hAnsi="Arial" w:cs="Arial"/>
          <w:b/>
        </w:rPr>
        <w:t>2</w:t>
      </w:r>
      <w:r w:rsidR="00EB0BA2">
        <w:rPr>
          <w:rFonts w:ascii="Arial" w:hAnsi="Arial" w:cs="Arial"/>
          <w:b/>
        </w:rPr>
        <w:t>2</w:t>
      </w:r>
      <w:r w:rsidRPr="00563DB4">
        <w:rPr>
          <w:rFonts w:ascii="Arial" w:hAnsi="Arial" w:cs="Arial"/>
          <w:b/>
        </w:rPr>
        <w:t xml:space="preserve">.1   Customer Invoice </w:t>
      </w:r>
      <w:r>
        <w:rPr>
          <w:rFonts w:ascii="Arial" w:hAnsi="Arial" w:cs="Arial"/>
          <w:b/>
        </w:rPr>
        <w:t>Retail Merchandising Program</w:t>
      </w:r>
      <w:r w:rsidRPr="00563DB4">
        <w:rPr>
          <w:rFonts w:ascii="Arial" w:hAnsi="Arial" w:cs="Arial"/>
          <w:b/>
        </w:rPr>
        <w:t>, Example 1:</w:t>
      </w:r>
    </w:p>
    <w:p w14:paraId="4C23AAB4" w14:textId="77777777" w:rsidR="000919E4" w:rsidRDefault="000919E4" w:rsidP="000919E4">
      <w:pPr>
        <w:tabs>
          <w:tab w:val="left" w:pos="2880"/>
        </w:tabs>
        <w:rPr>
          <w:rFonts w:ascii="Arial" w:hAnsi="Arial" w:cs="Arial"/>
          <w:b/>
        </w:rPr>
      </w:pPr>
    </w:p>
    <w:p w14:paraId="0F589815" w14:textId="0C2FDAB2" w:rsidR="000919E4" w:rsidRPr="00563DB4" w:rsidRDefault="000919E4" w:rsidP="000919E4">
      <w:pPr>
        <w:tabs>
          <w:tab w:val="left" w:pos="2880"/>
        </w:tabs>
        <w:rPr>
          <w:rFonts w:ascii="Arial" w:hAnsi="Arial" w:cs="Arial"/>
          <w:b/>
          <w:sz w:val="18"/>
        </w:rPr>
      </w:pPr>
      <w:r w:rsidRPr="000919E4">
        <w:rPr>
          <w:rFonts w:ascii="Arial" w:hAnsi="Arial" w:cs="Arial"/>
          <w:b/>
          <w:noProof/>
          <w:lang w:val="en-US"/>
        </w:rPr>
        <mc:AlternateContent>
          <mc:Choice Requires="wps">
            <w:drawing>
              <wp:anchor distT="0" distB="0" distL="114300" distR="114300" simplePos="0" relativeHeight="252007936" behindDoc="0" locked="0" layoutInCell="1" allowOverlap="1" wp14:anchorId="304BFCF7" wp14:editId="22E5A27A">
                <wp:simplePos x="0" y="0"/>
                <wp:positionH relativeFrom="margin">
                  <wp:posOffset>5203190</wp:posOffset>
                </wp:positionH>
                <wp:positionV relativeFrom="paragraph">
                  <wp:posOffset>3321685</wp:posOffset>
                </wp:positionV>
                <wp:extent cx="1280160" cy="152400"/>
                <wp:effectExtent l="0" t="0" r="15240" b="19050"/>
                <wp:wrapNone/>
                <wp:docPr id="416" name="AutoShape 2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280160" cy="152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58D4A4" id="AutoShape 2415" o:spid="_x0000_s1026" style="position:absolute;margin-left:409.7pt;margin-top:261.55pt;width:100.8pt;height:12pt;flip:y;z-index:25200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" filled="f" strokecolor="red" strokeweight="1.5pt">
                <v:shadow color="#868686"/>
                <w10:wrap anchorx="margin"/>
              </v:roundrect>
            </w:pict>
          </mc:Fallback>
        </mc:AlternateContent>
      </w:r>
      <w:r w:rsidRPr="000919E4">
        <w:rPr>
          <w:rFonts w:ascii="Arial" w:hAnsi="Arial" w:cs="Arial"/>
          <w:b/>
          <w:noProof/>
          <w:sz w:val="18"/>
          <w:lang w:val="en-US"/>
        </w:rPr>
        <mc:AlternateContent>
          <mc:Choice Requires="wps">
            <w:drawing>
              <wp:anchor distT="0" distB="0" distL="114300" distR="114300" simplePos="0" relativeHeight="252013056" behindDoc="0" locked="0" layoutInCell="1" allowOverlap="1" wp14:anchorId="69CEAE36" wp14:editId="07BCF339">
                <wp:simplePos x="0" y="0"/>
                <wp:positionH relativeFrom="column">
                  <wp:posOffset>6094730</wp:posOffset>
                </wp:positionH>
                <wp:positionV relativeFrom="paragraph">
                  <wp:posOffset>3489325</wp:posOffset>
                </wp:positionV>
                <wp:extent cx="609600" cy="192405"/>
                <wp:effectExtent l="0" t="0" r="19050" b="17145"/>
                <wp:wrapNone/>
                <wp:docPr id="441" name="AutoShape 2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09600" cy="1924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9B9A4E" id="AutoShape 2415" o:spid="_x0000_s1026" style="position:absolute;margin-left:479.9pt;margin-top:274.75pt;width:48pt;height:15.15pt;flip:y;z-index:25201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" filled="f" strokecolor="red" strokeweight="1.5pt">
                <v:shadow color="#868686"/>
              </v:roundrect>
            </w:pict>
          </mc:Fallback>
        </mc:AlternateContent>
      </w:r>
      <w:r w:rsidRPr="000919E4">
        <w:rPr>
          <w:rFonts w:ascii="Arial" w:hAnsi="Arial" w:cs="Arial"/>
          <w:b/>
          <w:noProof/>
          <w:sz w:val="18"/>
          <w:lang w:val="en-US"/>
        </w:rPr>
        <mc:AlternateContent>
          <mc:Choice Requires="wps">
            <w:drawing>
              <wp:anchor distT="0" distB="0" distL="114300" distR="114300" simplePos="0" relativeHeight="252014080" behindDoc="0" locked="0" layoutInCell="1" allowOverlap="1" wp14:anchorId="7F236F72" wp14:editId="76CB8495">
                <wp:simplePos x="0" y="0"/>
                <wp:positionH relativeFrom="column">
                  <wp:posOffset>4966971</wp:posOffset>
                </wp:positionH>
                <wp:positionV relativeFrom="paragraph">
                  <wp:posOffset>3603625</wp:posOffset>
                </wp:positionV>
                <wp:extent cx="1104900" cy="144780"/>
                <wp:effectExtent l="38100" t="0" r="19050" b="83820"/>
                <wp:wrapNone/>
                <wp:docPr id="447" name="AutoShape 2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04900" cy="1447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F689CB" id="AutoShape 2416" o:spid="_x0000_s1026" type="#_x0000_t32" style="position:absolute;margin-left:391.1pt;margin-top:283.75pt;width:87pt;height:11.4pt;flip:x;z-index:25201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" strokeweight="1.5pt">
                <v:stroke endarrow="block"/>
                <v:shadow color="#868686"/>
              </v:shape>
            </w:pict>
          </mc:Fallback>
        </mc:AlternateContent>
      </w:r>
      <w:r w:rsidRPr="000919E4">
        <w:rPr>
          <w:rFonts w:ascii="Arial" w:hAnsi="Arial" w:cs="Arial"/>
          <w:b/>
          <w:noProof/>
          <w:sz w:val="18"/>
          <w:lang w:val="en-US"/>
        </w:rPr>
        <mc:AlternateContent>
          <mc:Choice Requires="wps">
            <w:drawing>
              <wp:anchor distT="0" distB="0" distL="114300" distR="114300" simplePos="0" relativeHeight="252015104" behindDoc="0" locked="0" layoutInCell="1" allowOverlap="1" wp14:anchorId="37295BD7" wp14:editId="78AA2EC7">
                <wp:simplePos x="0" y="0"/>
                <wp:positionH relativeFrom="column">
                  <wp:posOffset>3763010</wp:posOffset>
                </wp:positionH>
                <wp:positionV relativeFrom="paragraph">
                  <wp:posOffset>3535680</wp:posOffset>
                </wp:positionV>
                <wp:extent cx="1150620" cy="685800"/>
                <wp:effectExtent l="57150" t="19050" r="68580" b="95250"/>
                <wp:wrapNone/>
                <wp:docPr id="2060" name="Text Box 1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685800"/>
                        </a:xfrm>
                        <a:prstGeom prst="rect">
                          <a:avLst/>
                        </a:prstGeom>
                        <a:solidFill>
                          <a:srgbClr val="8DB3E2"/>
                        </a:solidFill>
                        <a:ln w="9525">
                          <a:solidFill>
                            <a:schemeClr val="tx1"/>
                          </a:solidFill>
                          <a:miter lim="800000"/>
                          <a:headEnd/>
                          <a:tailEnd/>
                        </a:ln>
                        <a:effectLst>
                          <a:outerShdw blurRad="44450" dist="27940" dir="5400000" algn="ctr">
                            <a:srgbClr val="000000">
                              <a:alpha val="32000"/>
                            </a:srgbClr>
                          </a:outerShdw>
                        </a:effectLst>
                      </wps:spPr>
                      <wps:txbx>
                        <w:txbxContent>
                          <w:p w14:paraId="0B306C78" w14:textId="77777777" w:rsidR="00257BB1" w:rsidRPr="00521DF2" w:rsidRDefault="00257BB1" w:rsidP="000919E4">
                            <w:pPr>
                              <w:rPr>
                                <w:rFonts w:ascii="Arial" w:hAnsi="Arial" w:cs="Arial"/>
                                <w:sz w:val="16"/>
                              </w:rPr>
                            </w:pPr>
                            <w:r>
                              <w:rPr>
                                <w:rFonts w:ascii="Arial" w:hAnsi="Arial" w:cs="Arial"/>
                                <w:b/>
                                <w:sz w:val="16"/>
                              </w:rPr>
                              <w:t>Amount:</w:t>
                            </w:r>
                            <w:r w:rsidRPr="00521DF2">
                              <w:rPr>
                                <w:rFonts w:ascii="Arial" w:hAnsi="Arial" w:cs="Arial"/>
                                <w:sz w:val="16"/>
                              </w:rPr>
                              <w:t xml:space="preserve"> </w:t>
                            </w:r>
                            <w:r>
                              <w:rPr>
                                <w:rFonts w:ascii="Arial" w:hAnsi="Arial" w:cs="Arial"/>
                                <w:sz w:val="16"/>
                              </w:rPr>
                              <w:t>This is the amount the customer is taking for the retail merchandising program.</w:t>
                            </w:r>
                          </w:p>
                          <w:p w14:paraId="5BBDFACE" w14:textId="77777777" w:rsidR="00257BB1" w:rsidRPr="00741B32" w:rsidRDefault="00257BB1" w:rsidP="000919E4">
                            <w:pPr>
                              <w:rPr>
                                <w:rFonts w:ascii="Arial" w:hAnsi="Arial" w:cs="Arial"/>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295BD7" id="Text Box 1428" o:spid="_x0000_s1216" type="#_x0000_t202" style="position:absolute;margin-left:296.3pt;margin-top:278.4pt;width:90.6pt;height:54pt;z-index:25201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" fillcolor="#8db3e2" strokecolor="black [3213]">
                <v:shadow on="t" color="black" opacity="20971f" offset="0,2.2pt"/>
                <v:textbox>
                  <w:txbxContent>
                    <w:p w14:paraId="0B306C78" w14:textId="77777777" w:rsidR="00257BB1" w:rsidRPr="00521DF2" w:rsidRDefault="00257BB1" w:rsidP="000919E4">
                      <w:pPr>
                        <w:rPr>
                          <w:rFonts w:ascii="Arial" w:hAnsi="Arial" w:cs="Arial"/>
                          <w:sz w:val="16"/>
                        </w:rPr>
                      </w:pPr>
                      <w:r>
                        <w:rPr>
                          <w:rFonts w:ascii="Arial" w:hAnsi="Arial" w:cs="Arial"/>
                          <w:b/>
                          <w:sz w:val="16"/>
                        </w:rPr>
                        <w:t>Amount:</w:t>
                      </w:r>
                      <w:r w:rsidRPr="00521DF2">
                        <w:rPr>
                          <w:rFonts w:ascii="Arial" w:hAnsi="Arial" w:cs="Arial"/>
                          <w:sz w:val="16"/>
                        </w:rPr>
                        <w:t xml:space="preserve"> </w:t>
                      </w:r>
                      <w:r>
                        <w:rPr>
                          <w:rFonts w:ascii="Arial" w:hAnsi="Arial" w:cs="Arial"/>
                          <w:sz w:val="16"/>
                        </w:rPr>
                        <w:t>This is the amount the customer is taking for the retail merchandising program.</w:t>
                      </w:r>
                    </w:p>
                    <w:p w14:paraId="5BBDFACE" w14:textId="77777777" w:rsidR="00257BB1" w:rsidRPr="00741B32" w:rsidRDefault="00257BB1" w:rsidP="000919E4">
                      <w:pPr>
                        <w:rPr>
                          <w:rFonts w:ascii="Arial" w:hAnsi="Arial" w:cs="Arial"/>
                          <w:sz w:val="16"/>
                        </w:rPr>
                      </w:pPr>
                    </w:p>
                  </w:txbxContent>
                </v:textbox>
              </v:shape>
            </w:pict>
          </mc:Fallback>
        </mc:AlternateContent>
      </w:r>
      <w:r w:rsidRPr="00FE667F">
        <w:rPr>
          <w:rFonts w:ascii="Arial" w:hAnsi="Arial" w:cs="Arial"/>
          <w:noProof/>
          <w:lang w:val="en-US"/>
        </w:rPr>
        <mc:AlternateContent>
          <mc:Choice Requires="wps">
            <w:drawing>
              <wp:anchor distT="0" distB="0" distL="114300" distR="114300" simplePos="0" relativeHeight="252009984" behindDoc="0" locked="0" layoutInCell="1" allowOverlap="1" wp14:anchorId="640C0022" wp14:editId="7433B88F">
                <wp:simplePos x="0" y="0"/>
                <wp:positionH relativeFrom="column">
                  <wp:posOffset>3625850</wp:posOffset>
                </wp:positionH>
                <wp:positionV relativeFrom="paragraph">
                  <wp:posOffset>2270125</wp:posOffset>
                </wp:positionV>
                <wp:extent cx="1592580" cy="636270"/>
                <wp:effectExtent l="57150" t="19050" r="83820" b="87630"/>
                <wp:wrapNone/>
                <wp:docPr id="60" name="Text Box 1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580" cy="636270"/>
                        </a:xfrm>
                        <a:prstGeom prst="rect">
                          <a:avLst/>
                        </a:prstGeom>
                        <a:solidFill>
                          <a:srgbClr val="8DB3E2"/>
                        </a:solidFill>
                        <a:ln w="9525">
                          <a:solidFill>
                            <a:schemeClr val="tx1"/>
                          </a:solidFill>
                          <a:miter lim="800000"/>
                          <a:headEnd/>
                          <a:tailEnd/>
                        </a:ln>
                        <a:effectLst>
                          <a:outerShdw blurRad="44450" dist="27940" dir="5400000" algn="ctr">
                            <a:srgbClr val="000000">
                              <a:alpha val="32000"/>
                            </a:srgbClr>
                          </a:outerShdw>
                        </a:effectLst>
                      </wps:spPr>
                      <wps:txbx>
                        <w:txbxContent>
                          <w:p w14:paraId="46AF450C" w14:textId="77777777" w:rsidR="00257BB1" w:rsidRPr="00521DF2" w:rsidRDefault="00257BB1" w:rsidP="000919E4">
                            <w:pPr>
                              <w:rPr>
                                <w:rFonts w:ascii="Arial" w:hAnsi="Arial" w:cs="Arial"/>
                                <w:sz w:val="16"/>
                              </w:rPr>
                            </w:pPr>
                            <w:r w:rsidRPr="007D28ED">
                              <w:rPr>
                                <w:rFonts w:ascii="Arial" w:hAnsi="Arial" w:cs="Arial"/>
                                <w:b/>
                                <w:sz w:val="16"/>
                              </w:rPr>
                              <w:t>Deduction Type:</w:t>
                            </w:r>
                            <w:r w:rsidRPr="00521DF2">
                              <w:rPr>
                                <w:rFonts w:ascii="Arial" w:hAnsi="Arial" w:cs="Arial"/>
                                <w:sz w:val="16"/>
                              </w:rPr>
                              <w:t xml:space="preserve"> </w:t>
                            </w:r>
                            <w:r>
                              <w:rPr>
                                <w:rFonts w:ascii="Arial" w:hAnsi="Arial" w:cs="Arial"/>
                                <w:sz w:val="16"/>
                              </w:rPr>
                              <w:t xml:space="preserve">“HT Resets” or “Single Source” </w:t>
                            </w:r>
                            <w:r w:rsidRPr="00521DF2">
                              <w:rPr>
                                <w:rFonts w:ascii="Arial" w:hAnsi="Arial" w:cs="Arial"/>
                                <w:sz w:val="16"/>
                              </w:rPr>
                              <w:t>indicates the claim is for re</w:t>
                            </w:r>
                            <w:r>
                              <w:rPr>
                                <w:rFonts w:ascii="Arial" w:hAnsi="Arial" w:cs="Arial"/>
                                <w:sz w:val="16"/>
                              </w:rPr>
                              <w:t>tail merchandising program.</w:t>
                            </w:r>
                          </w:p>
                          <w:p w14:paraId="4CF8AD88" w14:textId="77777777" w:rsidR="00257BB1" w:rsidRPr="00741B32" w:rsidRDefault="00257BB1" w:rsidP="000919E4">
                            <w:pPr>
                              <w:rPr>
                                <w:rFonts w:ascii="Arial" w:hAnsi="Arial" w:cs="Arial"/>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0C0022" id="_x0000_s1217" type="#_x0000_t202" style="position:absolute;margin-left:285.5pt;margin-top:178.75pt;width:125.4pt;height:50.1pt;z-index:25200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" fillcolor="#8db3e2" strokecolor="black [3213]">
                <v:shadow on="t" color="black" opacity="20971f" offset="0,2.2pt"/>
                <v:textbox>
                  <w:txbxContent>
                    <w:p w14:paraId="46AF450C" w14:textId="77777777" w:rsidR="00257BB1" w:rsidRPr="00521DF2" w:rsidRDefault="00257BB1" w:rsidP="000919E4">
                      <w:pPr>
                        <w:rPr>
                          <w:rFonts w:ascii="Arial" w:hAnsi="Arial" w:cs="Arial"/>
                          <w:sz w:val="16"/>
                        </w:rPr>
                      </w:pPr>
                      <w:r w:rsidRPr="007D28ED">
                        <w:rPr>
                          <w:rFonts w:ascii="Arial" w:hAnsi="Arial" w:cs="Arial"/>
                          <w:b/>
                          <w:sz w:val="16"/>
                        </w:rPr>
                        <w:t>Deduction Type:</w:t>
                      </w:r>
                      <w:r w:rsidRPr="00521DF2">
                        <w:rPr>
                          <w:rFonts w:ascii="Arial" w:hAnsi="Arial" w:cs="Arial"/>
                          <w:sz w:val="16"/>
                        </w:rPr>
                        <w:t xml:space="preserve"> </w:t>
                      </w:r>
                      <w:r>
                        <w:rPr>
                          <w:rFonts w:ascii="Arial" w:hAnsi="Arial" w:cs="Arial"/>
                          <w:sz w:val="16"/>
                        </w:rPr>
                        <w:t xml:space="preserve">“HT Resets” or “Single Source” </w:t>
                      </w:r>
                      <w:r w:rsidRPr="00521DF2">
                        <w:rPr>
                          <w:rFonts w:ascii="Arial" w:hAnsi="Arial" w:cs="Arial"/>
                          <w:sz w:val="16"/>
                        </w:rPr>
                        <w:t>indicates the claim is for re</w:t>
                      </w:r>
                      <w:r>
                        <w:rPr>
                          <w:rFonts w:ascii="Arial" w:hAnsi="Arial" w:cs="Arial"/>
                          <w:sz w:val="16"/>
                        </w:rPr>
                        <w:t>tail merchandising program.</w:t>
                      </w:r>
                    </w:p>
                    <w:p w14:paraId="4CF8AD88" w14:textId="77777777" w:rsidR="00257BB1" w:rsidRPr="00741B32" w:rsidRDefault="00257BB1" w:rsidP="000919E4">
                      <w:pPr>
                        <w:rPr>
                          <w:rFonts w:ascii="Arial" w:hAnsi="Arial" w:cs="Arial"/>
                          <w:sz w:val="16"/>
                        </w:rPr>
                      </w:pPr>
                    </w:p>
                  </w:txbxContent>
                </v:textbox>
              </v:shape>
            </w:pict>
          </mc:Fallback>
        </mc:AlternateContent>
      </w:r>
      <w:r w:rsidRPr="000919E4">
        <w:rPr>
          <w:rFonts w:ascii="Arial" w:hAnsi="Arial" w:cs="Arial"/>
          <w:b/>
          <w:noProof/>
          <w:lang w:val="en-US"/>
        </w:rPr>
        <mc:AlternateContent>
          <mc:Choice Requires="wps">
            <w:drawing>
              <wp:anchor distT="0" distB="0" distL="114300" distR="114300" simplePos="0" relativeHeight="252008960" behindDoc="0" locked="0" layoutInCell="1" allowOverlap="1" wp14:anchorId="7C4D30D2" wp14:editId="0793CBB7">
                <wp:simplePos x="0" y="0"/>
                <wp:positionH relativeFrom="column">
                  <wp:posOffset>4989830</wp:posOffset>
                </wp:positionH>
                <wp:positionV relativeFrom="paragraph">
                  <wp:posOffset>2955925</wp:posOffset>
                </wp:positionV>
                <wp:extent cx="358140" cy="388620"/>
                <wp:effectExtent l="38100" t="38100" r="22860" b="30480"/>
                <wp:wrapNone/>
                <wp:docPr id="429" name="AutoShape 2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58140" cy="3886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B2CC2C" id="AutoShape 2416" o:spid="_x0000_s1026" type="#_x0000_t32" style="position:absolute;margin-left:392.9pt;margin-top:232.75pt;width:28.2pt;height:30.6pt;flip:x y;z-index:25200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" strokeweight="1.5pt">
                <v:stroke endarrow="block"/>
                <v:shadow color="#868686"/>
              </v:shape>
            </w:pict>
          </mc:Fallback>
        </mc:AlternateContent>
      </w:r>
      <w:r>
        <w:rPr>
          <w:rFonts w:ascii="Arial" w:hAnsi="Arial" w:cs="Arial"/>
          <w:b/>
          <w:noProof/>
          <w:sz w:val="18"/>
          <w:lang w:val="en-US"/>
        </w:rPr>
        <w:drawing>
          <wp:inline distT="0" distB="0" distL="0" distR="0" wp14:anchorId="79D1538E" wp14:editId="4BFAEBC5">
            <wp:extent cx="6831965" cy="4323715"/>
            <wp:effectExtent l="19050" t="19050" r="26035" b="19685"/>
            <wp:docPr id="1377" name="Picture 1377"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 name="88423FA.tmp"/>
                    <pic:cNvPicPr/>
                  </pic:nvPicPr>
                  <pic:blipFill>
                    <a:blip r:embed="rId150">
                      <a:extLst>
                        <a:ext uri="{28A0092B-C50C-407E-A947-70E740481C1C}">
                          <a14:useLocalDpi xmlns:a14="http://schemas.microsoft.com/office/drawing/2010/main" val="0"/>
                        </a:ext>
                      </a:extLst>
                    </a:blip>
                    <a:stretch>
                      <a:fillRect/>
                    </a:stretch>
                  </pic:blipFill>
                  <pic:spPr>
                    <a:xfrm>
                      <a:off x="0" y="0"/>
                      <a:ext cx="6831965" cy="4323715"/>
                    </a:xfrm>
                    <a:prstGeom prst="rect">
                      <a:avLst/>
                    </a:prstGeom>
                    <a:ln>
                      <a:solidFill>
                        <a:schemeClr val="tx1"/>
                      </a:solidFill>
                    </a:ln>
                  </pic:spPr>
                </pic:pic>
              </a:graphicData>
            </a:graphic>
          </wp:inline>
        </w:drawing>
      </w:r>
    </w:p>
    <w:p w14:paraId="54CF0531" w14:textId="77777777" w:rsidR="00DC1B77" w:rsidRPr="00FB3017" w:rsidRDefault="00DC1B77" w:rsidP="00DC1B77">
      <w:pPr>
        <w:tabs>
          <w:tab w:val="left" w:pos="2880"/>
        </w:tabs>
        <w:rPr>
          <w:rFonts w:ascii="Arial" w:hAnsi="Arial" w:cs="Arial"/>
        </w:rPr>
      </w:pPr>
    </w:p>
    <w:p w14:paraId="2506FF0C" w14:textId="77777777" w:rsidR="00DC1B77" w:rsidRDefault="000919E4" w:rsidP="00DC1B77">
      <w:pPr>
        <w:tabs>
          <w:tab w:val="left" w:pos="2880"/>
        </w:tabs>
        <w:rPr>
          <w:rFonts w:ascii="Arial" w:hAnsi="Arial" w:cs="Arial"/>
          <w:b/>
        </w:rPr>
      </w:pPr>
      <w:r>
        <w:rPr>
          <w:rFonts w:ascii="Arial" w:hAnsi="Arial" w:cs="Arial"/>
          <w:b/>
        </w:rPr>
        <w:t>Single Source “Reset” Policy</w:t>
      </w:r>
    </w:p>
    <w:p w14:paraId="18732576" w14:textId="77777777" w:rsidR="000919E4" w:rsidRPr="000919E4" w:rsidRDefault="000919E4" w:rsidP="00DC1B77">
      <w:pPr>
        <w:tabs>
          <w:tab w:val="left" w:pos="2880"/>
        </w:tabs>
        <w:rPr>
          <w:rFonts w:ascii="Arial" w:hAnsi="Arial" w:cs="Arial"/>
          <w:b/>
        </w:rPr>
      </w:pPr>
      <w:r>
        <w:rPr>
          <w:rFonts w:ascii="Arial" w:hAnsi="Arial" w:cs="Arial"/>
          <w:b/>
        </w:rPr>
        <w:object w:dxaOrig="1513" w:dyaOrig="984" w14:anchorId="268B5295">
          <v:shape id="_x0000_i1043" type="#_x0000_t75" style="width:79.5pt;height:50.25pt" o:ole="">
            <v:imagedata r:id="rId151" o:title=""/>
          </v:shape>
          <o:OLEObject Type="Embed" ProgID="Acrobat.Document.DC" ShapeID="_x0000_i1043" DrawAspect="Icon" ObjectID="_1845519990" r:id="rId152"/>
        </w:object>
      </w:r>
    </w:p>
    <w:p w14:paraId="1B941D74" w14:textId="77777777" w:rsidR="002B0327" w:rsidRDefault="002B0327" w:rsidP="002B0327">
      <w:pPr>
        <w:tabs>
          <w:tab w:val="left" w:pos="2880"/>
        </w:tabs>
        <w:rPr>
          <w:rFonts w:ascii="Arial" w:hAnsi="Arial" w:cs="Arial"/>
          <w:b/>
        </w:rPr>
      </w:pPr>
    </w:p>
    <w:p w14:paraId="12C3C3F7" w14:textId="77777777" w:rsidR="002B0327" w:rsidRDefault="002B0327" w:rsidP="002B0327">
      <w:pPr>
        <w:tabs>
          <w:tab w:val="left" w:pos="2880"/>
        </w:tabs>
        <w:rPr>
          <w:rFonts w:ascii="Arial" w:hAnsi="Arial" w:cs="Arial"/>
          <w:b/>
        </w:rPr>
      </w:pPr>
    </w:p>
    <w:p w14:paraId="1FC7F899" w14:textId="77777777" w:rsidR="002B0327" w:rsidRDefault="002B0327" w:rsidP="002B0327">
      <w:pPr>
        <w:tabs>
          <w:tab w:val="left" w:pos="2880"/>
        </w:tabs>
        <w:rPr>
          <w:rFonts w:ascii="Arial" w:hAnsi="Arial" w:cs="Arial"/>
          <w:b/>
        </w:rPr>
      </w:pPr>
    </w:p>
    <w:p w14:paraId="5FC3BD53" w14:textId="77777777" w:rsidR="002B0327" w:rsidRDefault="002B0327" w:rsidP="002B0327">
      <w:pPr>
        <w:tabs>
          <w:tab w:val="left" w:pos="2880"/>
        </w:tabs>
        <w:rPr>
          <w:rFonts w:ascii="Arial" w:hAnsi="Arial" w:cs="Arial"/>
          <w:b/>
        </w:rPr>
      </w:pPr>
    </w:p>
    <w:p w14:paraId="6E5EDEAE" w14:textId="77777777" w:rsidR="002B0327" w:rsidRDefault="002B0327" w:rsidP="002B0327">
      <w:pPr>
        <w:tabs>
          <w:tab w:val="left" w:pos="2880"/>
        </w:tabs>
        <w:rPr>
          <w:rFonts w:ascii="Arial" w:hAnsi="Arial" w:cs="Arial"/>
          <w:b/>
        </w:rPr>
      </w:pPr>
    </w:p>
    <w:p w14:paraId="1602119B" w14:textId="77777777" w:rsidR="002B0327" w:rsidRDefault="002B0327" w:rsidP="002B0327">
      <w:pPr>
        <w:tabs>
          <w:tab w:val="left" w:pos="2880"/>
        </w:tabs>
        <w:rPr>
          <w:rFonts w:ascii="Arial" w:hAnsi="Arial" w:cs="Arial"/>
          <w:b/>
        </w:rPr>
      </w:pPr>
    </w:p>
    <w:p w14:paraId="4D83554C" w14:textId="77777777" w:rsidR="002B0327" w:rsidRDefault="002B0327" w:rsidP="002B0327">
      <w:pPr>
        <w:tabs>
          <w:tab w:val="left" w:pos="2880"/>
        </w:tabs>
        <w:rPr>
          <w:rFonts w:ascii="Arial" w:hAnsi="Arial" w:cs="Arial"/>
          <w:b/>
        </w:rPr>
      </w:pPr>
    </w:p>
    <w:p w14:paraId="4A79C0B2" w14:textId="77777777" w:rsidR="002B0327" w:rsidRDefault="002B0327" w:rsidP="002B0327">
      <w:pPr>
        <w:tabs>
          <w:tab w:val="left" w:pos="2880"/>
        </w:tabs>
        <w:rPr>
          <w:rFonts w:ascii="Arial" w:hAnsi="Arial" w:cs="Arial"/>
          <w:b/>
        </w:rPr>
      </w:pPr>
    </w:p>
    <w:p w14:paraId="7516193F" w14:textId="77777777" w:rsidR="002B0327" w:rsidRDefault="002B0327" w:rsidP="002B0327">
      <w:pPr>
        <w:tabs>
          <w:tab w:val="left" w:pos="2880"/>
        </w:tabs>
        <w:rPr>
          <w:rFonts w:ascii="Arial" w:hAnsi="Arial" w:cs="Arial"/>
          <w:b/>
        </w:rPr>
      </w:pPr>
    </w:p>
    <w:p w14:paraId="28E67EE8" w14:textId="77777777" w:rsidR="002B0327" w:rsidRDefault="002B0327" w:rsidP="002B0327">
      <w:pPr>
        <w:tabs>
          <w:tab w:val="left" w:pos="2880"/>
        </w:tabs>
        <w:rPr>
          <w:rFonts w:ascii="Arial" w:hAnsi="Arial" w:cs="Arial"/>
          <w:b/>
        </w:rPr>
      </w:pPr>
    </w:p>
    <w:p w14:paraId="5297FB8F" w14:textId="77777777" w:rsidR="002B0327" w:rsidRDefault="002B0327" w:rsidP="002B0327">
      <w:pPr>
        <w:tabs>
          <w:tab w:val="left" w:pos="2880"/>
        </w:tabs>
        <w:rPr>
          <w:rFonts w:ascii="Arial" w:hAnsi="Arial" w:cs="Arial"/>
          <w:b/>
        </w:rPr>
      </w:pPr>
    </w:p>
    <w:p w14:paraId="2C94F64E" w14:textId="4AD04F65" w:rsidR="002B0327" w:rsidRDefault="002B0327" w:rsidP="002B0327">
      <w:pPr>
        <w:tabs>
          <w:tab w:val="left" w:pos="2880"/>
        </w:tabs>
        <w:rPr>
          <w:rFonts w:ascii="Arial" w:hAnsi="Arial" w:cs="Arial"/>
          <w:b/>
        </w:rPr>
      </w:pPr>
      <w:r w:rsidRPr="00563DB4">
        <w:rPr>
          <w:rFonts w:ascii="Arial" w:hAnsi="Arial" w:cs="Arial"/>
          <w:b/>
        </w:rPr>
        <w:lastRenderedPageBreak/>
        <w:t>2</w:t>
      </w:r>
      <w:r w:rsidR="00EB0BA2">
        <w:rPr>
          <w:rFonts w:ascii="Arial" w:hAnsi="Arial" w:cs="Arial"/>
          <w:b/>
        </w:rPr>
        <w:t>2</w:t>
      </w:r>
      <w:r w:rsidRPr="00563DB4">
        <w:rPr>
          <w:rFonts w:ascii="Arial" w:hAnsi="Arial" w:cs="Arial"/>
          <w:b/>
        </w:rPr>
        <w:t xml:space="preserve">.1   Customer Invoice </w:t>
      </w:r>
      <w:r>
        <w:rPr>
          <w:rFonts w:ascii="Arial" w:hAnsi="Arial" w:cs="Arial"/>
          <w:b/>
        </w:rPr>
        <w:t>Retail Merchandising Program Fee</w:t>
      </w:r>
      <w:r w:rsidRPr="00563DB4">
        <w:rPr>
          <w:rFonts w:ascii="Arial" w:hAnsi="Arial" w:cs="Arial"/>
          <w:b/>
        </w:rPr>
        <w:t xml:space="preserve">, Example </w:t>
      </w:r>
      <w:r>
        <w:rPr>
          <w:rFonts w:ascii="Arial" w:hAnsi="Arial" w:cs="Arial"/>
          <w:b/>
        </w:rPr>
        <w:t>2</w:t>
      </w:r>
      <w:r w:rsidRPr="00563DB4">
        <w:rPr>
          <w:rFonts w:ascii="Arial" w:hAnsi="Arial" w:cs="Arial"/>
          <w:b/>
        </w:rPr>
        <w:t>:</w:t>
      </w:r>
    </w:p>
    <w:p w14:paraId="1470D8E4" w14:textId="77777777" w:rsidR="00DC1B77" w:rsidRPr="00FB3017" w:rsidRDefault="00DC1B77" w:rsidP="00DC1B77">
      <w:pPr>
        <w:tabs>
          <w:tab w:val="left" w:pos="2880"/>
        </w:tabs>
        <w:rPr>
          <w:rFonts w:ascii="Arial" w:hAnsi="Arial" w:cs="Arial"/>
        </w:rPr>
      </w:pPr>
    </w:p>
    <w:p w14:paraId="483D5F12" w14:textId="31599DB4" w:rsidR="00563DB4" w:rsidRDefault="002B0327">
      <w:pPr>
        <w:overflowPunct/>
        <w:autoSpaceDE/>
        <w:autoSpaceDN/>
        <w:adjustRightInd/>
        <w:textAlignment w:val="auto"/>
        <w:rPr>
          <w:rFonts w:ascii="Arial" w:hAnsi="Arial" w:cs="Arial"/>
          <w:b/>
          <w:color w:val="FFFFFF"/>
          <w:sz w:val="28"/>
          <w:szCs w:val="28"/>
          <w:lang w:val="en-GB"/>
        </w:rPr>
      </w:pPr>
      <w:r w:rsidRPr="000919E4">
        <w:rPr>
          <w:rFonts w:ascii="Arial" w:hAnsi="Arial" w:cs="Arial"/>
          <w:b/>
          <w:noProof/>
          <w:sz w:val="18"/>
          <w:lang w:val="en-US"/>
        </w:rPr>
        <mc:AlternateContent>
          <mc:Choice Requires="wps">
            <w:drawing>
              <wp:anchor distT="0" distB="0" distL="114300" distR="114300" simplePos="0" relativeHeight="252308992" behindDoc="0" locked="0" layoutInCell="1" allowOverlap="1" wp14:anchorId="709B3E2A" wp14:editId="367C4100">
                <wp:simplePos x="0" y="0"/>
                <wp:positionH relativeFrom="column">
                  <wp:posOffset>4288790</wp:posOffset>
                </wp:positionH>
                <wp:positionV relativeFrom="paragraph">
                  <wp:posOffset>3475354</wp:posOffset>
                </wp:positionV>
                <wp:extent cx="657225" cy="264795"/>
                <wp:effectExtent l="0" t="38100" r="47625" b="20955"/>
                <wp:wrapNone/>
                <wp:docPr id="483743078" name="AutoShape 2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7225" cy="264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3F7D747" id="_x0000_t32" coordsize="21600,21600" o:spt="32" o:oned="t" path="m,l21600,21600e" filled="f">
                <v:path arrowok="t" fillok="f" o:connecttype="none"/>
                <o:lock v:ext="edit" shapetype="t"/>
              </v:shapetype>
              <v:shape id="AutoShape 2416" o:spid="_x0000_s1026" type="#_x0000_t32" style="position:absolute;margin-left:337.7pt;margin-top:273.65pt;width:51.75pt;height:20.85pt;flip:y;z-index:25230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" strokeweight="1.5pt">
                <v:stroke endarrow="block"/>
                <v:shadow color="#868686"/>
              </v:shape>
            </w:pict>
          </mc:Fallback>
        </mc:AlternateContent>
      </w:r>
      <w:r w:rsidRPr="000919E4">
        <w:rPr>
          <w:rFonts w:ascii="Arial" w:hAnsi="Arial" w:cs="Arial"/>
          <w:b/>
          <w:noProof/>
          <w:sz w:val="18"/>
          <w:lang w:val="en-US"/>
        </w:rPr>
        <mc:AlternateContent>
          <mc:Choice Requires="wps">
            <w:drawing>
              <wp:anchor distT="0" distB="0" distL="114300" distR="114300" simplePos="0" relativeHeight="252311040" behindDoc="0" locked="0" layoutInCell="1" allowOverlap="1" wp14:anchorId="52466823" wp14:editId="3B0F353C">
                <wp:simplePos x="0" y="0"/>
                <wp:positionH relativeFrom="column">
                  <wp:posOffset>5250815</wp:posOffset>
                </wp:positionH>
                <wp:positionV relativeFrom="paragraph">
                  <wp:posOffset>2568574</wp:posOffset>
                </wp:positionV>
                <wp:extent cx="57150" cy="581025"/>
                <wp:effectExtent l="19050" t="0" r="57150" b="47625"/>
                <wp:wrapNone/>
                <wp:docPr id="1820557175" name="AutoShape 2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 cy="5810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E7A785B" id="AutoShape 2416" o:spid="_x0000_s1026" type="#_x0000_t32" style="position:absolute;margin-left:413.45pt;margin-top:202.25pt;width:4.5pt;height:45.75pt;z-index:25231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" strokeweight="1.5pt">
                <v:stroke endarrow="block"/>
                <v:shadow color="#868686"/>
              </v:shape>
            </w:pict>
          </mc:Fallback>
        </mc:AlternateContent>
      </w:r>
      <w:r w:rsidRPr="000919E4">
        <w:rPr>
          <w:rFonts w:ascii="Arial" w:hAnsi="Arial" w:cs="Arial"/>
          <w:b/>
          <w:noProof/>
          <w:lang w:val="en-US"/>
        </w:rPr>
        <mc:AlternateContent>
          <mc:Choice Requires="wps">
            <w:drawing>
              <wp:anchor distT="0" distB="0" distL="114300" distR="114300" simplePos="0" relativeHeight="252306944" behindDoc="0" locked="0" layoutInCell="1" allowOverlap="1" wp14:anchorId="180E32E6" wp14:editId="58780777">
                <wp:simplePos x="0" y="0"/>
                <wp:positionH relativeFrom="margin">
                  <wp:posOffset>4965064</wp:posOffset>
                </wp:positionH>
                <wp:positionV relativeFrom="paragraph">
                  <wp:posOffset>3282950</wp:posOffset>
                </wp:positionV>
                <wp:extent cx="1685925" cy="209550"/>
                <wp:effectExtent l="0" t="0" r="28575" b="19050"/>
                <wp:wrapNone/>
                <wp:docPr id="1940564575" name="AutoShape 2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685925" cy="2095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AF9C97" id="AutoShape 2415" o:spid="_x0000_s1026" style="position:absolute;margin-left:390.95pt;margin-top:258.5pt;width:132.75pt;height:16.5pt;flip:y;z-index:25230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" filled="f" strokecolor="red" strokeweight="1.5pt">
                <v:shadow color="#868686"/>
                <w10:wrap anchorx="margin"/>
              </v:roundrect>
            </w:pict>
          </mc:Fallback>
        </mc:AlternateContent>
      </w:r>
      <w:r w:rsidRPr="000919E4">
        <w:rPr>
          <w:rFonts w:ascii="Arial" w:hAnsi="Arial" w:cs="Arial"/>
          <w:b/>
          <w:noProof/>
          <w:lang w:val="en-US"/>
        </w:rPr>
        <mc:AlternateContent>
          <mc:Choice Requires="wps">
            <w:drawing>
              <wp:anchor distT="0" distB="0" distL="114300" distR="114300" simplePos="0" relativeHeight="252304896" behindDoc="0" locked="0" layoutInCell="1" allowOverlap="1" wp14:anchorId="43AD85A4" wp14:editId="2E8A2852">
                <wp:simplePos x="0" y="0"/>
                <wp:positionH relativeFrom="margin">
                  <wp:posOffset>4660265</wp:posOffset>
                </wp:positionH>
                <wp:positionV relativeFrom="paragraph">
                  <wp:posOffset>3168650</wp:posOffset>
                </wp:positionV>
                <wp:extent cx="1724025" cy="114300"/>
                <wp:effectExtent l="0" t="0" r="28575" b="19050"/>
                <wp:wrapNone/>
                <wp:docPr id="491082617" name="AutoShape 2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724025" cy="1143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F2CAC2" id="AutoShape 2415" o:spid="_x0000_s1026" style="position:absolute;margin-left:366.95pt;margin-top:249.5pt;width:135.75pt;height:9pt;flip:y;z-index:25230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" filled="f" strokecolor="red" strokeweight="1.5pt">
                <v:shadow color="#868686"/>
                <w10:wrap anchorx="margin"/>
              </v:roundrect>
            </w:pict>
          </mc:Fallback>
        </mc:AlternateContent>
      </w:r>
      <w:r w:rsidRPr="000919E4">
        <w:rPr>
          <w:rFonts w:ascii="Arial" w:hAnsi="Arial" w:cs="Arial"/>
          <w:b/>
          <w:noProof/>
          <w:sz w:val="18"/>
          <w:lang w:val="en-US"/>
        </w:rPr>
        <mc:AlternateContent>
          <mc:Choice Requires="wps">
            <w:drawing>
              <wp:anchor distT="0" distB="0" distL="114300" distR="114300" simplePos="0" relativeHeight="252302848" behindDoc="0" locked="0" layoutInCell="1" allowOverlap="1" wp14:anchorId="30C08B3A" wp14:editId="0E692D4B">
                <wp:simplePos x="0" y="0"/>
                <wp:positionH relativeFrom="column">
                  <wp:posOffset>3126740</wp:posOffset>
                </wp:positionH>
                <wp:positionV relativeFrom="paragraph">
                  <wp:posOffset>3225800</wp:posOffset>
                </wp:positionV>
                <wp:extent cx="1150620" cy="685800"/>
                <wp:effectExtent l="57150" t="19050" r="68580" b="95250"/>
                <wp:wrapNone/>
                <wp:docPr id="935508766" name="Text Box 1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685800"/>
                        </a:xfrm>
                        <a:prstGeom prst="rect">
                          <a:avLst/>
                        </a:prstGeom>
                        <a:solidFill>
                          <a:srgbClr val="8DB3E2"/>
                        </a:solidFill>
                        <a:ln w="9525">
                          <a:solidFill>
                            <a:schemeClr val="tx1"/>
                          </a:solidFill>
                          <a:miter lim="800000"/>
                          <a:headEnd/>
                          <a:tailEnd/>
                        </a:ln>
                        <a:effectLst>
                          <a:outerShdw blurRad="44450" dist="27940" dir="5400000" algn="ctr">
                            <a:srgbClr val="000000">
                              <a:alpha val="32000"/>
                            </a:srgbClr>
                          </a:outerShdw>
                        </a:effectLst>
                      </wps:spPr>
                      <wps:txbx>
                        <w:txbxContent>
                          <w:p w14:paraId="485AFD3A" w14:textId="77777777" w:rsidR="002B0327" w:rsidRPr="00521DF2" w:rsidRDefault="002B0327" w:rsidP="002B0327">
                            <w:pPr>
                              <w:rPr>
                                <w:rFonts w:ascii="Arial" w:hAnsi="Arial" w:cs="Arial"/>
                                <w:sz w:val="16"/>
                              </w:rPr>
                            </w:pPr>
                            <w:r>
                              <w:rPr>
                                <w:rFonts w:ascii="Arial" w:hAnsi="Arial" w:cs="Arial"/>
                                <w:b/>
                                <w:sz w:val="16"/>
                              </w:rPr>
                              <w:t>Amount:</w:t>
                            </w:r>
                            <w:r w:rsidRPr="00521DF2">
                              <w:rPr>
                                <w:rFonts w:ascii="Arial" w:hAnsi="Arial" w:cs="Arial"/>
                                <w:sz w:val="16"/>
                              </w:rPr>
                              <w:t xml:space="preserve"> </w:t>
                            </w:r>
                            <w:r>
                              <w:rPr>
                                <w:rFonts w:ascii="Arial" w:hAnsi="Arial" w:cs="Arial"/>
                                <w:sz w:val="16"/>
                              </w:rPr>
                              <w:t>This is the amount the customer is taking for the retail merchandising program.</w:t>
                            </w:r>
                          </w:p>
                          <w:p w14:paraId="65B17B53" w14:textId="77777777" w:rsidR="002B0327" w:rsidRPr="00741B32" w:rsidRDefault="002B0327" w:rsidP="002B0327">
                            <w:pPr>
                              <w:rPr>
                                <w:rFonts w:ascii="Arial" w:hAnsi="Arial" w:cs="Arial"/>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C08B3A" id="_x0000_s1218" type="#_x0000_t202" style="position:absolute;margin-left:246.2pt;margin-top:254pt;width:90.6pt;height:54pt;z-index:25230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" fillcolor="#8db3e2" strokecolor="black [3213]">
                <v:shadow on="t" color="black" opacity="20971f" offset="0,2.2pt"/>
                <v:textbox>
                  <w:txbxContent>
                    <w:p w14:paraId="485AFD3A" w14:textId="77777777" w:rsidR="002B0327" w:rsidRPr="00521DF2" w:rsidRDefault="002B0327" w:rsidP="002B0327">
                      <w:pPr>
                        <w:rPr>
                          <w:rFonts w:ascii="Arial" w:hAnsi="Arial" w:cs="Arial"/>
                          <w:sz w:val="16"/>
                        </w:rPr>
                      </w:pPr>
                      <w:r>
                        <w:rPr>
                          <w:rFonts w:ascii="Arial" w:hAnsi="Arial" w:cs="Arial"/>
                          <w:b/>
                          <w:sz w:val="16"/>
                        </w:rPr>
                        <w:t>Amount:</w:t>
                      </w:r>
                      <w:r w:rsidRPr="00521DF2">
                        <w:rPr>
                          <w:rFonts w:ascii="Arial" w:hAnsi="Arial" w:cs="Arial"/>
                          <w:sz w:val="16"/>
                        </w:rPr>
                        <w:t xml:space="preserve"> </w:t>
                      </w:r>
                      <w:r>
                        <w:rPr>
                          <w:rFonts w:ascii="Arial" w:hAnsi="Arial" w:cs="Arial"/>
                          <w:sz w:val="16"/>
                        </w:rPr>
                        <w:t>This is the amount the customer is taking for the retail merchandising program.</w:t>
                      </w:r>
                    </w:p>
                    <w:p w14:paraId="65B17B53" w14:textId="77777777" w:rsidR="002B0327" w:rsidRPr="00741B32" w:rsidRDefault="002B0327" w:rsidP="002B0327">
                      <w:pPr>
                        <w:rPr>
                          <w:rFonts w:ascii="Arial" w:hAnsi="Arial" w:cs="Arial"/>
                          <w:sz w:val="16"/>
                        </w:rPr>
                      </w:pPr>
                    </w:p>
                  </w:txbxContent>
                </v:textbox>
              </v:shape>
            </w:pict>
          </mc:Fallback>
        </mc:AlternateContent>
      </w:r>
      <w:r w:rsidRPr="00FE667F">
        <w:rPr>
          <w:rFonts w:ascii="Arial" w:hAnsi="Arial" w:cs="Arial"/>
          <w:noProof/>
          <w:lang w:val="en-US"/>
        </w:rPr>
        <mc:AlternateContent>
          <mc:Choice Requires="wps">
            <w:drawing>
              <wp:anchor distT="0" distB="0" distL="114300" distR="114300" simplePos="0" relativeHeight="252300800" behindDoc="0" locked="0" layoutInCell="1" allowOverlap="1" wp14:anchorId="6852E742" wp14:editId="590E99CA">
                <wp:simplePos x="0" y="0"/>
                <wp:positionH relativeFrom="column">
                  <wp:posOffset>3793490</wp:posOffset>
                </wp:positionH>
                <wp:positionV relativeFrom="paragraph">
                  <wp:posOffset>1920875</wp:posOffset>
                </wp:positionV>
                <wp:extent cx="1592580" cy="636270"/>
                <wp:effectExtent l="57150" t="19050" r="83820" b="87630"/>
                <wp:wrapNone/>
                <wp:docPr id="803760953" name="Text Box 1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580" cy="636270"/>
                        </a:xfrm>
                        <a:prstGeom prst="rect">
                          <a:avLst/>
                        </a:prstGeom>
                        <a:solidFill>
                          <a:srgbClr val="8DB3E2"/>
                        </a:solidFill>
                        <a:ln w="9525">
                          <a:solidFill>
                            <a:schemeClr val="tx1"/>
                          </a:solidFill>
                          <a:miter lim="800000"/>
                          <a:headEnd/>
                          <a:tailEnd/>
                        </a:ln>
                        <a:effectLst>
                          <a:outerShdw blurRad="44450" dist="27940" dir="5400000" algn="ctr">
                            <a:srgbClr val="000000">
                              <a:alpha val="32000"/>
                            </a:srgbClr>
                          </a:outerShdw>
                        </a:effectLst>
                      </wps:spPr>
                      <wps:txbx>
                        <w:txbxContent>
                          <w:p w14:paraId="0434C2DF" w14:textId="6ABCB43B" w:rsidR="002B0327" w:rsidRPr="00521DF2" w:rsidRDefault="002B0327" w:rsidP="002B0327">
                            <w:pPr>
                              <w:rPr>
                                <w:rFonts w:ascii="Arial" w:hAnsi="Arial" w:cs="Arial"/>
                                <w:sz w:val="16"/>
                              </w:rPr>
                            </w:pPr>
                            <w:r w:rsidRPr="007D28ED">
                              <w:rPr>
                                <w:rFonts w:ascii="Arial" w:hAnsi="Arial" w:cs="Arial"/>
                                <w:b/>
                                <w:sz w:val="16"/>
                              </w:rPr>
                              <w:t>Deduction Type:</w:t>
                            </w:r>
                            <w:r w:rsidRPr="00521DF2">
                              <w:rPr>
                                <w:rFonts w:ascii="Arial" w:hAnsi="Arial" w:cs="Arial"/>
                                <w:sz w:val="16"/>
                              </w:rPr>
                              <w:t xml:space="preserve"> </w:t>
                            </w:r>
                            <w:r>
                              <w:rPr>
                                <w:rFonts w:ascii="Arial" w:hAnsi="Arial" w:cs="Arial"/>
                                <w:sz w:val="16"/>
                              </w:rPr>
                              <w:t xml:space="preserve">“Fairshare Billing” </w:t>
                            </w:r>
                            <w:r w:rsidRPr="00521DF2">
                              <w:rPr>
                                <w:rFonts w:ascii="Arial" w:hAnsi="Arial" w:cs="Arial"/>
                                <w:sz w:val="16"/>
                              </w:rPr>
                              <w:t>indicates the claim is for re</w:t>
                            </w:r>
                            <w:r>
                              <w:rPr>
                                <w:rFonts w:ascii="Arial" w:hAnsi="Arial" w:cs="Arial"/>
                                <w:sz w:val="16"/>
                              </w:rPr>
                              <w:t>tail merchandising program.</w:t>
                            </w:r>
                          </w:p>
                          <w:p w14:paraId="7724A1DA" w14:textId="77777777" w:rsidR="002B0327" w:rsidRPr="00741B32" w:rsidRDefault="002B0327" w:rsidP="002B0327">
                            <w:pPr>
                              <w:rPr>
                                <w:rFonts w:ascii="Arial" w:hAnsi="Arial" w:cs="Arial"/>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52E742" id="_x0000_s1219" type="#_x0000_t202" style="position:absolute;margin-left:298.7pt;margin-top:151.25pt;width:125.4pt;height:50.1pt;z-index:25230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" fillcolor="#8db3e2" strokecolor="black [3213]">
                <v:shadow on="t" color="black" opacity="20971f" offset="0,2.2pt"/>
                <v:textbox>
                  <w:txbxContent>
                    <w:p w14:paraId="0434C2DF" w14:textId="6ABCB43B" w:rsidR="002B0327" w:rsidRPr="00521DF2" w:rsidRDefault="002B0327" w:rsidP="002B0327">
                      <w:pPr>
                        <w:rPr>
                          <w:rFonts w:ascii="Arial" w:hAnsi="Arial" w:cs="Arial"/>
                          <w:sz w:val="16"/>
                        </w:rPr>
                      </w:pPr>
                      <w:r w:rsidRPr="007D28ED">
                        <w:rPr>
                          <w:rFonts w:ascii="Arial" w:hAnsi="Arial" w:cs="Arial"/>
                          <w:b/>
                          <w:sz w:val="16"/>
                        </w:rPr>
                        <w:t>Deduction Type:</w:t>
                      </w:r>
                      <w:r w:rsidRPr="00521DF2">
                        <w:rPr>
                          <w:rFonts w:ascii="Arial" w:hAnsi="Arial" w:cs="Arial"/>
                          <w:sz w:val="16"/>
                        </w:rPr>
                        <w:t xml:space="preserve"> </w:t>
                      </w:r>
                      <w:r>
                        <w:rPr>
                          <w:rFonts w:ascii="Arial" w:hAnsi="Arial" w:cs="Arial"/>
                          <w:sz w:val="16"/>
                        </w:rPr>
                        <w:t xml:space="preserve">“Fairshare Billing” </w:t>
                      </w:r>
                      <w:r w:rsidRPr="00521DF2">
                        <w:rPr>
                          <w:rFonts w:ascii="Arial" w:hAnsi="Arial" w:cs="Arial"/>
                          <w:sz w:val="16"/>
                        </w:rPr>
                        <w:t>indicates the claim is for re</w:t>
                      </w:r>
                      <w:r>
                        <w:rPr>
                          <w:rFonts w:ascii="Arial" w:hAnsi="Arial" w:cs="Arial"/>
                          <w:sz w:val="16"/>
                        </w:rPr>
                        <w:t>tail merchandising program.</w:t>
                      </w:r>
                    </w:p>
                    <w:p w14:paraId="7724A1DA" w14:textId="77777777" w:rsidR="002B0327" w:rsidRPr="00741B32" w:rsidRDefault="002B0327" w:rsidP="002B0327">
                      <w:pPr>
                        <w:rPr>
                          <w:rFonts w:ascii="Arial" w:hAnsi="Arial" w:cs="Arial"/>
                          <w:sz w:val="16"/>
                        </w:rPr>
                      </w:pPr>
                    </w:p>
                  </w:txbxContent>
                </v:textbox>
              </v:shape>
            </w:pict>
          </mc:Fallback>
        </mc:AlternateContent>
      </w:r>
      <w:r w:rsidRPr="002B0327">
        <w:rPr>
          <w:rFonts w:ascii="Arial" w:hAnsi="Arial" w:cs="Arial"/>
          <w:noProof/>
          <w:sz w:val="28"/>
          <w:szCs w:val="28"/>
          <w:lang w:val="en-GB"/>
        </w:rPr>
        <w:drawing>
          <wp:inline distT="0" distB="0" distL="0" distR="0" wp14:anchorId="6F750F41" wp14:editId="515A8604">
            <wp:extent cx="6831965" cy="3961130"/>
            <wp:effectExtent l="19050" t="19050" r="26035" b="20320"/>
            <wp:docPr id="65600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03351" name=""/>
                    <pic:cNvPicPr/>
                  </pic:nvPicPr>
                  <pic:blipFill>
                    <a:blip r:embed="rId153"/>
                    <a:stretch>
                      <a:fillRect/>
                    </a:stretch>
                  </pic:blipFill>
                  <pic:spPr>
                    <a:xfrm>
                      <a:off x="0" y="0"/>
                      <a:ext cx="6831965" cy="3961130"/>
                    </a:xfrm>
                    <a:prstGeom prst="rect">
                      <a:avLst/>
                    </a:prstGeom>
                    <a:ln>
                      <a:solidFill>
                        <a:schemeClr val="tx1"/>
                      </a:solidFill>
                    </a:ln>
                  </pic:spPr>
                </pic:pic>
              </a:graphicData>
            </a:graphic>
          </wp:inline>
        </w:drawing>
      </w:r>
      <w:r w:rsidR="00563DB4">
        <w:rPr>
          <w:rFonts w:ascii="Arial" w:hAnsi="Arial" w:cs="Arial"/>
          <w:sz w:val="28"/>
          <w:szCs w:val="28"/>
          <w:lang w:val="en-GB"/>
        </w:rPr>
        <w:br w:type="page"/>
      </w:r>
    </w:p>
    <w:p w14:paraId="757510E0" w14:textId="77777777" w:rsidR="00AD2A52" w:rsidRPr="00FB3017" w:rsidRDefault="00AD2A52" w:rsidP="00AD2A52">
      <w:pPr>
        <w:pStyle w:val="Heading1"/>
        <w:numPr>
          <w:ilvl w:val="0"/>
          <w:numId w:val="0"/>
        </w:numPr>
        <w:shd w:val="clear" w:color="auto" w:fill="99CCFF"/>
        <w:spacing w:before="0" w:after="0"/>
        <w:rPr>
          <w:rFonts w:ascii="Arial" w:hAnsi="Arial" w:cs="Arial"/>
          <w:kern w:val="0"/>
          <w:sz w:val="28"/>
          <w:szCs w:val="28"/>
          <w:lang w:val="en-GB"/>
        </w:rPr>
      </w:pPr>
      <w:r w:rsidRPr="00FB3017">
        <w:rPr>
          <w:rFonts w:ascii="Arial" w:hAnsi="Arial" w:cs="Arial"/>
          <w:kern w:val="0"/>
          <w:sz w:val="28"/>
          <w:szCs w:val="28"/>
          <w:lang w:val="en-GB"/>
        </w:rPr>
        <w:lastRenderedPageBreak/>
        <w:t>BPS TEAM INFORMATION</w:t>
      </w:r>
    </w:p>
    <w:p w14:paraId="4A68080B" w14:textId="77777777" w:rsidR="00A5620E" w:rsidRPr="00FB3017" w:rsidRDefault="00A5620E" w:rsidP="00A81843">
      <w:pPr>
        <w:rPr>
          <w:rFonts w:ascii="Arial" w:hAnsi="Arial" w:cs="Arial"/>
          <w:lang w:val="en-GB"/>
        </w:rPr>
      </w:pPr>
      <w:bookmarkStart w:id="540" w:name="BPSTeamInformation"/>
      <w:bookmarkEnd w:id="540"/>
    </w:p>
    <w:p w14:paraId="29B6E803" w14:textId="77777777" w:rsidR="00FB3017" w:rsidRPr="00E43DA8" w:rsidRDefault="00FB3017" w:rsidP="00F53777">
      <w:pPr>
        <w:ind w:left="720"/>
        <w:rPr>
          <w:rFonts w:ascii="Arial" w:hAnsi="Arial" w:cs="Arial"/>
          <w:lang w:val="en-US"/>
        </w:rPr>
      </w:pPr>
    </w:p>
    <w:p w14:paraId="68EF8C16" w14:textId="77777777" w:rsidR="00FB3017" w:rsidRPr="00FB3017" w:rsidRDefault="00FB3017" w:rsidP="00FB3017">
      <w:pPr>
        <w:jc w:val="both"/>
        <w:rPr>
          <w:rFonts w:ascii="Arial" w:hAnsi="Arial" w:cs="Arial"/>
          <w:b/>
          <w:sz w:val="24"/>
          <w:szCs w:val="24"/>
          <w:u w:val="single"/>
          <w:lang w:val="en-GB"/>
        </w:rPr>
      </w:pPr>
      <w:r w:rsidRPr="00FB3017">
        <w:rPr>
          <w:rFonts w:ascii="Arial" w:hAnsi="Arial" w:cs="Arial"/>
          <w:b/>
          <w:sz w:val="24"/>
          <w:szCs w:val="24"/>
          <w:u w:val="single"/>
          <w:lang w:val="en-GB"/>
        </w:rPr>
        <w:t xml:space="preserve">CRA </w:t>
      </w:r>
      <w:r w:rsidRPr="00FB3017">
        <w:rPr>
          <w:rFonts w:ascii="Arial" w:hAnsi="Arial" w:cs="Arial"/>
          <w:b/>
          <w:sz w:val="24"/>
          <w:u w:val="single"/>
          <w:lang w:val="en-GB"/>
        </w:rPr>
        <w:t>System &amp; Backup Retrieval</w:t>
      </w:r>
      <w:r w:rsidRPr="00FB3017">
        <w:rPr>
          <w:rFonts w:ascii="Arial" w:hAnsi="Arial" w:cs="Arial"/>
          <w:b/>
          <w:sz w:val="24"/>
          <w:szCs w:val="24"/>
          <w:u w:val="single"/>
          <w:lang w:val="en-GB"/>
        </w:rPr>
        <w:t xml:space="preserve"> Client Specific</w:t>
      </w:r>
    </w:p>
    <w:p w14:paraId="48DE0F65" w14:textId="77777777" w:rsidR="00FB3017" w:rsidRPr="00FB3017" w:rsidRDefault="00FB3017" w:rsidP="00FB3017">
      <w:pPr>
        <w:jc w:val="both"/>
        <w:rPr>
          <w:rFonts w:ascii="Arial" w:hAnsi="Arial" w:cs="Arial"/>
          <w:b/>
          <w:sz w:val="24"/>
          <w:szCs w:val="24"/>
          <w:u w:val="single"/>
          <w:lang w:val="en-GB"/>
        </w:rPr>
      </w:pPr>
    </w:p>
    <w:p w14:paraId="0A0162A5" w14:textId="77777777" w:rsidR="00FB3017" w:rsidRPr="00FB3017" w:rsidRDefault="00FB3017" w:rsidP="00FB3017">
      <w:pPr>
        <w:keepNext/>
        <w:shd w:val="clear" w:color="auto" w:fill="BFBFBF"/>
        <w:outlineLvl w:val="1"/>
        <w:rPr>
          <w:rFonts w:ascii="Arial" w:hAnsi="Arial" w:cs="Arial"/>
          <w:b/>
          <w:color w:val="000000"/>
          <w:sz w:val="24"/>
          <w:szCs w:val="28"/>
          <w:lang w:val="en-GB"/>
          <w14:textFill>
            <w14:solidFill>
              <w14:srgbClr w14:val="000000">
                <w14:lumMod w14:val="75000"/>
              </w14:srgbClr>
            </w14:solidFill>
          </w14:textFill>
        </w:rPr>
      </w:pPr>
      <w:r w:rsidRPr="00FB3017">
        <w:rPr>
          <w:rFonts w:ascii="Arial" w:hAnsi="Arial" w:cs="Arial"/>
          <w:b/>
          <w:color w:val="000000"/>
          <w:sz w:val="24"/>
          <w:szCs w:val="28"/>
          <w:lang w:val="en-GB"/>
          <w14:textFill>
            <w14:solidFill>
              <w14:srgbClr w14:val="000000">
                <w14:lumMod w14:val="75000"/>
              </w14:srgbClr>
            </w14:solidFill>
          </w14:textFill>
        </w:rPr>
        <w:t>CRA VALIDATION SPECIFIC</w:t>
      </w:r>
    </w:p>
    <w:p w14:paraId="72321C52" w14:textId="77777777" w:rsidR="00FB3017" w:rsidRPr="00FB3017" w:rsidRDefault="00FB3017" w:rsidP="00FB3017">
      <w:pPr>
        <w:jc w:val="both"/>
        <w:rPr>
          <w:rFonts w:ascii="Arial" w:hAnsi="Arial" w:cs="Arial"/>
          <w:b/>
          <w:szCs w:val="24"/>
          <w:lang w:val="en-GB"/>
        </w:rPr>
      </w:pPr>
    </w:p>
    <w:p w14:paraId="07756177" w14:textId="77777777" w:rsidR="00FB3017" w:rsidRDefault="00FB3017" w:rsidP="00FB3017">
      <w:pPr>
        <w:jc w:val="both"/>
        <w:rPr>
          <w:rFonts w:ascii="Arial" w:hAnsi="Arial" w:cs="Arial"/>
          <w:b/>
          <w:sz w:val="24"/>
          <w:szCs w:val="24"/>
          <w:u w:val="single"/>
          <w:lang w:val="en-GB"/>
        </w:rPr>
      </w:pPr>
      <w:r w:rsidRPr="00FB3017">
        <w:rPr>
          <w:rFonts w:ascii="Arial" w:hAnsi="Arial" w:cs="Arial"/>
          <w:b/>
          <w:sz w:val="24"/>
          <w:szCs w:val="24"/>
          <w:u w:val="single"/>
          <w:lang w:val="en-GB"/>
        </w:rPr>
        <w:t>CRA Client Specific</w:t>
      </w:r>
    </w:p>
    <w:p w14:paraId="3D28C675" w14:textId="77777777" w:rsidR="004D14BF" w:rsidRDefault="004D14BF" w:rsidP="00FB3017">
      <w:pPr>
        <w:jc w:val="both"/>
        <w:rPr>
          <w:rFonts w:ascii="Arial" w:hAnsi="Arial" w:cs="Arial"/>
          <w:b/>
          <w:sz w:val="24"/>
          <w:szCs w:val="24"/>
          <w:u w:val="single"/>
          <w:lang w:val="en-GB"/>
        </w:rPr>
      </w:pPr>
    </w:p>
    <w:p w14:paraId="4191F428" w14:textId="77777777" w:rsidR="00FB3017" w:rsidRPr="00FB3017" w:rsidRDefault="00FB3017" w:rsidP="00FB3017">
      <w:pPr>
        <w:keepNext/>
        <w:shd w:val="clear" w:color="auto" w:fill="BFBFBF"/>
        <w:outlineLvl w:val="1"/>
        <w:rPr>
          <w:rFonts w:ascii="Arial" w:hAnsi="Arial" w:cs="Arial"/>
          <w:b/>
          <w:color w:val="000000"/>
          <w:sz w:val="24"/>
          <w:szCs w:val="28"/>
          <w:lang w:val="en-GB"/>
          <w14:textFill>
            <w14:solidFill>
              <w14:srgbClr w14:val="000000">
                <w14:lumMod w14:val="75000"/>
              </w14:srgbClr>
            </w14:solidFill>
          </w14:textFill>
        </w:rPr>
      </w:pPr>
      <w:r w:rsidRPr="00FB3017">
        <w:rPr>
          <w:rFonts w:ascii="Arial" w:hAnsi="Arial" w:cs="Arial"/>
          <w:b/>
          <w:color w:val="000000"/>
          <w:sz w:val="24"/>
          <w:szCs w:val="28"/>
          <w:lang w:val="en-GB"/>
          <w14:textFill>
            <w14:solidFill>
              <w14:srgbClr w14:val="000000">
                <w14:lumMod w14:val="75000"/>
              </w14:srgbClr>
            </w14:solidFill>
          </w14:textFill>
        </w:rPr>
        <w:t>CCA CLEARING INFORMATION SPECIFIC</w:t>
      </w:r>
    </w:p>
    <w:p w14:paraId="175086B7" w14:textId="77777777" w:rsidR="00FB3017" w:rsidRPr="00FB3017" w:rsidRDefault="00FB3017" w:rsidP="00FB3017">
      <w:pPr>
        <w:jc w:val="both"/>
        <w:rPr>
          <w:rFonts w:ascii="Arial" w:hAnsi="Arial" w:cs="Arial"/>
          <w:b/>
          <w:sz w:val="24"/>
          <w:szCs w:val="24"/>
          <w:u w:val="single"/>
          <w:lang w:val="en-GB"/>
        </w:rPr>
      </w:pPr>
    </w:p>
    <w:p w14:paraId="074CC857" w14:textId="77777777" w:rsidR="00FB3017" w:rsidRDefault="00FB3017" w:rsidP="00FB3017">
      <w:pPr>
        <w:jc w:val="both"/>
        <w:rPr>
          <w:rFonts w:ascii="Arial" w:hAnsi="Arial" w:cs="Arial"/>
          <w:b/>
          <w:sz w:val="24"/>
          <w:szCs w:val="24"/>
          <w:u w:val="single"/>
          <w:lang w:val="en-GB"/>
        </w:rPr>
      </w:pPr>
      <w:r w:rsidRPr="00FB3017">
        <w:rPr>
          <w:rFonts w:ascii="Arial" w:hAnsi="Arial" w:cs="Arial"/>
          <w:b/>
          <w:sz w:val="24"/>
          <w:szCs w:val="24"/>
          <w:u w:val="single"/>
          <w:lang w:val="en-GB"/>
        </w:rPr>
        <w:t>CCA Client Specific</w:t>
      </w:r>
    </w:p>
    <w:p w14:paraId="27AE6B61" w14:textId="77777777" w:rsidR="007A2B7D" w:rsidRDefault="007A2B7D" w:rsidP="00FB3017">
      <w:pPr>
        <w:jc w:val="both"/>
        <w:rPr>
          <w:rFonts w:ascii="Arial" w:hAnsi="Arial" w:cs="Arial"/>
          <w:b/>
          <w:sz w:val="24"/>
          <w:szCs w:val="24"/>
          <w:u w:val="single"/>
          <w:lang w:val="en-GB"/>
        </w:rPr>
      </w:pPr>
    </w:p>
    <w:p w14:paraId="6F2FE169" w14:textId="53BE9C72" w:rsidR="00DC11D3" w:rsidRDefault="00DC11D3" w:rsidP="007A2B7D">
      <w:pPr>
        <w:overflowPunct/>
        <w:autoSpaceDE/>
        <w:autoSpaceDN/>
        <w:adjustRightInd/>
        <w:textAlignment w:val="auto"/>
        <w:rPr>
          <w:rFonts w:ascii="Arial" w:hAnsi="Arial" w:cs="Arial"/>
          <w:b/>
          <w:sz w:val="22"/>
          <w:szCs w:val="22"/>
          <w:u w:val="single"/>
          <w:lang w:val="en-US"/>
        </w:rPr>
      </w:pPr>
      <w:r>
        <w:rPr>
          <w:rFonts w:ascii="Arial" w:hAnsi="Arial" w:cs="Arial"/>
          <w:b/>
          <w:sz w:val="22"/>
          <w:szCs w:val="22"/>
          <w:u w:val="single"/>
          <w:lang w:val="en-US"/>
        </w:rPr>
        <w:t>BARILLA:</w:t>
      </w:r>
    </w:p>
    <w:p w14:paraId="1985DF01" w14:textId="54FB1F9B" w:rsidR="00485897" w:rsidRPr="00402472" w:rsidRDefault="00B873FB" w:rsidP="00402472">
      <w:pPr>
        <w:pStyle w:val="ListParagraph"/>
        <w:numPr>
          <w:ilvl w:val="0"/>
          <w:numId w:val="18"/>
        </w:numPr>
        <w:overflowPunct/>
        <w:autoSpaceDE/>
        <w:autoSpaceDN/>
        <w:adjustRightInd/>
        <w:textAlignment w:val="auto"/>
        <w:rPr>
          <w:rFonts w:ascii="Arial" w:hAnsi="Arial" w:cs="Arial"/>
          <w:sz w:val="22"/>
          <w:szCs w:val="22"/>
          <w:lang w:val="en-US"/>
        </w:rPr>
      </w:pPr>
      <w:r w:rsidRPr="00B873FB">
        <w:rPr>
          <w:rFonts w:ascii="Arial" w:hAnsi="Arial" w:cs="Arial"/>
          <w:lang w:val="en-US"/>
        </w:rPr>
        <w:t xml:space="preserve">GCC/CRA will send the claim deemed as Markdown/disco to the CCA with YR12 in the event number box. The CCA will route and clear any Markdown line $499.99 and under. All markdown lines over $499.99 will still be set-up in Vistex with detailed note an </w:t>
      </w:r>
      <w:r>
        <w:rPr>
          <w:rFonts w:ascii="Arial" w:hAnsi="Arial" w:cs="Arial"/>
          <w:lang w:val="en-US"/>
        </w:rPr>
        <w:t>email must be sent</w:t>
      </w:r>
      <w:r w:rsidR="00DC11D3">
        <w:rPr>
          <w:rFonts w:ascii="Arial" w:hAnsi="Arial" w:cs="Arial"/>
          <w:lang w:val="en-US"/>
        </w:rPr>
        <w:t xml:space="preserve"> to </w:t>
      </w:r>
      <w:r w:rsidR="00402472" w:rsidRPr="00402472">
        <w:rPr>
          <w:rFonts w:ascii="Arial" w:hAnsi="Arial" w:cs="Arial"/>
        </w:rPr>
        <w:t>David Gajus – David.gajus@barilla.com.</w:t>
      </w:r>
    </w:p>
    <w:p w14:paraId="20193434" w14:textId="77777777" w:rsidR="00025F48" w:rsidRDefault="00025F48" w:rsidP="00025F48">
      <w:pPr>
        <w:pStyle w:val="ListParagraph"/>
        <w:jc w:val="both"/>
        <w:rPr>
          <w:rFonts w:ascii="Arial" w:hAnsi="Arial" w:cs="Arial"/>
          <w:sz w:val="22"/>
          <w:szCs w:val="22"/>
          <w:lang w:val="en-GB"/>
        </w:rPr>
      </w:pPr>
    </w:p>
    <w:p w14:paraId="01F46A50" w14:textId="77777777" w:rsidR="00025F48" w:rsidRDefault="00025F48" w:rsidP="00025F48">
      <w:pPr>
        <w:overflowPunct/>
        <w:autoSpaceDE/>
        <w:autoSpaceDN/>
        <w:adjustRightInd/>
        <w:textAlignment w:val="auto"/>
        <w:rPr>
          <w:rFonts w:ascii="Arial" w:hAnsi="Arial" w:cs="Arial"/>
          <w:b/>
          <w:sz w:val="22"/>
          <w:szCs w:val="22"/>
          <w:u w:val="single"/>
          <w:lang w:val="en-GB"/>
        </w:rPr>
      </w:pPr>
      <w:r w:rsidRPr="00FB3017">
        <w:rPr>
          <w:rFonts w:ascii="Arial" w:hAnsi="Arial" w:cs="Arial"/>
          <w:b/>
          <w:sz w:val="22"/>
          <w:szCs w:val="22"/>
          <w:u w:val="single"/>
          <w:lang w:val="en-GB"/>
        </w:rPr>
        <w:t>NESTLE</w:t>
      </w:r>
      <w:r>
        <w:rPr>
          <w:rFonts w:ascii="Arial" w:hAnsi="Arial" w:cs="Arial"/>
          <w:b/>
          <w:sz w:val="22"/>
          <w:szCs w:val="22"/>
          <w:u w:val="single"/>
          <w:lang w:val="en-GB"/>
        </w:rPr>
        <w:t xml:space="preserve"> COFFEE</w:t>
      </w:r>
    </w:p>
    <w:p w14:paraId="33363B66" w14:textId="432CCA31" w:rsidR="00541052" w:rsidRPr="00284864" w:rsidRDefault="00284864" w:rsidP="00284864">
      <w:pPr>
        <w:pStyle w:val="ListParagraph"/>
        <w:numPr>
          <w:ilvl w:val="0"/>
          <w:numId w:val="18"/>
        </w:numPr>
        <w:overflowPunct/>
        <w:autoSpaceDE/>
        <w:autoSpaceDN/>
        <w:adjustRightInd/>
        <w:textAlignment w:val="auto"/>
        <w:rPr>
          <w:rFonts w:ascii="Arial" w:hAnsi="Arial" w:cs="Arial"/>
          <w:lang w:val="en-GB"/>
        </w:rPr>
      </w:pPr>
      <w:r w:rsidRPr="00284864">
        <w:rPr>
          <w:rFonts w:ascii="Arial" w:hAnsi="Arial" w:cs="Arial"/>
          <w:lang w:val="en-GB"/>
        </w:rPr>
        <w:t xml:space="preserve">Backup for </w:t>
      </w:r>
      <w:r w:rsidR="00025F48" w:rsidRPr="00284864">
        <w:rPr>
          <w:rFonts w:ascii="Arial" w:hAnsi="Arial" w:cs="Arial"/>
          <w:lang w:val="en-GB"/>
        </w:rPr>
        <w:t xml:space="preserve">Vendor Portal Billing </w:t>
      </w:r>
      <w:r w:rsidRPr="00284864">
        <w:rPr>
          <w:rFonts w:ascii="Arial" w:hAnsi="Arial" w:cs="Arial"/>
          <w:lang w:val="en-GB"/>
        </w:rPr>
        <w:t xml:space="preserve">should be emailed to </w:t>
      </w:r>
      <w:r w:rsidRPr="00284864">
        <w:rPr>
          <w:rStyle w:val="Hyperlink"/>
          <w:lang w:val="en-US"/>
        </w:rPr>
        <w:t>CategoryDevelopmentProfessionalFees@us.nestle.com</w:t>
      </w:r>
      <w:r w:rsidRPr="00284864">
        <w:rPr>
          <w:rFonts w:ascii="Arial" w:hAnsi="Arial" w:cs="Arial"/>
          <w:color w:val="444444"/>
        </w:rPr>
        <w:t xml:space="preserve"> &amp; copy Claire Gloria Shin</w:t>
      </w:r>
      <w:r>
        <w:rPr>
          <w:rFonts w:ascii="Arial" w:hAnsi="Arial" w:cs="Arial"/>
          <w:color w:val="444444"/>
        </w:rPr>
        <w:t xml:space="preserve"> </w:t>
      </w:r>
      <w:r w:rsidRPr="00284864">
        <w:rPr>
          <w:rStyle w:val="Hyperlink"/>
          <w:lang w:val="en-US"/>
        </w:rPr>
        <w:t>(</w:t>
      </w:r>
      <w:hyperlink r:id="rId154" w:history="1">
        <w:r w:rsidRPr="00284864">
          <w:rPr>
            <w:rStyle w:val="Hyperlink"/>
            <w:lang w:val="en-US"/>
          </w:rPr>
          <w:t>Gloria.shin@us.nestle.com</w:t>
        </w:r>
      </w:hyperlink>
      <w:r w:rsidRPr="00284864">
        <w:rPr>
          <w:rStyle w:val="Hyperlink"/>
          <w:lang w:val="en-US"/>
        </w:rPr>
        <w:t>)</w:t>
      </w:r>
      <w:r>
        <w:rPr>
          <w:rFonts w:ascii="Arial" w:hAnsi="Arial" w:cs="Arial"/>
          <w:color w:val="444444"/>
        </w:rPr>
        <w:t>.</w:t>
      </w:r>
    </w:p>
    <w:p w14:paraId="47E0D025" w14:textId="16640753" w:rsidR="00025F48" w:rsidRDefault="00025F48" w:rsidP="00025F48">
      <w:pPr>
        <w:pStyle w:val="ListParagraph"/>
        <w:jc w:val="both"/>
        <w:rPr>
          <w:rFonts w:ascii="Arial" w:hAnsi="Arial" w:cs="Arial"/>
          <w:lang w:val="en-GB"/>
        </w:rPr>
      </w:pPr>
    </w:p>
    <w:p w14:paraId="368ABAA5" w14:textId="03271FCA" w:rsidR="0004391E" w:rsidRPr="00F23FCC" w:rsidRDefault="0004391E" w:rsidP="00F23FCC">
      <w:pPr>
        <w:jc w:val="both"/>
        <w:rPr>
          <w:rFonts w:ascii="Arial" w:hAnsi="Arial" w:cs="Arial"/>
          <w:lang w:val="en-GB"/>
        </w:rPr>
      </w:pPr>
    </w:p>
    <w:p w14:paraId="17CF5555" w14:textId="14AA77C1" w:rsidR="00F23FCC" w:rsidRPr="00FB3017" w:rsidRDefault="00F23FCC" w:rsidP="00F23FCC">
      <w:pPr>
        <w:keepNext/>
        <w:shd w:val="clear" w:color="auto" w:fill="BFBFBF"/>
        <w:outlineLvl w:val="1"/>
        <w:rPr>
          <w:rFonts w:ascii="Arial" w:hAnsi="Arial" w:cs="Arial"/>
          <w:b/>
          <w:color w:val="000000"/>
          <w:sz w:val="24"/>
          <w:szCs w:val="28"/>
          <w:lang w:val="en-GB"/>
          <w14:textFill>
            <w14:solidFill>
              <w14:srgbClr w14:val="000000">
                <w14:lumMod w14:val="75000"/>
              </w14:srgbClr>
            </w14:solidFill>
          </w14:textFill>
        </w:rPr>
      </w:pPr>
      <w:r>
        <w:rPr>
          <w:rFonts w:ascii="Arial" w:hAnsi="Arial" w:cs="Arial"/>
          <w:b/>
          <w:color w:val="000000"/>
          <w:sz w:val="24"/>
          <w:szCs w:val="28"/>
          <w:lang w:val="en-GB"/>
          <w14:textFill>
            <w14:solidFill>
              <w14:srgbClr w14:val="000000">
                <w14:lumMod w14:val="75000"/>
              </w14:srgbClr>
            </w14:solidFill>
          </w14:textFill>
        </w:rPr>
        <w:t>REPAY INFORMATION</w:t>
      </w:r>
    </w:p>
    <w:p w14:paraId="0EFB45AD" w14:textId="58ACC7A7" w:rsidR="0004391E" w:rsidRDefault="0004391E" w:rsidP="00025F48">
      <w:pPr>
        <w:pStyle w:val="ListParagraph"/>
        <w:jc w:val="both"/>
        <w:rPr>
          <w:rFonts w:ascii="Arial" w:hAnsi="Arial" w:cs="Arial"/>
          <w:lang w:val="en-GB"/>
        </w:rPr>
      </w:pPr>
    </w:p>
    <w:p w14:paraId="77743F49" w14:textId="27513964" w:rsidR="0004391E" w:rsidRPr="00AD0991" w:rsidRDefault="00AD0991" w:rsidP="00AD0991">
      <w:pPr>
        <w:jc w:val="both"/>
        <w:rPr>
          <w:rFonts w:ascii="Arial" w:hAnsi="Arial" w:cs="Arial"/>
          <w:lang w:val="en-GB"/>
        </w:rPr>
      </w:pPr>
      <w:r>
        <w:rPr>
          <w:rFonts w:ascii="Arial" w:hAnsi="Arial" w:cs="Arial"/>
          <w:lang w:val="en-GB"/>
        </w:rPr>
        <w:t>Repay letters are sent to the Customer/Business Manager to submit to Harris Teeter.</w:t>
      </w:r>
    </w:p>
    <w:p w14:paraId="1CC4E33B" w14:textId="484E1A69" w:rsidR="0004391E" w:rsidRDefault="0004391E" w:rsidP="00025F48">
      <w:pPr>
        <w:pStyle w:val="ListParagraph"/>
        <w:jc w:val="both"/>
        <w:rPr>
          <w:rFonts w:ascii="Arial" w:hAnsi="Arial" w:cs="Arial"/>
          <w:lang w:val="en-GB"/>
        </w:rPr>
      </w:pPr>
    </w:p>
    <w:p w14:paraId="77580F06" w14:textId="08455411" w:rsidR="0004391E" w:rsidRDefault="0004391E" w:rsidP="00025F48">
      <w:pPr>
        <w:pStyle w:val="ListParagraph"/>
        <w:jc w:val="both"/>
        <w:rPr>
          <w:rFonts w:ascii="Arial" w:hAnsi="Arial" w:cs="Arial"/>
          <w:lang w:val="en-GB"/>
        </w:rPr>
      </w:pPr>
    </w:p>
    <w:p w14:paraId="66B6BF74" w14:textId="0BDBB696" w:rsidR="0004391E" w:rsidRDefault="0004391E" w:rsidP="00025F48">
      <w:pPr>
        <w:pStyle w:val="ListParagraph"/>
        <w:jc w:val="both"/>
        <w:rPr>
          <w:rFonts w:ascii="Arial" w:hAnsi="Arial" w:cs="Arial"/>
          <w:lang w:val="en-GB"/>
        </w:rPr>
      </w:pPr>
    </w:p>
    <w:p w14:paraId="06F84C1F" w14:textId="7E8CFA81" w:rsidR="0004391E" w:rsidRDefault="0004391E" w:rsidP="00025F48">
      <w:pPr>
        <w:pStyle w:val="ListParagraph"/>
        <w:jc w:val="both"/>
        <w:rPr>
          <w:rFonts w:ascii="Arial" w:hAnsi="Arial" w:cs="Arial"/>
          <w:lang w:val="en-GB"/>
        </w:rPr>
      </w:pPr>
    </w:p>
    <w:p w14:paraId="01731E61" w14:textId="386117ED" w:rsidR="0004391E" w:rsidRDefault="0004391E" w:rsidP="00025F48">
      <w:pPr>
        <w:pStyle w:val="ListParagraph"/>
        <w:jc w:val="both"/>
        <w:rPr>
          <w:rFonts w:ascii="Arial" w:hAnsi="Arial" w:cs="Arial"/>
          <w:lang w:val="en-GB"/>
        </w:rPr>
      </w:pPr>
    </w:p>
    <w:p w14:paraId="7FDFAAC6" w14:textId="42A764C4" w:rsidR="0004391E" w:rsidRDefault="0004391E" w:rsidP="00025F48">
      <w:pPr>
        <w:pStyle w:val="ListParagraph"/>
        <w:jc w:val="both"/>
        <w:rPr>
          <w:rFonts w:ascii="Arial" w:hAnsi="Arial" w:cs="Arial"/>
          <w:lang w:val="en-GB"/>
        </w:rPr>
      </w:pPr>
    </w:p>
    <w:p w14:paraId="2AD19057" w14:textId="449B2AFA" w:rsidR="0004391E" w:rsidRDefault="0004391E" w:rsidP="00025F48">
      <w:pPr>
        <w:pStyle w:val="ListParagraph"/>
        <w:jc w:val="both"/>
        <w:rPr>
          <w:rFonts w:ascii="Arial" w:hAnsi="Arial" w:cs="Arial"/>
          <w:lang w:val="en-GB"/>
        </w:rPr>
      </w:pPr>
    </w:p>
    <w:p w14:paraId="0FCC9CB4" w14:textId="37A45DBD" w:rsidR="0004391E" w:rsidRDefault="0004391E" w:rsidP="00025F48">
      <w:pPr>
        <w:pStyle w:val="ListParagraph"/>
        <w:jc w:val="both"/>
        <w:rPr>
          <w:rFonts w:ascii="Arial" w:hAnsi="Arial" w:cs="Arial"/>
          <w:lang w:val="en-GB"/>
        </w:rPr>
      </w:pPr>
    </w:p>
    <w:p w14:paraId="37ACE5EA" w14:textId="7EFD1C11" w:rsidR="0004391E" w:rsidRDefault="0004391E" w:rsidP="00025F48">
      <w:pPr>
        <w:pStyle w:val="ListParagraph"/>
        <w:jc w:val="both"/>
        <w:rPr>
          <w:rFonts w:ascii="Arial" w:hAnsi="Arial" w:cs="Arial"/>
          <w:lang w:val="en-GB"/>
        </w:rPr>
      </w:pPr>
    </w:p>
    <w:p w14:paraId="4F2AC51E" w14:textId="36D8DD00" w:rsidR="0004391E" w:rsidRDefault="0004391E" w:rsidP="00025F48">
      <w:pPr>
        <w:pStyle w:val="ListParagraph"/>
        <w:jc w:val="both"/>
        <w:rPr>
          <w:rFonts w:ascii="Arial" w:hAnsi="Arial" w:cs="Arial"/>
          <w:lang w:val="en-GB"/>
        </w:rPr>
      </w:pPr>
    </w:p>
    <w:p w14:paraId="38A31F51" w14:textId="64F549DB" w:rsidR="0004391E" w:rsidRDefault="0004391E" w:rsidP="00025F48">
      <w:pPr>
        <w:pStyle w:val="ListParagraph"/>
        <w:jc w:val="both"/>
        <w:rPr>
          <w:rFonts w:ascii="Arial" w:hAnsi="Arial" w:cs="Arial"/>
          <w:lang w:val="en-GB"/>
        </w:rPr>
      </w:pPr>
    </w:p>
    <w:p w14:paraId="311F31D3" w14:textId="14C72846" w:rsidR="0004391E" w:rsidRDefault="0004391E" w:rsidP="00025F48">
      <w:pPr>
        <w:pStyle w:val="ListParagraph"/>
        <w:jc w:val="both"/>
        <w:rPr>
          <w:rFonts w:ascii="Arial" w:hAnsi="Arial" w:cs="Arial"/>
          <w:lang w:val="en-GB"/>
        </w:rPr>
      </w:pPr>
    </w:p>
    <w:p w14:paraId="14F3D7FC" w14:textId="77777777" w:rsidR="0004391E" w:rsidRPr="00284864" w:rsidRDefault="0004391E" w:rsidP="00025F48">
      <w:pPr>
        <w:pStyle w:val="ListParagraph"/>
        <w:jc w:val="both"/>
        <w:rPr>
          <w:rFonts w:ascii="Arial" w:hAnsi="Arial" w:cs="Arial"/>
          <w:lang w:val="en-GB"/>
        </w:rPr>
      </w:pPr>
    </w:p>
    <w:p w14:paraId="0246F2D8" w14:textId="77777777" w:rsidR="009958CC" w:rsidRPr="00FB3017" w:rsidRDefault="009958CC" w:rsidP="00942C59">
      <w:pPr>
        <w:pStyle w:val="Heading1"/>
        <w:numPr>
          <w:ilvl w:val="0"/>
          <w:numId w:val="0"/>
        </w:numPr>
        <w:shd w:val="clear" w:color="auto" w:fill="99CCFF"/>
        <w:rPr>
          <w:rFonts w:ascii="Arial" w:hAnsi="Arial" w:cs="Arial"/>
          <w:sz w:val="16"/>
          <w:szCs w:val="16"/>
          <w:lang w:val="en-GB"/>
        </w:rPr>
      </w:pPr>
      <w:bookmarkStart w:id="541" w:name="CompleteVersionHistory"/>
      <w:bookmarkEnd w:id="541"/>
      <w:r w:rsidRPr="00FB3017">
        <w:rPr>
          <w:rFonts w:ascii="Arial" w:hAnsi="Arial" w:cs="Arial"/>
          <w:lang w:val="en-GB"/>
        </w:rPr>
        <w:t>COMPLETE VERSION HISTORY</w:t>
      </w:r>
    </w:p>
    <w:tbl>
      <w:tblPr>
        <w:tblW w:w="1053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30"/>
        <w:gridCol w:w="4950"/>
        <w:gridCol w:w="424"/>
        <w:gridCol w:w="1376"/>
        <w:gridCol w:w="334"/>
        <w:gridCol w:w="1890"/>
        <w:gridCol w:w="26"/>
      </w:tblGrid>
      <w:tr w:rsidR="009958CC" w:rsidRPr="00FB3017" w14:paraId="71813C72" w14:textId="77777777" w:rsidTr="00480B91">
        <w:trPr>
          <w:cantSplit/>
          <w:trHeight w:val="491"/>
        </w:trPr>
        <w:tc>
          <w:tcPr>
            <w:tcW w:w="1530" w:type="dxa"/>
            <w:tcBorders>
              <w:top w:val="single" w:sz="6" w:space="0" w:color="auto"/>
              <w:left w:val="single" w:sz="6" w:space="0" w:color="auto"/>
              <w:bottom w:val="single" w:sz="6" w:space="0" w:color="auto"/>
              <w:right w:val="single" w:sz="6" w:space="0" w:color="auto"/>
            </w:tcBorders>
            <w:shd w:val="pct40" w:color="auto" w:fill="000000"/>
            <w:vAlign w:val="center"/>
          </w:tcPr>
          <w:p w14:paraId="76DEE996" w14:textId="2821DC4D" w:rsidR="009958CC" w:rsidRPr="00FB3017" w:rsidRDefault="009958CC" w:rsidP="009B52B9">
            <w:pPr>
              <w:jc w:val="center"/>
              <w:rPr>
                <w:rFonts w:ascii="Arial" w:hAnsi="Arial" w:cs="Arial"/>
                <w:b/>
                <w:color w:val="FFFFFF"/>
                <w:sz w:val="24"/>
                <w:szCs w:val="24"/>
                <w:lang w:val="en-GB"/>
              </w:rPr>
            </w:pPr>
          </w:p>
        </w:tc>
        <w:tc>
          <w:tcPr>
            <w:tcW w:w="4950" w:type="dxa"/>
            <w:tcBorders>
              <w:top w:val="single" w:sz="6" w:space="0" w:color="auto"/>
              <w:left w:val="single" w:sz="6" w:space="0" w:color="auto"/>
              <w:bottom w:val="single" w:sz="6" w:space="0" w:color="auto"/>
              <w:right w:val="single" w:sz="6" w:space="0" w:color="auto"/>
            </w:tcBorders>
            <w:shd w:val="pct40" w:color="auto" w:fill="000000"/>
            <w:vAlign w:val="center"/>
          </w:tcPr>
          <w:p w14:paraId="60B40445" w14:textId="77777777" w:rsidR="009958CC" w:rsidRPr="00FB3017" w:rsidRDefault="009958CC" w:rsidP="009B52B9">
            <w:pPr>
              <w:jc w:val="center"/>
              <w:rPr>
                <w:rFonts w:ascii="Arial" w:hAnsi="Arial" w:cs="Arial"/>
                <w:b/>
                <w:color w:val="FFFFFF"/>
                <w:sz w:val="24"/>
                <w:szCs w:val="24"/>
                <w:lang w:val="en-GB"/>
              </w:rPr>
            </w:pPr>
            <w:r w:rsidRPr="00FB3017">
              <w:rPr>
                <w:rFonts w:ascii="Arial" w:hAnsi="Arial" w:cs="Arial"/>
                <w:b/>
                <w:color w:val="FFFFFF"/>
                <w:sz w:val="24"/>
                <w:szCs w:val="24"/>
                <w:lang w:val="en-GB"/>
              </w:rPr>
              <w:t>UPDATE DESCRIPTION</w:t>
            </w:r>
          </w:p>
        </w:tc>
        <w:tc>
          <w:tcPr>
            <w:tcW w:w="1800"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7514C7AB" w14:textId="77777777" w:rsidR="009958CC" w:rsidRPr="00FB3017" w:rsidRDefault="009958CC" w:rsidP="009B52B9">
            <w:pPr>
              <w:jc w:val="center"/>
              <w:rPr>
                <w:rFonts w:ascii="Arial" w:hAnsi="Arial" w:cs="Arial"/>
                <w:b/>
                <w:color w:val="FFFFFF"/>
                <w:sz w:val="24"/>
                <w:szCs w:val="24"/>
                <w:lang w:val="en-GB"/>
              </w:rPr>
            </w:pPr>
            <w:r w:rsidRPr="00FB3017">
              <w:rPr>
                <w:rFonts w:ascii="Arial" w:hAnsi="Arial" w:cs="Arial"/>
                <w:b/>
                <w:color w:val="FFFFFF"/>
                <w:sz w:val="24"/>
                <w:szCs w:val="24"/>
                <w:lang w:val="en-GB"/>
              </w:rPr>
              <w:t xml:space="preserve">DATE </w:t>
            </w:r>
          </w:p>
        </w:tc>
        <w:tc>
          <w:tcPr>
            <w:tcW w:w="2250" w:type="dxa"/>
            <w:gridSpan w:val="3"/>
            <w:tcBorders>
              <w:top w:val="single" w:sz="6" w:space="0" w:color="auto"/>
              <w:left w:val="single" w:sz="6" w:space="0" w:color="auto"/>
              <w:bottom w:val="single" w:sz="6" w:space="0" w:color="auto"/>
              <w:right w:val="single" w:sz="6" w:space="0" w:color="auto"/>
            </w:tcBorders>
            <w:shd w:val="pct40" w:color="auto" w:fill="000000"/>
            <w:vAlign w:val="center"/>
          </w:tcPr>
          <w:p w14:paraId="393CEDF2" w14:textId="77777777" w:rsidR="009958CC" w:rsidRPr="00FB3017" w:rsidRDefault="009958CC" w:rsidP="009B52B9">
            <w:pPr>
              <w:jc w:val="center"/>
              <w:rPr>
                <w:rFonts w:ascii="Arial" w:hAnsi="Arial" w:cs="Arial"/>
                <w:b/>
                <w:color w:val="FFFFFF"/>
                <w:sz w:val="24"/>
                <w:szCs w:val="24"/>
                <w:lang w:val="en-GB"/>
              </w:rPr>
            </w:pPr>
            <w:r w:rsidRPr="00FB3017">
              <w:rPr>
                <w:rFonts w:ascii="Arial" w:hAnsi="Arial" w:cs="Arial"/>
                <w:b/>
                <w:color w:val="FFFFFF"/>
                <w:sz w:val="24"/>
                <w:szCs w:val="24"/>
                <w:lang w:val="en-GB"/>
              </w:rPr>
              <w:t>AUTHOR</w:t>
            </w:r>
          </w:p>
        </w:tc>
      </w:tr>
      <w:tr w:rsidR="00480B91" w:rsidRPr="00FB3017" w14:paraId="1353DEFA"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359B7740" w14:textId="77777777" w:rsidR="00480B91" w:rsidRPr="00FB3017" w:rsidRDefault="00480B91" w:rsidP="009B52B9">
            <w:pPr>
              <w:rPr>
                <w:rFonts w:ascii="Arial" w:hAnsi="Arial" w:cs="Arial"/>
              </w:rPr>
            </w:pPr>
            <w:r w:rsidRPr="00FB3017">
              <w:rPr>
                <w:rFonts w:ascii="Arial" w:hAnsi="Arial" w:cs="Arial"/>
              </w:rPr>
              <w:t>First draft of the Harris Teeter SOP</w:t>
            </w:r>
          </w:p>
        </w:tc>
        <w:tc>
          <w:tcPr>
            <w:tcW w:w="1710" w:type="dxa"/>
            <w:gridSpan w:val="2"/>
            <w:tcBorders>
              <w:top w:val="single" w:sz="6" w:space="0" w:color="auto"/>
              <w:left w:val="single" w:sz="6" w:space="0" w:color="auto"/>
              <w:bottom w:val="single" w:sz="6" w:space="0" w:color="auto"/>
              <w:right w:val="single" w:sz="6" w:space="0" w:color="auto"/>
            </w:tcBorders>
          </w:tcPr>
          <w:p w14:paraId="283AA486" w14:textId="77777777" w:rsidR="00480B91" w:rsidRPr="00FB3017" w:rsidRDefault="00480B91" w:rsidP="009B52B9">
            <w:pPr>
              <w:rPr>
                <w:rFonts w:ascii="Arial" w:hAnsi="Arial" w:cs="Arial"/>
              </w:rPr>
            </w:pPr>
            <w:r w:rsidRPr="00FB3017">
              <w:rPr>
                <w:rFonts w:ascii="Arial" w:hAnsi="Arial" w:cs="Arial"/>
              </w:rPr>
              <w:t>04/12/2012</w:t>
            </w:r>
          </w:p>
        </w:tc>
        <w:tc>
          <w:tcPr>
            <w:tcW w:w="1890" w:type="dxa"/>
            <w:tcBorders>
              <w:top w:val="single" w:sz="6" w:space="0" w:color="auto"/>
              <w:left w:val="single" w:sz="6" w:space="0" w:color="auto"/>
              <w:bottom w:val="single" w:sz="6" w:space="0" w:color="auto"/>
              <w:right w:val="single" w:sz="6" w:space="0" w:color="auto"/>
            </w:tcBorders>
          </w:tcPr>
          <w:p w14:paraId="6CC66D16" w14:textId="77777777" w:rsidR="00480B91" w:rsidRPr="00FB3017" w:rsidRDefault="00480B91" w:rsidP="009B52B9">
            <w:pPr>
              <w:jc w:val="center"/>
              <w:rPr>
                <w:rFonts w:ascii="Arial" w:hAnsi="Arial" w:cs="Arial"/>
              </w:rPr>
            </w:pPr>
          </w:p>
        </w:tc>
      </w:tr>
      <w:tr w:rsidR="00480B91" w:rsidRPr="00FB3017" w14:paraId="5F2C2B0F"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2C631635" w14:textId="77777777" w:rsidR="00480B91" w:rsidRPr="00FB3017" w:rsidRDefault="00480B91" w:rsidP="009B52B9">
            <w:pPr>
              <w:rPr>
                <w:rFonts w:ascii="Arial" w:hAnsi="Arial" w:cs="Arial"/>
                <w:lang w:val="en-GB"/>
              </w:rPr>
            </w:pPr>
            <w:r w:rsidRPr="00FB3017">
              <w:rPr>
                <w:rFonts w:ascii="Arial" w:hAnsi="Arial" w:cs="Arial"/>
                <w:lang w:val="en-GB"/>
              </w:rPr>
              <w:t>Addition of Flow Charts</w:t>
            </w:r>
          </w:p>
        </w:tc>
        <w:tc>
          <w:tcPr>
            <w:tcW w:w="1710" w:type="dxa"/>
            <w:gridSpan w:val="2"/>
            <w:tcBorders>
              <w:top w:val="single" w:sz="6" w:space="0" w:color="auto"/>
              <w:left w:val="single" w:sz="6" w:space="0" w:color="auto"/>
              <w:bottom w:val="single" w:sz="6" w:space="0" w:color="auto"/>
              <w:right w:val="single" w:sz="6" w:space="0" w:color="auto"/>
            </w:tcBorders>
          </w:tcPr>
          <w:p w14:paraId="7057C4BF" w14:textId="77777777" w:rsidR="00480B91" w:rsidRPr="00FB3017" w:rsidRDefault="00480B91" w:rsidP="009B52B9">
            <w:pPr>
              <w:rPr>
                <w:rFonts w:ascii="Arial" w:hAnsi="Arial" w:cs="Arial"/>
                <w:lang w:val="en-GB"/>
              </w:rPr>
            </w:pPr>
            <w:r w:rsidRPr="00FB3017">
              <w:rPr>
                <w:rFonts w:ascii="Arial" w:hAnsi="Arial" w:cs="Arial"/>
              </w:rPr>
              <w:t>04/16/2012</w:t>
            </w:r>
          </w:p>
        </w:tc>
        <w:tc>
          <w:tcPr>
            <w:tcW w:w="1890" w:type="dxa"/>
            <w:tcBorders>
              <w:top w:val="single" w:sz="6" w:space="0" w:color="auto"/>
              <w:left w:val="single" w:sz="6" w:space="0" w:color="auto"/>
              <w:bottom w:val="single" w:sz="6" w:space="0" w:color="auto"/>
              <w:right w:val="single" w:sz="6" w:space="0" w:color="auto"/>
            </w:tcBorders>
          </w:tcPr>
          <w:p w14:paraId="7223B6E4" w14:textId="77777777" w:rsidR="00480B91" w:rsidRPr="00FB3017" w:rsidRDefault="00480B91" w:rsidP="009B52B9">
            <w:pPr>
              <w:jc w:val="center"/>
              <w:rPr>
                <w:rFonts w:ascii="Arial" w:hAnsi="Arial" w:cs="Arial"/>
                <w:lang w:val="en-GB"/>
              </w:rPr>
            </w:pPr>
          </w:p>
        </w:tc>
      </w:tr>
      <w:tr w:rsidR="00480B91" w:rsidRPr="00FB3017" w14:paraId="1145BE35"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187A37C3" w14:textId="77777777" w:rsidR="00480B91" w:rsidRPr="00FB3017" w:rsidRDefault="00480B91" w:rsidP="009B52B9">
            <w:pPr>
              <w:rPr>
                <w:rFonts w:ascii="Arial" w:hAnsi="Arial" w:cs="Arial"/>
                <w:lang w:val="en-GB"/>
              </w:rPr>
            </w:pPr>
            <w:r w:rsidRPr="00FB3017">
              <w:rPr>
                <w:rFonts w:ascii="Arial" w:hAnsi="Arial" w:cs="Arial"/>
                <w:lang w:val="en-GB"/>
              </w:rPr>
              <w:t>Reviewed by Nicole Gaylor</w:t>
            </w:r>
          </w:p>
        </w:tc>
        <w:tc>
          <w:tcPr>
            <w:tcW w:w="1710" w:type="dxa"/>
            <w:gridSpan w:val="2"/>
            <w:tcBorders>
              <w:top w:val="single" w:sz="6" w:space="0" w:color="auto"/>
              <w:left w:val="single" w:sz="6" w:space="0" w:color="auto"/>
              <w:bottom w:val="single" w:sz="6" w:space="0" w:color="auto"/>
              <w:right w:val="single" w:sz="6" w:space="0" w:color="auto"/>
            </w:tcBorders>
          </w:tcPr>
          <w:p w14:paraId="23BA018B" w14:textId="77777777" w:rsidR="00480B91" w:rsidRPr="00FB3017" w:rsidRDefault="00480B91" w:rsidP="009B52B9">
            <w:pPr>
              <w:rPr>
                <w:rFonts w:ascii="Arial" w:hAnsi="Arial" w:cs="Arial"/>
                <w:lang w:val="en-GB"/>
              </w:rPr>
            </w:pPr>
            <w:r w:rsidRPr="00FB3017">
              <w:rPr>
                <w:rFonts w:ascii="Arial" w:hAnsi="Arial" w:cs="Arial"/>
                <w:lang w:val="en-GB"/>
              </w:rPr>
              <w:t>04/23/2012</w:t>
            </w:r>
          </w:p>
        </w:tc>
        <w:tc>
          <w:tcPr>
            <w:tcW w:w="1890" w:type="dxa"/>
            <w:tcBorders>
              <w:top w:val="single" w:sz="6" w:space="0" w:color="auto"/>
              <w:left w:val="single" w:sz="6" w:space="0" w:color="auto"/>
              <w:bottom w:val="single" w:sz="6" w:space="0" w:color="auto"/>
              <w:right w:val="single" w:sz="6" w:space="0" w:color="auto"/>
            </w:tcBorders>
          </w:tcPr>
          <w:p w14:paraId="31D9F2D6" w14:textId="77777777" w:rsidR="00480B91" w:rsidRPr="00FB3017" w:rsidRDefault="00480B91" w:rsidP="009B52B9">
            <w:pPr>
              <w:jc w:val="center"/>
              <w:rPr>
                <w:rFonts w:ascii="Arial" w:hAnsi="Arial" w:cs="Arial"/>
                <w:lang w:val="en-GB"/>
              </w:rPr>
            </w:pPr>
          </w:p>
        </w:tc>
      </w:tr>
      <w:tr w:rsidR="00480B91" w:rsidRPr="00FB3017" w14:paraId="67809122"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51B231F9" w14:textId="77777777" w:rsidR="00480B91" w:rsidRPr="00FB3017" w:rsidRDefault="00480B91" w:rsidP="009B52B9">
            <w:pPr>
              <w:rPr>
                <w:rFonts w:ascii="Arial" w:hAnsi="Arial" w:cs="Arial"/>
                <w:lang w:val="en-GB"/>
              </w:rPr>
            </w:pPr>
            <w:r w:rsidRPr="00FB3017">
              <w:rPr>
                <w:rFonts w:ascii="Arial" w:hAnsi="Arial" w:cs="Arial"/>
                <w:lang w:val="en-GB"/>
              </w:rPr>
              <w:t>Revised Flow charts and Definitions</w:t>
            </w:r>
          </w:p>
        </w:tc>
        <w:tc>
          <w:tcPr>
            <w:tcW w:w="1710" w:type="dxa"/>
            <w:gridSpan w:val="2"/>
            <w:tcBorders>
              <w:top w:val="single" w:sz="6" w:space="0" w:color="auto"/>
              <w:left w:val="single" w:sz="6" w:space="0" w:color="auto"/>
              <w:bottom w:val="single" w:sz="6" w:space="0" w:color="auto"/>
              <w:right w:val="single" w:sz="6" w:space="0" w:color="auto"/>
            </w:tcBorders>
          </w:tcPr>
          <w:p w14:paraId="3C34103F" w14:textId="77777777" w:rsidR="00480B91" w:rsidRPr="00FB3017" w:rsidRDefault="00480B91" w:rsidP="009B52B9">
            <w:pPr>
              <w:rPr>
                <w:rFonts w:ascii="Arial" w:hAnsi="Arial" w:cs="Arial"/>
                <w:lang w:val="en-GB"/>
              </w:rPr>
            </w:pPr>
            <w:r w:rsidRPr="00FB3017">
              <w:rPr>
                <w:rFonts w:ascii="Arial" w:hAnsi="Arial" w:cs="Arial"/>
                <w:lang w:val="en-GB"/>
              </w:rPr>
              <w:t>05/12/2012</w:t>
            </w:r>
          </w:p>
        </w:tc>
        <w:tc>
          <w:tcPr>
            <w:tcW w:w="1890" w:type="dxa"/>
            <w:tcBorders>
              <w:top w:val="single" w:sz="6" w:space="0" w:color="auto"/>
              <w:left w:val="single" w:sz="6" w:space="0" w:color="auto"/>
              <w:bottom w:val="single" w:sz="6" w:space="0" w:color="auto"/>
              <w:right w:val="single" w:sz="6" w:space="0" w:color="auto"/>
            </w:tcBorders>
          </w:tcPr>
          <w:p w14:paraId="34602537" w14:textId="77777777" w:rsidR="00480B91" w:rsidRPr="00FB3017" w:rsidRDefault="00480B91" w:rsidP="009B52B9">
            <w:pPr>
              <w:jc w:val="center"/>
              <w:rPr>
                <w:rFonts w:ascii="Arial" w:hAnsi="Arial" w:cs="Arial"/>
                <w:lang w:val="en-GB"/>
              </w:rPr>
            </w:pPr>
          </w:p>
        </w:tc>
      </w:tr>
      <w:tr w:rsidR="00480B91" w:rsidRPr="00FB3017" w14:paraId="48EAB9E7"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7DF8ED9E" w14:textId="77777777" w:rsidR="00480B91" w:rsidRPr="00FB3017" w:rsidRDefault="00480B91" w:rsidP="009B52B9">
            <w:pPr>
              <w:rPr>
                <w:rFonts w:ascii="Arial" w:hAnsi="Arial" w:cs="Arial"/>
                <w:lang w:val="en-GB"/>
              </w:rPr>
            </w:pPr>
            <w:r w:rsidRPr="00FB3017">
              <w:rPr>
                <w:rFonts w:ascii="Arial" w:hAnsi="Arial" w:cs="Arial"/>
                <w:lang w:val="en-GB"/>
              </w:rPr>
              <w:t>Changes post Char Side training</w:t>
            </w:r>
          </w:p>
        </w:tc>
        <w:tc>
          <w:tcPr>
            <w:tcW w:w="1710" w:type="dxa"/>
            <w:gridSpan w:val="2"/>
            <w:tcBorders>
              <w:top w:val="single" w:sz="6" w:space="0" w:color="auto"/>
              <w:left w:val="single" w:sz="6" w:space="0" w:color="auto"/>
              <w:bottom w:val="single" w:sz="6" w:space="0" w:color="auto"/>
              <w:right w:val="single" w:sz="6" w:space="0" w:color="auto"/>
            </w:tcBorders>
          </w:tcPr>
          <w:p w14:paraId="51C0BE35" w14:textId="77777777" w:rsidR="00480B91" w:rsidRPr="00FB3017" w:rsidRDefault="00480B91" w:rsidP="009B52B9">
            <w:pPr>
              <w:rPr>
                <w:rFonts w:ascii="Arial" w:hAnsi="Arial" w:cs="Arial"/>
                <w:lang w:val="en-GB"/>
              </w:rPr>
            </w:pPr>
            <w:r w:rsidRPr="00FB3017">
              <w:rPr>
                <w:rFonts w:ascii="Arial" w:hAnsi="Arial" w:cs="Arial"/>
                <w:lang w:val="en-GB"/>
              </w:rPr>
              <w:t>06/202012</w:t>
            </w:r>
          </w:p>
        </w:tc>
        <w:tc>
          <w:tcPr>
            <w:tcW w:w="1890" w:type="dxa"/>
            <w:tcBorders>
              <w:top w:val="single" w:sz="6" w:space="0" w:color="auto"/>
              <w:left w:val="single" w:sz="6" w:space="0" w:color="auto"/>
              <w:bottom w:val="single" w:sz="6" w:space="0" w:color="auto"/>
              <w:right w:val="single" w:sz="6" w:space="0" w:color="auto"/>
            </w:tcBorders>
          </w:tcPr>
          <w:p w14:paraId="6A4DE22D" w14:textId="77777777" w:rsidR="00480B91" w:rsidRPr="00FB3017" w:rsidRDefault="00480B91" w:rsidP="009B52B9">
            <w:pPr>
              <w:jc w:val="center"/>
              <w:rPr>
                <w:rFonts w:ascii="Arial" w:hAnsi="Arial" w:cs="Arial"/>
                <w:lang w:val="en-GB"/>
              </w:rPr>
            </w:pPr>
          </w:p>
        </w:tc>
      </w:tr>
      <w:tr w:rsidR="00480B91" w:rsidRPr="00FB3017" w14:paraId="274316CF"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1BCC7F4D" w14:textId="77777777" w:rsidR="00480B91" w:rsidRPr="00FB3017" w:rsidRDefault="00480B91" w:rsidP="009B52B9">
            <w:pPr>
              <w:rPr>
                <w:rFonts w:ascii="Arial" w:hAnsi="Arial" w:cs="Arial"/>
                <w:lang w:val="en-GB"/>
              </w:rPr>
            </w:pPr>
            <w:r w:rsidRPr="00FB3017">
              <w:rPr>
                <w:rFonts w:ascii="Arial" w:hAnsi="Arial" w:cs="Arial"/>
                <w:lang w:val="en-GB"/>
              </w:rPr>
              <w:lastRenderedPageBreak/>
              <w:t>Final Review by Trainer</w:t>
            </w:r>
          </w:p>
        </w:tc>
        <w:tc>
          <w:tcPr>
            <w:tcW w:w="1710" w:type="dxa"/>
            <w:gridSpan w:val="2"/>
            <w:tcBorders>
              <w:top w:val="single" w:sz="6" w:space="0" w:color="auto"/>
              <w:left w:val="single" w:sz="6" w:space="0" w:color="auto"/>
              <w:bottom w:val="single" w:sz="6" w:space="0" w:color="auto"/>
              <w:right w:val="single" w:sz="6" w:space="0" w:color="auto"/>
            </w:tcBorders>
          </w:tcPr>
          <w:p w14:paraId="0F3C7B6D" w14:textId="77777777" w:rsidR="00480B91" w:rsidRPr="00FB3017" w:rsidRDefault="00480B91" w:rsidP="009B52B9">
            <w:pPr>
              <w:rPr>
                <w:rFonts w:ascii="Arial" w:hAnsi="Arial" w:cs="Arial"/>
                <w:lang w:val="en-GB"/>
              </w:rPr>
            </w:pPr>
            <w:r w:rsidRPr="00FB3017">
              <w:rPr>
                <w:rFonts w:ascii="Arial" w:hAnsi="Arial" w:cs="Arial"/>
                <w:lang w:val="en-GB"/>
              </w:rPr>
              <w:t>07/03/2012</w:t>
            </w:r>
          </w:p>
        </w:tc>
        <w:tc>
          <w:tcPr>
            <w:tcW w:w="1890" w:type="dxa"/>
            <w:tcBorders>
              <w:top w:val="single" w:sz="6" w:space="0" w:color="auto"/>
              <w:left w:val="single" w:sz="6" w:space="0" w:color="auto"/>
              <w:bottom w:val="single" w:sz="6" w:space="0" w:color="auto"/>
              <w:right w:val="single" w:sz="6" w:space="0" w:color="auto"/>
            </w:tcBorders>
          </w:tcPr>
          <w:p w14:paraId="1E57BEE5" w14:textId="77777777" w:rsidR="00480B91" w:rsidRPr="00FB3017" w:rsidRDefault="00480B91" w:rsidP="009B52B9">
            <w:pPr>
              <w:jc w:val="center"/>
              <w:rPr>
                <w:rFonts w:ascii="Arial" w:hAnsi="Arial" w:cs="Arial"/>
                <w:lang w:val="en-GB"/>
              </w:rPr>
            </w:pPr>
          </w:p>
        </w:tc>
      </w:tr>
      <w:tr w:rsidR="00480B91" w:rsidRPr="00FB3017" w14:paraId="6E32C027"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3D7C2E6C" w14:textId="77777777" w:rsidR="00480B91" w:rsidRPr="00FB3017" w:rsidRDefault="00480B91" w:rsidP="009B52B9">
            <w:pPr>
              <w:rPr>
                <w:rFonts w:ascii="Arial" w:hAnsi="Arial" w:cs="Arial"/>
                <w:lang w:val="en-GB"/>
              </w:rPr>
            </w:pPr>
            <w:r w:rsidRPr="00FB3017">
              <w:rPr>
                <w:rFonts w:ascii="Arial" w:hAnsi="Arial" w:cs="Arial"/>
                <w:lang w:val="en-GB"/>
              </w:rPr>
              <w:t>Updating Post RKT training</w:t>
            </w:r>
          </w:p>
        </w:tc>
        <w:tc>
          <w:tcPr>
            <w:tcW w:w="1710" w:type="dxa"/>
            <w:gridSpan w:val="2"/>
            <w:tcBorders>
              <w:top w:val="single" w:sz="6" w:space="0" w:color="auto"/>
              <w:left w:val="single" w:sz="6" w:space="0" w:color="auto"/>
              <w:bottom w:val="single" w:sz="6" w:space="0" w:color="auto"/>
              <w:right w:val="single" w:sz="6" w:space="0" w:color="auto"/>
            </w:tcBorders>
          </w:tcPr>
          <w:p w14:paraId="600DC9C9" w14:textId="77777777" w:rsidR="00480B91" w:rsidRPr="00FB3017" w:rsidRDefault="00480B91" w:rsidP="009B52B9">
            <w:pPr>
              <w:rPr>
                <w:rFonts w:ascii="Arial" w:hAnsi="Arial" w:cs="Arial"/>
                <w:lang w:val="en-GB"/>
              </w:rPr>
            </w:pPr>
            <w:r w:rsidRPr="00FB3017">
              <w:rPr>
                <w:rFonts w:ascii="Arial" w:hAnsi="Arial" w:cs="Arial"/>
                <w:lang w:val="en-GB"/>
              </w:rPr>
              <w:t>07/19/2012</w:t>
            </w:r>
          </w:p>
        </w:tc>
        <w:tc>
          <w:tcPr>
            <w:tcW w:w="1890" w:type="dxa"/>
            <w:tcBorders>
              <w:top w:val="single" w:sz="6" w:space="0" w:color="auto"/>
              <w:left w:val="single" w:sz="6" w:space="0" w:color="auto"/>
              <w:bottom w:val="single" w:sz="6" w:space="0" w:color="auto"/>
              <w:right w:val="single" w:sz="6" w:space="0" w:color="auto"/>
            </w:tcBorders>
          </w:tcPr>
          <w:p w14:paraId="0C031B16" w14:textId="77777777" w:rsidR="00480B91" w:rsidRPr="00FB3017" w:rsidRDefault="00480B91" w:rsidP="009B52B9">
            <w:pPr>
              <w:rPr>
                <w:rFonts w:ascii="Arial" w:hAnsi="Arial" w:cs="Arial"/>
                <w:lang w:val="en-GB"/>
              </w:rPr>
            </w:pPr>
          </w:p>
        </w:tc>
      </w:tr>
      <w:tr w:rsidR="00480B91" w:rsidRPr="00FB3017" w14:paraId="7E9B5EE9"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7B26400C" w14:textId="77777777" w:rsidR="00480B91" w:rsidRPr="00FB3017" w:rsidRDefault="00480B91" w:rsidP="009B52B9">
            <w:pPr>
              <w:rPr>
                <w:rFonts w:ascii="Arial" w:hAnsi="Arial" w:cs="Arial"/>
                <w:lang w:val="en-GB"/>
              </w:rPr>
            </w:pPr>
            <w:r w:rsidRPr="00FB3017">
              <w:rPr>
                <w:rFonts w:ascii="Arial" w:hAnsi="Arial" w:cs="Arial"/>
                <w:lang w:val="en-GB"/>
              </w:rPr>
              <w:t>Additional Review by Trainer</w:t>
            </w:r>
          </w:p>
        </w:tc>
        <w:tc>
          <w:tcPr>
            <w:tcW w:w="1710" w:type="dxa"/>
            <w:gridSpan w:val="2"/>
            <w:tcBorders>
              <w:top w:val="single" w:sz="6" w:space="0" w:color="auto"/>
              <w:left w:val="single" w:sz="6" w:space="0" w:color="auto"/>
              <w:bottom w:val="single" w:sz="6" w:space="0" w:color="auto"/>
              <w:right w:val="single" w:sz="6" w:space="0" w:color="auto"/>
            </w:tcBorders>
          </w:tcPr>
          <w:p w14:paraId="05740D17" w14:textId="77777777" w:rsidR="00480B91" w:rsidRPr="00FB3017" w:rsidRDefault="00480B91" w:rsidP="009B52B9">
            <w:pPr>
              <w:rPr>
                <w:rFonts w:ascii="Arial" w:hAnsi="Arial" w:cs="Arial"/>
                <w:lang w:val="en-GB"/>
              </w:rPr>
            </w:pPr>
            <w:r w:rsidRPr="00FB3017">
              <w:rPr>
                <w:rFonts w:ascii="Arial" w:hAnsi="Arial" w:cs="Arial"/>
                <w:lang w:val="en-GB"/>
              </w:rPr>
              <w:t>07/19/2012</w:t>
            </w:r>
          </w:p>
        </w:tc>
        <w:tc>
          <w:tcPr>
            <w:tcW w:w="1890" w:type="dxa"/>
            <w:tcBorders>
              <w:top w:val="single" w:sz="6" w:space="0" w:color="auto"/>
              <w:left w:val="single" w:sz="6" w:space="0" w:color="auto"/>
              <w:bottom w:val="single" w:sz="6" w:space="0" w:color="auto"/>
              <w:right w:val="single" w:sz="6" w:space="0" w:color="auto"/>
            </w:tcBorders>
          </w:tcPr>
          <w:p w14:paraId="5026E13A" w14:textId="77777777" w:rsidR="00480B91" w:rsidRPr="00FB3017" w:rsidRDefault="00480B91" w:rsidP="009B52B9">
            <w:pPr>
              <w:rPr>
                <w:rFonts w:ascii="Arial" w:hAnsi="Arial" w:cs="Arial"/>
                <w:lang w:val="en-GB"/>
              </w:rPr>
            </w:pPr>
          </w:p>
        </w:tc>
      </w:tr>
      <w:tr w:rsidR="00480B91" w:rsidRPr="00FB3017" w14:paraId="7B393030"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541F0453" w14:textId="77777777" w:rsidR="00480B91" w:rsidRPr="00FB3017" w:rsidRDefault="00480B91" w:rsidP="009B52B9">
            <w:pPr>
              <w:rPr>
                <w:rFonts w:ascii="Arial" w:hAnsi="Arial" w:cs="Arial"/>
                <w:lang w:val="en-GB"/>
              </w:rPr>
            </w:pPr>
            <w:r w:rsidRPr="00FB3017">
              <w:rPr>
                <w:rFonts w:ascii="Arial" w:hAnsi="Arial" w:cs="Arial"/>
                <w:lang w:val="en-GB"/>
              </w:rPr>
              <w:t>Update IRI/Nielsen information for price point pg 2</w:t>
            </w:r>
          </w:p>
        </w:tc>
        <w:tc>
          <w:tcPr>
            <w:tcW w:w="1710" w:type="dxa"/>
            <w:gridSpan w:val="2"/>
            <w:tcBorders>
              <w:top w:val="single" w:sz="6" w:space="0" w:color="auto"/>
              <w:left w:val="single" w:sz="6" w:space="0" w:color="auto"/>
              <w:bottom w:val="single" w:sz="6" w:space="0" w:color="auto"/>
              <w:right w:val="single" w:sz="6" w:space="0" w:color="auto"/>
            </w:tcBorders>
          </w:tcPr>
          <w:p w14:paraId="44F5B945" w14:textId="77777777" w:rsidR="00480B91" w:rsidRPr="00FB3017" w:rsidRDefault="00480B91" w:rsidP="009B52B9">
            <w:pPr>
              <w:rPr>
                <w:rFonts w:ascii="Arial" w:hAnsi="Arial" w:cs="Arial"/>
                <w:lang w:val="en-GB"/>
              </w:rPr>
            </w:pPr>
            <w:r w:rsidRPr="00FB3017">
              <w:rPr>
                <w:rFonts w:ascii="Arial" w:hAnsi="Arial" w:cs="Arial"/>
                <w:lang w:val="en-GB"/>
              </w:rPr>
              <w:t>9/11/2012</w:t>
            </w:r>
          </w:p>
        </w:tc>
        <w:tc>
          <w:tcPr>
            <w:tcW w:w="1890" w:type="dxa"/>
            <w:tcBorders>
              <w:top w:val="single" w:sz="6" w:space="0" w:color="auto"/>
              <w:left w:val="single" w:sz="6" w:space="0" w:color="auto"/>
              <w:bottom w:val="single" w:sz="6" w:space="0" w:color="auto"/>
              <w:right w:val="single" w:sz="6" w:space="0" w:color="auto"/>
            </w:tcBorders>
          </w:tcPr>
          <w:p w14:paraId="21D17318" w14:textId="77777777" w:rsidR="00480B91" w:rsidRPr="00FB3017" w:rsidRDefault="00480B91" w:rsidP="009B52B9">
            <w:pPr>
              <w:rPr>
                <w:rFonts w:ascii="Arial" w:hAnsi="Arial" w:cs="Arial"/>
                <w:lang w:val="en-GB"/>
              </w:rPr>
            </w:pPr>
            <w:r w:rsidRPr="00FB3017">
              <w:rPr>
                <w:rFonts w:ascii="Arial" w:hAnsi="Arial" w:cs="Arial"/>
                <w:lang w:val="en-GB"/>
              </w:rPr>
              <w:t>Rick Smith</w:t>
            </w:r>
          </w:p>
        </w:tc>
      </w:tr>
      <w:tr w:rsidR="00480B91" w:rsidRPr="00FB3017" w14:paraId="0F2AE75E"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39909CE5" w14:textId="77777777" w:rsidR="00480B91" w:rsidRPr="00FB3017" w:rsidRDefault="00480B91" w:rsidP="009B52B9">
            <w:pPr>
              <w:rPr>
                <w:rFonts w:ascii="Arial" w:hAnsi="Arial" w:cs="Arial"/>
                <w:lang w:val="en-GB"/>
              </w:rPr>
            </w:pPr>
            <w:r w:rsidRPr="00FB3017">
              <w:rPr>
                <w:rFonts w:ascii="Arial" w:hAnsi="Arial" w:cs="Arial"/>
                <w:lang w:val="en-GB"/>
              </w:rPr>
              <w:t>Updated hyperlinks to deduction types</w:t>
            </w:r>
          </w:p>
        </w:tc>
        <w:tc>
          <w:tcPr>
            <w:tcW w:w="1710" w:type="dxa"/>
            <w:gridSpan w:val="2"/>
            <w:tcBorders>
              <w:top w:val="single" w:sz="6" w:space="0" w:color="auto"/>
              <w:left w:val="single" w:sz="6" w:space="0" w:color="auto"/>
              <w:bottom w:val="single" w:sz="6" w:space="0" w:color="auto"/>
              <w:right w:val="single" w:sz="6" w:space="0" w:color="auto"/>
            </w:tcBorders>
          </w:tcPr>
          <w:p w14:paraId="7BDFC9EA" w14:textId="77777777" w:rsidR="00480B91" w:rsidRPr="00FB3017" w:rsidRDefault="00480B91" w:rsidP="009B52B9">
            <w:pPr>
              <w:rPr>
                <w:rFonts w:ascii="Arial" w:hAnsi="Arial" w:cs="Arial"/>
                <w:lang w:val="en-GB"/>
              </w:rPr>
            </w:pPr>
            <w:r w:rsidRPr="00FB3017">
              <w:rPr>
                <w:rFonts w:ascii="Arial" w:hAnsi="Arial" w:cs="Arial"/>
                <w:lang w:val="en-GB"/>
              </w:rPr>
              <w:t>09/16/2012</w:t>
            </w:r>
          </w:p>
        </w:tc>
        <w:tc>
          <w:tcPr>
            <w:tcW w:w="1890" w:type="dxa"/>
            <w:tcBorders>
              <w:top w:val="single" w:sz="6" w:space="0" w:color="auto"/>
              <w:left w:val="single" w:sz="6" w:space="0" w:color="auto"/>
              <w:bottom w:val="single" w:sz="6" w:space="0" w:color="auto"/>
              <w:right w:val="single" w:sz="6" w:space="0" w:color="auto"/>
            </w:tcBorders>
          </w:tcPr>
          <w:p w14:paraId="53521636" w14:textId="77777777" w:rsidR="00480B91" w:rsidRPr="00FB3017" w:rsidRDefault="00480B91" w:rsidP="009B52B9">
            <w:pPr>
              <w:rPr>
                <w:rFonts w:ascii="Arial" w:hAnsi="Arial" w:cs="Arial"/>
                <w:lang w:val="en-GB"/>
              </w:rPr>
            </w:pPr>
            <w:r w:rsidRPr="00FB3017">
              <w:rPr>
                <w:rFonts w:ascii="Arial" w:hAnsi="Arial" w:cs="Arial"/>
                <w:lang w:val="en-GB"/>
              </w:rPr>
              <w:t>Nagesh Kumar</w:t>
            </w:r>
          </w:p>
        </w:tc>
      </w:tr>
      <w:tr w:rsidR="00480B91" w:rsidRPr="00FB3017" w14:paraId="499DC051"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5CEA448B" w14:textId="77777777" w:rsidR="00480B91" w:rsidRPr="00FB3017" w:rsidRDefault="00480B91" w:rsidP="009B52B9">
            <w:pPr>
              <w:rPr>
                <w:rFonts w:ascii="Arial" w:hAnsi="Arial" w:cs="Arial"/>
                <w:lang w:val="en-GB"/>
              </w:rPr>
            </w:pPr>
            <w:r w:rsidRPr="00FB3017">
              <w:rPr>
                <w:rFonts w:ascii="Arial" w:hAnsi="Arial" w:cs="Arial"/>
                <w:lang w:val="en-GB"/>
              </w:rPr>
              <w:t>Additional invoice example for Damage added</w:t>
            </w:r>
          </w:p>
        </w:tc>
        <w:tc>
          <w:tcPr>
            <w:tcW w:w="1710" w:type="dxa"/>
            <w:gridSpan w:val="2"/>
            <w:tcBorders>
              <w:top w:val="single" w:sz="6" w:space="0" w:color="auto"/>
              <w:left w:val="single" w:sz="6" w:space="0" w:color="auto"/>
              <w:bottom w:val="single" w:sz="6" w:space="0" w:color="auto"/>
              <w:right w:val="single" w:sz="6" w:space="0" w:color="auto"/>
            </w:tcBorders>
          </w:tcPr>
          <w:p w14:paraId="22547B10" w14:textId="77777777" w:rsidR="00480B91" w:rsidRPr="00FB3017" w:rsidRDefault="00480B91" w:rsidP="009B52B9">
            <w:pPr>
              <w:rPr>
                <w:rFonts w:ascii="Arial" w:hAnsi="Arial" w:cs="Arial"/>
                <w:lang w:val="en-GB"/>
              </w:rPr>
            </w:pPr>
            <w:r w:rsidRPr="00FB3017">
              <w:rPr>
                <w:rFonts w:ascii="Arial" w:hAnsi="Arial" w:cs="Arial"/>
                <w:lang w:val="en-GB"/>
              </w:rPr>
              <w:t>10/19/2012</w:t>
            </w:r>
          </w:p>
        </w:tc>
        <w:tc>
          <w:tcPr>
            <w:tcW w:w="1890" w:type="dxa"/>
            <w:tcBorders>
              <w:top w:val="single" w:sz="6" w:space="0" w:color="auto"/>
              <w:left w:val="single" w:sz="6" w:space="0" w:color="auto"/>
              <w:bottom w:val="single" w:sz="6" w:space="0" w:color="auto"/>
              <w:right w:val="single" w:sz="6" w:space="0" w:color="auto"/>
            </w:tcBorders>
          </w:tcPr>
          <w:p w14:paraId="1E01E43D"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6869B115"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2BDED0AE" w14:textId="77777777" w:rsidR="00480B91" w:rsidRPr="00FB3017" w:rsidRDefault="00480B91" w:rsidP="009B52B9">
            <w:pPr>
              <w:rPr>
                <w:rFonts w:ascii="Arial" w:hAnsi="Arial" w:cs="Arial"/>
                <w:lang w:val="en-GB"/>
              </w:rPr>
            </w:pPr>
            <w:r w:rsidRPr="00FB3017">
              <w:rPr>
                <w:rFonts w:ascii="Arial" w:hAnsi="Arial" w:cs="Arial"/>
                <w:lang w:val="en-GB"/>
              </w:rPr>
              <w:t>Additional Invoice example for Ad</w:t>
            </w:r>
          </w:p>
        </w:tc>
        <w:tc>
          <w:tcPr>
            <w:tcW w:w="1710" w:type="dxa"/>
            <w:gridSpan w:val="2"/>
            <w:tcBorders>
              <w:top w:val="single" w:sz="6" w:space="0" w:color="auto"/>
              <w:left w:val="single" w:sz="6" w:space="0" w:color="auto"/>
              <w:bottom w:val="single" w:sz="6" w:space="0" w:color="auto"/>
              <w:right w:val="single" w:sz="6" w:space="0" w:color="auto"/>
            </w:tcBorders>
          </w:tcPr>
          <w:p w14:paraId="1DF865C0" w14:textId="77777777" w:rsidR="00480B91" w:rsidRPr="00FB3017" w:rsidRDefault="00480B91" w:rsidP="009B52B9">
            <w:pPr>
              <w:rPr>
                <w:rFonts w:ascii="Arial" w:hAnsi="Arial" w:cs="Arial"/>
                <w:lang w:val="en-GB"/>
              </w:rPr>
            </w:pPr>
            <w:r w:rsidRPr="00FB3017">
              <w:rPr>
                <w:rFonts w:ascii="Arial" w:hAnsi="Arial" w:cs="Arial"/>
                <w:lang w:val="en-GB"/>
              </w:rPr>
              <w:t>11/20/2012</w:t>
            </w:r>
          </w:p>
        </w:tc>
        <w:tc>
          <w:tcPr>
            <w:tcW w:w="1890" w:type="dxa"/>
            <w:tcBorders>
              <w:top w:val="single" w:sz="6" w:space="0" w:color="auto"/>
              <w:left w:val="single" w:sz="6" w:space="0" w:color="auto"/>
              <w:bottom w:val="single" w:sz="6" w:space="0" w:color="auto"/>
              <w:right w:val="single" w:sz="6" w:space="0" w:color="auto"/>
            </w:tcBorders>
          </w:tcPr>
          <w:p w14:paraId="5D64359D"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695E5F89"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653CFD8D" w14:textId="77777777" w:rsidR="00480B91" w:rsidRPr="00FB3017" w:rsidRDefault="00480B91" w:rsidP="009B52B9">
            <w:pPr>
              <w:rPr>
                <w:rFonts w:ascii="Arial" w:hAnsi="Arial" w:cs="Arial"/>
                <w:lang w:val="en-GB"/>
              </w:rPr>
            </w:pPr>
            <w:r w:rsidRPr="00FB3017">
              <w:rPr>
                <w:rFonts w:ascii="Arial" w:hAnsi="Arial" w:cs="Arial"/>
                <w:lang w:val="en-GB"/>
              </w:rPr>
              <w:t>Added Vendor Portal Example</w:t>
            </w:r>
          </w:p>
        </w:tc>
        <w:tc>
          <w:tcPr>
            <w:tcW w:w="1710" w:type="dxa"/>
            <w:gridSpan w:val="2"/>
            <w:tcBorders>
              <w:top w:val="single" w:sz="6" w:space="0" w:color="auto"/>
              <w:left w:val="single" w:sz="6" w:space="0" w:color="auto"/>
              <w:bottom w:val="single" w:sz="6" w:space="0" w:color="auto"/>
              <w:right w:val="single" w:sz="6" w:space="0" w:color="auto"/>
            </w:tcBorders>
          </w:tcPr>
          <w:p w14:paraId="6FD7FE22" w14:textId="77777777" w:rsidR="00480B91" w:rsidRPr="00FB3017" w:rsidRDefault="00480B91" w:rsidP="009B52B9">
            <w:pPr>
              <w:rPr>
                <w:rFonts w:ascii="Arial" w:hAnsi="Arial" w:cs="Arial"/>
                <w:lang w:val="en-GB"/>
              </w:rPr>
            </w:pPr>
            <w:r w:rsidRPr="00FB3017">
              <w:rPr>
                <w:rFonts w:ascii="Arial" w:hAnsi="Arial" w:cs="Arial"/>
                <w:lang w:val="en-GB"/>
              </w:rPr>
              <w:t>12/12/2012</w:t>
            </w:r>
          </w:p>
        </w:tc>
        <w:tc>
          <w:tcPr>
            <w:tcW w:w="1890" w:type="dxa"/>
            <w:tcBorders>
              <w:top w:val="single" w:sz="6" w:space="0" w:color="auto"/>
              <w:left w:val="single" w:sz="6" w:space="0" w:color="auto"/>
              <w:bottom w:val="single" w:sz="6" w:space="0" w:color="auto"/>
              <w:right w:val="single" w:sz="6" w:space="0" w:color="auto"/>
            </w:tcBorders>
          </w:tcPr>
          <w:p w14:paraId="4C3D5E7B"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582269D8"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358987F4" w14:textId="77777777" w:rsidR="00480B91" w:rsidRPr="00FB3017" w:rsidRDefault="00480B91" w:rsidP="009B52B9">
            <w:pPr>
              <w:rPr>
                <w:rFonts w:ascii="Arial" w:hAnsi="Arial" w:cs="Arial"/>
                <w:lang w:val="en-GB"/>
              </w:rPr>
            </w:pPr>
            <w:r w:rsidRPr="00FB3017">
              <w:rPr>
                <w:rFonts w:ascii="Arial" w:hAnsi="Arial" w:cs="Arial"/>
                <w:lang w:val="en-GB"/>
              </w:rPr>
              <w:t>Client Specific Section Added</w:t>
            </w:r>
          </w:p>
        </w:tc>
        <w:tc>
          <w:tcPr>
            <w:tcW w:w="1710" w:type="dxa"/>
            <w:gridSpan w:val="2"/>
            <w:tcBorders>
              <w:top w:val="single" w:sz="6" w:space="0" w:color="auto"/>
              <w:left w:val="single" w:sz="6" w:space="0" w:color="auto"/>
              <w:bottom w:val="single" w:sz="6" w:space="0" w:color="auto"/>
              <w:right w:val="single" w:sz="6" w:space="0" w:color="auto"/>
            </w:tcBorders>
          </w:tcPr>
          <w:p w14:paraId="78316BA9" w14:textId="77777777" w:rsidR="00480B91" w:rsidRPr="00FB3017" w:rsidRDefault="00480B91" w:rsidP="009B52B9">
            <w:pPr>
              <w:rPr>
                <w:rFonts w:ascii="Arial" w:hAnsi="Arial" w:cs="Arial"/>
                <w:lang w:val="en-GB"/>
              </w:rPr>
            </w:pPr>
            <w:r w:rsidRPr="00FB3017">
              <w:rPr>
                <w:rFonts w:ascii="Arial" w:hAnsi="Arial" w:cs="Arial"/>
                <w:lang w:val="en-GB"/>
              </w:rPr>
              <w:t>2/11/2013</w:t>
            </w:r>
          </w:p>
        </w:tc>
        <w:tc>
          <w:tcPr>
            <w:tcW w:w="1890" w:type="dxa"/>
            <w:tcBorders>
              <w:top w:val="single" w:sz="6" w:space="0" w:color="auto"/>
              <w:left w:val="single" w:sz="6" w:space="0" w:color="auto"/>
              <w:bottom w:val="single" w:sz="6" w:space="0" w:color="auto"/>
              <w:right w:val="single" w:sz="6" w:space="0" w:color="auto"/>
            </w:tcBorders>
          </w:tcPr>
          <w:p w14:paraId="1AFC324D"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49208B7A"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25D1E9AC" w14:textId="77777777" w:rsidR="00480B91" w:rsidRPr="00FB3017" w:rsidRDefault="00480B91" w:rsidP="009B52B9">
            <w:pPr>
              <w:rPr>
                <w:rFonts w:ascii="Arial" w:hAnsi="Arial" w:cs="Arial"/>
                <w:lang w:val="en-GB"/>
              </w:rPr>
            </w:pPr>
            <w:r w:rsidRPr="00FB3017">
              <w:rPr>
                <w:rFonts w:ascii="Arial" w:hAnsi="Arial" w:cs="Arial"/>
                <w:lang w:val="en-GB"/>
              </w:rPr>
              <w:t>Cash Discount exampled added, Pinnacle Portal Billing Example added. Additional Contract example for Slotting. Added example of Ad/Display being on One invoice and contract. Damages Example added. New slotting example, pack size change added.</w:t>
            </w:r>
          </w:p>
        </w:tc>
        <w:tc>
          <w:tcPr>
            <w:tcW w:w="1710" w:type="dxa"/>
            <w:gridSpan w:val="2"/>
            <w:tcBorders>
              <w:top w:val="single" w:sz="6" w:space="0" w:color="auto"/>
              <w:left w:val="single" w:sz="6" w:space="0" w:color="auto"/>
              <w:bottom w:val="single" w:sz="6" w:space="0" w:color="auto"/>
              <w:right w:val="single" w:sz="6" w:space="0" w:color="auto"/>
            </w:tcBorders>
          </w:tcPr>
          <w:p w14:paraId="00FE1F57" w14:textId="77777777" w:rsidR="00480B91" w:rsidRPr="00FB3017" w:rsidRDefault="00480B91" w:rsidP="009B52B9">
            <w:pPr>
              <w:rPr>
                <w:rFonts w:ascii="Arial" w:hAnsi="Arial" w:cs="Arial"/>
                <w:lang w:val="en-GB"/>
              </w:rPr>
            </w:pPr>
            <w:r w:rsidRPr="00FB3017">
              <w:rPr>
                <w:rFonts w:ascii="Arial" w:hAnsi="Arial" w:cs="Arial"/>
                <w:lang w:val="en-GB"/>
              </w:rPr>
              <w:t>03/04/2013</w:t>
            </w:r>
          </w:p>
        </w:tc>
        <w:tc>
          <w:tcPr>
            <w:tcW w:w="1890" w:type="dxa"/>
            <w:tcBorders>
              <w:top w:val="single" w:sz="6" w:space="0" w:color="auto"/>
              <w:left w:val="single" w:sz="6" w:space="0" w:color="auto"/>
              <w:bottom w:val="single" w:sz="6" w:space="0" w:color="auto"/>
              <w:right w:val="single" w:sz="6" w:space="0" w:color="auto"/>
            </w:tcBorders>
          </w:tcPr>
          <w:p w14:paraId="3004F465"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6F7419BB"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3ADE0091" w14:textId="77777777" w:rsidR="00480B91" w:rsidRPr="00FB3017" w:rsidRDefault="00480B91" w:rsidP="009B52B9">
            <w:pPr>
              <w:rPr>
                <w:rFonts w:ascii="Arial" w:hAnsi="Arial" w:cs="Arial"/>
                <w:lang w:val="en-GB"/>
              </w:rPr>
            </w:pPr>
            <w:r w:rsidRPr="00FB3017">
              <w:rPr>
                <w:rFonts w:ascii="Arial" w:hAnsi="Arial" w:cs="Arial"/>
                <w:lang w:val="en-GB"/>
              </w:rPr>
              <w:t>Added a note regarding the “M” being at the end of the Customer Ref #, page 4</w:t>
            </w:r>
          </w:p>
        </w:tc>
        <w:tc>
          <w:tcPr>
            <w:tcW w:w="1710" w:type="dxa"/>
            <w:gridSpan w:val="2"/>
            <w:tcBorders>
              <w:top w:val="single" w:sz="6" w:space="0" w:color="auto"/>
              <w:left w:val="single" w:sz="6" w:space="0" w:color="auto"/>
              <w:bottom w:val="single" w:sz="6" w:space="0" w:color="auto"/>
              <w:right w:val="single" w:sz="6" w:space="0" w:color="auto"/>
            </w:tcBorders>
          </w:tcPr>
          <w:p w14:paraId="71C8836E" w14:textId="77777777" w:rsidR="00480B91" w:rsidRPr="00FB3017" w:rsidRDefault="00480B91" w:rsidP="009B52B9">
            <w:pPr>
              <w:rPr>
                <w:rFonts w:ascii="Arial" w:hAnsi="Arial" w:cs="Arial"/>
                <w:lang w:val="en-GB"/>
              </w:rPr>
            </w:pPr>
            <w:r w:rsidRPr="00FB3017">
              <w:rPr>
                <w:rFonts w:ascii="Arial" w:hAnsi="Arial" w:cs="Arial"/>
                <w:lang w:val="en-GB"/>
              </w:rPr>
              <w:t>3/11/2013</w:t>
            </w:r>
          </w:p>
        </w:tc>
        <w:tc>
          <w:tcPr>
            <w:tcW w:w="1890" w:type="dxa"/>
            <w:tcBorders>
              <w:top w:val="single" w:sz="6" w:space="0" w:color="auto"/>
              <w:left w:val="single" w:sz="6" w:space="0" w:color="auto"/>
              <w:bottom w:val="single" w:sz="6" w:space="0" w:color="auto"/>
              <w:right w:val="single" w:sz="6" w:space="0" w:color="auto"/>
            </w:tcBorders>
          </w:tcPr>
          <w:p w14:paraId="34670694"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7FAE9086"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6AF93365" w14:textId="77777777" w:rsidR="00480B91" w:rsidRPr="00FB3017" w:rsidRDefault="00480B91" w:rsidP="009B52B9">
            <w:pPr>
              <w:rPr>
                <w:rFonts w:ascii="Arial" w:hAnsi="Arial" w:cs="Arial"/>
                <w:lang w:val="en-GB"/>
              </w:rPr>
            </w:pPr>
            <w:r w:rsidRPr="00FB3017">
              <w:rPr>
                <w:rFonts w:ascii="Arial" w:hAnsi="Arial" w:cs="Arial"/>
                <w:lang w:val="en-GB"/>
              </w:rPr>
              <w:t xml:space="preserve">Additional Scan Example added. Removed the Example from page 41 of Markdown, it stated that JB indicates that a claim is for Markdown, however that is not true. </w:t>
            </w:r>
          </w:p>
        </w:tc>
        <w:tc>
          <w:tcPr>
            <w:tcW w:w="1710" w:type="dxa"/>
            <w:gridSpan w:val="2"/>
            <w:tcBorders>
              <w:top w:val="single" w:sz="6" w:space="0" w:color="auto"/>
              <w:left w:val="single" w:sz="6" w:space="0" w:color="auto"/>
              <w:bottom w:val="single" w:sz="6" w:space="0" w:color="auto"/>
              <w:right w:val="single" w:sz="6" w:space="0" w:color="auto"/>
            </w:tcBorders>
          </w:tcPr>
          <w:p w14:paraId="753593F0" w14:textId="77777777" w:rsidR="00480B91" w:rsidRPr="00FB3017" w:rsidRDefault="00480B91" w:rsidP="009B52B9">
            <w:pPr>
              <w:rPr>
                <w:rFonts w:ascii="Arial" w:hAnsi="Arial" w:cs="Arial"/>
                <w:lang w:val="en-GB"/>
              </w:rPr>
            </w:pPr>
            <w:r w:rsidRPr="00FB3017">
              <w:rPr>
                <w:rFonts w:ascii="Arial" w:hAnsi="Arial" w:cs="Arial"/>
                <w:lang w:val="en-GB"/>
              </w:rPr>
              <w:t>3/18/2013</w:t>
            </w:r>
          </w:p>
        </w:tc>
        <w:tc>
          <w:tcPr>
            <w:tcW w:w="1890" w:type="dxa"/>
            <w:tcBorders>
              <w:top w:val="single" w:sz="6" w:space="0" w:color="auto"/>
              <w:left w:val="single" w:sz="6" w:space="0" w:color="auto"/>
              <w:bottom w:val="single" w:sz="6" w:space="0" w:color="auto"/>
              <w:right w:val="single" w:sz="6" w:space="0" w:color="auto"/>
            </w:tcBorders>
          </w:tcPr>
          <w:p w14:paraId="23794DE8"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02820117"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6E67B0FC" w14:textId="77777777" w:rsidR="00480B91" w:rsidRPr="00FB3017" w:rsidRDefault="00480B91" w:rsidP="009B52B9">
            <w:pPr>
              <w:rPr>
                <w:rFonts w:ascii="Arial" w:hAnsi="Arial" w:cs="Arial"/>
                <w:lang w:val="en-GB"/>
              </w:rPr>
            </w:pPr>
            <w:r w:rsidRPr="00FB3017">
              <w:rPr>
                <w:rFonts w:ascii="Arial" w:hAnsi="Arial" w:cs="Arial"/>
                <w:lang w:val="en-GB"/>
              </w:rPr>
              <w:t>Adding exception to Pinnacle in Client Specific Section. Updated Slotting Contract, ASAP ok as date. Note added to page 6, excel contracts with multiple tabs.</w:t>
            </w:r>
          </w:p>
        </w:tc>
        <w:tc>
          <w:tcPr>
            <w:tcW w:w="1710" w:type="dxa"/>
            <w:gridSpan w:val="2"/>
            <w:tcBorders>
              <w:top w:val="single" w:sz="6" w:space="0" w:color="auto"/>
              <w:left w:val="single" w:sz="6" w:space="0" w:color="auto"/>
              <w:bottom w:val="single" w:sz="6" w:space="0" w:color="auto"/>
              <w:right w:val="single" w:sz="6" w:space="0" w:color="auto"/>
            </w:tcBorders>
          </w:tcPr>
          <w:p w14:paraId="1AFD951B" w14:textId="77777777" w:rsidR="00480B91" w:rsidRPr="00FB3017" w:rsidRDefault="00480B91" w:rsidP="009B52B9">
            <w:pPr>
              <w:rPr>
                <w:rFonts w:ascii="Arial" w:hAnsi="Arial" w:cs="Arial"/>
                <w:lang w:val="en-GB"/>
              </w:rPr>
            </w:pPr>
            <w:r w:rsidRPr="00FB3017">
              <w:rPr>
                <w:rFonts w:ascii="Arial" w:hAnsi="Arial" w:cs="Arial"/>
                <w:lang w:val="en-GB"/>
              </w:rPr>
              <w:t>3/25/2013</w:t>
            </w:r>
          </w:p>
        </w:tc>
        <w:tc>
          <w:tcPr>
            <w:tcW w:w="1890" w:type="dxa"/>
            <w:tcBorders>
              <w:top w:val="single" w:sz="6" w:space="0" w:color="auto"/>
              <w:left w:val="single" w:sz="6" w:space="0" w:color="auto"/>
              <w:bottom w:val="single" w:sz="6" w:space="0" w:color="auto"/>
              <w:right w:val="single" w:sz="6" w:space="0" w:color="auto"/>
            </w:tcBorders>
          </w:tcPr>
          <w:p w14:paraId="0D4DF378"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43C7636D"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0466D8F1" w14:textId="77777777" w:rsidR="00480B91" w:rsidRPr="00FB3017" w:rsidRDefault="00480B91" w:rsidP="009B52B9">
            <w:pPr>
              <w:rPr>
                <w:rFonts w:ascii="Arial" w:hAnsi="Arial" w:cs="Arial"/>
                <w:lang w:val="en-GB"/>
              </w:rPr>
            </w:pPr>
            <w:r w:rsidRPr="00FB3017">
              <w:rPr>
                <w:rFonts w:ascii="Arial" w:hAnsi="Arial" w:cs="Arial"/>
                <w:lang w:val="en-GB"/>
              </w:rPr>
              <w:t xml:space="preserve">Adding Pinnacle Specific example regarding rounding. </w:t>
            </w:r>
          </w:p>
        </w:tc>
        <w:tc>
          <w:tcPr>
            <w:tcW w:w="1710" w:type="dxa"/>
            <w:gridSpan w:val="2"/>
            <w:tcBorders>
              <w:top w:val="single" w:sz="6" w:space="0" w:color="auto"/>
              <w:left w:val="single" w:sz="6" w:space="0" w:color="auto"/>
              <w:bottom w:val="single" w:sz="6" w:space="0" w:color="auto"/>
              <w:right w:val="single" w:sz="6" w:space="0" w:color="auto"/>
            </w:tcBorders>
          </w:tcPr>
          <w:p w14:paraId="789D3EC2" w14:textId="77777777" w:rsidR="00480B91" w:rsidRPr="00FB3017" w:rsidRDefault="00480B91" w:rsidP="009B52B9">
            <w:pPr>
              <w:rPr>
                <w:rFonts w:ascii="Arial" w:hAnsi="Arial" w:cs="Arial"/>
                <w:lang w:val="en-GB"/>
              </w:rPr>
            </w:pPr>
            <w:r w:rsidRPr="00FB3017">
              <w:rPr>
                <w:rFonts w:ascii="Arial" w:hAnsi="Arial" w:cs="Arial"/>
                <w:lang w:val="en-GB"/>
              </w:rPr>
              <w:t>4/15/2013</w:t>
            </w:r>
          </w:p>
        </w:tc>
        <w:tc>
          <w:tcPr>
            <w:tcW w:w="1890" w:type="dxa"/>
            <w:tcBorders>
              <w:top w:val="single" w:sz="6" w:space="0" w:color="auto"/>
              <w:left w:val="single" w:sz="6" w:space="0" w:color="auto"/>
              <w:bottom w:val="single" w:sz="6" w:space="0" w:color="auto"/>
              <w:right w:val="single" w:sz="6" w:space="0" w:color="auto"/>
            </w:tcBorders>
          </w:tcPr>
          <w:p w14:paraId="437D94EF"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07E30C6D"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0FB1E6C1" w14:textId="77777777" w:rsidR="00480B91" w:rsidRPr="00FB3017" w:rsidRDefault="00480B91" w:rsidP="009B52B9">
            <w:pPr>
              <w:rPr>
                <w:rFonts w:ascii="Arial" w:hAnsi="Arial" w:cs="Arial"/>
                <w:lang w:val="en-GB"/>
              </w:rPr>
            </w:pPr>
            <w:r w:rsidRPr="00FB3017">
              <w:rPr>
                <w:rFonts w:ascii="Arial" w:hAnsi="Arial" w:cs="Arial"/>
                <w:lang w:val="en-GB"/>
              </w:rPr>
              <w:t>Additional Scan Example Added- Friday eVIC (2630)</w:t>
            </w:r>
          </w:p>
        </w:tc>
        <w:tc>
          <w:tcPr>
            <w:tcW w:w="1710" w:type="dxa"/>
            <w:gridSpan w:val="2"/>
            <w:tcBorders>
              <w:top w:val="single" w:sz="6" w:space="0" w:color="auto"/>
              <w:left w:val="single" w:sz="6" w:space="0" w:color="auto"/>
              <w:bottom w:val="single" w:sz="6" w:space="0" w:color="auto"/>
              <w:right w:val="single" w:sz="6" w:space="0" w:color="auto"/>
            </w:tcBorders>
          </w:tcPr>
          <w:p w14:paraId="36EE3682" w14:textId="77777777" w:rsidR="00480B91" w:rsidRPr="00FB3017" w:rsidRDefault="00480B91" w:rsidP="009B52B9">
            <w:pPr>
              <w:rPr>
                <w:rFonts w:ascii="Arial" w:hAnsi="Arial" w:cs="Arial"/>
                <w:lang w:val="en-GB"/>
              </w:rPr>
            </w:pPr>
            <w:r w:rsidRPr="00FB3017">
              <w:rPr>
                <w:rFonts w:ascii="Arial" w:hAnsi="Arial" w:cs="Arial"/>
                <w:lang w:val="en-GB"/>
              </w:rPr>
              <w:t>4/22/2013</w:t>
            </w:r>
          </w:p>
        </w:tc>
        <w:tc>
          <w:tcPr>
            <w:tcW w:w="1890" w:type="dxa"/>
            <w:tcBorders>
              <w:top w:val="single" w:sz="6" w:space="0" w:color="auto"/>
              <w:left w:val="single" w:sz="6" w:space="0" w:color="auto"/>
              <w:bottom w:val="single" w:sz="6" w:space="0" w:color="auto"/>
              <w:right w:val="single" w:sz="6" w:space="0" w:color="auto"/>
            </w:tcBorders>
          </w:tcPr>
          <w:p w14:paraId="6BADDC23"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426CBBEE"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084364E4" w14:textId="77777777" w:rsidR="00480B91" w:rsidRPr="00FB3017" w:rsidRDefault="00480B91" w:rsidP="009B52B9">
            <w:pPr>
              <w:rPr>
                <w:rFonts w:ascii="Arial" w:hAnsi="Arial" w:cs="Arial"/>
                <w:lang w:val="en-GB"/>
              </w:rPr>
            </w:pPr>
            <w:r w:rsidRPr="00FB3017">
              <w:rPr>
                <w:rFonts w:ascii="Arial" w:hAnsi="Arial" w:cs="Arial"/>
                <w:lang w:val="en-GB"/>
              </w:rPr>
              <w:t>&gt;Invoice example for Display “Wing” added</w:t>
            </w:r>
          </w:p>
          <w:p w14:paraId="1C8227AB" w14:textId="77777777" w:rsidR="00480B91" w:rsidRPr="00FB3017" w:rsidRDefault="00480B91" w:rsidP="009B52B9">
            <w:pPr>
              <w:rPr>
                <w:rFonts w:ascii="Arial" w:hAnsi="Arial" w:cs="Arial"/>
                <w:lang w:val="en-GB"/>
              </w:rPr>
            </w:pPr>
            <w:r w:rsidRPr="00FB3017">
              <w:rPr>
                <w:rFonts w:ascii="Arial" w:hAnsi="Arial" w:cs="Arial"/>
                <w:lang w:val="en-GB"/>
              </w:rPr>
              <w:t>&gt;Invoice and Contract example for TPR added (2761)</w:t>
            </w:r>
          </w:p>
          <w:p w14:paraId="48387E5F" w14:textId="77777777" w:rsidR="00480B91" w:rsidRPr="00FB3017" w:rsidRDefault="00480B91" w:rsidP="009B52B9">
            <w:pPr>
              <w:rPr>
                <w:rFonts w:ascii="Arial" w:hAnsi="Arial" w:cs="Arial"/>
                <w:lang w:val="en-GB"/>
              </w:rPr>
            </w:pPr>
            <w:r w:rsidRPr="00FB3017">
              <w:rPr>
                <w:rFonts w:ascii="Arial" w:hAnsi="Arial" w:cs="Arial"/>
                <w:lang w:val="en-GB"/>
              </w:rPr>
              <w:t>&gt;New contract for Display added (3038)</w:t>
            </w:r>
          </w:p>
          <w:p w14:paraId="3A54E5A4" w14:textId="77777777" w:rsidR="00480B91" w:rsidRPr="00FB3017" w:rsidRDefault="00480B91" w:rsidP="009B52B9">
            <w:pPr>
              <w:rPr>
                <w:rFonts w:ascii="Arial" w:hAnsi="Arial" w:cs="Arial"/>
                <w:lang w:val="en-GB"/>
              </w:rPr>
            </w:pPr>
            <w:r w:rsidRPr="00FB3017">
              <w:rPr>
                <w:rFonts w:ascii="Arial" w:hAnsi="Arial" w:cs="Arial"/>
                <w:lang w:val="en-GB"/>
              </w:rPr>
              <w:t>&gt;Return/Recall example added (2940)</w:t>
            </w:r>
          </w:p>
          <w:p w14:paraId="65FAAA54" w14:textId="77777777" w:rsidR="00480B91" w:rsidRPr="00FB3017" w:rsidRDefault="00480B91" w:rsidP="009B52B9">
            <w:pPr>
              <w:rPr>
                <w:rFonts w:ascii="Arial" w:hAnsi="Arial" w:cs="Arial"/>
                <w:lang w:val="en-GB"/>
              </w:rPr>
            </w:pPr>
            <w:r w:rsidRPr="00FB3017">
              <w:rPr>
                <w:rFonts w:ascii="Arial" w:hAnsi="Arial" w:cs="Arial"/>
                <w:lang w:val="en-GB"/>
              </w:rPr>
              <w:t>&gt;Merchandising Display example added (2309)</w:t>
            </w:r>
          </w:p>
        </w:tc>
        <w:tc>
          <w:tcPr>
            <w:tcW w:w="1710" w:type="dxa"/>
            <w:gridSpan w:val="2"/>
            <w:tcBorders>
              <w:top w:val="single" w:sz="6" w:space="0" w:color="auto"/>
              <w:left w:val="single" w:sz="6" w:space="0" w:color="auto"/>
              <w:bottom w:val="single" w:sz="6" w:space="0" w:color="auto"/>
              <w:right w:val="single" w:sz="6" w:space="0" w:color="auto"/>
            </w:tcBorders>
          </w:tcPr>
          <w:p w14:paraId="5C654BFB" w14:textId="77777777" w:rsidR="00480B91" w:rsidRPr="00FB3017" w:rsidRDefault="00480B91" w:rsidP="009B52B9">
            <w:pPr>
              <w:rPr>
                <w:rFonts w:ascii="Arial" w:hAnsi="Arial" w:cs="Arial"/>
                <w:lang w:val="en-GB"/>
              </w:rPr>
            </w:pPr>
            <w:r w:rsidRPr="00FB3017">
              <w:rPr>
                <w:rFonts w:ascii="Arial" w:hAnsi="Arial" w:cs="Arial"/>
                <w:lang w:val="en-GB"/>
              </w:rPr>
              <w:t>4/29/2013</w:t>
            </w:r>
          </w:p>
        </w:tc>
        <w:tc>
          <w:tcPr>
            <w:tcW w:w="1890" w:type="dxa"/>
            <w:tcBorders>
              <w:top w:val="single" w:sz="6" w:space="0" w:color="auto"/>
              <w:left w:val="single" w:sz="6" w:space="0" w:color="auto"/>
              <w:bottom w:val="single" w:sz="6" w:space="0" w:color="auto"/>
              <w:right w:val="single" w:sz="6" w:space="0" w:color="auto"/>
            </w:tcBorders>
          </w:tcPr>
          <w:p w14:paraId="3520B281"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22923B43"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21F4C031" w14:textId="77777777" w:rsidR="00480B91" w:rsidRPr="00FB3017" w:rsidRDefault="00480B91" w:rsidP="009B52B9">
            <w:pPr>
              <w:rPr>
                <w:rFonts w:ascii="Arial" w:hAnsi="Arial" w:cs="Arial"/>
                <w:lang w:val="en-GB"/>
              </w:rPr>
            </w:pPr>
            <w:r w:rsidRPr="00FB3017">
              <w:rPr>
                <w:rFonts w:ascii="Arial" w:hAnsi="Arial" w:cs="Arial"/>
                <w:lang w:val="en-GB"/>
              </w:rPr>
              <w:t>&gt;New Customer Invoice/ Contract example for Display (3097)</w:t>
            </w:r>
          </w:p>
          <w:p w14:paraId="457DC941" w14:textId="77777777" w:rsidR="00480B91" w:rsidRPr="00FB3017" w:rsidRDefault="00480B91" w:rsidP="009B52B9">
            <w:pPr>
              <w:rPr>
                <w:rFonts w:ascii="Arial" w:hAnsi="Arial" w:cs="Arial"/>
                <w:lang w:val="en-GB"/>
              </w:rPr>
            </w:pPr>
            <w:r w:rsidRPr="00FB3017">
              <w:rPr>
                <w:rFonts w:ascii="Arial" w:hAnsi="Arial" w:cs="Arial"/>
                <w:lang w:val="en-GB"/>
              </w:rPr>
              <w:t>&gt;New Customer Invoice/Contract example for Ad (3188)</w:t>
            </w:r>
          </w:p>
          <w:p w14:paraId="059E97F6" w14:textId="77777777" w:rsidR="00480B91" w:rsidRPr="00FB3017" w:rsidRDefault="00480B91" w:rsidP="009B52B9">
            <w:pPr>
              <w:rPr>
                <w:rFonts w:ascii="Arial" w:hAnsi="Arial" w:cs="Arial"/>
                <w:lang w:val="en-GB"/>
              </w:rPr>
            </w:pPr>
            <w:r w:rsidRPr="00FB3017">
              <w:rPr>
                <w:rFonts w:ascii="Arial" w:hAnsi="Arial" w:cs="Arial"/>
                <w:lang w:val="en-GB"/>
              </w:rPr>
              <w:t>&gt;Pinnacle specific CI added (3205)</w:t>
            </w:r>
          </w:p>
          <w:p w14:paraId="30386793" w14:textId="77777777" w:rsidR="00480B91" w:rsidRPr="00FB3017" w:rsidRDefault="00480B91" w:rsidP="009B52B9">
            <w:pPr>
              <w:rPr>
                <w:rFonts w:ascii="Arial" w:hAnsi="Arial" w:cs="Arial"/>
                <w:lang w:val="en-GB"/>
              </w:rPr>
            </w:pPr>
            <w:r w:rsidRPr="00FB3017">
              <w:rPr>
                <w:rFonts w:ascii="Arial" w:hAnsi="Arial" w:cs="Arial"/>
                <w:lang w:val="en-GB"/>
              </w:rPr>
              <w:t>&gt;Colgate specific note added (3208)</w:t>
            </w:r>
          </w:p>
        </w:tc>
        <w:tc>
          <w:tcPr>
            <w:tcW w:w="1710" w:type="dxa"/>
            <w:gridSpan w:val="2"/>
            <w:tcBorders>
              <w:top w:val="single" w:sz="6" w:space="0" w:color="auto"/>
              <w:left w:val="single" w:sz="6" w:space="0" w:color="auto"/>
              <w:bottom w:val="single" w:sz="6" w:space="0" w:color="auto"/>
              <w:right w:val="single" w:sz="6" w:space="0" w:color="auto"/>
            </w:tcBorders>
          </w:tcPr>
          <w:p w14:paraId="7EEA3682" w14:textId="77777777" w:rsidR="00480B91" w:rsidRPr="00FB3017" w:rsidRDefault="00480B91" w:rsidP="009B52B9">
            <w:pPr>
              <w:rPr>
                <w:rFonts w:ascii="Arial" w:hAnsi="Arial" w:cs="Arial"/>
                <w:lang w:val="en-GB"/>
              </w:rPr>
            </w:pPr>
            <w:r w:rsidRPr="00FB3017">
              <w:rPr>
                <w:rFonts w:ascii="Arial" w:hAnsi="Arial" w:cs="Arial"/>
                <w:lang w:val="en-GB"/>
              </w:rPr>
              <w:t>05/13/2013</w:t>
            </w:r>
          </w:p>
        </w:tc>
        <w:tc>
          <w:tcPr>
            <w:tcW w:w="1890" w:type="dxa"/>
            <w:tcBorders>
              <w:top w:val="single" w:sz="6" w:space="0" w:color="auto"/>
              <w:left w:val="single" w:sz="6" w:space="0" w:color="auto"/>
              <w:bottom w:val="single" w:sz="6" w:space="0" w:color="auto"/>
              <w:right w:val="single" w:sz="6" w:space="0" w:color="auto"/>
            </w:tcBorders>
          </w:tcPr>
          <w:p w14:paraId="7A3A1DB2"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6657CD6F"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76D8662D" w14:textId="77777777" w:rsidR="00480B91" w:rsidRPr="00FB3017" w:rsidRDefault="00480B91" w:rsidP="009B52B9">
            <w:pPr>
              <w:rPr>
                <w:rFonts w:ascii="Arial" w:hAnsi="Arial" w:cs="Arial"/>
                <w:lang w:val="en-GB"/>
              </w:rPr>
            </w:pPr>
            <w:r w:rsidRPr="00FB3017">
              <w:rPr>
                <w:rFonts w:ascii="Arial" w:hAnsi="Arial" w:cs="Arial"/>
                <w:lang w:val="en-GB"/>
              </w:rPr>
              <w:t>&gt;Additional Disc item Invoice attached (3533)</w:t>
            </w:r>
          </w:p>
          <w:p w14:paraId="66D4B16D" w14:textId="77777777" w:rsidR="00480B91" w:rsidRPr="00FB3017" w:rsidRDefault="00480B91" w:rsidP="009B52B9">
            <w:pPr>
              <w:rPr>
                <w:rFonts w:ascii="Arial" w:hAnsi="Arial" w:cs="Arial"/>
                <w:lang w:val="en-GB"/>
              </w:rPr>
            </w:pPr>
            <w:r w:rsidRPr="00FB3017">
              <w:rPr>
                <w:rFonts w:ascii="Arial" w:hAnsi="Arial" w:cs="Arial"/>
                <w:lang w:val="en-GB"/>
              </w:rPr>
              <w:t>&gt;Updated wording on the Scan Fee box, page (3554)</w:t>
            </w:r>
          </w:p>
          <w:p w14:paraId="08A77DCA" w14:textId="77777777" w:rsidR="00480B91" w:rsidRPr="00FB3017" w:rsidRDefault="00480B91" w:rsidP="009B52B9">
            <w:pPr>
              <w:rPr>
                <w:rFonts w:ascii="Arial" w:hAnsi="Arial" w:cs="Arial"/>
                <w:lang w:val="en-GB"/>
              </w:rPr>
            </w:pPr>
            <w:r w:rsidRPr="00FB3017">
              <w:rPr>
                <w:rFonts w:ascii="Arial" w:hAnsi="Arial" w:cs="Arial"/>
                <w:lang w:val="en-GB"/>
              </w:rPr>
              <w:t>&gt;Added Clorox specific Gold Sponsorship example (3563)</w:t>
            </w:r>
          </w:p>
        </w:tc>
        <w:tc>
          <w:tcPr>
            <w:tcW w:w="1710" w:type="dxa"/>
            <w:gridSpan w:val="2"/>
            <w:tcBorders>
              <w:top w:val="single" w:sz="6" w:space="0" w:color="auto"/>
              <w:left w:val="single" w:sz="6" w:space="0" w:color="auto"/>
              <w:bottom w:val="single" w:sz="6" w:space="0" w:color="auto"/>
              <w:right w:val="single" w:sz="6" w:space="0" w:color="auto"/>
            </w:tcBorders>
          </w:tcPr>
          <w:p w14:paraId="1C916409" w14:textId="77777777" w:rsidR="00480B91" w:rsidRPr="00FB3017" w:rsidRDefault="00480B91" w:rsidP="009B52B9">
            <w:pPr>
              <w:rPr>
                <w:rFonts w:ascii="Arial" w:hAnsi="Arial" w:cs="Arial"/>
                <w:lang w:val="en-GB"/>
              </w:rPr>
            </w:pPr>
            <w:r w:rsidRPr="00FB3017">
              <w:rPr>
                <w:rFonts w:ascii="Arial" w:hAnsi="Arial" w:cs="Arial"/>
                <w:lang w:val="en-GB"/>
              </w:rPr>
              <w:t>05/27/2013</w:t>
            </w:r>
          </w:p>
        </w:tc>
        <w:tc>
          <w:tcPr>
            <w:tcW w:w="1890" w:type="dxa"/>
            <w:tcBorders>
              <w:top w:val="single" w:sz="6" w:space="0" w:color="auto"/>
              <w:left w:val="single" w:sz="6" w:space="0" w:color="auto"/>
              <w:bottom w:val="single" w:sz="6" w:space="0" w:color="auto"/>
              <w:right w:val="single" w:sz="6" w:space="0" w:color="auto"/>
            </w:tcBorders>
          </w:tcPr>
          <w:p w14:paraId="10B762D9"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1BDC3717"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7B1D1D01" w14:textId="77777777" w:rsidR="00480B91" w:rsidRPr="00FB3017" w:rsidRDefault="00480B91" w:rsidP="009B52B9">
            <w:pPr>
              <w:rPr>
                <w:rFonts w:ascii="Arial" w:hAnsi="Arial" w:cs="Arial"/>
                <w:lang w:val="en-GB"/>
              </w:rPr>
            </w:pPr>
            <w:r w:rsidRPr="00FB3017">
              <w:rPr>
                <w:rFonts w:ascii="Arial" w:hAnsi="Arial" w:cs="Arial"/>
                <w:lang w:val="en-GB"/>
              </w:rPr>
              <w:t>&gt;Hain Specific information added to Client Specific section. (3469)</w:t>
            </w:r>
          </w:p>
          <w:p w14:paraId="26EEB1F7" w14:textId="77777777" w:rsidR="00480B91" w:rsidRPr="00FB3017" w:rsidRDefault="00480B91" w:rsidP="009B52B9">
            <w:pPr>
              <w:rPr>
                <w:rFonts w:ascii="Arial" w:hAnsi="Arial" w:cs="Arial"/>
                <w:lang w:val="en-GB"/>
              </w:rPr>
            </w:pPr>
            <w:r w:rsidRPr="00FB3017">
              <w:rPr>
                <w:rFonts w:ascii="Arial" w:hAnsi="Arial" w:cs="Arial"/>
                <w:lang w:val="en-GB"/>
              </w:rPr>
              <w:t>&gt;Added new donated product invoice example (3888)</w:t>
            </w:r>
          </w:p>
          <w:p w14:paraId="2E2E1B49" w14:textId="77777777" w:rsidR="00480B91" w:rsidRPr="00FB3017" w:rsidRDefault="00480B91" w:rsidP="009B52B9">
            <w:pPr>
              <w:rPr>
                <w:rFonts w:ascii="Arial" w:hAnsi="Arial" w:cs="Arial"/>
                <w:lang w:val="en-GB"/>
              </w:rPr>
            </w:pPr>
            <w:r w:rsidRPr="00FB3017">
              <w:rPr>
                <w:rFonts w:ascii="Arial" w:hAnsi="Arial" w:cs="Arial"/>
                <w:lang w:val="en-GB"/>
              </w:rPr>
              <w:t>&gt;Added a note to the scan fee explanation- the scan fee should be broken out on the DBW. (3938)</w:t>
            </w:r>
          </w:p>
        </w:tc>
        <w:tc>
          <w:tcPr>
            <w:tcW w:w="1710" w:type="dxa"/>
            <w:gridSpan w:val="2"/>
            <w:tcBorders>
              <w:top w:val="single" w:sz="6" w:space="0" w:color="auto"/>
              <w:left w:val="single" w:sz="6" w:space="0" w:color="auto"/>
              <w:bottom w:val="single" w:sz="6" w:space="0" w:color="auto"/>
              <w:right w:val="single" w:sz="6" w:space="0" w:color="auto"/>
            </w:tcBorders>
          </w:tcPr>
          <w:p w14:paraId="39D98F18" w14:textId="77777777" w:rsidR="00480B91" w:rsidRPr="00FB3017" w:rsidRDefault="00480B91" w:rsidP="009B52B9">
            <w:pPr>
              <w:rPr>
                <w:rFonts w:ascii="Arial" w:hAnsi="Arial" w:cs="Arial"/>
                <w:lang w:val="en-GB"/>
              </w:rPr>
            </w:pPr>
            <w:r w:rsidRPr="00FB3017">
              <w:rPr>
                <w:rFonts w:ascii="Arial" w:hAnsi="Arial" w:cs="Arial"/>
                <w:lang w:val="en-GB"/>
              </w:rPr>
              <w:t>6/10/2013</w:t>
            </w:r>
          </w:p>
        </w:tc>
        <w:tc>
          <w:tcPr>
            <w:tcW w:w="1890" w:type="dxa"/>
            <w:tcBorders>
              <w:top w:val="single" w:sz="6" w:space="0" w:color="auto"/>
              <w:left w:val="single" w:sz="6" w:space="0" w:color="auto"/>
              <w:bottom w:val="single" w:sz="6" w:space="0" w:color="auto"/>
              <w:right w:val="single" w:sz="6" w:space="0" w:color="auto"/>
            </w:tcBorders>
          </w:tcPr>
          <w:p w14:paraId="6A5361CF"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548EDCFB"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551B4541" w14:textId="77777777" w:rsidR="00480B91" w:rsidRPr="00FB3017" w:rsidRDefault="00480B91" w:rsidP="009B52B9">
            <w:pPr>
              <w:rPr>
                <w:rFonts w:ascii="Arial" w:hAnsi="Arial" w:cs="Arial"/>
                <w:lang w:val="en-GB"/>
              </w:rPr>
            </w:pPr>
            <w:r w:rsidRPr="00FB3017">
              <w:rPr>
                <w:rFonts w:ascii="Arial" w:hAnsi="Arial" w:cs="Arial"/>
                <w:lang w:val="en-GB"/>
              </w:rPr>
              <w:t>&gt;Note added to OI section regarding HT taking OIs on shorted product. (4197)</w:t>
            </w:r>
          </w:p>
          <w:p w14:paraId="123CB0FF" w14:textId="77777777" w:rsidR="00480B91" w:rsidRPr="00FB3017" w:rsidRDefault="00480B91" w:rsidP="009B52B9">
            <w:pPr>
              <w:rPr>
                <w:rFonts w:ascii="Arial" w:hAnsi="Arial" w:cs="Arial"/>
                <w:lang w:val="en-GB"/>
              </w:rPr>
            </w:pPr>
            <w:r w:rsidRPr="00FB3017">
              <w:rPr>
                <w:rFonts w:ascii="Arial" w:hAnsi="Arial" w:cs="Arial"/>
                <w:lang w:val="en-GB"/>
              </w:rPr>
              <w:t>&gt;GFA client specific note added (4317)</w:t>
            </w:r>
          </w:p>
        </w:tc>
        <w:tc>
          <w:tcPr>
            <w:tcW w:w="1710" w:type="dxa"/>
            <w:gridSpan w:val="2"/>
            <w:tcBorders>
              <w:top w:val="single" w:sz="6" w:space="0" w:color="auto"/>
              <w:left w:val="single" w:sz="6" w:space="0" w:color="auto"/>
              <w:bottom w:val="single" w:sz="6" w:space="0" w:color="auto"/>
              <w:right w:val="single" w:sz="6" w:space="0" w:color="auto"/>
            </w:tcBorders>
          </w:tcPr>
          <w:p w14:paraId="3D5EED12" w14:textId="77777777" w:rsidR="00480B91" w:rsidRPr="00FB3017" w:rsidRDefault="00480B91" w:rsidP="009B52B9">
            <w:pPr>
              <w:rPr>
                <w:rFonts w:ascii="Arial" w:hAnsi="Arial" w:cs="Arial"/>
                <w:lang w:val="en-GB"/>
              </w:rPr>
            </w:pPr>
            <w:r w:rsidRPr="00FB3017">
              <w:rPr>
                <w:rFonts w:ascii="Arial" w:hAnsi="Arial" w:cs="Arial"/>
                <w:lang w:val="en-GB"/>
              </w:rPr>
              <w:t>07/01/2013</w:t>
            </w:r>
          </w:p>
        </w:tc>
        <w:tc>
          <w:tcPr>
            <w:tcW w:w="1890" w:type="dxa"/>
            <w:tcBorders>
              <w:top w:val="single" w:sz="6" w:space="0" w:color="auto"/>
              <w:left w:val="single" w:sz="6" w:space="0" w:color="auto"/>
              <w:bottom w:val="single" w:sz="6" w:space="0" w:color="auto"/>
              <w:right w:val="single" w:sz="6" w:space="0" w:color="auto"/>
            </w:tcBorders>
          </w:tcPr>
          <w:p w14:paraId="7DB99B7C"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78B17337"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7BA0A378" w14:textId="77777777" w:rsidR="00480B91" w:rsidRPr="00FB3017" w:rsidRDefault="00480B91" w:rsidP="009B52B9">
            <w:pPr>
              <w:rPr>
                <w:rFonts w:ascii="Arial" w:hAnsi="Arial" w:cs="Arial"/>
                <w:lang w:val="en-GB"/>
              </w:rPr>
            </w:pPr>
            <w:r w:rsidRPr="00FB3017">
              <w:rPr>
                <w:rFonts w:ascii="Arial" w:hAnsi="Arial" w:cs="Arial"/>
                <w:lang w:val="en-GB"/>
              </w:rPr>
              <w:t>&gt;New Ad Example added, Electronic Fly Ad (4773)</w:t>
            </w:r>
          </w:p>
          <w:p w14:paraId="5CAC20F6" w14:textId="77777777" w:rsidR="00480B91" w:rsidRPr="00FB3017" w:rsidRDefault="00480B91" w:rsidP="009B52B9">
            <w:pPr>
              <w:rPr>
                <w:rFonts w:ascii="Arial" w:hAnsi="Arial" w:cs="Arial"/>
                <w:lang w:val="en-GB"/>
              </w:rPr>
            </w:pPr>
            <w:r w:rsidRPr="00FB3017">
              <w:rPr>
                <w:rFonts w:ascii="Arial" w:hAnsi="Arial" w:cs="Arial"/>
                <w:lang w:val="en-GB"/>
              </w:rPr>
              <w:t>&gt;Clorox Specific Note added for “#” used as Ref Number (4809)</w:t>
            </w:r>
          </w:p>
        </w:tc>
        <w:tc>
          <w:tcPr>
            <w:tcW w:w="1710" w:type="dxa"/>
            <w:gridSpan w:val="2"/>
            <w:tcBorders>
              <w:top w:val="single" w:sz="6" w:space="0" w:color="auto"/>
              <w:left w:val="single" w:sz="6" w:space="0" w:color="auto"/>
              <w:bottom w:val="single" w:sz="6" w:space="0" w:color="auto"/>
              <w:right w:val="single" w:sz="6" w:space="0" w:color="auto"/>
            </w:tcBorders>
          </w:tcPr>
          <w:p w14:paraId="52796CA3" w14:textId="77777777" w:rsidR="00480B91" w:rsidRPr="00FB3017" w:rsidRDefault="00480B91" w:rsidP="009B52B9">
            <w:pPr>
              <w:rPr>
                <w:rFonts w:ascii="Arial" w:hAnsi="Arial" w:cs="Arial"/>
                <w:lang w:val="en-GB"/>
              </w:rPr>
            </w:pPr>
            <w:r w:rsidRPr="00FB3017">
              <w:rPr>
                <w:rFonts w:ascii="Arial" w:hAnsi="Arial" w:cs="Arial"/>
                <w:lang w:val="en-GB"/>
              </w:rPr>
              <w:t>08/05/2013</w:t>
            </w:r>
          </w:p>
        </w:tc>
        <w:tc>
          <w:tcPr>
            <w:tcW w:w="1890" w:type="dxa"/>
            <w:tcBorders>
              <w:top w:val="single" w:sz="6" w:space="0" w:color="auto"/>
              <w:left w:val="single" w:sz="6" w:space="0" w:color="auto"/>
              <w:bottom w:val="single" w:sz="6" w:space="0" w:color="auto"/>
              <w:right w:val="single" w:sz="6" w:space="0" w:color="auto"/>
            </w:tcBorders>
          </w:tcPr>
          <w:p w14:paraId="174978F1"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01CDC13B"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284B6FA7" w14:textId="77777777" w:rsidR="00480B91" w:rsidRPr="00FB3017" w:rsidRDefault="00480B91" w:rsidP="009B52B9">
            <w:pPr>
              <w:rPr>
                <w:rFonts w:ascii="Arial" w:hAnsi="Arial" w:cs="Arial"/>
                <w:lang w:val="en-GB"/>
              </w:rPr>
            </w:pPr>
            <w:r w:rsidRPr="00FB3017">
              <w:rPr>
                <w:rFonts w:ascii="Arial" w:hAnsi="Arial" w:cs="Arial"/>
                <w:lang w:val="en-GB"/>
              </w:rPr>
              <w:t>&gt;Note added to scan example #2 CI- if multiple invoices are found in repository look at each (4653)</w:t>
            </w:r>
          </w:p>
          <w:p w14:paraId="71071C0D" w14:textId="77777777" w:rsidR="00480B91" w:rsidRPr="00FB3017" w:rsidRDefault="00480B91" w:rsidP="009B52B9">
            <w:pPr>
              <w:rPr>
                <w:rFonts w:ascii="Arial" w:hAnsi="Arial" w:cs="Arial"/>
                <w:lang w:val="en-GB"/>
              </w:rPr>
            </w:pPr>
            <w:r w:rsidRPr="00FB3017">
              <w:rPr>
                <w:rFonts w:ascii="Arial" w:hAnsi="Arial" w:cs="Arial"/>
                <w:lang w:val="en-GB"/>
              </w:rPr>
              <w:t>&gt;Mother Item note added to scan example #3 (4659)</w:t>
            </w:r>
          </w:p>
          <w:p w14:paraId="38CC1C61" w14:textId="77777777" w:rsidR="00480B91" w:rsidRPr="00FB3017" w:rsidRDefault="00480B91" w:rsidP="009B52B9">
            <w:pPr>
              <w:rPr>
                <w:rFonts w:ascii="Arial" w:hAnsi="Arial" w:cs="Arial"/>
                <w:lang w:val="en-GB"/>
              </w:rPr>
            </w:pPr>
            <w:r w:rsidRPr="00FB3017">
              <w:rPr>
                <w:rFonts w:ascii="Arial" w:hAnsi="Arial" w:cs="Arial"/>
                <w:lang w:val="en-GB"/>
              </w:rPr>
              <w:t>&gt;Sponsorship example added (4691)</w:t>
            </w:r>
          </w:p>
        </w:tc>
        <w:tc>
          <w:tcPr>
            <w:tcW w:w="1710" w:type="dxa"/>
            <w:gridSpan w:val="2"/>
            <w:tcBorders>
              <w:top w:val="single" w:sz="6" w:space="0" w:color="auto"/>
              <w:left w:val="single" w:sz="6" w:space="0" w:color="auto"/>
              <w:bottom w:val="single" w:sz="6" w:space="0" w:color="auto"/>
              <w:right w:val="single" w:sz="6" w:space="0" w:color="auto"/>
            </w:tcBorders>
          </w:tcPr>
          <w:p w14:paraId="0969803F" w14:textId="77777777" w:rsidR="00480B91" w:rsidRPr="00FB3017" w:rsidRDefault="00480B91" w:rsidP="009B52B9">
            <w:pPr>
              <w:rPr>
                <w:rFonts w:ascii="Arial" w:hAnsi="Arial" w:cs="Arial"/>
                <w:lang w:val="en-GB"/>
              </w:rPr>
            </w:pPr>
            <w:r w:rsidRPr="00FB3017">
              <w:rPr>
                <w:rFonts w:ascii="Arial" w:hAnsi="Arial" w:cs="Arial"/>
                <w:lang w:val="en-GB"/>
              </w:rPr>
              <w:t>08/12/2013</w:t>
            </w:r>
          </w:p>
        </w:tc>
        <w:tc>
          <w:tcPr>
            <w:tcW w:w="1890" w:type="dxa"/>
            <w:tcBorders>
              <w:top w:val="single" w:sz="6" w:space="0" w:color="auto"/>
              <w:left w:val="single" w:sz="6" w:space="0" w:color="auto"/>
              <w:bottom w:val="single" w:sz="6" w:space="0" w:color="auto"/>
              <w:right w:val="single" w:sz="6" w:space="0" w:color="auto"/>
            </w:tcBorders>
          </w:tcPr>
          <w:p w14:paraId="2F699D8C" w14:textId="77777777" w:rsidR="00480B91" w:rsidRPr="00FB3017" w:rsidRDefault="00480B91" w:rsidP="009B52B9">
            <w:pPr>
              <w:rPr>
                <w:rFonts w:ascii="Arial" w:hAnsi="Arial" w:cs="Arial"/>
                <w:lang w:val="en-GB"/>
              </w:rPr>
            </w:pPr>
            <w:r w:rsidRPr="00FB3017">
              <w:rPr>
                <w:rFonts w:ascii="Arial" w:hAnsi="Arial" w:cs="Arial"/>
                <w:lang w:val="en-GB"/>
              </w:rPr>
              <w:t>Heather Blackwell</w:t>
            </w:r>
          </w:p>
        </w:tc>
      </w:tr>
      <w:tr w:rsidR="00480B91" w:rsidRPr="00FB3017" w14:paraId="387C3DBE"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742C96F7" w14:textId="77777777" w:rsidR="00480B91" w:rsidRPr="00FB3017" w:rsidRDefault="00480B91" w:rsidP="009B52B9">
            <w:pPr>
              <w:rPr>
                <w:rFonts w:ascii="Arial" w:hAnsi="Arial" w:cs="Arial"/>
                <w:lang w:val="en-GB"/>
              </w:rPr>
            </w:pPr>
            <w:r w:rsidRPr="00FB3017">
              <w:rPr>
                <w:rFonts w:ascii="Arial" w:hAnsi="Arial" w:cs="Arial"/>
                <w:lang w:val="en-GB"/>
              </w:rPr>
              <w:lastRenderedPageBreak/>
              <w:t>&gt;Updated Residual Billing note on page 5 (5155)</w:t>
            </w:r>
          </w:p>
          <w:p w14:paraId="6DA8720C" w14:textId="77777777" w:rsidR="00480B91" w:rsidRPr="00FB3017" w:rsidRDefault="00480B91" w:rsidP="009B52B9">
            <w:pPr>
              <w:rPr>
                <w:rFonts w:ascii="Arial" w:hAnsi="Arial" w:cs="Arial"/>
                <w:lang w:val="en-GB"/>
              </w:rPr>
            </w:pPr>
            <w:r w:rsidRPr="00FB3017">
              <w:rPr>
                <w:rFonts w:ascii="Arial" w:hAnsi="Arial" w:cs="Arial"/>
                <w:lang w:val="en-GB"/>
              </w:rPr>
              <w:t xml:space="preserve">&gt; Added the word “Close Dated” to # 19 on the Deduction types hyperlink. </w:t>
            </w:r>
          </w:p>
          <w:p w14:paraId="722C1AFC" w14:textId="77777777" w:rsidR="00480B91" w:rsidRPr="00FB3017" w:rsidRDefault="00480B91" w:rsidP="009B52B9">
            <w:pPr>
              <w:rPr>
                <w:rFonts w:ascii="Arial" w:hAnsi="Arial" w:cs="Arial"/>
                <w:lang w:val="en-GB"/>
              </w:rPr>
            </w:pPr>
            <w:r w:rsidRPr="00FB3017">
              <w:rPr>
                <w:rFonts w:ascii="Arial" w:hAnsi="Arial" w:cs="Arial"/>
                <w:lang w:val="en-GB"/>
              </w:rPr>
              <w:t>&gt;New Pinnacle Frozen Birdseye example added to Client Specific Section. (4624)</w:t>
            </w:r>
          </w:p>
          <w:p w14:paraId="211433A7" w14:textId="77777777" w:rsidR="00480B91" w:rsidRPr="00FB3017" w:rsidRDefault="00480B91" w:rsidP="009B52B9">
            <w:pPr>
              <w:rPr>
                <w:rFonts w:ascii="Arial" w:hAnsi="Arial" w:cs="Arial"/>
                <w:lang w:val="en-GB"/>
              </w:rPr>
            </w:pPr>
            <w:r w:rsidRPr="00FB3017">
              <w:rPr>
                <w:rFonts w:ascii="Arial" w:hAnsi="Arial" w:cs="Arial"/>
                <w:lang w:val="en-GB"/>
              </w:rPr>
              <w:t>*Added customer sign-on listing</w:t>
            </w:r>
          </w:p>
        </w:tc>
        <w:tc>
          <w:tcPr>
            <w:tcW w:w="1710" w:type="dxa"/>
            <w:gridSpan w:val="2"/>
            <w:tcBorders>
              <w:top w:val="single" w:sz="6" w:space="0" w:color="auto"/>
              <w:left w:val="single" w:sz="6" w:space="0" w:color="auto"/>
              <w:bottom w:val="single" w:sz="6" w:space="0" w:color="auto"/>
              <w:right w:val="single" w:sz="6" w:space="0" w:color="auto"/>
            </w:tcBorders>
          </w:tcPr>
          <w:p w14:paraId="1F0E5C1F" w14:textId="77777777" w:rsidR="00480B91" w:rsidRPr="00FB3017" w:rsidRDefault="00480B91" w:rsidP="009B52B9">
            <w:pPr>
              <w:rPr>
                <w:rFonts w:ascii="Arial" w:hAnsi="Arial" w:cs="Arial"/>
                <w:lang w:val="en-GB"/>
              </w:rPr>
            </w:pPr>
            <w:r w:rsidRPr="00FB3017">
              <w:rPr>
                <w:rFonts w:ascii="Arial" w:hAnsi="Arial" w:cs="Arial"/>
                <w:lang w:val="en-GB"/>
              </w:rPr>
              <w:t>09/02/2013</w:t>
            </w:r>
          </w:p>
          <w:p w14:paraId="04F0CB8F" w14:textId="77777777" w:rsidR="00480B91" w:rsidRPr="00FB3017" w:rsidRDefault="00480B91" w:rsidP="009B52B9">
            <w:pPr>
              <w:rPr>
                <w:rFonts w:ascii="Arial" w:hAnsi="Arial" w:cs="Arial"/>
                <w:lang w:val="en-GB"/>
              </w:rPr>
            </w:pPr>
            <w:r w:rsidRPr="00FB3017">
              <w:rPr>
                <w:rFonts w:ascii="Arial" w:hAnsi="Arial" w:cs="Arial"/>
                <w:lang w:val="en-GB"/>
              </w:rPr>
              <w:t>*10/02/2013</w:t>
            </w:r>
          </w:p>
        </w:tc>
        <w:tc>
          <w:tcPr>
            <w:tcW w:w="1890" w:type="dxa"/>
            <w:tcBorders>
              <w:top w:val="single" w:sz="6" w:space="0" w:color="auto"/>
              <w:left w:val="single" w:sz="6" w:space="0" w:color="auto"/>
              <w:bottom w:val="single" w:sz="6" w:space="0" w:color="auto"/>
              <w:right w:val="single" w:sz="6" w:space="0" w:color="auto"/>
            </w:tcBorders>
          </w:tcPr>
          <w:p w14:paraId="24BDEC91" w14:textId="77777777" w:rsidR="00480B91" w:rsidRPr="00FB3017" w:rsidRDefault="00480B91" w:rsidP="009B52B9">
            <w:pPr>
              <w:rPr>
                <w:rFonts w:ascii="Arial" w:hAnsi="Arial" w:cs="Arial"/>
                <w:lang w:val="en-GB"/>
              </w:rPr>
            </w:pPr>
            <w:r w:rsidRPr="00FB3017">
              <w:rPr>
                <w:rFonts w:ascii="Arial" w:hAnsi="Arial" w:cs="Arial"/>
                <w:lang w:val="en-GB"/>
              </w:rPr>
              <w:t>Heather Blackwell</w:t>
            </w:r>
          </w:p>
          <w:p w14:paraId="25293252" w14:textId="77777777" w:rsidR="00480B91" w:rsidRPr="00FB3017" w:rsidRDefault="00480B91" w:rsidP="009B52B9">
            <w:pPr>
              <w:rPr>
                <w:rFonts w:ascii="Arial" w:hAnsi="Arial" w:cs="Arial"/>
                <w:lang w:val="en-GB"/>
              </w:rPr>
            </w:pPr>
            <w:r w:rsidRPr="00FB3017">
              <w:rPr>
                <w:rFonts w:ascii="Arial" w:hAnsi="Arial" w:cs="Arial"/>
                <w:lang w:val="en-GB"/>
              </w:rPr>
              <w:t>*Caitlin Goodnight</w:t>
            </w:r>
          </w:p>
        </w:tc>
      </w:tr>
      <w:tr w:rsidR="00480B91" w:rsidRPr="00FB3017" w14:paraId="489C06EA"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328CAC77" w14:textId="77777777" w:rsidR="00480B91" w:rsidRPr="00FB3017" w:rsidRDefault="00480B91" w:rsidP="009B52B9">
            <w:pPr>
              <w:rPr>
                <w:rFonts w:ascii="Arial" w:hAnsi="Arial" w:cs="Arial"/>
                <w:lang w:val="en-GB"/>
              </w:rPr>
            </w:pPr>
            <w:r w:rsidRPr="00FB3017">
              <w:rPr>
                <w:rFonts w:ascii="Arial" w:hAnsi="Arial" w:cs="Arial"/>
                <w:lang w:val="en-GB"/>
              </w:rPr>
              <w:t>&gt; Added Sunny D specific event information to client specific section (5616)</w:t>
            </w:r>
          </w:p>
          <w:p w14:paraId="59C11CC2" w14:textId="77777777" w:rsidR="00480B91" w:rsidRPr="00FB3017" w:rsidRDefault="00480B91" w:rsidP="009B52B9">
            <w:pPr>
              <w:rPr>
                <w:rFonts w:ascii="Arial" w:hAnsi="Arial" w:cs="Arial"/>
                <w:lang w:val="en-GB"/>
              </w:rPr>
            </w:pPr>
            <w:r w:rsidRPr="00FB3017">
              <w:rPr>
                <w:rFonts w:ascii="Arial" w:hAnsi="Arial" w:cs="Arial"/>
                <w:lang w:val="en-GB"/>
              </w:rPr>
              <w:t>&gt; Toolbox Issue ID # 394 – Balance Bar specific</w:t>
            </w:r>
          </w:p>
          <w:p w14:paraId="60791BE9" w14:textId="77777777" w:rsidR="00480B91" w:rsidRPr="00FB3017" w:rsidRDefault="00480B91" w:rsidP="009B52B9">
            <w:pPr>
              <w:rPr>
                <w:rFonts w:ascii="Arial" w:hAnsi="Arial" w:cs="Arial"/>
                <w:lang w:val="en-GB"/>
              </w:rPr>
            </w:pPr>
            <w:r w:rsidRPr="00FB3017">
              <w:rPr>
                <w:rFonts w:ascii="Arial" w:hAnsi="Arial" w:cs="Arial"/>
                <w:lang w:val="en-GB"/>
              </w:rPr>
              <w:t>&gt; Toolbox Issue ID # 250 &amp; 249 – Customer Generic Info</w:t>
            </w:r>
          </w:p>
        </w:tc>
        <w:tc>
          <w:tcPr>
            <w:tcW w:w="1710" w:type="dxa"/>
            <w:gridSpan w:val="2"/>
            <w:tcBorders>
              <w:top w:val="single" w:sz="6" w:space="0" w:color="auto"/>
              <w:left w:val="single" w:sz="6" w:space="0" w:color="auto"/>
              <w:bottom w:val="single" w:sz="6" w:space="0" w:color="auto"/>
              <w:right w:val="single" w:sz="6" w:space="0" w:color="auto"/>
            </w:tcBorders>
          </w:tcPr>
          <w:p w14:paraId="2130A6E4" w14:textId="77777777" w:rsidR="00480B91" w:rsidRPr="00FB3017" w:rsidRDefault="00480B91" w:rsidP="009B52B9">
            <w:pPr>
              <w:rPr>
                <w:rFonts w:ascii="Arial" w:hAnsi="Arial" w:cs="Arial"/>
                <w:lang w:val="en-GB"/>
              </w:rPr>
            </w:pPr>
            <w:r w:rsidRPr="00FB3017">
              <w:rPr>
                <w:rFonts w:ascii="Arial" w:hAnsi="Arial" w:cs="Arial"/>
                <w:lang w:val="en-GB"/>
              </w:rPr>
              <w:t>10/14/2013</w:t>
            </w:r>
          </w:p>
        </w:tc>
        <w:tc>
          <w:tcPr>
            <w:tcW w:w="1890" w:type="dxa"/>
            <w:tcBorders>
              <w:top w:val="single" w:sz="6" w:space="0" w:color="auto"/>
              <w:left w:val="single" w:sz="6" w:space="0" w:color="auto"/>
              <w:bottom w:val="single" w:sz="6" w:space="0" w:color="auto"/>
              <w:right w:val="single" w:sz="6" w:space="0" w:color="auto"/>
            </w:tcBorders>
          </w:tcPr>
          <w:p w14:paraId="627F4C39" w14:textId="77777777" w:rsidR="00480B91" w:rsidRPr="00FB3017" w:rsidRDefault="00480B91" w:rsidP="009B52B9">
            <w:pPr>
              <w:rPr>
                <w:rFonts w:ascii="Arial" w:hAnsi="Arial" w:cs="Arial"/>
                <w:lang w:val="en-GB"/>
              </w:rPr>
            </w:pPr>
            <w:r w:rsidRPr="00FB3017">
              <w:rPr>
                <w:rFonts w:ascii="Arial" w:hAnsi="Arial" w:cs="Arial"/>
                <w:lang w:val="en-GB"/>
              </w:rPr>
              <w:t>Caitlin Goodnight</w:t>
            </w:r>
          </w:p>
        </w:tc>
      </w:tr>
      <w:tr w:rsidR="00480B91" w:rsidRPr="00FB3017" w14:paraId="3A20A30C"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468D7F81" w14:textId="77777777" w:rsidR="00480B91" w:rsidRPr="00FB3017" w:rsidRDefault="00480B91" w:rsidP="009B52B9">
            <w:pPr>
              <w:rPr>
                <w:rFonts w:ascii="Arial" w:hAnsi="Arial" w:cs="Arial"/>
                <w:lang w:val="en-GB"/>
              </w:rPr>
            </w:pPr>
            <w:r w:rsidRPr="00FB3017">
              <w:rPr>
                <w:rFonts w:ascii="Arial" w:hAnsi="Arial" w:cs="Arial"/>
                <w:lang w:val="en-GB"/>
              </w:rPr>
              <w:t xml:space="preserve">&gt; Added #10 under General Notes </w:t>
            </w:r>
          </w:p>
          <w:p w14:paraId="3D613F92" w14:textId="77777777" w:rsidR="00480B91" w:rsidRPr="00FB3017" w:rsidRDefault="00480B91" w:rsidP="009B52B9">
            <w:pPr>
              <w:rPr>
                <w:rFonts w:ascii="Arial" w:hAnsi="Arial" w:cs="Arial"/>
                <w:lang w:val="en-GB"/>
              </w:rPr>
            </w:pPr>
            <w:r w:rsidRPr="00FB3017">
              <w:rPr>
                <w:rFonts w:ascii="Arial" w:hAnsi="Arial" w:cs="Arial"/>
                <w:lang w:val="en-GB"/>
              </w:rPr>
              <w:t>&gt; Added example 4 to scan section (5836)</w:t>
            </w:r>
          </w:p>
        </w:tc>
        <w:tc>
          <w:tcPr>
            <w:tcW w:w="1710" w:type="dxa"/>
            <w:gridSpan w:val="2"/>
            <w:tcBorders>
              <w:top w:val="single" w:sz="6" w:space="0" w:color="auto"/>
              <w:left w:val="single" w:sz="6" w:space="0" w:color="auto"/>
              <w:bottom w:val="single" w:sz="6" w:space="0" w:color="auto"/>
              <w:right w:val="single" w:sz="6" w:space="0" w:color="auto"/>
            </w:tcBorders>
          </w:tcPr>
          <w:p w14:paraId="56D0975C" w14:textId="77777777" w:rsidR="00480B91" w:rsidRPr="00FB3017" w:rsidRDefault="00480B91" w:rsidP="009B52B9">
            <w:pPr>
              <w:rPr>
                <w:rFonts w:ascii="Arial" w:hAnsi="Arial" w:cs="Arial"/>
                <w:lang w:val="en-GB"/>
              </w:rPr>
            </w:pPr>
            <w:r w:rsidRPr="00FB3017">
              <w:rPr>
                <w:rFonts w:ascii="Arial" w:hAnsi="Arial" w:cs="Arial"/>
                <w:lang w:val="en-GB"/>
              </w:rPr>
              <w:t>10/28/2013</w:t>
            </w:r>
          </w:p>
        </w:tc>
        <w:tc>
          <w:tcPr>
            <w:tcW w:w="1890" w:type="dxa"/>
            <w:tcBorders>
              <w:top w:val="single" w:sz="6" w:space="0" w:color="auto"/>
              <w:left w:val="single" w:sz="6" w:space="0" w:color="auto"/>
              <w:bottom w:val="single" w:sz="6" w:space="0" w:color="auto"/>
              <w:right w:val="single" w:sz="6" w:space="0" w:color="auto"/>
            </w:tcBorders>
          </w:tcPr>
          <w:p w14:paraId="1B4B7DAA" w14:textId="77777777" w:rsidR="00480B91" w:rsidRPr="00FB3017" w:rsidRDefault="00480B91" w:rsidP="009B52B9">
            <w:pPr>
              <w:rPr>
                <w:rFonts w:ascii="Arial" w:hAnsi="Arial" w:cs="Arial"/>
                <w:lang w:val="en-GB"/>
              </w:rPr>
            </w:pPr>
            <w:r w:rsidRPr="00FB3017">
              <w:rPr>
                <w:rFonts w:ascii="Arial" w:hAnsi="Arial" w:cs="Arial"/>
                <w:lang w:val="en-GB"/>
              </w:rPr>
              <w:t>Caitlin Goodnight</w:t>
            </w:r>
          </w:p>
        </w:tc>
      </w:tr>
      <w:tr w:rsidR="00480B91" w:rsidRPr="00FB3017" w14:paraId="50F4AB6C"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74218949" w14:textId="77777777" w:rsidR="00480B91" w:rsidRPr="00FB3017" w:rsidRDefault="00480B91" w:rsidP="009B52B9">
            <w:pPr>
              <w:rPr>
                <w:rFonts w:ascii="Arial" w:hAnsi="Arial" w:cs="Arial"/>
                <w:lang w:val="en-GB"/>
              </w:rPr>
            </w:pPr>
            <w:r w:rsidRPr="00FB3017">
              <w:rPr>
                <w:rFonts w:ascii="Arial" w:hAnsi="Arial" w:cs="Arial"/>
                <w:lang w:val="en-GB"/>
              </w:rPr>
              <w:t xml:space="preserve">&gt; General notes – Added information on where to locate dates on contracts. </w:t>
            </w:r>
          </w:p>
        </w:tc>
        <w:tc>
          <w:tcPr>
            <w:tcW w:w="1710" w:type="dxa"/>
            <w:gridSpan w:val="2"/>
            <w:tcBorders>
              <w:top w:val="single" w:sz="6" w:space="0" w:color="auto"/>
              <w:left w:val="single" w:sz="6" w:space="0" w:color="auto"/>
              <w:bottom w:val="single" w:sz="6" w:space="0" w:color="auto"/>
              <w:right w:val="single" w:sz="6" w:space="0" w:color="auto"/>
            </w:tcBorders>
          </w:tcPr>
          <w:p w14:paraId="459C9D72" w14:textId="77777777" w:rsidR="00480B91" w:rsidRPr="00FB3017" w:rsidRDefault="00480B91" w:rsidP="009B52B9">
            <w:pPr>
              <w:rPr>
                <w:rFonts w:ascii="Arial" w:hAnsi="Arial" w:cs="Arial"/>
                <w:lang w:val="en-GB"/>
              </w:rPr>
            </w:pPr>
            <w:r w:rsidRPr="00FB3017">
              <w:rPr>
                <w:rFonts w:ascii="Arial" w:hAnsi="Arial" w:cs="Arial"/>
                <w:lang w:val="en-GB"/>
              </w:rPr>
              <w:t>11/11/2013</w:t>
            </w:r>
          </w:p>
        </w:tc>
        <w:tc>
          <w:tcPr>
            <w:tcW w:w="1890" w:type="dxa"/>
            <w:tcBorders>
              <w:top w:val="single" w:sz="6" w:space="0" w:color="auto"/>
              <w:left w:val="single" w:sz="6" w:space="0" w:color="auto"/>
              <w:bottom w:val="single" w:sz="6" w:space="0" w:color="auto"/>
              <w:right w:val="single" w:sz="6" w:space="0" w:color="auto"/>
            </w:tcBorders>
          </w:tcPr>
          <w:p w14:paraId="2450F5DB" w14:textId="77777777" w:rsidR="00480B91" w:rsidRPr="00FB3017" w:rsidRDefault="00480B91" w:rsidP="009B52B9">
            <w:pPr>
              <w:rPr>
                <w:rFonts w:ascii="Arial" w:hAnsi="Arial" w:cs="Arial"/>
                <w:lang w:val="en-GB"/>
              </w:rPr>
            </w:pPr>
            <w:r w:rsidRPr="00FB3017">
              <w:rPr>
                <w:rFonts w:ascii="Arial" w:hAnsi="Arial" w:cs="Arial"/>
                <w:lang w:val="en-GB"/>
              </w:rPr>
              <w:t>Cairlin Goodnight</w:t>
            </w:r>
          </w:p>
        </w:tc>
      </w:tr>
      <w:tr w:rsidR="00480B91" w:rsidRPr="00FB3017" w14:paraId="649D11A6"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0DBDD662" w14:textId="77777777" w:rsidR="00480B91" w:rsidRPr="00FB3017" w:rsidRDefault="00480B91" w:rsidP="009B52B9">
            <w:pPr>
              <w:rPr>
                <w:rFonts w:ascii="Arial" w:hAnsi="Arial" w:cs="Arial"/>
                <w:lang w:val="en-GB"/>
              </w:rPr>
            </w:pPr>
            <w:r w:rsidRPr="00FB3017">
              <w:rPr>
                <w:rFonts w:ascii="Arial" w:hAnsi="Arial" w:cs="Arial"/>
                <w:lang w:val="en-GB"/>
              </w:rPr>
              <w:t>&gt; Eight O’Clock/Bump charts added to client specific</w:t>
            </w:r>
          </w:p>
        </w:tc>
        <w:tc>
          <w:tcPr>
            <w:tcW w:w="1710" w:type="dxa"/>
            <w:gridSpan w:val="2"/>
            <w:tcBorders>
              <w:top w:val="single" w:sz="6" w:space="0" w:color="auto"/>
              <w:left w:val="single" w:sz="6" w:space="0" w:color="auto"/>
              <w:bottom w:val="single" w:sz="6" w:space="0" w:color="auto"/>
              <w:right w:val="single" w:sz="6" w:space="0" w:color="auto"/>
            </w:tcBorders>
          </w:tcPr>
          <w:p w14:paraId="46D636F5" w14:textId="77777777" w:rsidR="00480B91" w:rsidRPr="00FB3017" w:rsidRDefault="00480B91" w:rsidP="009B52B9">
            <w:pPr>
              <w:rPr>
                <w:rFonts w:ascii="Arial" w:hAnsi="Arial" w:cs="Arial"/>
                <w:lang w:val="en-GB"/>
              </w:rPr>
            </w:pPr>
            <w:r w:rsidRPr="00FB3017">
              <w:rPr>
                <w:rFonts w:ascii="Arial" w:hAnsi="Arial" w:cs="Arial"/>
                <w:lang w:val="en-GB"/>
              </w:rPr>
              <w:t>12/09/2013</w:t>
            </w:r>
          </w:p>
        </w:tc>
        <w:tc>
          <w:tcPr>
            <w:tcW w:w="1890" w:type="dxa"/>
            <w:tcBorders>
              <w:top w:val="single" w:sz="6" w:space="0" w:color="auto"/>
              <w:left w:val="single" w:sz="6" w:space="0" w:color="auto"/>
              <w:bottom w:val="single" w:sz="6" w:space="0" w:color="auto"/>
              <w:right w:val="single" w:sz="6" w:space="0" w:color="auto"/>
            </w:tcBorders>
          </w:tcPr>
          <w:p w14:paraId="2307282D" w14:textId="77777777" w:rsidR="00480B91" w:rsidRPr="00FB3017" w:rsidRDefault="00480B91" w:rsidP="009B52B9">
            <w:pPr>
              <w:rPr>
                <w:rFonts w:ascii="Arial" w:hAnsi="Arial" w:cs="Arial"/>
                <w:lang w:val="en-GB"/>
              </w:rPr>
            </w:pPr>
            <w:r w:rsidRPr="00FB3017">
              <w:rPr>
                <w:rFonts w:ascii="Arial" w:hAnsi="Arial" w:cs="Arial"/>
                <w:lang w:val="en-GB"/>
              </w:rPr>
              <w:t>Caitlin Goodnight</w:t>
            </w:r>
          </w:p>
        </w:tc>
      </w:tr>
      <w:tr w:rsidR="00480B91" w:rsidRPr="00FB3017" w14:paraId="07DDB77D"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386A03C6" w14:textId="77777777" w:rsidR="00480B91" w:rsidRPr="00FB3017" w:rsidRDefault="00480B91" w:rsidP="009B52B9">
            <w:pPr>
              <w:rPr>
                <w:rFonts w:ascii="Arial" w:hAnsi="Arial" w:cs="Arial"/>
                <w:lang w:val="en-GB"/>
              </w:rPr>
            </w:pPr>
            <w:r w:rsidRPr="00FB3017">
              <w:rPr>
                <w:rFonts w:ascii="Arial" w:hAnsi="Arial" w:cs="Arial"/>
                <w:lang w:val="en-GB"/>
              </w:rPr>
              <w:t>&gt; Added specific information on Clorox/Burt’s Bees (6524)</w:t>
            </w:r>
          </w:p>
        </w:tc>
        <w:tc>
          <w:tcPr>
            <w:tcW w:w="1710" w:type="dxa"/>
            <w:gridSpan w:val="2"/>
            <w:tcBorders>
              <w:top w:val="single" w:sz="6" w:space="0" w:color="auto"/>
              <w:left w:val="single" w:sz="6" w:space="0" w:color="auto"/>
              <w:bottom w:val="single" w:sz="6" w:space="0" w:color="auto"/>
              <w:right w:val="single" w:sz="6" w:space="0" w:color="auto"/>
            </w:tcBorders>
          </w:tcPr>
          <w:p w14:paraId="561F9546" w14:textId="77777777" w:rsidR="00480B91" w:rsidRPr="00FB3017" w:rsidRDefault="00480B91" w:rsidP="009B52B9">
            <w:pPr>
              <w:rPr>
                <w:rFonts w:ascii="Arial" w:hAnsi="Arial" w:cs="Arial"/>
                <w:lang w:val="en-GB"/>
              </w:rPr>
            </w:pPr>
            <w:r w:rsidRPr="00FB3017">
              <w:rPr>
                <w:rFonts w:ascii="Arial" w:hAnsi="Arial" w:cs="Arial"/>
                <w:lang w:val="en-GB"/>
              </w:rPr>
              <w:t>01/06/2014</w:t>
            </w:r>
          </w:p>
        </w:tc>
        <w:tc>
          <w:tcPr>
            <w:tcW w:w="1890" w:type="dxa"/>
            <w:tcBorders>
              <w:top w:val="single" w:sz="6" w:space="0" w:color="auto"/>
              <w:left w:val="single" w:sz="6" w:space="0" w:color="auto"/>
              <w:bottom w:val="single" w:sz="6" w:space="0" w:color="auto"/>
              <w:right w:val="single" w:sz="6" w:space="0" w:color="auto"/>
            </w:tcBorders>
          </w:tcPr>
          <w:p w14:paraId="14AE902C" w14:textId="77777777" w:rsidR="00480B91" w:rsidRPr="00FB3017" w:rsidRDefault="00480B91" w:rsidP="009B52B9">
            <w:pPr>
              <w:rPr>
                <w:rFonts w:ascii="Arial" w:hAnsi="Arial" w:cs="Arial"/>
                <w:lang w:val="en-GB"/>
              </w:rPr>
            </w:pPr>
            <w:r w:rsidRPr="00FB3017">
              <w:rPr>
                <w:rFonts w:ascii="Arial" w:hAnsi="Arial" w:cs="Arial"/>
                <w:lang w:val="en-GB"/>
              </w:rPr>
              <w:t>Caitlin Goodnight</w:t>
            </w:r>
          </w:p>
        </w:tc>
      </w:tr>
      <w:tr w:rsidR="00480B91" w:rsidRPr="00FB3017" w14:paraId="2BFDF954"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04826DA2" w14:textId="77777777" w:rsidR="00480B91" w:rsidRPr="00FB3017" w:rsidRDefault="00480B91" w:rsidP="009B52B9">
            <w:pPr>
              <w:rPr>
                <w:rFonts w:ascii="Arial" w:hAnsi="Arial" w:cs="Arial"/>
                <w:lang w:val="en-GB"/>
              </w:rPr>
            </w:pPr>
            <w:r w:rsidRPr="00FB3017">
              <w:rPr>
                <w:rFonts w:ascii="Arial" w:hAnsi="Arial" w:cs="Arial"/>
                <w:lang w:val="en-GB"/>
              </w:rPr>
              <w:t>&gt; Added example of destroyed product (6712)</w:t>
            </w:r>
          </w:p>
          <w:p w14:paraId="1AB4A0BE" w14:textId="77777777" w:rsidR="00480B91" w:rsidRPr="00FB3017" w:rsidRDefault="00480B91" w:rsidP="009B52B9">
            <w:pPr>
              <w:rPr>
                <w:rFonts w:ascii="Arial" w:hAnsi="Arial" w:cs="Arial"/>
                <w:lang w:val="en-GB"/>
              </w:rPr>
            </w:pPr>
            <w:r w:rsidRPr="00FB3017">
              <w:rPr>
                <w:rFonts w:ascii="Arial" w:hAnsi="Arial" w:cs="Arial"/>
                <w:lang w:val="en-GB"/>
              </w:rPr>
              <w:t>&gt; Added display example showing power shelf contract (6626)</w:t>
            </w:r>
          </w:p>
          <w:p w14:paraId="1E87580A" w14:textId="77777777" w:rsidR="00480B91" w:rsidRPr="00FB3017" w:rsidRDefault="00480B91" w:rsidP="009B52B9">
            <w:pPr>
              <w:rPr>
                <w:rFonts w:ascii="Arial" w:hAnsi="Arial" w:cs="Arial"/>
                <w:lang w:val="en-GB"/>
              </w:rPr>
            </w:pPr>
            <w:r w:rsidRPr="00FB3017">
              <w:rPr>
                <w:rFonts w:ascii="Arial" w:hAnsi="Arial" w:cs="Arial"/>
                <w:lang w:val="en-GB"/>
              </w:rPr>
              <w:t>&gt; Added location of flyers to ad example 4 (7019)</w:t>
            </w:r>
          </w:p>
        </w:tc>
        <w:tc>
          <w:tcPr>
            <w:tcW w:w="1710" w:type="dxa"/>
            <w:gridSpan w:val="2"/>
            <w:tcBorders>
              <w:top w:val="single" w:sz="6" w:space="0" w:color="auto"/>
              <w:left w:val="single" w:sz="6" w:space="0" w:color="auto"/>
              <w:bottom w:val="single" w:sz="6" w:space="0" w:color="auto"/>
              <w:right w:val="single" w:sz="6" w:space="0" w:color="auto"/>
            </w:tcBorders>
          </w:tcPr>
          <w:p w14:paraId="49494841" w14:textId="77777777" w:rsidR="00480B91" w:rsidRPr="00FB3017" w:rsidRDefault="00480B91" w:rsidP="009B52B9">
            <w:pPr>
              <w:rPr>
                <w:rFonts w:ascii="Arial" w:hAnsi="Arial" w:cs="Arial"/>
                <w:lang w:val="en-GB"/>
              </w:rPr>
            </w:pPr>
            <w:r w:rsidRPr="00FB3017">
              <w:rPr>
                <w:rFonts w:ascii="Arial" w:hAnsi="Arial" w:cs="Arial"/>
                <w:lang w:val="en-GB"/>
              </w:rPr>
              <w:t>2/17/2014</w:t>
            </w:r>
          </w:p>
        </w:tc>
        <w:tc>
          <w:tcPr>
            <w:tcW w:w="1890" w:type="dxa"/>
            <w:tcBorders>
              <w:top w:val="single" w:sz="6" w:space="0" w:color="auto"/>
              <w:left w:val="single" w:sz="6" w:space="0" w:color="auto"/>
              <w:bottom w:val="single" w:sz="6" w:space="0" w:color="auto"/>
              <w:right w:val="single" w:sz="6" w:space="0" w:color="auto"/>
            </w:tcBorders>
          </w:tcPr>
          <w:p w14:paraId="1B65D08A" w14:textId="77777777" w:rsidR="00480B91" w:rsidRPr="00FB3017" w:rsidRDefault="00480B91" w:rsidP="009B52B9">
            <w:pPr>
              <w:rPr>
                <w:rFonts w:ascii="Arial" w:hAnsi="Arial" w:cs="Arial"/>
                <w:lang w:val="en-GB"/>
              </w:rPr>
            </w:pPr>
            <w:r w:rsidRPr="00FB3017">
              <w:rPr>
                <w:rFonts w:ascii="Arial" w:hAnsi="Arial" w:cs="Arial"/>
                <w:lang w:val="en-GB"/>
              </w:rPr>
              <w:t>Caitlin Goodnight</w:t>
            </w:r>
          </w:p>
        </w:tc>
      </w:tr>
      <w:tr w:rsidR="00480B91" w:rsidRPr="00FB3017" w14:paraId="2753B065"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0950071A" w14:textId="77777777" w:rsidR="00480B91" w:rsidRPr="00FB3017" w:rsidRDefault="00480B91" w:rsidP="009B52B9">
            <w:pPr>
              <w:rPr>
                <w:rFonts w:ascii="Arial" w:hAnsi="Arial" w:cs="Arial"/>
                <w:lang w:val="en-GB"/>
              </w:rPr>
            </w:pPr>
            <w:r w:rsidRPr="00FB3017">
              <w:rPr>
                <w:rFonts w:ascii="Arial" w:hAnsi="Arial" w:cs="Arial"/>
                <w:lang w:val="en-GB"/>
              </w:rPr>
              <w:t>&gt; Added not to Hein Celestial about QH products (6549)</w:t>
            </w:r>
          </w:p>
          <w:p w14:paraId="5E2D1888" w14:textId="77777777" w:rsidR="00480B91" w:rsidRPr="00FB3017" w:rsidRDefault="00480B91" w:rsidP="009B52B9">
            <w:pPr>
              <w:rPr>
                <w:rFonts w:ascii="Arial" w:hAnsi="Arial" w:cs="Arial"/>
                <w:lang w:val="en-GB"/>
              </w:rPr>
            </w:pPr>
            <w:r w:rsidRPr="00FB3017">
              <w:rPr>
                <w:rFonts w:ascii="Arial" w:hAnsi="Arial" w:cs="Arial"/>
                <w:lang w:val="en-GB"/>
              </w:rPr>
              <w:t>&gt; Addded example 2 under return/recall (7400)</w:t>
            </w:r>
          </w:p>
        </w:tc>
        <w:tc>
          <w:tcPr>
            <w:tcW w:w="1710" w:type="dxa"/>
            <w:gridSpan w:val="2"/>
            <w:tcBorders>
              <w:top w:val="single" w:sz="6" w:space="0" w:color="auto"/>
              <w:left w:val="single" w:sz="6" w:space="0" w:color="auto"/>
              <w:bottom w:val="single" w:sz="6" w:space="0" w:color="auto"/>
              <w:right w:val="single" w:sz="6" w:space="0" w:color="auto"/>
            </w:tcBorders>
          </w:tcPr>
          <w:p w14:paraId="0312FA11" w14:textId="77777777" w:rsidR="00480B91" w:rsidRPr="00FB3017" w:rsidRDefault="00480B91" w:rsidP="009B52B9">
            <w:pPr>
              <w:rPr>
                <w:rFonts w:ascii="Arial" w:hAnsi="Arial" w:cs="Arial"/>
                <w:lang w:val="en-GB"/>
              </w:rPr>
            </w:pPr>
            <w:r w:rsidRPr="00FB3017">
              <w:rPr>
                <w:rFonts w:ascii="Arial" w:hAnsi="Arial" w:cs="Arial"/>
                <w:lang w:val="en-GB"/>
              </w:rPr>
              <w:t>3/17/14</w:t>
            </w:r>
          </w:p>
        </w:tc>
        <w:tc>
          <w:tcPr>
            <w:tcW w:w="1890" w:type="dxa"/>
            <w:tcBorders>
              <w:top w:val="single" w:sz="6" w:space="0" w:color="auto"/>
              <w:left w:val="single" w:sz="6" w:space="0" w:color="auto"/>
              <w:bottom w:val="single" w:sz="6" w:space="0" w:color="auto"/>
              <w:right w:val="single" w:sz="6" w:space="0" w:color="auto"/>
            </w:tcBorders>
          </w:tcPr>
          <w:p w14:paraId="0A101DCB" w14:textId="77777777" w:rsidR="00480B91" w:rsidRPr="00FB3017" w:rsidRDefault="00480B91" w:rsidP="009B52B9">
            <w:pPr>
              <w:rPr>
                <w:rFonts w:ascii="Arial" w:hAnsi="Arial" w:cs="Arial"/>
                <w:lang w:val="en-GB"/>
              </w:rPr>
            </w:pPr>
            <w:r w:rsidRPr="00FB3017">
              <w:rPr>
                <w:rFonts w:ascii="Arial" w:hAnsi="Arial" w:cs="Arial"/>
                <w:lang w:val="en-GB"/>
              </w:rPr>
              <w:t>Caitlin Goodnight</w:t>
            </w:r>
          </w:p>
        </w:tc>
      </w:tr>
      <w:tr w:rsidR="00480B91" w:rsidRPr="00FB3017" w14:paraId="7DE2FD61"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10A9E909" w14:textId="77777777" w:rsidR="00480B91" w:rsidRPr="00FB3017" w:rsidRDefault="00480B91" w:rsidP="009B52B9">
            <w:pPr>
              <w:rPr>
                <w:rFonts w:ascii="Arial" w:hAnsi="Arial" w:cs="Arial"/>
                <w:lang w:val="en-GB"/>
              </w:rPr>
            </w:pPr>
            <w:r w:rsidRPr="00FB3017">
              <w:rPr>
                <w:rFonts w:ascii="Arial" w:hAnsi="Arial" w:cs="Arial"/>
                <w:lang w:val="en-GB"/>
              </w:rPr>
              <w:t>&gt; Added info/updated info in Clorox specific section (7799)</w:t>
            </w:r>
          </w:p>
          <w:p w14:paraId="615DBDF5" w14:textId="77777777" w:rsidR="00480B91" w:rsidRPr="00FB3017" w:rsidRDefault="00480B91" w:rsidP="009B52B9">
            <w:pPr>
              <w:rPr>
                <w:rFonts w:ascii="Arial" w:hAnsi="Arial" w:cs="Arial"/>
                <w:lang w:val="en-GB"/>
              </w:rPr>
            </w:pPr>
            <w:r w:rsidRPr="00FB3017">
              <w:rPr>
                <w:rFonts w:ascii="Arial" w:hAnsi="Arial" w:cs="Arial"/>
                <w:lang w:val="en-GB"/>
              </w:rPr>
              <w:t>&gt; Fruit if the Earth/HARRCN not handled by Acosta, client specific (7914)</w:t>
            </w:r>
          </w:p>
        </w:tc>
        <w:tc>
          <w:tcPr>
            <w:tcW w:w="1710" w:type="dxa"/>
            <w:gridSpan w:val="2"/>
            <w:tcBorders>
              <w:top w:val="single" w:sz="6" w:space="0" w:color="auto"/>
              <w:left w:val="single" w:sz="6" w:space="0" w:color="auto"/>
              <w:bottom w:val="single" w:sz="6" w:space="0" w:color="auto"/>
              <w:right w:val="single" w:sz="6" w:space="0" w:color="auto"/>
            </w:tcBorders>
          </w:tcPr>
          <w:p w14:paraId="644D48FA" w14:textId="77777777" w:rsidR="00480B91" w:rsidRPr="00FB3017" w:rsidRDefault="00480B91" w:rsidP="009B52B9">
            <w:pPr>
              <w:rPr>
                <w:rFonts w:ascii="Arial" w:hAnsi="Arial" w:cs="Arial"/>
                <w:lang w:val="en-GB"/>
              </w:rPr>
            </w:pPr>
            <w:r w:rsidRPr="00FB3017">
              <w:rPr>
                <w:rFonts w:ascii="Arial" w:hAnsi="Arial" w:cs="Arial"/>
                <w:lang w:val="en-GB"/>
              </w:rPr>
              <w:t>4/28/14</w:t>
            </w:r>
          </w:p>
        </w:tc>
        <w:tc>
          <w:tcPr>
            <w:tcW w:w="1890" w:type="dxa"/>
            <w:tcBorders>
              <w:top w:val="single" w:sz="6" w:space="0" w:color="auto"/>
              <w:left w:val="single" w:sz="6" w:space="0" w:color="auto"/>
              <w:bottom w:val="single" w:sz="6" w:space="0" w:color="auto"/>
              <w:right w:val="single" w:sz="6" w:space="0" w:color="auto"/>
            </w:tcBorders>
          </w:tcPr>
          <w:p w14:paraId="03F58B05" w14:textId="77777777" w:rsidR="00480B91" w:rsidRPr="00FB3017" w:rsidRDefault="00480B91" w:rsidP="009B52B9">
            <w:pPr>
              <w:rPr>
                <w:rFonts w:ascii="Arial" w:hAnsi="Arial" w:cs="Arial"/>
                <w:lang w:val="en-GB"/>
              </w:rPr>
            </w:pPr>
            <w:r w:rsidRPr="00FB3017">
              <w:rPr>
                <w:rFonts w:ascii="Arial" w:hAnsi="Arial" w:cs="Arial"/>
                <w:lang w:val="en-GB"/>
              </w:rPr>
              <w:t>Caitlin Goodnight</w:t>
            </w:r>
          </w:p>
        </w:tc>
      </w:tr>
      <w:tr w:rsidR="00480B91" w:rsidRPr="00FB3017" w14:paraId="3611672B"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379060BB" w14:textId="77777777" w:rsidR="00480B91" w:rsidRPr="00FB3017" w:rsidRDefault="00480B91" w:rsidP="009B52B9">
            <w:pPr>
              <w:rPr>
                <w:rFonts w:ascii="Arial" w:hAnsi="Arial" w:cs="Arial"/>
                <w:lang w:val="en-GB"/>
              </w:rPr>
            </w:pPr>
            <w:r w:rsidRPr="00FB3017">
              <w:rPr>
                <w:rFonts w:ascii="Arial" w:hAnsi="Arial" w:cs="Arial"/>
                <w:lang w:val="en-GB"/>
              </w:rPr>
              <w:t>&gt;In Pinnacle Specific switch 2 incorrect UPCs</w:t>
            </w:r>
          </w:p>
          <w:p w14:paraId="38DBACD1" w14:textId="77777777" w:rsidR="00480B91" w:rsidRPr="00FB3017" w:rsidRDefault="00480B91" w:rsidP="009B52B9">
            <w:pPr>
              <w:rPr>
                <w:rFonts w:ascii="Arial" w:hAnsi="Arial" w:cs="Arial"/>
                <w:lang w:val="en-GB"/>
              </w:rPr>
            </w:pPr>
            <w:r w:rsidRPr="00FB3017">
              <w:rPr>
                <w:rFonts w:ascii="Arial" w:hAnsi="Arial" w:cs="Arial"/>
                <w:lang w:val="en-GB"/>
              </w:rPr>
              <w:t>&gt;Added Dannon Specifics on Close Dated Products</w:t>
            </w:r>
          </w:p>
        </w:tc>
        <w:tc>
          <w:tcPr>
            <w:tcW w:w="1710" w:type="dxa"/>
            <w:gridSpan w:val="2"/>
            <w:tcBorders>
              <w:top w:val="single" w:sz="6" w:space="0" w:color="auto"/>
              <w:left w:val="single" w:sz="6" w:space="0" w:color="auto"/>
              <w:bottom w:val="single" w:sz="6" w:space="0" w:color="auto"/>
              <w:right w:val="single" w:sz="6" w:space="0" w:color="auto"/>
            </w:tcBorders>
          </w:tcPr>
          <w:p w14:paraId="5E81A152" w14:textId="77777777" w:rsidR="00480B91" w:rsidRPr="00FB3017" w:rsidRDefault="00480B91" w:rsidP="009B52B9">
            <w:pPr>
              <w:rPr>
                <w:rFonts w:ascii="Arial" w:hAnsi="Arial" w:cs="Arial"/>
                <w:lang w:val="en-GB"/>
              </w:rPr>
            </w:pPr>
            <w:r w:rsidRPr="00FB3017">
              <w:rPr>
                <w:rFonts w:ascii="Arial" w:hAnsi="Arial" w:cs="Arial"/>
                <w:lang w:val="en-GB"/>
              </w:rPr>
              <w:t>5/12/14</w:t>
            </w:r>
          </w:p>
        </w:tc>
        <w:tc>
          <w:tcPr>
            <w:tcW w:w="1890" w:type="dxa"/>
            <w:tcBorders>
              <w:top w:val="single" w:sz="6" w:space="0" w:color="auto"/>
              <w:left w:val="single" w:sz="6" w:space="0" w:color="auto"/>
              <w:bottom w:val="single" w:sz="6" w:space="0" w:color="auto"/>
              <w:right w:val="single" w:sz="6" w:space="0" w:color="auto"/>
            </w:tcBorders>
          </w:tcPr>
          <w:p w14:paraId="2E16A700"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3F303FB3"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7325C7FA" w14:textId="77777777" w:rsidR="00480B91" w:rsidRPr="00FB3017" w:rsidRDefault="00480B91" w:rsidP="009B52B9">
            <w:pPr>
              <w:rPr>
                <w:rFonts w:ascii="Arial" w:hAnsi="Arial" w:cs="Arial"/>
                <w:lang w:val="en-GB"/>
              </w:rPr>
            </w:pPr>
            <w:r w:rsidRPr="00FB3017">
              <w:rPr>
                <w:rFonts w:ascii="Arial" w:hAnsi="Arial" w:cs="Arial"/>
                <w:lang w:val="en-GB"/>
              </w:rPr>
              <w:t>&gt;Added backup retrieval information for Invoice Related deductions.</w:t>
            </w:r>
          </w:p>
          <w:p w14:paraId="0B75BB82" w14:textId="77777777" w:rsidR="00480B91" w:rsidRPr="00FB3017" w:rsidRDefault="00480B91" w:rsidP="009B52B9">
            <w:pPr>
              <w:rPr>
                <w:rFonts w:ascii="Arial" w:hAnsi="Arial" w:cs="Arial"/>
                <w:lang w:val="en-GB"/>
              </w:rPr>
            </w:pPr>
            <w:r w:rsidRPr="00FB3017">
              <w:rPr>
                <w:rFonts w:ascii="Arial" w:hAnsi="Arial" w:cs="Arial"/>
                <w:lang w:val="en-GB"/>
              </w:rPr>
              <w:t>&gt;HT now allows deductions for Clorox</w:t>
            </w:r>
          </w:p>
          <w:p w14:paraId="3EA71D1A" w14:textId="77777777" w:rsidR="00480B91" w:rsidRPr="00FB3017" w:rsidRDefault="00480B91" w:rsidP="009B52B9">
            <w:pPr>
              <w:rPr>
                <w:rFonts w:ascii="Arial" w:hAnsi="Arial" w:cs="Arial"/>
                <w:lang w:val="en-GB"/>
              </w:rPr>
            </w:pPr>
            <w:r w:rsidRPr="00FB3017">
              <w:rPr>
                <w:rFonts w:ascii="Arial" w:hAnsi="Arial" w:cs="Arial"/>
                <w:lang w:val="en-GB"/>
              </w:rPr>
              <w:t>&gt;Added Coupon deduction example</w:t>
            </w:r>
          </w:p>
          <w:p w14:paraId="2C145519" w14:textId="77777777" w:rsidR="00480B91" w:rsidRPr="00FB3017" w:rsidRDefault="00480B91" w:rsidP="009B52B9">
            <w:pPr>
              <w:rPr>
                <w:rFonts w:ascii="Arial" w:hAnsi="Arial" w:cs="Arial"/>
                <w:lang w:val="en-GB"/>
              </w:rPr>
            </w:pPr>
            <w:r w:rsidRPr="00FB3017">
              <w:rPr>
                <w:rFonts w:ascii="Arial" w:hAnsi="Arial" w:cs="Arial"/>
                <w:lang w:val="en-GB"/>
              </w:rPr>
              <w:t>&gt;Added Nestle Specific on Vender Portal Billings</w:t>
            </w:r>
          </w:p>
        </w:tc>
        <w:tc>
          <w:tcPr>
            <w:tcW w:w="1710" w:type="dxa"/>
            <w:gridSpan w:val="2"/>
            <w:tcBorders>
              <w:top w:val="single" w:sz="6" w:space="0" w:color="auto"/>
              <w:left w:val="single" w:sz="6" w:space="0" w:color="auto"/>
              <w:bottom w:val="single" w:sz="6" w:space="0" w:color="auto"/>
              <w:right w:val="single" w:sz="6" w:space="0" w:color="auto"/>
            </w:tcBorders>
          </w:tcPr>
          <w:p w14:paraId="23117414" w14:textId="77777777" w:rsidR="00480B91" w:rsidRPr="00FB3017" w:rsidRDefault="00480B91" w:rsidP="009B52B9">
            <w:pPr>
              <w:rPr>
                <w:rFonts w:ascii="Arial" w:hAnsi="Arial" w:cs="Arial"/>
                <w:lang w:val="en-GB"/>
              </w:rPr>
            </w:pPr>
            <w:r w:rsidRPr="00FB3017">
              <w:rPr>
                <w:rFonts w:ascii="Arial" w:hAnsi="Arial" w:cs="Arial"/>
                <w:lang w:val="en-GB"/>
              </w:rPr>
              <w:t>8/4/14</w:t>
            </w:r>
          </w:p>
        </w:tc>
        <w:tc>
          <w:tcPr>
            <w:tcW w:w="1890" w:type="dxa"/>
            <w:tcBorders>
              <w:top w:val="single" w:sz="6" w:space="0" w:color="auto"/>
              <w:left w:val="single" w:sz="6" w:space="0" w:color="auto"/>
              <w:bottom w:val="single" w:sz="6" w:space="0" w:color="auto"/>
              <w:right w:val="single" w:sz="6" w:space="0" w:color="auto"/>
            </w:tcBorders>
          </w:tcPr>
          <w:p w14:paraId="6F9EEE7E"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08D92923"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18280D76" w14:textId="77777777" w:rsidR="00480B91" w:rsidRPr="00FB3017" w:rsidRDefault="00480B91" w:rsidP="009B52B9">
            <w:pPr>
              <w:rPr>
                <w:rFonts w:ascii="Arial" w:hAnsi="Arial" w:cs="Arial"/>
                <w:lang w:val="en-GB"/>
              </w:rPr>
            </w:pPr>
            <w:r w:rsidRPr="00FB3017">
              <w:rPr>
                <w:rFonts w:ascii="Arial" w:hAnsi="Arial" w:cs="Arial"/>
                <w:lang w:val="en-GB"/>
              </w:rPr>
              <w:t>&gt;Added Starbucks Specific for 10% Fee</w:t>
            </w:r>
          </w:p>
        </w:tc>
        <w:tc>
          <w:tcPr>
            <w:tcW w:w="1710" w:type="dxa"/>
            <w:gridSpan w:val="2"/>
            <w:tcBorders>
              <w:top w:val="single" w:sz="6" w:space="0" w:color="auto"/>
              <w:left w:val="single" w:sz="6" w:space="0" w:color="auto"/>
              <w:bottom w:val="single" w:sz="6" w:space="0" w:color="auto"/>
              <w:right w:val="single" w:sz="6" w:space="0" w:color="auto"/>
            </w:tcBorders>
          </w:tcPr>
          <w:p w14:paraId="53992BAD" w14:textId="77777777" w:rsidR="00480B91" w:rsidRPr="00FB3017" w:rsidRDefault="00480B91" w:rsidP="009B52B9">
            <w:pPr>
              <w:rPr>
                <w:rFonts w:ascii="Arial" w:hAnsi="Arial" w:cs="Arial"/>
                <w:lang w:val="en-GB"/>
              </w:rPr>
            </w:pPr>
            <w:r w:rsidRPr="00FB3017">
              <w:rPr>
                <w:rFonts w:ascii="Arial" w:hAnsi="Arial" w:cs="Arial"/>
                <w:lang w:val="en-GB"/>
              </w:rPr>
              <w:t>9/15/14</w:t>
            </w:r>
          </w:p>
        </w:tc>
        <w:tc>
          <w:tcPr>
            <w:tcW w:w="1890" w:type="dxa"/>
            <w:tcBorders>
              <w:top w:val="single" w:sz="6" w:space="0" w:color="auto"/>
              <w:left w:val="single" w:sz="6" w:space="0" w:color="auto"/>
              <w:bottom w:val="single" w:sz="6" w:space="0" w:color="auto"/>
              <w:right w:val="single" w:sz="6" w:space="0" w:color="auto"/>
            </w:tcBorders>
          </w:tcPr>
          <w:p w14:paraId="362D7473"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015DD546"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764B6FFB" w14:textId="77777777" w:rsidR="00480B91" w:rsidRPr="00FB3017" w:rsidRDefault="00480B91" w:rsidP="009B52B9">
            <w:pPr>
              <w:rPr>
                <w:rFonts w:ascii="Arial" w:hAnsi="Arial" w:cs="Arial"/>
                <w:lang w:val="en-GB"/>
              </w:rPr>
            </w:pPr>
            <w:r w:rsidRPr="00FB3017">
              <w:rPr>
                <w:rFonts w:ascii="Arial" w:hAnsi="Arial" w:cs="Arial"/>
                <w:lang w:val="en-GB"/>
              </w:rPr>
              <w:t>&gt;Reworded statement for “Mother Items” on contract</w:t>
            </w:r>
          </w:p>
          <w:p w14:paraId="4713DF14" w14:textId="77777777" w:rsidR="00480B91" w:rsidRPr="00FB3017" w:rsidRDefault="00480B91" w:rsidP="009B52B9">
            <w:pPr>
              <w:rPr>
                <w:rFonts w:ascii="Arial" w:hAnsi="Arial" w:cs="Arial"/>
                <w:lang w:val="en-GB"/>
              </w:rPr>
            </w:pPr>
            <w:r w:rsidRPr="00FB3017">
              <w:rPr>
                <w:rFonts w:ascii="Arial" w:hAnsi="Arial" w:cs="Arial"/>
                <w:lang w:val="en-GB"/>
              </w:rPr>
              <w:t>&gt;Added partial payment info for Clorox</w:t>
            </w:r>
          </w:p>
          <w:p w14:paraId="6061D582" w14:textId="77777777" w:rsidR="00480B91" w:rsidRPr="00FB3017" w:rsidRDefault="00480B91" w:rsidP="009B52B9">
            <w:pPr>
              <w:rPr>
                <w:rFonts w:ascii="Arial" w:hAnsi="Arial" w:cs="Arial"/>
                <w:lang w:val="en-GB"/>
              </w:rPr>
            </w:pPr>
            <w:r w:rsidRPr="00FB3017">
              <w:rPr>
                <w:rFonts w:ascii="Arial" w:hAnsi="Arial" w:cs="Arial"/>
                <w:lang w:val="en-GB"/>
              </w:rPr>
              <w:t>&gt;Added a “Per Store” Slotting Allowance Contract</w:t>
            </w:r>
          </w:p>
          <w:p w14:paraId="2448D4DD" w14:textId="77777777" w:rsidR="00480B91" w:rsidRPr="00FB3017" w:rsidRDefault="00480B91" w:rsidP="009B52B9">
            <w:pPr>
              <w:rPr>
                <w:rFonts w:ascii="Arial" w:hAnsi="Arial" w:cs="Arial"/>
                <w:lang w:val="en-GB"/>
              </w:rPr>
            </w:pPr>
            <w:r w:rsidRPr="00FB3017">
              <w:rPr>
                <w:rFonts w:ascii="Arial" w:hAnsi="Arial" w:cs="Arial"/>
                <w:lang w:val="en-GB"/>
              </w:rPr>
              <w:t>&gt;Added example of Bib Tags deduction</w:t>
            </w:r>
          </w:p>
        </w:tc>
        <w:tc>
          <w:tcPr>
            <w:tcW w:w="1710" w:type="dxa"/>
            <w:gridSpan w:val="2"/>
            <w:tcBorders>
              <w:top w:val="single" w:sz="6" w:space="0" w:color="auto"/>
              <w:left w:val="single" w:sz="6" w:space="0" w:color="auto"/>
              <w:bottom w:val="single" w:sz="6" w:space="0" w:color="auto"/>
              <w:right w:val="single" w:sz="6" w:space="0" w:color="auto"/>
            </w:tcBorders>
          </w:tcPr>
          <w:p w14:paraId="191AE6B3" w14:textId="77777777" w:rsidR="00480B91" w:rsidRPr="00FB3017" w:rsidRDefault="00480B91" w:rsidP="009B52B9">
            <w:pPr>
              <w:rPr>
                <w:rFonts w:ascii="Arial" w:hAnsi="Arial" w:cs="Arial"/>
                <w:lang w:val="en-GB"/>
              </w:rPr>
            </w:pPr>
            <w:r w:rsidRPr="00FB3017">
              <w:rPr>
                <w:rFonts w:ascii="Arial" w:hAnsi="Arial" w:cs="Arial"/>
                <w:lang w:val="en-GB"/>
              </w:rPr>
              <w:t>9/29/14</w:t>
            </w:r>
          </w:p>
        </w:tc>
        <w:tc>
          <w:tcPr>
            <w:tcW w:w="1890" w:type="dxa"/>
            <w:tcBorders>
              <w:top w:val="single" w:sz="6" w:space="0" w:color="auto"/>
              <w:left w:val="single" w:sz="6" w:space="0" w:color="auto"/>
              <w:bottom w:val="single" w:sz="6" w:space="0" w:color="auto"/>
              <w:right w:val="single" w:sz="6" w:space="0" w:color="auto"/>
            </w:tcBorders>
          </w:tcPr>
          <w:p w14:paraId="38110E49"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6D412379"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271C694B" w14:textId="77777777" w:rsidR="00480B91" w:rsidRPr="00FB3017" w:rsidRDefault="00480B91" w:rsidP="009B52B9">
            <w:pPr>
              <w:rPr>
                <w:rFonts w:ascii="Arial" w:hAnsi="Arial" w:cs="Arial"/>
                <w:lang w:val="en-GB"/>
              </w:rPr>
            </w:pPr>
            <w:r w:rsidRPr="00FB3017">
              <w:rPr>
                <w:rFonts w:ascii="Arial" w:hAnsi="Arial" w:cs="Arial"/>
                <w:lang w:val="en-GB"/>
              </w:rPr>
              <w:t>&gt;Added Clorox/Kings/Brtia Specific (10843)</w:t>
            </w:r>
          </w:p>
          <w:p w14:paraId="08002AE5" w14:textId="77777777" w:rsidR="00480B91" w:rsidRPr="00FB3017" w:rsidRDefault="00480B91" w:rsidP="009B52B9">
            <w:pPr>
              <w:rPr>
                <w:rFonts w:ascii="Arial" w:hAnsi="Arial" w:cs="Arial"/>
                <w:lang w:val="en-GB"/>
              </w:rPr>
            </w:pPr>
            <w:r w:rsidRPr="00FB3017">
              <w:rPr>
                <w:rFonts w:ascii="Arial" w:hAnsi="Arial" w:cs="Arial"/>
                <w:lang w:val="en-GB"/>
              </w:rPr>
              <w:t>&gt;Added Beiersdorf coupon information (10758)</w:t>
            </w:r>
          </w:p>
          <w:p w14:paraId="097A3759" w14:textId="77777777" w:rsidR="00480B91" w:rsidRPr="00FB3017" w:rsidRDefault="00480B91" w:rsidP="009B52B9">
            <w:pPr>
              <w:rPr>
                <w:rFonts w:ascii="Arial" w:hAnsi="Arial" w:cs="Arial"/>
                <w:lang w:val="en-GB"/>
              </w:rPr>
            </w:pPr>
            <w:r w:rsidRPr="00FB3017">
              <w:rPr>
                <w:rFonts w:ascii="Arial" w:hAnsi="Arial" w:cs="Arial"/>
                <w:lang w:val="en-GB"/>
              </w:rPr>
              <w:t>&gt;Added information on 10% Fee for Starbucks (10681)</w:t>
            </w:r>
          </w:p>
        </w:tc>
        <w:tc>
          <w:tcPr>
            <w:tcW w:w="1710" w:type="dxa"/>
            <w:gridSpan w:val="2"/>
            <w:tcBorders>
              <w:top w:val="single" w:sz="6" w:space="0" w:color="auto"/>
              <w:left w:val="single" w:sz="6" w:space="0" w:color="auto"/>
              <w:bottom w:val="single" w:sz="6" w:space="0" w:color="auto"/>
              <w:right w:val="single" w:sz="6" w:space="0" w:color="auto"/>
            </w:tcBorders>
          </w:tcPr>
          <w:p w14:paraId="30AA0A3E" w14:textId="77777777" w:rsidR="00480B91" w:rsidRPr="00FB3017" w:rsidRDefault="00480B91" w:rsidP="009B52B9">
            <w:pPr>
              <w:rPr>
                <w:rFonts w:ascii="Arial" w:hAnsi="Arial" w:cs="Arial"/>
                <w:lang w:val="en-GB"/>
              </w:rPr>
            </w:pPr>
            <w:r w:rsidRPr="00FB3017">
              <w:rPr>
                <w:rFonts w:ascii="Arial" w:hAnsi="Arial" w:cs="Arial"/>
                <w:lang w:val="en-GB"/>
              </w:rPr>
              <w:t>11/10/14</w:t>
            </w:r>
          </w:p>
        </w:tc>
        <w:tc>
          <w:tcPr>
            <w:tcW w:w="1890" w:type="dxa"/>
            <w:tcBorders>
              <w:top w:val="single" w:sz="6" w:space="0" w:color="auto"/>
              <w:left w:val="single" w:sz="6" w:space="0" w:color="auto"/>
              <w:bottom w:val="single" w:sz="6" w:space="0" w:color="auto"/>
              <w:right w:val="single" w:sz="6" w:space="0" w:color="auto"/>
            </w:tcBorders>
          </w:tcPr>
          <w:p w14:paraId="0657B180"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2D8A1A35"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0CFE8310" w14:textId="77777777" w:rsidR="00480B91" w:rsidRPr="00FB3017" w:rsidRDefault="00480B91" w:rsidP="009B52B9">
            <w:pPr>
              <w:rPr>
                <w:rFonts w:ascii="Arial" w:hAnsi="Arial" w:cs="Arial"/>
                <w:lang w:val="en-GB"/>
              </w:rPr>
            </w:pPr>
            <w:r w:rsidRPr="00FB3017">
              <w:rPr>
                <w:rFonts w:ascii="Arial" w:hAnsi="Arial" w:cs="Arial"/>
                <w:lang w:val="en-GB"/>
              </w:rPr>
              <w:t>&gt;Changed verbage for list cost (9529)</w:t>
            </w:r>
          </w:p>
          <w:p w14:paraId="1AF6AF3E" w14:textId="77777777" w:rsidR="00480B91" w:rsidRPr="00FB3017" w:rsidRDefault="00480B91" w:rsidP="009B52B9">
            <w:pPr>
              <w:rPr>
                <w:rFonts w:ascii="Arial" w:hAnsi="Arial" w:cs="Arial"/>
                <w:lang w:val="en-GB"/>
              </w:rPr>
            </w:pPr>
            <w:r w:rsidRPr="00FB3017">
              <w:rPr>
                <w:rFonts w:ascii="Arial" w:hAnsi="Arial" w:cs="Arial"/>
                <w:lang w:val="en-GB"/>
              </w:rPr>
              <w:t>&gt;Added Contract reason mismatch from invoice specifications (9935)</w:t>
            </w:r>
          </w:p>
        </w:tc>
        <w:tc>
          <w:tcPr>
            <w:tcW w:w="1710" w:type="dxa"/>
            <w:gridSpan w:val="2"/>
            <w:tcBorders>
              <w:top w:val="single" w:sz="6" w:space="0" w:color="auto"/>
              <w:left w:val="single" w:sz="6" w:space="0" w:color="auto"/>
              <w:bottom w:val="single" w:sz="6" w:space="0" w:color="auto"/>
              <w:right w:val="single" w:sz="6" w:space="0" w:color="auto"/>
            </w:tcBorders>
          </w:tcPr>
          <w:p w14:paraId="04AD9A5F" w14:textId="77777777" w:rsidR="00480B91" w:rsidRPr="00FB3017" w:rsidRDefault="00480B91" w:rsidP="009B52B9">
            <w:pPr>
              <w:rPr>
                <w:rFonts w:ascii="Arial" w:hAnsi="Arial" w:cs="Arial"/>
                <w:lang w:val="en-GB"/>
              </w:rPr>
            </w:pPr>
            <w:r w:rsidRPr="00FB3017">
              <w:rPr>
                <w:rFonts w:ascii="Arial" w:hAnsi="Arial" w:cs="Arial"/>
                <w:lang w:val="en-GB"/>
              </w:rPr>
              <w:t>12-8-14</w:t>
            </w:r>
          </w:p>
        </w:tc>
        <w:tc>
          <w:tcPr>
            <w:tcW w:w="1890" w:type="dxa"/>
            <w:tcBorders>
              <w:top w:val="single" w:sz="6" w:space="0" w:color="auto"/>
              <w:left w:val="single" w:sz="6" w:space="0" w:color="auto"/>
              <w:bottom w:val="single" w:sz="6" w:space="0" w:color="auto"/>
              <w:right w:val="single" w:sz="6" w:space="0" w:color="auto"/>
            </w:tcBorders>
          </w:tcPr>
          <w:p w14:paraId="1307CE82"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729381CA"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23E7D8D3" w14:textId="77777777" w:rsidR="00480B91" w:rsidRPr="00FB3017" w:rsidRDefault="00480B91" w:rsidP="009B52B9">
            <w:pPr>
              <w:rPr>
                <w:rFonts w:ascii="Arial" w:hAnsi="Arial" w:cs="Arial"/>
                <w:lang w:val="en-GB"/>
              </w:rPr>
            </w:pPr>
            <w:r w:rsidRPr="00FB3017">
              <w:rPr>
                <w:rFonts w:ascii="Arial" w:hAnsi="Arial" w:cs="Arial"/>
                <w:lang w:val="en-GB"/>
              </w:rPr>
              <w:t>&gt;Updated GFAs name change to Boulder Brands (11502)</w:t>
            </w:r>
          </w:p>
        </w:tc>
        <w:tc>
          <w:tcPr>
            <w:tcW w:w="1710" w:type="dxa"/>
            <w:gridSpan w:val="2"/>
            <w:tcBorders>
              <w:top w:val="single" w:sz="6" w:space="0" w:color="auto"/>
              <w:left w:val="single" w:sz="6" w:space="0" w:color="auto"/>
              <w:bottom w:val="single" w:sz="6" w:space="0" w:color="auto"/>
              <w:right w:val="single" w:sz="6" w:space="0" w:color="auto"/>
            </w:tcBorders>
          </w:tcPr>
          <w:p w14:paraId="1075DD50" w14:textId="77777777" w:rsidR="00480B91" w:rsidRPr="00FB3017" w:rsidRDefault="00480B91" w:rsidP="009B52B9">
            <w:pPr>
              <w:rPr>
                <w:rFonts w:ascii="Arial" w:hAnsi="Arial" w:cs="Arial"/>
                <w:lang w:val="en-GB"/>
              </w:rPr>
            </w:pPr>
            <w:r w:rsidRPr="00FB3017">
              <w:rPr>
                <w:rFonts w:ascii="Arial" w:hAnsi="Arial" w:cs="Arial"/>
                <w:lang w:val="en-GB"/>
              </w:rPr>
              <w:t>12-22-14</w:t>
            </w:r>
          </w:p>
        </w:tc>
        <w:tc>
          <w:tcPr>
            <w:tcW w:w="1890" w:type="dxa"/>
            <w:tcBorders>
              <w:top w:val="single" w:sz="6" w:space="0" w:color="auto"/>
              <w:left w:val="single" w:sz="6" w:space="0" w:color="auto"/>
              <w:bottom w:val="single" w:sz="6" w:space="0" w:color="auto"/>
              <w:right w:val="single" w:sz="6" w:space="0" w:color="auto"/>
            </w:tcBorders>
          </w:tcPr>
          <w:p w14:paraId="14B8048E"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7626F46D"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0248F91B" w14:textId="77777777" w:rsidR="00480B91" w:rsidRPr="00FB3017" w:rsidRDefault="00480B91" w:rsidP="009B52B9">
            <w:pPr>
              <w:rPr>
                <w:rFonts w:ascii="Arial" w:hAnsi="Arial" w:cs="Arial"/>
                <w:lang w:val="en-GB"/>
              </w:rPr>
            </w:pPr>
            <w:r w:rsidRPr="00FB3017">
              <w:rPr>
                <w:rFonts w:ascii="Arial" w:hAnsi="Arial" w:cs="Arial"/>
                <w:lang w:val="en-GB"/>
              </w:rPr>
              <w:t>&gt;Added Tyson Specific on Advantage Program (11209)</w:t>
            </w:r>
          </w:p>
        </w:tc>
        <w:tc>
          <w:tcPr>
            <w:tcW w:w="1710" w:type="dxa"/>
            <w:gridSpan w:val="2"/>
            <w:tcBorders>
              <w:top w:val="single" w:sz="6" w:space="0" w:color="auto"/>
              <w:left w:val="single" w:sz="6" w:space="0" w:color="auto"/>
              <w:bottom w:val="single" w:sz="6" w:space="0" w:color="auto"/>
              <w:right w:val="single" w:sz="6" w:space="0" w:color="auto"/>
            </w:tcBorders>
          </w:tcPr>
          <w:p w14:paraId="4489399B" w14:textId="77777777" w:rsidR="00480B91" w:rsidRPr="00FB3017" w:rsidRDefault="00480B91" w:rsidP="009B52B9">
            <w:pPr>
              <w:rPr>
                <w:rFonts w:ascii="Arial" w:hAnsi="Arial" w:cs="Arial"/>
                <w:lang w:val="en-GB"/>
              </w:rPr>
            </w:pPr>
            <w:r w:rsidRPr="00FB3017">
              <w:rPr>
                <w:rFonts w:ascii="Arial" w:hAnsi="Arial" w:cs="Arial"/>
                <w:lang w:val="en-GB"/>
              </w:rPr>
              <w:t>1-5-15</w:t>
            </w:r>
          </w:p>
        </w:tc>
        <w:tc>
          <w:tcPr>
            <w:tcW w:w="1890" w:type="dxa"/>
            <w:tcBorders>
              <w:top w:val="single" w:sz="6" w:space="0" w:color="auto"/>
              <w:left w:val="single" w:sz="6" w:space="0" w:color="auto"/>
              <w:bottom w:val="single" w:sz="6" w:space="0" w:color="auto"/>
              <w:right w:val="single" w:sz="6" w:space="0" w:color="auto"/>
            </w:tcBorders>
          </w:tcPr>
          <w:p w14:paraId="5F73BD03"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1615EAEE"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630E1513" w14:textId="77777777" w:rsidR="00480B91" w:rsidRPr="00FB3017" w:rsidRDefault="00480B91" w:rsidP="009B52B9">
            <w:pPr>
              <w:rPr>
                <w:rFonts w:ascii="Arial" w:hAnsi="Arial" w:cs="Arial"/>
                <w:lang w:val="en-GB"/>
              </w:rPr>
            </w:pPr>
            <w:r w:rsidRPr="00FB3017">
              <w:rPr>
                <w:rFonts w:ascii="Arial" w:hAnsi="Arial" w:cs="Arial"/>
                <w:lang w:val="en-GB"/>
              </w:rPr>
              <w:t>&gt;Added Woudned Warriors Ad example (10641)</w:t>
            </w:r>
          </w:p>
          <w:p w14:paraId="2E4B74F0" w14:textId="77777777" w:rsidR="00480B91" w:rsidRPr="00FB3017" w:rsidRDefault="00480B91" w:rsidP="009B52B9">
            <w:pPr>
              <w:rPr>
                <w:rFonts w:ascii="Arial" w:hAnsi="Arial" w:cs="Arial"/>
                <w:lang w:val="en-GB"/>
              </w:rPr>
            </w:pPr>
            <w:r w:rsidRPr="00FB3017">
              <w:rPr>
                <w:rFonts w:ascii="Arial" w:hAnsi="Arial" w:cs="Arial"/>
                <w:lang w:val="en-GB"/>
              </w:rPr>
              <w:t>&gt;Added Ad verbiage (11069)</w:t>
            </w:r>
          </w:p>
          <w:p w14:paraId="1FD1D868" w14:textId="77777777" w:rsidR="00480B91" w:rsidRPr="00FB3017" w:rsidRDefault="00480B91" w:rsidP="009B52B9">
            <w:pPr>
              <w:rPr>
                <w:rFonts w:ascii="Arial" w:hAnsi="Arial" w:cs="Arial"/>
                <w:lang w:val="en-GB"/>
              </w:rPr>
            </w:pPr>
            <w:r w:rsidRPr="00FB3017">
              <w:rPr>
                <w:rFonts w:ascii="Arial" w:hAnsi="Arial" w:cs="Arial"/>
                <w:lang w:val="en-GB"/>
              </w:rPr>
              <w:t>&gt;Added client specific information True-up for Store TLOG Issue for Wells Dairy(11108)</w:t>
            </w:r>
          </w:p>
          <w:p w14:paraId="5067D09E" w14:textId="77777777" w:rsidR="00480B91" w:rsidRPr="00FB3017" w:rsidRDefault="00480B91" w:rsidP="009B52B9">
            <w:pPr>
              <w:rPr>
                <w:rFonts w:ascii="Arial" w:hAnsi="Arial" w:cs="Arial"/>
                <w:lang w:val="en-GB"/>
              </w:rPr>
            </w:pPr>
            <w:r w:rsidRPr="00FB3017">
              <w:rPr>
                <w:rFonts w:ascii="Arial" w:hAnsi="Arial" w:cs="Arial"/>
                <w:lang w:val="en-GB"/>
              </w:rPr>
              <w:t>&gt;Added example of True-UP for Store TLOG issue invoice example under Scans section (11211)</w:t>
            </w:r>
          </w:p>
          <w:p w14:paraId="39BB1823" w14:textId="77777777" w:rsidR="00480B91" w:rsidRPr="00FB3017" w:rsidRDefault="00480B91" w:rsidP="009B52B9">
            <w:pPr>
              <w:rPr>
                <w:rFonts w:ascii="Arial" w:hAnsi="Arial" w:cs="Arial"/>
                <w:lang w:val="en-GB"/>
              </w:rPr>
            </w:pPr>
            <w:r w:rsidRPr="00FB3017">
              <w:rPr>
                <w:rFonts w:ascii="Arial" w:hAnsi="Arial" w:cs="Arial"/>
                <w:lang w:val="en-GB"/>
              </w:rPr>
              <w:t>&gt;Removed check request verbiage for Clorox and added in deduction information (12070)</w:t>
            </w:r>
          </w:p>
          <w:p w14:paraId="5999CF47" w14:textId="77777777" w:rsidR="00480B91" w:rsidRPr="00FB3017" w:rsidRDefault="00480B91" w:rsidP="009B52B9">
            <w:pPr>
              <w:rPr>
                <w:rFonts w:ascii="Arial" w:hAnsi="Arial" w:cs="Arial"/>
                <w:lang w:val="en-GB"/>
              </w:rPr>
            </w:pPr>
            <w:r w:rsidRPr="00FB3017">
              <w:rPr>
                <w:rFonts w:ascii="Arial" w:hAnsi="Arial" w:cs="Arial"/>
                <w:lang w:val="en-GB"/>
              </w:rPr>
              <w:t>&gt;Updated UPC table in Pinnacle section. (12177)</w:t>
            </w:r>
          </w:p>
        </w:tc>
        <w:tc>
          <w:tcPr>
            <w:tcW w:w="1710" w:type="dxa"/>
            <w:gridSpan w:val="2"/>
            <w:tcBorders>
              <w:top w:val="single" w:sz="6" w:space="0" w:color="auto"/>
              <w:left w:val="single" w:sz="6" w:space="0" w:color="auto"/>
              <w:bottom w:val="single" w:sz="6" w:space="0" w:color="auto"/>
              <w:right w:val="single" w:sz="6" w:space="0" w:color="auto"/>
            </w:tcBorders>
          </w:tcPr>
          <w:p w14:paraId="7CB1CB74" w14:textId="77777777" w:rsidR="00480B91" w:rsidRPr="00FB3017" w:rsidRDefault="00480B91" w:rsidP="009B52B9">
            <w:pPr>
              <w:rPr>
                <w:rFonts w:ascii="Arial" w:hAnsi="Arial" w:cs="Arial"/>
                <w:lang w:val="en-GB"/>
              </w:rPr>
            </w:pPr>
            <w:r w:rsidRPr="00FB3017">
              <w:rPr>
                <w:rFonts w:ascii="Arial" w:hAnsi="Arial" w:cs="Arial"/>
                <w:lang w:val="en-GB"/>
              </w:rPr>
              <w:t>3-2-15</w:t>
            </w:r>
          </w:p>
        </w:tc>
        <w:tc>
          <w:tcPr>
            <w:tcW w:w="1890" w:type="dxa"/>
            <w:tcBorders>
              <w:top w:val="single" w:sz="6" w:space="0" w:color="auto"/>
              <w:left w:val="single" w:sz="6" w:space="0" w:color="auto"/>
              <w:bottom w:val="single" w:sz="6" w:space="0" w:color="auto"/>
              <w:right w:val="single" w:sz="6" w:space="0" w:color="auto"/>
            </w:tcBorders>
          </w:tcPr>
          <w:p w14:paraId="4BD71A39"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24F17B2B"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45A3DF0E" w14:textId="77777777" w:rsidR="00480B91" w:rsidRPr="00FB3017" w:rsidRDefault="00480B91" w:rsidP="009B52B9">
            <w:pPr>
              <w:rPr>
                <w:rFonts w:ascii="Arial" w:hAnsi="Arial" w:cs="Arial"/>
                <w:lang w:val="en-GB"/>
              </w:rPr>
            </w:pPr>
            <w:r w:rsidRPr="00FB3017">
              <w:rPr>
                <w:rFonts w:ascii="Arial" w:hAnsi="Arial" w:cs="Arial"/>
                <w:bCs/>
                <w:lang w:val="en-GB"/>
              </w:rPr>
              <w:t>&gt;Added French’s Specific information on Trade Show Fees (12323)</w:t>
            </w:r>
          </w:p>
        </w:tc>
        <w:tc>
          <w:tcPr>
            <w:tcW w:w="1710" w:type="dxa"/>
            <w:gridSpan w:val="2"/>
            <w:tcBorders>
              <w:top w:val="single" w:sz="6" w:space="0" w:color="auto"/>
              <w:left w:val="single" w:sz="6" w:space="0" w:color="auto"/>
              <w:bottom w:val="single" w:sz="6" w:space="0" w:color="auto"/>
              <w:right w:val="single" w:sz="6" w:space="0" w:color="auto"/>
            </w:tcBorders>
          </w:tcPr>
          <w:p w14:paraId="3AB1037D" w14:textId="77777777" w:rsidR="00480B91" w:rsidRPr="00FB3017" w:rsidRDefault="00480B91" w:rsidP="009B52B9">
            <w:pPr>
              <w:rPr>
                <w:rFonts w:ascii="Arial" w:hAnsi="Arial" w:cs="Arial"/>
                <w:lang w:val="en-GB"/>
              </w:rPr>
            </w:pPr>
            <w:r w:rsidRPr="00FB3017">
              <w:rPr>
                <w:rFonts w:ascii="Arial" w:hAnsi="Arial" w:cs="Arial"/>
                <w:lang w:val="en-GB"/>
              </w:rPr>
              <w:t>3-16-15</w:t>
            </w:r>
          </w:p>
        </w:tc>
        <w:tc>
          <w:tcPr>
            <w:tcW w:w="1890" w:type="dxa"/>
            <w:tcBorders>
              <w:top w:val="single" w:sz="6" w:space="0" w:color="auto"/>
              <w:left w:val="single" w:sz="6" w:space="0" w:color="auto"/>
              <w:bottom w:val="single" w:sz="6" w:space="0" w:color="auto"/>
              <w:right w:val="single" w:sz="6" w:space="0" w:color="auto"/>
            </w:tcBorders>
          </w:tcPr>
          <w:p w14:paraId="33DF9F5D"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43EDBFEE"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5997B5F9" w14:textId="77777777" w:rsidR="00480B91" w:rsidRPr="00FB3017" w:rsidRDefault="00480B91" w:rsidP="009B52B9">
            <w:pPr>
              <w:rPr>
                <w:rFonts w:ascii="Arial" w:hAnsi="Arial" w:cs="Arial"/>
                <w:bCs/>
                <w:lang w:val="en-GB"/>
              </w:rPr>
            </w:pPr>
            <w:r w:rsidRPr="00FB3017">
              <w:rPr>
                <w:rFonts w:ascii="Arial" w:hAnsi="Arial" w:cs="Arial"/>
                <w:bCs/>
                <w:lang w:val="en-GB"/>
              </w:rPr>
              <w:t>&gt;Added Starbucks specific on rounding 10% fees (13204)</w:t>
            </w:r>
          </w:p>
        </w:tc>
        <w:tc>
          <w:tcPr>
            <w:tcW w:w="1710" w:type="dxa"/>
            <w:gridSpan w:val="2"/>
            <w:tcBorders>
              <w:top w:val="single" w:sz="6" w:space="0" w:color="auto"/>
              <w:left w:val="single" w:sz="6" w:space="0" w:color="auto"/>
              <w:bottom w:val="single" w:sz="6" w:space="0" w:color="auto"/>
              <w:right w:val="single" w:sz="6" w:space="0" w:color="auto"/>
            </w:tcBorders>
          </w:tcPr>
          <w:p w14:paraId="2C2CFB7B" w14:textId="77777777" w:rsidR="00480B91" w:rsidRPr="00FB3017" w:rsidRDefault="00480B91" w:rsidP="009B52B9">
            <w:pPr>
              <w:rPr>
                <w:rFonts w:ascii="Arial" w:hAnsi="Arial" w:cs="Arial"/>
                <w:lang w:val="en-GB"/>
              </w:rPr>
            </w:pPr>
            <w:r w:rsidRPr="00FB3017">
              <w:rPr>
                <w:rFonts w:ascii="Arial" w:hAnsi="Arial" w:cs="Arial"/>
                <w:lang w:val="en-GB"/>
              </w:rPr>
              <w:t>3-30-15</w:t>
            </w:r>
          </w:p>
        </w:tc>
        <w:tc>
          <w:tcPr>
            <w:tcW w:w="1890" w:type="dxa"/>
            <w:tcBorders>
              <w:top w:val="single" w:sz="6" w:space="0" w:color="auto"/>
              <w:left w:val="single" w:sz="6" w:space="0" w:color="auto"/>
              <w:bottom w:val="single" w:sz="6" w:space="0" w:color="auto"/>
              <w:right w:val="single" w:sz="6" w:space="0" w:color="auto"/>
            </w:tcBorders>
          </w:tcPr>
          <w:p w14:paraId="54B87859"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2CA0C38E"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0AE1B374" w14:textId="77777777" w:rsidR="00480B91" w:rsidRPr="00FB3017" w:rsidRDefault="00480B91" w:rsidP="009B52B9">
            <w:pPr>
              <w:rPr>
                <w:rFonts w:ascii="Arial" w:hAnsi="Arial" w:cs="Arial"/>
                <w:bCs/>
                <w:lang w:val="en-GB"/>
              </w:rPr>
            </w:pPr>
            <w:r w:rsidRPr="00FB3017">
              <w:rPr>
                <w:rFonts w:ascii="Arial" w:hAnsi="Arial" w:cs="Arial"/>
                <w:bCs/>
                <w:lang w:val="en-GB"/>
              </w:rPr>
              <w:lastRenderedPageBreak/>
              <w:t>&gt;Added Direct customer (13429)</w:t>
            </w:r>
          </w:p>
          <w:p w14:paraId="0FAE0E29" w14:textId="77777777" w:rsidR="00480B91" w:rsidRPr="00FB3017" w:rsidRDefault="00480B91" w:rsidP="009B52B9">
            <w:pPr>
              <w:rPr>
                <w:rFonts w:ascii="Arial" w:hAnsi="Arial" w:cs="Arial"/>
                <w:bCs/>
                <w:lang w:val="en-GB"/>
              </w:rPr>
            </w:pPr>
            <w:r w:rsidRPr="00FB3017">
              <w:rPr>
                <w:rFonts w:ascii="Arial" w:hAnsi="Arial" w:cs="Arial"/>
                <w:bCs/>
                <w:lang w:val="en-GB"/>
              </w:rPr>
              <w:t>&gt;Updated validity codes</w:t>
            </w:r>
          </w:p>
        </w:tc>
        <w:tc>
          <w:tcPr>
            <w:tcW w:w="1710" w:type="dxa"/>
            <w:gridSpan w:val="2"/>
            <w:tcBorders>
              <w:top w:val="single" w:sz="6" w:space="0" w:color="auto"/>
              <w:left w:val="single" w:sz="6" w:space="0" w:color="auto"/>
              <w:bottom w:val="single" w:sz="6" w:space="0" w:color="auto"/>
              <w:right w:val="single" w:sz="6" w:space="0" w:color="auto"/>
            </w:tcBorders>
          </w:tcPr>
          <w:p w14:paraId="2361E408" w14:textId="77777777" w:rsidR="00480B91" w:rsidRPr="00FB3017" w:rsidRDefault="00480B91" w:rsidP="009B52B9">
            <w:pPr>
              <w:rPr>
                <w:rFonts w:ascii="Arial" w:hAnsi="Arial" w:cs="Arial"/>
                <w:lang w:val="en-GB"/>
              </w:rPr>
            </w:pPr>
            <w:r w:rsidRPr="00FB3017">
              <w:rPr>
                <w:rFonts w:ascii="Arial" w:hAnsi="Arial" w:cs="Arial"/>
                <w:lang w:val="en-GB"/>
              </w:rPr>
              <w:t>4-27-15</w:t>
            </w:r>
          </w:p>
        </w:tc>
        <w:tc>
          <w:tcPr>
            <w:tcW w:w="1890" w:type="dxa"/>
            <w:tcBorders>
              <w:top w:val="single" w:sz="6" w:space="0" w:color="auto"/>
              <w:left w:val="single" w:sz="6" w:space="0" w:color="auto"/>
              <w:bottom w:val="single" w:sz="6" w:space="0" w:color="auto"/>
              <w:right w:val="single" w:sz="6" w:space="0" w:color="auto"/>
            </w:tcBorders>
          </w:tcPr>
          <w:p w14:paraId="7D75D607"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3FF4C807"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3ADEEA35" w14:textId="77777777" w:rsidR="00480B91" w:rsidRPr="00FB3017" w:rsidRDefault="00480B91" w:rsidP="009B52B9">
            <w:pPr>
              <w:rPr>
                <w:rFonts w:ascii="Arial" w:hAnsi="Arial" w:cs="Arial"/>
                <w:bCs/>
                <w:lang w:val="en-GB"/>
              </w:rPr>
            </w:pPr>
            <w:r w:rsidRPr="00FB3017">
              <w:rPr>
                <w:rFonts w:ascii="Arial" w:hAnsi="Arial" w:cs="Arial"/>
                <w:bCs/>
                <w:lang w:val="en-GB"/>
              </w:rPr>
              <w:t>&gt;Update Shorted deals section (12696)</w:t>
            </w:r>
          </w:p>
          <w:p w14:paraId="14CBBFC2" w14:textId="77777777" w:rsidR="00480B91" w:rsidRPr="00FB3017" w:rsidRDefault="00480B91" w:rsidP="009B52B9">
            <w:pPr>
              <w:rPr>
                <w:rFonts w:ascii="Arial" w:hAnsi="Arial" w:cs="Arial"/>
                <w:bCs/>
                <w:lang w:val="en-GB"/>
              </w:rPr>
            </w:pPr>
            <w:r w:rsidRPr="00FB3017">
              <w:rPr>
                <w:rFonts w:ascii="Arial" w:hAnsi="Arial" w:cs="Arial"/>
                <w:bCs/>
                <w:lang w:val="en-GB"/>
              </w:rPr>
              <w:t>&gt;Added Tata Specific for unsalables (13561)</w:t>
            </w:r>
          </w:p>
          <w:p w14:paraId="67883A69" w14:textId="77777777" w:rsidR="00480B91" w:rsidRPr="00FB3017" w:rsidRDefault="00480B91" w:rsidP="009B52B9">
            <w:pPr>
              <w:rPr>
                <w:rFonts w:ascii="Arial" w:hAnsi="Arial" w:cs="Arial"/>
                <w:bCs/>
                <w:lang w:val="en-GB"/>
              </w:rPr>
            </w:pPr>
            <w:r w:rsidRPr="00FB3017">
              <w:rPr>
                <w:rFonts w:ascii="Arial" w:hAnsi="Arial" w:cs="Arial"/>
                <w:bCs/>
                <w:lang w:val="en-GB"/>
              </w:rPr>
              <w:t>&gt;Added Tyson Specific for Damages/Unsaleables (12577)</w:t>
            </w:r>
          </w:p>
          <w:p w14:paraId="7035AC2D" w14:textId="77777777" w:rsidR="00480B91" w:rsidRPr="00FB3017" w:rsidRDefault="00480B91" w:rsidP="009B52B9">
            <w:pPr>
              <w:rPr>
                <w:rFonts w:ascii="Arial" w:hAnsi="Arial" w:cs="Arial"/>
                <w:bCs/>
                <w:lang w:val="en-GB"/>
              </w:rPr>
            </w:pPr>
            <w:r w:rsidRPr="00FB3017">
              <w:rPr>
                <w:rFonts w:ascii="Arial" w:hAnsi="Arial" w:cs="Arial"/>
                <w:bCs/>
                <w:lang w:val="en-GB"/>
              </w:rPr>
              <w:t>&gt;Added Starbucks for Scan Fees (13675)</w:t>
            </w:r>
          </w:p>
          <w:p w14:paraId="561B38FA" w14:textId="77777777" w:rsidR="00480B91" w:rsidRPr="00FB3017" w:rsidRDefault="00480B91" w:rsidP="009B52B9">
            <w:pPr>
              <w:rPr>
                <w:rFonts w:ascii="Arial" w:hAnsi="Arial" w:cs="Arial"/>
                <w:bCs/>
                <w:lang w:val="en-GB"/>
              </w:rPr>
            </w:pPr>
            <w:r w:rsidRPr="00FB3017">
              <w:rPr>
                <w:rFonts w:ascii="Arial" w:hAnsi="Arial" w:cs="Arial"/>
                <w:bCs/>
                <w:lang w:val="en-GB"/>
              </w:rPr>
              <w:t>&gt;Added information on ASN Fees (13693)</w:t>
            </w:r>
          </w:p>
        </w:tc>
        <w:tc>
          <w:tcPr>
            <w:tcW w:w="1710" w:type="dxa"/>
            <w:gridSpan w:val="2"/>
            <w:tcBorders>
              <w:top w:val="single" w:sz="6" w:space="0" w:color="auto"/>
              <w:left w:val="single" w:sz="6" w:space="0" w:color="auto"/>
              <w:bottom w:val="single" w:sz="6" w:space="0" w:color="auto"/>
              <w:right w:val="single" w:sz="6" w:space="0" w:color="auto"/>
            </w:tcBorders>
          </w:tcPr>
          <w:p w14:paraId="6D65A7C2" w14:textId="77777777" w:rsidR="00480B91" w:rsidRPr="00FB3017" w:rsidRDefault="00480B91" w:rsidP="009B52B9">
            <w:pPr>
              <w:rPr>
                <w:rFonts w:ascii="Arial" w:hAnsi="Arial" w:cs="Arial"/>
                <w:lang w:val="en-GB"/>
              </w:rPr>
            </w:pPr>
            <w:r w:rsidRPr="00FB3017">
              <w:rPr>
                <w:rFonts w:ascii="Arial" w:hAnsi="Arial" w:cs="Arial"/>
                <w:lang w:val="en-GB"/>
              </w:rPr>
              <w:t>5-11-15</w:t>
            </w:r>
          </w:p>
        </w:tc>
        <w:tc>
          <w:tcPr>
            <w:tcW w:w="1890" w:type="dxa"/>
            <w:tcBorders>
              <w:top w:val="single" w:sz="6" w:space="0" w:color="auto"/>
              <w:left w:val="single" w:sz="6" w:space="0" w:color="auto"/>
              <w:bottom w:val="single" w:sz="6" w:space="0" w:color="auto"/>
              <w:right w:val="single" w:sz="6" w:space="0" w:color="auto"/>
            </w:tcBorders>
          </w:tcPr>
          <w:p w14:paraId="6FE1AE9E"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2A846C60"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25D49AE5" w14:textId="77777777" w:rsidR="00480B91" w:rsidRPr="00FB3017" w:rsidRDefault="00480B91" w:rsidP="009B52B9">
            <w:pPr>
              <w:rPr>
                <w:rFonts w:ascii="Arial" w:hAnsi="Arial" w:cs="Arial"/>
                <w:bCs/>
                <w:lang w:val="en-GB"/>
              </w:rPr>
            </w:pPr>
            <w:r w:rsidRPr="00FB3017">
              <w:rPr>
                <w:rFonts w:ascii="Arial" w:hAnsi="Arial" w:cs="Arial"/>
                <w:bCs/>
                <w:lang w:val="en-GB"/>
              </w:rPr>
              <w:t>&gt;Added Request CI From CIT Information (13772)</w:t>
            </w:r>
          </w:p>
        </w:tc>
        <w:tc>
          <w:tcPr>
            <w:tcW w:w="1710" w:type="dxa"/>
            <w:gridSpan w:val="2"/>
            <w:tcBorders>
              <w:top w:val="single" w:sz="6" w:space="0" w:color="auto"/>
              <w:left w:val="single" w:sz="6" w:space="0" w:color="auto"/>
              <w:bottom w:val="single" w:sz="6" w:space="0" w:color="auto"/>
              <w:right w:val="single" w:sz="6" w:space="0" w:color="auto"/>
            </w:tcBorders>
          </w:tcPr>
          <w:p w14:paraId="68471CE1" w14:textId="77777777" w:rsidR="00480B91" w:rsidRPr="00FB3017" w:rsidRDefault="00480B91" w:rsidP="009B52B9">
            <w:pPr>
              <w:rPr>
                <w:rFonts w:ascii="Arial" w:hAnsi="Arial" w:cs="Arial"/>
                <w:lang w:val="en-GB"/>
              </w:rPr>
            </w:pPr>
            <w:r w:rsidRPr="00FB3017">
              <w:rPr>
                <w:rFonts w:ascii="Arial" w:hAnsi="Arial" w:cs="Arial"/>
                <w:lang w:val="en-GB"/>
              </w:rPr>
              <w:t>5-25-15</w:t>
            </w:r>
          </w:p>
        </w:tc>
        <w:tc>
          <w:tcPr>
            <w:tcW w:w="1890" w:type="dxa"/>
            <w:tcBorders>
              <w:top w:val="single" w:sz="6" w:space="0" w:color="auto"/>
              <w:left w:val="single" w:sz="6" w:space="0" w:color="auto"/>
              <w:bottom w:val="single" w:sz="6" w:space="0" w:color="auto"/>
              <w:right w:val="single" w:sz="6" w:space="0" w:color="auto"/>
            </w:tcBorders>
          </w:tcPr>
          <w:p w14:paraId="0B2BCDD7"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6250FADC"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36CF8B7E" w14:textId="77777777" w:rsidR="00480B91" w:rsidRPr="00FB3017" w:rsidRDefault="00480B91" w:rsidP="009B52B9">
            <w:pPr>
              <w:rPr>
                <w:rFonts w:ascii="Arial" w:hAnsi="Arial" w:cs="Arial"/>
                <w:bCs/>
                <w:lang w:val="en-GB"/>
              </w:rPr>
            </w:pPr>
            <w:r w:rsidRPr="00FB3017">
              <w:rPr>
                <w:rFonts w:ascii="Arial" w:hAnsi="Arial" w:cs="Arial"/>
                <w:bCs/>
                <w:lang w:val="en-GB"/>
              </w:rPr>
              <w:t>&gt;Removed Beiersdorf information (14054)</w:t>
            </w:r>
          </w:p>
          <w:p w14:paraId="53272F99" w14:textId="77777777" w:rsidR="00480B91" w:rsidRPr="00FB3017" w:rsidRDefault="00480B91" w:rsidP="009B52B9">
            <w:pPr>
              <w:rPr>
                <w:rFonts w:ascii="Arial" w:hAnsi="Arial" w:cs="Arial"/>
                <w:bCs/>
                <w:lang w:val="en-GB"/>
              </w:rPr>
            </w:pPr>
            <w:r w:rsidRPr="00FB3017">
              <w:rPr>
                <w:rFonts w:ascii="Arial" w:hAnsi="Arial" w:cs="Arial"/>
                <w:bCs/>
                <w:lang w:val="en-GB"/>
              </w:rPr>
              <w:t>&gt;Removed incorrect Burts Bees info. (13749)</w:t>
            </w:r>
          </w:p>
        </w:tc>
        <w:tc>
          <w:tcPr>
            <w:tcW w:w="1710" w:type="dxa"/>
            <w:gridSpan w:val="2"/>
            <w:tcBorders>
              <w:top w:val="single" w:sz="6" w:space="0" w:color="auto"/>
              <w:left w:val="single" w:sz="6" w:space="0" w:color="auto"/>
              <w:bottom w:val="single" w:sz="6" w:space="0" w:color="auto"/>
              <w:right w:val="single" w:sz="6" w:space="0" w:color="auto"/>
            </w:tcBorders>
          </w:tcPr>
          <w:p w14:paraId="2159DDB8" w14:textId="77777777" w:rsidR="00480B91" w:rsidRPr="00FB3017" w:rsidRDefault="00480B91" w:rsidP="009B52B9">
            <w:pPr>
              <w:rPr>
                <w:rFonts w:ascii="Arial" w:hAnsi="Arial" w:cs="Arial"/>
                <w:lang w:val="en-GB"/>
              </w:rPr>
            </w:pPr>
            <w:r w:rsidRPr="00FB3017">
              <w:rPr>
                <w:rFonts w:ascii="Arial" w:hAnsi="Arial" w:cs="Arial"/>
                <w:lang w:val="en-GB"/>
              </w:rPr>
              <w:t>6-8-15</w:t>
            </w:r>
          </w:p>
        </w:tc>
        <w:tc>
          <w:tcPr>
            <w:tcW w:w="1890" w:type="dxa"/>
            <w:tcBorders>
              <w:top w:val="single" w:sz="6" w:space="0" w:color="auto"/>
              <w:left w:val="single" w:sz="6" w:space="0" w:color="auto"/>
              <w:bottom w:val="single" w:sz="6" w:space="0" w:color="auto"/>
              <w:right w:val="single" w:sz="6" w:space="0" w:color="auto"/>
            </w:tcBorders>
          </w:tcPr>
          <w:p w14:paraId="0F9BAD38"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396824E2"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48B6191B" w14:textId="77777777" w:rsidR="00480B91" w:rsidRPr="00FB3017" w:rsidRDefault="00480B91" w:rsidP="009B52B9">
            <w:pPr>
              <w:rPr>
                <w:rFonts w:ascii="Arial" w:hAnsi="Arial" w:cs="Arial"/>
                <w:bCs/>
                <w:lang w:val="en-GB"/>
              </w:rPr>
            </w:pPr>
            <w:r w:rsidRPr="00FB3017">
              <w:rPr>
                <w:rFonts w:ascii="Arial" w:hAnsi="Arial" w:cs="Arial"/>
                <w:bCs/>
                <w:lang w:val="en-GB"/>
              </w:rPr>
              <w:t>&gt;Moved Version History</w:t>
            </w:r>
          </w:p>
        </w:tc>
        <w:tc>
          <w:tcPr>
            <w:tcW w:w="1710" w:type="dxa"/>
            <w:gridSpan w:val="2"/>
            <w:tcBorders>
              <w:top w:val="single" w:sz="6" w:space="0" w:color="auto"/>
              <w:left w:val="single" w:sz="6" w:space="0" w:color="auto"/>
              <w:bottom w:val="single" w:sz="6" w:space="0" w:color="auto"/>
              <w:right w:val="single" w:sz="6" w:space="0" w:color="auto"/>
            </w:tcBorders>
          </w:tcPr>
          <w:p w14:paraId="0CEDFAE0" w14:textId="77777777" w:rsidR="00480B91" w:rsidRPr="00FB3017" w:rsidRDefault="00480B91" w:rsidP="009B52B9">
            <w:pPr>
              <w:rPr>
                <w:rFonts w:ascii="Arial" w:hAnsi="Arial" w:cs="Arial"/>
                <w:lang w:val="en-GB"/>
              </w:rPr>
            </w:pPr>
            <w:r w:rsidRPr="00FB3017">
              <w:rPr>
                <w:rFonts w:ascii="Arial" w:hAnsi="Arial" w:cs="Arial"/>
                <w:lang w:val="en-GB"/>
              </w:rPr>
              <w:t>6-22-15</w:t>
            </w:r>
          </w:p>
        </w:tc>
        <w:tc>
          <w:tcPr>
            <w:tcW w:w="1890" w:type="dxa"/>
            <w:tcBorders>
              <w:top w:val="single" w:sz="6" w:space="0" w:color="auto"/>
              <w:left w:val="single" w:sz="6" w:space="0" w:color="auto"/>
              <w:bottom w:val="single" w:sz="6" w:space="0" w:color="auto"/>
              <w:right w:val="single" w:sz="6" w:space="0" w:color="auto"/>
            </w:tcBorders>
          </w:tcPr>
          <w:p w14:paraId="20BE2397"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008AD1BA"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3A194054" w14:textId="77777777" w:rsidR="00480B91" w:rsidRPr="00FB3017" w:rsidRDefault="00480B91" w:rsidP="009B52B9">
            <w:pPr>
              <w:rPr>
                <w:rFonts w:ascii="Arial" w:hAnsi="Arial" w:cs="Arial"/>
                <w:bCs/>
                <w:lang w:val="en-GB"/>
              </w:rPr>
            </w:pPr>
            <w:r w:rsidRPr="00FB3017">
              <w:rPr>
                <w:rFonts w:ascii="Arial" w:hAnsi="Arial" w:cs="Arial"/>
                <w:bCs/>
                <w:lang w:val="en-GB"/>
              </w:rPr>
              <w:t>&gt;Moved Tyson Specific over (14014)</w:t>
            </w:r>
          </w:p>
        </w:tc>
        <w:tc>
          <w:tcPr>
            <w:tcW w:w="1710" w:type="dxa"/>
            <w:gridSpan w:val="2"/>
            <w:tcBorders>
              <w:top w:val="single" w:sz="6" w:space="0" w:color="auto"/>
              <w:left w:val="single" w:sz="6" w:space="0" w:color="auto"/>
              <w:bottom w:val="single" w:sz="6" w:space="0" w:color="auto"/>
              <w:right w:val="single" w:sz="6" w:space="0" w:color="auto"/>
            </w:tcBorders>
          </w:tcPr>
          <w:p w14:paraId="75C5B18D" w14:textId="77777777" w:rsidR="00480B91" w:rsidRPr="00FB3017" w:rsidRDefault="00480B91" w:rsidP="009B52B9">
            <w:pPr>
              <w:rPr>
                <w:rFonts w:ascii="Arial" w:hAnsi="Arial" w:cs="Arial"/>
                <w:lang w:val="en-GB"/>
              </w:rPr>
            </w:pPr>
            <w:r w:rsidRPr="00FB3017">
              <w:rPr>
                <w:rFonts w:ascii="Arial" w:hAnsi="Arial" w:cs="Arial"/>
                <w:lang w:val="en-GB"/>
              </w:rPr>
              <w:t>7-6-15</w:t>
            </w:r>
          </w:p>
        </w:tc>
        <w:tc>
          <w:tcPr>
            <w:tcW w:w="1890" w:type="dxa"/>
            <w:tcBorders>
              <w:top w:val="single" w:sz="6" w:space="0" w:color="auto"/>
              <w:left w:val="single" w:sz="6" w:space="0" w:color="auto"/>
              <w:bottom w:val="single" w:sz="6" w:space="0" w:color="auto"/>
              <w:right w:val="single" w:sz="6" w:space="0" w:color="auto"/>
            </w:tcBorders>
          </w:tcPr>
          <w:p w14:paraId="3C3962A9"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7581522A"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58282FAD" w14:textId="77777777" w:rsidR="00480B91" w:rsidRPr="00FB3017" w:rsidRDefault="00480B91" w:rsidP="00E30E1D">
            <w:pPr>
              <w:rPr>
                <w:rFonts w:ascii="Arial" w:hAnsi="Arial" w:cs="Arial"/>
                <w:bCs/>
                <w:lang w:val="en-GB"/>
              </w:rPr>
            </w:pPr>
            <w:r w:rsidRPr="00FB3017">
              <w:rPr>
                <w:rFonts w:ascii="Arial" w:hAnsi="Arial" w:cs="Arial"/>
                <w:bCs/>
                <w:lang w:val="en-GB"/>
              </w:rPr>
              <w:t>&gt;Update J&amp;J Snack information on WF Bars (14553)</w:t>
            </w:r>
          </w:p>
          <w:p w14:paraId="18B9E7A0" w14:textId="77777777" w:rsidR="00480B91" w:rsidRPr="00FB3017" w:rsidRDefault="00480B91" w:rsidP="00E30E1D">
            <w:pPr>
              <w:rPr>
                <w:rFonts w:ascii="Arial" w:hAnsi="Arial" w:cs="Arial"/>
                <w:bCs/>
                <w:lang w:val="en-GB"/>
              </w:rPr>
            </w:pPr>
            <w:r w:rsidRPr="00FB3017">
              <w:rPr>
                <w:rFonts w:ascii="Arial" w:hAnsi="Arial" w:cs="Arial"/>
                <w:bCs/>
                <w:lang w:val="en-GB"/>
              </w:rPr>
              <w:t>&gt;Added Harvest Hill swell allowance information (14855)</w:t>
            </w:r>
          </w:p>
          <w:p w14:paraId="2EF7AE8E" w14:textId="77777777" w:rsidR="00480B91" w:rsidRPr="00FB3017" w:rsidRDefault="00480B91" w:rsidP="009B52B9">
            <w:pPr>
              <w:rPr>
                <w:rFonts w:ascii="Arial" w:hAnsi="Arial" w:cs="Arial"/>
                <w:bCs/>
                <w:lang w:val="en-GB"/>
              </w:rPr>
            </w:pPr>
            <w:r w:rsidRPr="00FB3017">
              <w:rPr>
                <w:rFonts w:ascii="Arial" w:hAnsi="Arial" w:cs="Arial"/>
                <w:bCs/>
                <w:lang w:val="en-GB"/>
              </w:rPr>
              <w:t>&gt;Added backup request email address (14555)</w:t>
            </w:r>
          </w:p>
        </w:tc>
        <w:tc>
          <w:tcPr>
            <w:tcW w:w="1710" w:type="dxa"/>
            <w:gridSpan w:val="2"/>
            <w:tcBorders>
              <w:top w:val="single" w:sz="6" w:space="0" w:color="auto"/>
              <w:left w:val="single" w:sz="6" w:space="0" w:color="auto"/>
              <w:bottom w:val="single" w:sz="6" w:space="0" w:color="auto"/>
              <w:right w:val="single" w:sz="6" w:space="0" w:color="auto"/>
            </w:tcBorders>
          </w:tcPr>
          <w:p w14:paraId="6EF057B9" w14:textId="77777777" w:rsidR="00480B91" w:rsidRPr="00FB3017" w:rsidRDefault="00480B91" w:rsidP="009B52B9">
            <w:pPr>
              <w:rPr>
                <w:rFonts w:ascii="Arial" w:hAnsi="Arial" w:cs="Arial"/>
                <w:lang w:val="en-GB"/>
              </w:rPr>
            </w:pPr>
            <w:r w:rsidRPr="00FB3017">
              <w:rPr>
                <w:rFonts w:ascii="Arial" w:hAnsi="Arial" w:cs="Arial"/>
                <w:lang w:val="en-GB"/>
              </w:rPr>
              <w:t>8-31-15</w:t>
            </w:r>
          </w:p>
        </w:tc>
        <w:tc>
          <w:tcPr>
            <w:tcW w:w="1890" w:type="dxa"/>
            <w:tcBorders>
              <w:top w:val="single" w:sz="6" w:space="0" w:color="auto"/>
              <w:left w:val="single" w:sz="6" w:space="0" w:color="auto"/>
              <w:bottom w:val="single" w:sz="6" w:space="0" w:color="auto"/>
              <w:right w:val="single" w:sz="6" w:space="0" w:color="auto"/>
            </w:tcBorders>
          </w:tcPr>
          <w:p w14:paraId="156241C1"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7C0C4025"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38E8BB18" w14:textId="77777777" w:rsidR="00480B91" w:rsidRPr="00FB3017" w:rsidRDefault="00480B91" w:rsidP="00E30E1D">
            <w:pPr>
              <w:rPr>
                <w:rFonts w:ascii="Arial" w:hAnsi="Arial" w:cs="Arial"/>
                <w:bCs/>
                <w:lang w:val="en-GB"/>
              </w:rPr>
            </w:pPr>
            <w:r w:rsidRPr="00FB3017">
              <w:rPr>
                <w:rFonts w:ascii="Arial" w:hAnsi="Arial" w:cs="Arial"/>
                <w:bCs/>
                <w:lang w:val="en-GB"/>
              </w:rPr>
              <w:t>&gt;</w:t>
            </w:r>
            <w:r w:rsidRPr="00FB3017">
              <w:rPr>
                <w:rFonts w:ascii="Arial" w:hAnsi="Arial" w:cs="Arial"/>
                <w:color w:val="000000"/>
                <w:sz w:val="17"/>
                <w:szCs w:val="17"/>
              </w:rPr>
              <w:t xml:space="preserve"> Cleanup and reorganization of information (14730)</w:t>
            </w:r>
          </w:p>
        </w:tc>
        <w:tc>
          <w:tcPr>
            <w:tcW w:w="1710" w:type="dxa"/>
            <w:gridSpan w:val="2"/>
            <w:tcBorders>
              <w:top w:val="single" w:sz="6" w:space="0" w:color="auto"/>
              <w:left w:val="single" w:sz="6" w:space="0" w:color="auto"/>
              <w:bottom w:val="single" w:sz="6" w:space="0" w:color="auto"/>
              <w:right w:val="single" w:sz="6" w:space="0" w:color="auto"/>
            </w:tcBorders>
          </w:tcPr>
          <w:p w14:paraId="535E5CC3" w14:textId="77777777" w:rsidR="00480B91" w:rsidRPr="00FB3017" w:rsidRDefault="00480B91" w:rsidP="009B52B9">
            <w:pPr>
              <w:rPr>
                <w:rFonts w:ascii="Arial" w:hAnsi="Arial" w:cs="Arial"/>
                <w:lang w:val="en-GB"/>
              </w:rPr>
            </w:pPr>
            <w:r w:rsidRPr="00FB3017">
              <w:rPr>
                <w:rFonts w:ascii="Arial" w:hAnsi="Arial" w:cs="Arial"/>
                <w:lang w:val="en-GB"/>
              </w:rPr>
              <w:t>9-14-15</w:t>
            </w:r>
          </w:p>
        </w:tc>
        <w:tc>
          <w:tcPr>
            <w:tcW w:w="1890" w:type="dxa"/>
            <w:tcBorders>
              <w:top w:val="single" w:sz="6" w:space="0" w:color="auto"/>
              <w:left w:val="single" w:sz="6" w:space="0" w:color="auto"/>
              <w:bottom w:val="single" w:sz="6" w:space="0" w:color="auto"/>
              <w:right w:val="single" w:sz="6" w:space="0" w:color="auto"/>
            </w:tcBorders>
          </w:tcPr>
          <w:p w14:paraId="661984E5"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30339872"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62CCA5D4" w14:textId="77777777" w:rsidR="00480B91" w:rsidRPr="00FB3017" w:rsidRDefault="00480B91" w:rsidP="00E95EFA">
            <w:pPr>
              <w:rPr>
                <w:rFonts w:ascii="Arial" w:hAnsi="Arial" w:cs="Arial"/>
                <w:color w:val="000000"/>
                <w:sz w:val="17"/>
                <w:szCs w:val="17"/>
              </w:rPr>
            </w:pPr>
            <w:r w:rsidRPr="00FB3017">
              <w:rPr>
                <w:rFonts w:ascii="Arial" w:hAnsi="Arial" w:cs="Arial"/>
                <w:bCs/>
                <w:lang w:val="en-GB"/>
              </w:rPr>
              <w:t>&gt;</w:t>
            </w:r>
            <w:r w:rsidRPr="00FB3017">
              <w:rPr>
                <w:rFonts w:ascii="Arial" w:hAnsi="Arial" w:cs="Arial"/>
                <w:color w:val="000000"/>
                <w:sz w:val="17"/>
                <w:szCs w:val="17"/>
              </w:rPr>
              <w:t xml:space="preserve"> Added GP specific (14528)</w:t>
            </w:r>
          </w:p>
          <w:p w14:paraId="60029074" w14:textId="77777777" w:rsidR="00480B91" w:rsidRPr="00FB3017" w:rsidRDefault="00480B91" w:rsidP="00E95EFA">
            <w:pPr>
              <w:rPr>
                <w:rFonts w:ascii="Arial" w:hAnsi="Arial" w:cs="Arial"/>
                <w:color w:val="000000"/>
                <w:sz w:val="17"/>
                <w:szCs w:val="17"/>
              </w:rPr>
            </w:pPr>
            <w:r w:rsidRPr="00FB3017">
              <w:rPr>
                <w:rFonts w:ascii="Arial" w:hAnsi="Arial" w:cs="Arial"/>
                <w:color w:val="000000"/>
                <w:sz w:val="17"/>
                <w:szCs w:val="17"/>
              </w:rPr>
              <w:t>&gt;Added contract date info for Starkist (14884)</w:t>
            </w:r>
          </w:p>
          <w:p w14:paraId="5D6C9532" w14:textId="77777777" w:rsidR="00480B91" w:rsidRPr="00FB3017" w:rsidRDefault="00480B91" w:rsidP="00E30E1D">
            <w:pPr>
              <w:rPr>
                <w:rFonts w:ascii="Arial" w:hAnsi="Arial" w:cs="Arial"/>
                <w:bCs/>
                <w:lang w:val="en-GB"/>
              </w:rPr>
            </w:pPr>
            <w:r w:rsidRPr="00FB3017">
              <w:rPr>
                <w:rFonts w:ascii="Arial" w:hAnsi="Arial" w:cs="Arial"/>
                <w:color w:val="000000"/>
                <w:sz w:val="17"/>
                <w:szCs w:val="17"/>
              </w:rPr>
              <w:t>&gt;Updated spelling errors (15113)</w:t>
            </w:r>
          </w:p>
        </w:tc>
        <w:tc>
          <w:tcPr>
            <w:tcW w:w="1710" w:type="dxa"/>
            <w:gridSpan w:val="2"/>
            <w:tcBorders>
              <w:top w:val="single" w:sz="6" w:space="0" w:color="auto"/>
              <w:left w:val="single" w:sz="6" w:space="0" w:color="auto"/>
              <w:bottom w:val="single" w:sz="6" w:space="0" w:color="auto"/>
              <w:right w:val="single" w:sz="6" w:space="0" w:color="auto"/>
            </w:tcBorders>
          </w:tcPr>
          <w:p w14:paraId="29A47DF3" w14:textId="77777777" w:rsidR="00480B91" w:rsidRPr="00FB3017" w:rsidRDefault="00480B91" w:rsidP="009B52B9">
            <w:pPr>
              <w:rPr>
                <w:rFonts w:ascii="Arial" w:hAnsi="Arial" w:cs="Arial"/>
                <w:lang w:val="en-GB"/>
              </w:rPr>
            </w:pPr>
            <w:r w:rsidRPr="00FB3017">
              <w:rPr>
                <w:rFonts w:ascii="Arial" w:hAnsi="Arial" w:cs="Arial"/>
                <w:lang w:val="en-GB"/>
              </w:rPr>
              <w:t>10-12-15</w:t>
            </w:r>
          </w:p>
        </w:tc>
        <w:tc>
          <w:tcPr>
            <w:tcW w:w="1890" w:type="dxa"/>
            <w:tcBorders>
              <w:top w:val="single" w:sz="6" w:space="0" w:color="auto"/>
              <w:left w:val="single" w:sz="6" w:space="0" w:color="auto"/>
              <w:bottom w:val="single" w:sz="6" w:space="0" w:color="auto"/>
              <w:right w:val="single" w:sz="6" w:space="0" w:color="auto"/>
            </w:tcBorders>
          </w:tcPr>
          <w:p w14:paraId="2680A480"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16BBB98B"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3A6205DE" w14:textId="77777777" w:rsidR="00480B91" w:rsidRPr="00FB3017" w:rsidRDefault="00480B91" w:rsidP="00F8685D">
            <w:pPr>
              <w:rPr>
                <w:rFonts w:ascii="Arial" w:hAnsi="Arial" w:cs="Arial"/>
                <w:color w:val="000000"/>
                <w:sz w:val="17"/>
                <w:szCs w:val="17"/>
              </w:rPr>
            </w:pPr>
            <w:r w:rsidRPr="00FB3017">
              <w:rPr>
                <w:rFonts w:ascii="Arial" w:hAnsi="Arial" w:cs="Arial"/>
                <w:bCs/>
                <w:lang w:val="en-GB"/>
              </w:rPr>
              <w:t>&gt;</w:t>
            </w:r>
            <w:r w:rsidRPr="00FB3017">
              <w:rPr>
                <w:rFonts w:ascii="Arial" w:hAnsi="Arial" w:cs="Arial"/>
                <w:color w:val="000000"/>
                <w:sz w:val="17"/>
                <w:szCs w:val="17"/>
              </w:rPr>
              <w:t xml:space="preserve"> Added line level detail information to the CI Info section (15509)</w:t>
            </w:r>
          </w:p>
          <w:p w14:paraId="5D87F6C1" w14:textId="77777777" w:rsidR="00480B91" w:rsidRPr="00FB3017" w:rsidRDefault="00480B91" w:rsidP="00F8685D">
            <w:pPr>
              <w:rPr>
                <w:rFonts w:ascii="Arial" w:hAnsi="Arial" w:cs="Arial"/>
                <w:color w:val="000000"/>
                <w:sz w:val="17"/>
                <w:szCs w:val="17"/>
              </w:rPr>
            </w:pPr>
            <w:r w:rsidRPr="00FB3017">
              <w:rPr>
                <w:rFonts w:ascii="Arial" w:hAnsi="Arial" w:cs="Arial"/>
                <w:color w:val="000000"/>
                <w:sz w:val="17"/>
                <w:szCs w:val="17"/>
              </w:rPr>
              <w:t>&gt;Updated contact to request backup to LaDona (15665)</w:t>
            </w:r>
          </w:p>
          <w:p w14:paraId="4412338A" w14:textId="77777777" w:rsidR="00480B91" w:rsidRPr="00FB3017" w:rsidRDefault="00480B91" w:rsidP="00E95EFA">
            <w:pPr>
              <w:rPr>
                <w:rFonts w:ascii="Arial" w:hAnsi="Arial" w:cs="Arial"/>
                <w:bCs/>
                <w:lang w:val="en-GB"/>
              </w:rPr>
            </w:pPr>
            <w:r w:rsidRPr="00FB3017">
              <w:rPr>
                <w:rFonts w:ascii="Arial" w:hAnsi="Arial" w:cs="Arial"/>
                <w:color w:val="000000"/>
                <w:sz w:val="17"/>
                <w:szCs w:val="17"/>
              </w:rPr>
              <w:t>&gt;Added 3</w:t>
            </w:r>
            <w:r w:rsidRPr="00FB3017">
              <w:rPr>
                <w:rFonts w:ascii="Arial" w:hAnsi="Arial" w:cs="Arial"/>
                <w:color w:val="000000"/>
                <w:sz w:val="17"/>
                <w:szCs w:val="17"/>
                <w:vertAlign w:val="superscript"/>
              </w:rPr>
              <w:t>rd</w:t>
            </w:r>
            <w:r w:rsidRPr="00FB3017">
              <w:rPr>
                <w:rFonts w:ascii="Arial" w:hAnsi="Arial" w:cs="Arial"/>
                <w:color w:val="000000"/>
                <w:sz w:val="17"/>
                <w:szCs w:val="17"/>
              </w:rPr>
              <w:t xml:space="preserve"> party check request information (15669)</w:t>
            </w:r>
          </w:p>
        </w:tc>
        <w:tc>
          <w:tcPr>
            <w:tcW w:w="1710" w:type="dxa"/>
            <w:gridSpan w:val="2"/>
            <w:tcBorders>
              <w:top w:val="single" w:sz="6" w:space="0" w:color="auto"/>
              <w:left w:val="single" w:sz="6" w:space="0" w:color="auto"/>
              <w:bottom w:val="single" w:sz="6" w:space="0" w:color="auto"/>
              <w:right w:val="single" w:sz="6" w:space="0" w:color="auto"/>
            </w:tcBorders>
          </w:tcPr>
          <w:p w14:paraId="094FFE6B" w14:textId="77777777" w:rsidR="00480B91" w:rsidRPr="00FB3017" w:rsidRDefault="00480B91" w:rsidP="009B52B9">
            <w:pPr>
              <w:rPr>
                <w:rFonts w:ascii="Arial" w:hAnsi="Arial" w:cs="Arial"/>
                <w:lang w:val="en-GB"/>
              </w:rPr>
            </w:pPr>
            <w:r w:rsidRPr="00FB3017">
              <w:rPr>
                <w:rFonts w:ascii="Arial" w:hAnsi="Arial" w:cs="Arial"/>
                <w:lang w:val="en-GB"/>
              </w:rPr>
              <w:t>10-26-15</w:t>
            </w:r>
          </w:p>
        </w:tc>
        <w:tc>
          <w:tcPr>
            <w:tcW w:w="1890" w:type="dxa"/>
            <w:tcBorders>
              <w:top w:val="single" w:sz="6" w:space="0" w:color="auto"/>
              <w:left w:val="single" w:sz="6" w:space="0" w:color="auto"/>
              <w:bottom w:val="single" w:sz="6" w:space="0" w:color="auto"/>
              <w:right w:val="single" w:sz="6" w:space="0" w:color="auto"/>
            </w:tcBorders>
          </w:tcPr>
          <w:p w14:paraId="5CDFF4B5"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047BB822"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6B7CCA6F" w14:textId="77777777" w:rsidR="00480B91" w:rsidRPr="00FB3017" w:rsidRDefault="00480B91" w:rsidP="002531D9">
            <w:pPr>
              <w:rPr>
                <w:rFonts w:ascii="Arial" w:hAnsi="Arial" w:cs="Arial"/>
                <w:color w:val="000000"/>
                <w:sz w:val="17"/>
                <w:szCs w:val="17"/>
              </w:rPr>
            </w:pPr>
            <w:r w:rsidRPr="00FB3017">
              <w:rPr>
                <w:rFonts w:ascii="Arial" w:hAnsi="Arial" w:cs="Arial"/>
                <w:bCs/>
                <w:lang w:val="en-GB"/>
              </w:rPr>
              <w:t>&gt;</w:t>
            </w:r>
            <w:r w:rsidRPr="00FB3017">
              <w:rPr>
                <w:rFonts w:ascii="Arial" w:hAnsi="Arial" w:cs="Arial"/>
                <w:color w:val="000000"/>
                <w:sz w:val="17"/>
                <w:szCs w:val="17"/>
              </w:rPr>
              <w:t xml:space="preserve"> Added client specific for Clorox unsaleables are now being cleared to events (15536)</w:t>
            </w:r>
          </w:p>
          <w:p w14:paraId="2D6EEB34" w14:textId="77777777" w:rsidR="00480B91" w:rsidRPr="00FB3017" w:rsidRDefault="00480B91" w:rsidP="002531D9">
            <w:pPr>
              <w:rPr>
                <w:rFonts w:ascii="Arial" w:hAnsi="Arial" w:cs="Arial"/>
                <w:color w:val="000000"/>
                <w:sz w:val="17"/>
                <w:szCs w:val="17"/>
              </w:rPr>
            </w:pPr>
            <w:r w:rsidRPr="00FB3017">
              <w:rPr>
                <w:rFonts w:ascii="Arial" w:hAnsi="Arial" w:cs="Arial"/>
                <w:color w:val="000000"/>
                <w:sz w:val="17"/>
                <w:szCs w:val="17"/>
              </w:rPr>
              <w:t>&gt;Added backup retrieval information from fact sheet to BPS team information section (15662)</w:t>
            </w:r>
          </w:p>
          <w:p w14:paraId="1341EC81" w14:textId="77777777" w:rsidR="00480B91" w:rsidRPr="00FB3017" w:rsidRDefault="00480B91" w:rsidP="002531D9">
            <w:pPr>
              <w:rPr>
                <w:rFonts w:ascii="Arial" w:hAnsi="Arial" w:cs="Arial"/>
                <w:color w:val="000000"/>
                <w:sz w:val="17"/>
                <w:szCs w:val="17"/>
              </w:rPr>
            </w:pPr>
            <w:r w:rsidRPr="00FB3017">
              <w:rPr>
                <w:rFonts w:ascii="Arial" w:hAnsi="Arial" w:cs="Arial"/>
                <w:color w:val="000000"/>
                <w:sz w:val="17"/>
                <w:szCs w:val="17"/>
              </w:rPr>
              <w:t>&gt;Removed incorrect Tyson information and added that what Acosta is now responsible for (16012)</w:t>
            </w:r>
          </w:p>
          <w:p w14:paraId="631AD6B2" w14:textId="77777777" w:rsidR="00480B91" w:rsidRPr="00FB3017" w:rsidRDefault="00480B91" w:rsidP="002531D9">
            <w:pPr>
              <w:rPr>
                <w:rFonts w:ascii="Arial" w:hAnsi="Arial" w:cs="Arial"/>
                <w:color w:val="000000"/>
                <w:sz w:val="17"/>
                <w:szCs w:val="17"/>
              </w:rPr>
            </w:pPr>
            <w:r w:rsidRPr="00FB3017">
              <w:rPr>
                <w:rFonts w:ascii="Arial" w:hAnsi="Arial" w:cs="Arial"/>
                <w:color w:val="000000"/>
                <w:sz w:val="17"/>
                <w:szCs w:val="17"/>
              </w:rPr>
              <w:t>&gt;Added date flexibility for Neslte (16254)</w:t>
            </w:r>
          </w:p>
          <w:p w14:paraId="17AB4F98" w14:textId="77777777" w:rsidR="00480B91" w:rsidRPr="00FB3017" w:rsidRDefault="00480B91" w:rsidP="00F8685D">
            <w:pPr>
              <w:rPr>
                <w:rFonts w:ascii="Arial" w:hAnsi="Arial" w:cs="Arial"/>
                <w:bCs/>
                <w:lang w:val="en-GB"/>
              </w:rPr>
            </w:pPr>
            <w:r w:rsidRPr="00FB3017">
              <w:rPr>
                <w:rFonts w:ascii="Arial" w:hAnsi="Arial" w:cs="Arial"/>
                <w:color w:val="000000"/>
                <w:sz w:val="17"/>
                <w:szCs w:val="17"/>
              </w:rPr>
              <w:t>&gt;Added Clorox specific for HT vendor portal fees (16378)</w:t>
            </w:r>
          </w:p>
        </w:tc>
        <w:tc>
          <w:tcPr>
            <w:tcW w:w="1710" w:type="dxa"/>
            <w:gridSpan w:val="2"/>
            <w:tcBorders>
              <w:top w:val="single" w:sz="6" w:space="0" w:color="auto"/>
              <w:left w:val="single" w:sz="6" w:space="0" w:color="auto"/>
              <w:bottom w:val="single" w:sz="6" w:space="0" w:color="auto"/>
              <w:right w:val="single" w:sz="6" w:space="0" w:color="auto"/>
            </w:tcBorders>
          </w:tcPr>
          <w:p w14:paraId="22194766" w14:textId="77777777" w:rsidR="00480B91" w:rsidRPr="00FB3017" w:rsidRDefault="00480B91" w:rsidP="009B52B9">
            <w:pPr>
              <w:rPr>
                <w:rFonts w:ascii="Arial" w:hAnsi="Arial" w:cs="Arial"/>
                <w:lang w:val="en-GB"/>
              </w:rPr>
            </w:pPr>
            <w:r w:rsidRPr="00FB3017">
              <w:rPr>
                <w:rFonts w:ascii="Arial" w:hAnsi="Arial" w:cs="Arial"/>
                <w:lang w:val="en-GB"/>
              </w:rPr>
              <w:t>1-18-16</w:t>
            </w:r>
          </w:p>
        </w:tc>
        <w:tc>
          <w:tcPr>
            <w:tcW w:w="1890" w:type="dxa"/>
            <w:tcBorders>
              <w:top w:val="single" w:sz="6" w:space="0" w:color="auto"/>
              <w:left w:val="single" w:sz="6" w:space="0" w:color="auto"/>
              <w:bottom w:val="single" w:sz="6" w:space="0" w:color="auto"/>
              <w:right w:val="single" w:sz="6" w:space="0" w:color="auto"/>
            </w:tcBorders>
          </w:tcPr>
          <w:p w14:paraId="3ED4CAFA"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581B8BA1"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3905CA96" w14:textId="77777777" w:rsidR="00480B91" w:rsidRPr="00FB3017" w:rsidRDefault="00480B91" w:rsidP="002531D9">
            <w:pPr>
              <w:rPr>
                <w:rFonts w:ascii="Arial" w:hAnsi="Arial" w:cs="Arial"/>
                <w:bCs/>
                <w:lang w:val="en-GB"/>
              </w:rPr>
            </w:pPr>
            <w:r w:rsidRPr="00FB3017">
              <w:rPr>
                <w:rFonts w:ascii="Arial" w:hAnsi="Arial" w:cs="Arial"/>
                <w:bCs/>
                <w:lang w:val="en-GB"/>
              </w:rPr>
              <w:t>&gt;</w:t>
            </w:r>
            <w:r w:rsidRPr="00FB3017">
              <w:rPr>
                <w:rFonts w:ascii="Arial" w:hAnsi="Arial" w:cs="Arial"/>
                <w:color w:val="000000"/>
                <w:sz w:val="17"/>
                <w:szCs w:val="17"/>
              </w:rPr>
              <w:t xml:space="preserve"> Added Rivana specifc for scan fees (17125)</w:t>
            </w:r>
          </w:p>
        </w:tc>
        <w:tc>
          <w:tcPr>
            <w:tcW w:w="1710" w:type="dxa"/>
            <w:gridSpan w:val="2"/>
            <w:tcBorders>
              <w:top w:val="single" w:sz="6" w:space="0" w:color="auto"/>
              <w:left w:val="single" w:sz="6" w:space="0" w:color="auto"/>
              <w:bottom w:val="single" w:sz="6" w:space="0" w:color="auto"/>
              <w:right w:val="single" w:sz="6" w:space="0" w:color="auto"/>
            </w:tcBorders>
          </w:tcPr>
          <w:p w14:paraId="2E399FB4" w14:textId="77777777" w:rsidR="00480B91" w:rsidRPr="00FB3017" w:rsidRDefault="00480B91" w:rsidP="009B52B9">
            <w:pPr>
              <w:rPr>
                <w:rFonts w:ascii="Arial" w:hAnsi="Arial" w:cs="Arial"/>
                <w:lang w:val="en-GB"/>
              </w:rPr>
            </w:pPr>
            <w:r w:rsidRPr="00FB3017">
              <w:rPr>
                <w:rFonts w:ascii="Arial" w:hAnsi="Arial" w:cs="Arial"/>
                <w:lang w:val="en-GB"/>
              </w:rPr>
              <w:t>2-29-16</w:t>
            </w:r>
          </w:p>
        </w:tc>
        <w:tc>
          <w:tcPr>
            <w:tcW w:w="1890" w:type="dxa"/>
            <w:tcBorders>
              <w:top w:val="single" w:sz="6" w:space="0" w:color="auto"/>
              <w:left w:val="single" w:sz="6" w:space="0" w:color="auto"/>
              <w:bottom w:val="single" w:sz="6" w:space="0" w:color="auto"/>
              <w:right w:val="single" w:sz="6" w:space="0" w:color="auto"/>
            </w:tcBorders>
          </w:tcPr>
          <w:p w14:paraId="73B0939B"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34BF5CC3"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31332B87" w14:textId="77777777" w:rsidR="00480B91" w:rsidRPr="00FB3017" w:rsidRDefault="00480B91" w:rsidP="002531D9">
            <w:pPr>
              <w:rPr>
                <w:rFonts w:ascii="Arial" w:hAnsi="Arial" w:cs="Arial"/>
                <w:color w:val="000000"/>
                <w:sz w:val="17"/>
                <w:szCs w:val="17"/>
              </w:rPr>
            </w:pPr>
            <w:r w:rsidRPr="00FB3017">
              <w:rPr>
                <w:rFonts w:ascii="Arial" w:hAnsi="Arial" w:cs="Arial"/>
                <w:bCs/>
                <w:lang w:val="en-GB"/>
              </w:rPr>
              <w:t>&gt;</w:t>
            </w:r>
            <w:r w:rsidRPr="00FB3017">
              <w:rPr>
                <w:rFonts w:ascii="Arial" w:hAnsi="Arial" w:cs="Arial"/>
                <w:color w:val="000000"/>
                <w:sz w:val="17"/>
                <w:szCs w:val="17"/>
              </w:rPr>
              <w:t xml:space="preserve"> Added no events are needed Newman’s Own (16203)</w:t>
            </w:r>
          </w:p>
          <w:p w14:paraId="1319A9D8" w14:textId="77777777" w:rsidR="00480B91" w:rsidRPr="00FB3017" w:rsidRDefault="00480B91" w:rsidP="002531D9">
            <w:pPr>
              <w:rPr>
                <w:rFonts w:ascii="Arial" w:hAnsi="Arial" w:cs="Arial"/>
                <w:color w:val="000000"/>
                <w:sz w:val="17"/>
                <w:szCs w:val="17"/>
              </w:rPr>
            </w:pPr>
            <w:r w:rsidRPr="00FB3017">
              <w:rPr>
                <w:rFonts w:ascii="Arial" w:hAnsi="Arial" w:cs="Arial"/>
                <w:color w:val="000000"/>
                <w:sz w:val="17"/>
                <w:szCs w:val="17"/>
              </w:rPr>
              <w:t>&gt;Updated the JJ Snack redemptions bill direction (14906)</w:t>
            </w:r>
          </w:p>
          <w:p w14:paraId="5A95881A" w14:textId="77777777" w:rsidR="00480B91" w:rsidRPr="00FB3017" w:rsidRDefault="00480B91" w:rsidP="002531D9">
            <w:pPr>
              <w:rPr>
                <w:rFonts w:ascii="Arial" w:hAnsi="Arial" w:cs="Arial"/>
                <w:bCs/>
                <w:lang w:val="en-GB"/>
              </w:rPr>
            </w:pPr>
            <w:r w:rsidRPr="00FB3017">
              <w:rPr>
                <w:rFonts w:ascii="Arial" w:hAnsi="Arial" w:cs="Arial"/>
                <w:color w:val="000000"/>
                <w:sz w:val="17"/>
                <w:szCs w:val="17"/>
              </w:rPr>
              <w:t>&gt;Added Barilla specific for 10% fee. (17967)</w:t>
            </w:r>
          </w:p>
        </w:tc>
        <w:tc>
          <w:tcPr>
            <w:tcW w:w="1710" w:type="dxa"/>
            <w:gridSpan w:val="2"/>
            <w:tcBorders>
              <w:top w:val="single" w:sz="6" w:space="0" w:color="auto"/>
              <w:left w:val="single" w:sz="6" w:space="0" w:color="auto"/>
              <w:bottom w:val="single" w:sz="6" w:space="0" w:color="auto"/>
              <w:right w:val="single" w:sz="6" w:space="0" w:color="auto"/>
            </w:tcBorders>
          </w:tcPr>
          <w:p w14:paraId="359335F9" w14:textId="77777777" w:rsidR="00480B91" w:rsidRPr="00FB3017" w:rsidRDefault="00480B91" w:rsidP="009B52B9">
            <w:pPr>
              <w:rPr>
                <w:rFonts w:ascii="Arial" w:hAnsi="Arial" w:cs="Arial"/>
                <w:lang w:val="en-GB"/>
              </w:rPr>
            </w:pPr>
            <w:r w:rsidRPr="00FB3017">
              <w:rPr>
                <w:rFonts w:ascii="Arial" w:hAnsi="Arial" w:cs="Arial"/>
                <w:lang w:val="en-GB"/>
              </w:rPr>
              <w:t>5-9-16</w:t>
            </w:r>
          </w:p>
        </w:tc>
        <w:tc>
          <w:tcPr>
            <w:tcW w:w="1890" w:type="dxa"/>
            <w:tcBorders>
              <w:top w:val="single" w:sz="6" w:space="0" w:color="auto"/>
              <w:left w:val="single" w:sz="6" w:space="0" w:color="auto"/>
              <w:bottom w:val="single" w:sz="6" w:space="0" w:color="auto"/>
              <w:right w:val="single" w:sz="6" w:space="0" w:color="auto"/>
            </w:tcBorders>
          </w:tcPr>
          <w:p w14:paraId="6B8A53D7"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37A3449E"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0B0D847E" w14:textId="77777777" w:rsidR="00480B91" w:rsidRPr="00FB3017" w:rsidRDefault="00480B91" w:rsidP="006828C0">
            <w:pPr>
              <w:rPr>
                <w:rFonts w:ascii="Arial" w:hAnsi="Arial" w:cs="Arial"/>
                <w:color w:val="000000"/>
                <w:sz w:val="17"/>
                <w:szCs w:val="17"/>
              </w:rPr>
            </w:pPr>
            <w:r w:rsidRPr="00FB3017">
              <w:rPr>
                <w:rFonts w:ascii="Arial" w:hAnsi="Arial" w:cs="Arial"/>
                <w:bCs/>
                <w:lang w:val="en-GB"/>
              </w:rPr>
              <w:t>&gt;</w:t>
            </w:r>
            <w:r w:rsidRPr="00FB3017">
              <w:rPr>
                <w:rFonts w:ascii="Arial" w:hAnsi="Arial" w:cs="Arial"/>
                <w:color w:val="000000"/>
                <w:sz w:val="17"/>
                <w:szCs w:val="17"/>
              </w:rPr>
              <w:t xml:space="preserve"> Added reference to Flysheet E-Vic (18183)</w:t>
            </w:r>
          </w:p>
          <w:p w14:paraId="20A09324" w14:textId="77777777" w:rsidR="00480B91" w:rsidRPr="00FB3017" w:rsidRDefault="00480B91" w:rsidP="002531D9">
            <w:pPr>
              <w:rPr>
                <w:rFonts w:ascii="Arial" w:hAnsi="Arial" w:cs="Arial"/>
                <w:bCs/>
                <w:lang w:val="en-GB"/>
              </w:rPr>
            </w:pPr>
          </w:p>
        </w:tc>
        <w:tc>
          <w:tcPr>
            <w:tcW w:w="1710" w:type="dxa"/>
            <w:gridSpan w:val="2"/>
            <w:tcBorders>
              <w:top w:val="single" w:sz="6" w:space="0" w:color="auto"/>
              <w:left w:val="single" w:sz="6" w:space="0" w:color="auto"/>
              <w:bottom w:val="single" w:sz="6" w:space="0" w:color="auto"/>
              <w:right w:val="single" w:sz="6" w:space="0" w:color="auto"/>
            </w:tcBorders>
          </w:tcPr>
          <w:p w14:paraId="4B399CDA" w14:textId="77777777" w:rsidR="00480B91" w:rsidRPr="00FB3017" w:rsidRDefault="00480B91" w:rsidP="009B52B9">
            <w:pPr>
              <w:rPr>
                <w:rFonts w:ascii="Arial" w:hAnsi="Arial" w:cs="Arial"/>
                <w:lang w:val="en-GB"/>
              </w:rPr>
            </w:pPr>
            <w:r w:rsidRPr="00FB3017">
              <w:rPr>
                <w:rFonts w:ascii="Arial" w:hAnsi="Arial" w:cs="Arial"/>
                <w:lang w:val="en-GB"/>
              </w:rPr>
              <w:t>6-6-16</w:t>
            </w:r>
          </w:p>
        </w:tc>
        <w:tc>
          <w:tcPr>
            <w:tcW w:w="1890" w:type="dxa"/>
            <w:tcBorders>
              <w:top w:val="single" w:sz="6" w:space="0" w:color="auto"/>
              <w:left w:val="single" w:sz="6" w:space="0" w:color="auto"/>
              <w:bottom w:val="single" w:sz="6" w:space="0" w:color="auto"/>
              <w:right w:val="single" w:sz="6" w:space="0" w:color="auto"/>
            </w:tcBorders>
          </w:tcPr>
          <w:p w14:paraId="7C4329B0" w14:textId="77777777" w:rsidR="00480B91" w:rsidRPr="00FB3017" w:rsidRDefault="00480B91" w:rsidP="009B52B9">
            <w:pPr>
              <w:rPr>
                <w:rFonts w:ascii="Arial" w:hAnsi="Arial" w:cs="Arial"/>
                <w:lang w:val="en-GB"/>
              </w:rPr>
            </w:pPr>
            <w:r w:rsidRPr="00FB3017">
              <w:rPr>
                <w:rFonts w:ascii="Arial" w:hAnsi="Arial" w:cs="Arial"/>
                <w:lang w:val="en-GB"/>
              </w:rPr>
              <w:t>Christen Ledford</w:t>
            </w:r>
          </w:p>
        </w:tc>
      </w:tr>
      <w:tr w:rsidR="00480B91" w:rsidRPr="00FB3017" w14:paraId="690F1738"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550084E7" w14:textId="77777777" w:rsidR="00480B91" w:rsidRPr="00FB3017" w:rsidRDefault="00480B91" w:rsidP="006828C0">
            <w:pPr>
              <w:rPr>
                <w:rFonts w:ascii="Arial" w:hAnsi="Arial" w:cs="Arial"/>
                <w:color w:val="000000"/>
                <w:sz w:val="17"/>
                <w:szCs w:val="17"/>
              </w:rPr>
            </w:pPr>
            <w:r w:rsidRPr="00FB3017">
              <w:rPr>
                <w:rFonts w:ascii="Arial" w:hAnsi="Arial" w:cs="Arial"/>
                <w:bCs/>
                <w:lang w:val="en-GB"/>
              </w:rPr>
              <w:t>&gt;</w:t>
            </w:r>
            <w:r w:rsidRPr="00FB3017">
              <w:rPr>
                <w:rFonts w:ascii="Arial" w:hAnsi="Arial" w:cs="Arial"/>
                <w:color w:val="000000"/>
                <w:sz w:val="17"/>
                <w:szCs w:val="17"/>
              </w:rPr>
              <w:t xml:space="preserve"> Added client specific that Acosta is not responsible for TYSIBP until 5/1/16 (17952)</w:t>
            </w:r>
          </w:p>
          <w:p w14:paraId="0FF783E3" w14:textId="77777777" w:rsidR="00480B91" w:rsidRPr="00FB3017" w:rsidRDefault="00480B91" w:rsidP="006828C0">
            <w:pPr>
              <w:rPr>
                <w:rFonts w:ascii="Arial" w:hAnsi="Arial" w:cs="Arial"/>
                <w:color w:val="000000"/>
                <w:sz w:val="17"/>
                <w:szCs w:val="17"/>
              </w:rPr>
            </w:pPr>
            <w:r w:rsidRPr="00FB3017">
              <w:rPr>
                <w:rFonts w:ascii="Arial" w:hAnsi="Arial" w:cs="Arial"/>
                <w:color w:val="000000"/>
                <w:sz w:val="17"/>
                <w:szCs w:val="17"/>
              </w:rPr>
              <w:t>&gt;Added Clorox specific for promotion dates (18507)</w:t>
            </w:r>
          </w:p>
          <w:p w14:paraId="258B5982" w14:textId="77777777" w:rsidR="00480B91" w:rsidRPr="00FB3017" w:rsidRDefault="00480B91" w:rsidP="006828C0">
            <w:pPr>
              <w:rPr>
                <w:rFonts w:ascii="Arial" w:hAnsi="Arial" w:cs="Arial"/>
                <w:color w:val="000000"/>
                <w:sz w:val="17"/>
                <w:szCs w:val="17"/>
              </w:rPr>
            </w:pPr>
            <w:r w:rsidRPr="00FB3017">
              <w:rPr>
                <w:rFonts w:ascii="Arial" w:hAnsi="Arial" w:cs="Arial"/>
                <w:color w:val="000000"/>
                <w:sz w:val="17"/>
                <w:szCs w:val="17"/>
              </w:rPr>
              <w:t>&gt;Added Pinnacle Specific that claims can be cleared outside the contract dates one week (18776)</w:t>
            </w:r>
          </w:p>
          <w:p w14:paraId="6DF592FC" w14:textId="77777777" w:rsidR="00480B91" w:rsidRPr="00FB3017" w:rsidRDefault="00480B91" w:rsidP="006828C0">
            <w:pPr>
              <w:rPr>
                <w:rFonts w:ascii="Arial" w:hAnsi="Arial" w:cs="Arial"/>
                <w:color w:val="000000"/>
                <w:sz w:val="17"/>
                <w:szCs w:val="17"/>
              </w:rPr>
            </w:pPr>
            <w:r w:rsidRPr="00FB3017">
              <w:rPr>
                <w:rFonts w:ascii="Arial" w:hAnsi="Arial" w:cs="Arial"/>
                <w:color w:val="000000"/>
                <w:sz w:val="17"/>
                <w:szCs w:val="17"/>
              </w:rPr>
              <w:t>&gt;Removed the POP requirements for Displays, refer to client for required POP (19167)</w:t>
            </w:r>
          </w:p>
        </w:tc>
        <w:tc>
          <w:tcPr>
            <w:tcW w:w="1710" w:type="dxa"/>
            <w:gridSpan w:val="2"/>
            <w:tcBorders>
              <w:top w:val="single" w:sz="6" w:space="0" w:color="auto"/>
              <w:left w:val="single" w:sz="6" w:space="0" w:color="auto"/>
              <w:bottom w:val="single" w:sz="6" w:space="0" w:color="auto"/>
              <w:right w:val="single" w:sz="6" w:space="0" w:color="auto"/>
            </w:tcBorders>
          </w:tcPr>
          <w:p w14:paraId="0114C7AF" w14:textId="77777777" w:rsidR="00480B91" w:rsidRPr="00FB3017" w:rsidRDefault="00480B91" w:rsidP="006828C0">
            <w:pPr>
              <w:rPr>
                <w:rFonts w:ascii="Arial" w:hAnsi="Arial" w:cs="Arial"/>
                <w:lang w:val="en-GB"/>
              </w:rPr>
            </w:pPr>
            <w:r w:rsidRPr="00FB3017">
              <w:rPr>
                <w:rFonts w:ascii="Arial" w:hAnsi="Arial" w:cs="Arial"/>
                <w:lang w:val="en-GB"/>
              </w:rPr>
              <w:t>8-19-16</w:t>
            </w:r>
          </w:p>
        </w:tc>
        <w:tc>
          <w:tcPr>
            <w:tcW w:w="1890" w:type="dxa"/>
            <w:tcBorders>
              <w:top w:val="single" w:sz="6" w:space="0" w:color="auto"/>
              <w:left w:val="single" w:sz="6" w:space="0" w:color="auto"/>
              <w:bottom w:val="single" w:sz="6" w:space="0" w:color="auto"/>
              <w:right w:val="single" w:sz="6" w:space="0" w:color="auto"/>
            </w:tcBorders>
          </w:tcPr>
          <w:p w14:paraId="153D3B0D" w14:textId="77777777" w:rsidR="00480B91" w:rsidRPr="00FB3017" w:rsidRDefault="00480B91" w:rsidP="006828C0">
            <w:pPr>
              <w:rPr>
                <w:rFonts w:ascii="Arial" w:hAnsi="Arial" w:cs="Arial"/>
                <w:lang w:val="en-GB"/>
              </w:rPr>
            </w:pPr>
            <w:r w:rsidRPr="00FB3017">
              <w:rPr>
                <w:rFonts w:ascii="Arial" w:hAnsi="Arial" w:cs="Arial"/>
                <w:lang w:val="en-GB"/>
              </w:rPr>
              <w:t>Christen Ledford</w:t>
            </w:r>
          </w:p>
        </w:tc>
      </w:tr>
      <w:tr w:rsidR="00480B91" w:rsidRPr="00FB3017" w14:paraId="3640A830"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68864026" w14:textId="77777777" w:rsidR="00480B91" w:rsidRPr="00FB3017" w:rsidRDefault="00480B91" w:rsidP="006828C0">
            <w:pPr>
              <w:rPr>
                <w:rFonts w:ascii="Arial" w:hAnsi="Arial" w:cs="Arial"/>
                <w:color w:val="000000"/>
                <w:sz w:val="17"/>
                <w:szCs w:val="17"/>
              </w:rPr>
            </w:pPr>
            <w:r w:rsidRPr="00FB3017">
              <w:rPr>
                <w:rFonts w:ascii="Arial" w:hAnsi="Arial" w:cs="Arial"/>
                <w:bCs/>
                <w:lang w:val="en-GB"/>
              </w:rPr>
              <w:t>&gt;</w:t>
            </w:r>
            <w:r w:rsidRPr="00FB3017">
              <w:rPr>
                <w:rFonts w:ascii="Arial" w:hAnsi="Arial" w:cs="Arial"/>
                <w:color w:val="000000"/>
                <w:sz w:val="17"/>
                <w:szCs w:val="17"/>
              </w:rPr>
              <w:t xml:space="preserve"> Added repay specific for Pinnacle (18883)</w:t>
            </w:r>
          </w:p>
          <w:p w14:paraId="0157E13B" w14:textId="77777777" w:rsidR="00480B91" w:rsidRPr="00FB3017" w:rsidRDefault="00480B91" w:rsidP="006828C0">
            <w:pPr>
              <w:rPr>
                <w:rFonts w:ascii="Arial" w:hAnsi="Arial" w:cs="Arial"/>
                <w:color w:val="000000"/>
                <w:sz w:val="17"/>
                <w:szCs w:val="17"/>
              </w:rPr>
            </w:pPr>
            <w:r w:rsidRPr="00FB3017">
              <w:rPr>
                <w:rFonts w:ascii="Arial" w:hAnsi="Arial" w:cs="Arial"/>
                <w:color w:val="000000"/>
                <w:sz w:val="17"/>
                <w:szCs w:val="17"/>
              </w:rPr>
              <w:t>&gt;Removed “Step PA to Acosta” Verbiage (19056)</w:t>
            </w:r>
          </w:p>
          <w:p w14:paraId="23683C5F" w14:textId="77777777" w:rsidR="00480B91" w:rsidRPr="00FB3017" w:rsidRDefault="00480B91" w:rsidP="006828C0">
            <w:pPr>
              <w:rPr>
                <w:rFonts w:ascii="Arial" w:hAnsi="Arial" w:cs="Arial"/>
                <w:bCs/>
                <w:lang w:val="en-GB"/>
              </w:rPr>
            </w:pPr>
          </w:p>
        </w:tc>
        <w:tc>
          <w:tcPr>
            <w:tcW w:w="1710" w:type="dxa"/>
            <w:gridSpan w:val="2"/>
            <w:tcBorders>
              <w:top w:val="single" w:sz="6" w:space="0" w:color="auto"/>
              <w:left w:val="single" w:sz="6" w:space="0" w:color="auto"/>
              <w:bottom w:val="single" w:sz="6" w:space="0" w:color="auto"/>
              <w:right w:val="single" w:sz="6" w:space="0" w:color="auto"/>
            </w:tcBorders>
          </w:tcPr>
          <w:p w14:paraId="70E0DB3B" w14:textId="77777777" w:rsidR="00480B91" w:rsidRPr="00FB3017" w:rsidRDefault="00480B91" w:rsidP="006828C0">
            <w:pPr>
              <w:rPr>
                <w:rFonts w:ascii="Arial" w:hAnsi="Arial" w:cs="Arial"/>
                <w:lang w:val="en-GB"/>
              </w:rPr>
            </w:pPr>
            <w:r w:rsidRPr="00FB3017">
              <w:rPr>
                <w:rFonts w:ascii="Arial" w:hAnsi="Arial" w:cs="Arial"/>
                <w:lang w:val="en-GB"/>
              </w:rPr>
              <w:t>8-29-16</w:t>
            </w:r>
          </w:p>
        </w:tc>
        <w:tc>
          <w:tcPr>
            <w:tcW w:w="1890" w:type="dxa"/>
            <w:tcBorders>
              <w:top w:val="single" w:sz="6" w:space="0" w:color="auto"/>
              <w:left w:val="single" w:sz="6" w:space="0" w:color="auto"/>
              <w:bottom w:val="single" w:sz="6" w:space="0" w:color="auto"/>
              <w:right w:val="single" w:sz="6" w:space="0" w:color="auto"/>
            </w:tcBorders>
          </w:tcPr>
          <w:p w14:paraId="7D476027" w14:textId="77777777" w:rsidR="00480B91" w:rsidRPr="00FB3017" w:rsidRDefault="00480B91" w:rsidP="006828C0">
            <w:pPr>
              <w:rPr>
                <w:rFonts w:ascii="Arial" w:hAnsi="Arial" w:cs="Arial"/>
                <w:lang w:val="en-GB"/>
              </w:rPr>
            </w:pPr>
            <w:r w:rsidRPr="00FB3017">
              <w:rPr>
                <w:rFonts w:ascii="Arial" w:hAnsi="Arial" w:cs="Arial"/>
                <w:lang w:val="en-GB"/>
              </w:rPr>
              <w:t>Christen Ledford</w:t>
            </w:r>
          </w:p>
        </w:tc>
      </w:tr>
      <w:tr w:rsidR="00480B91" w:rsidRPr="00FB3017" w14:paraId="7E96CC87"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153DF9F4" w14:textId="77777777" w:rsidR="00480B91" w:rsidRPr="00FB3017" w:rsidRDefault="00480B91" w:rsidP="006828C0">
            <w:pPr>
              <w:rPr>
                <w:rFonts w:ascii="Arial" w:hAnsi="Arial" w:cs="Arial"/>
                <w:color w:val="000000"/>
                <w:sz w:val="17"/>
                <w:szCs w:val="17"/>
              </w:rPr>
            </w:pPr>
            <w:r w:rsidRPr="00FB3017">
              <w:rPr>
                <w:rFonts w:ascii="Arial" w:hAnsi="Arial" w:cs="Arial"/>
                <w:bCs/>
                <w:lang w:val="en-GB"/>
              </w:rPr>
              <w:t>&gt;</w:t>
            </w:r>
            <w:r w:rsidRPr="00FB3017">
              <w:rPr>
                <w:rFonts w:ascii="Arial" w:hAnsi="Arial" w:cs="Arial"/>
                <w:color w:val="000000"/>
                <w:sz w:val="17"/>
                <w:szCs w:val="17"/>
              </w:rPr>
              <w:t xml:space="preserve"> Added GP process for Global (19369)</w:t>
            </w:r>
          </w:p>
        </w:tc>
        <w:tc>
          <w:tcPr>
            <w:tcW w:w="1710" w:type="dxa"/>
            <w:gridSpan w:val="2"/>
            <w:tcBorders>
              <w:top w:val="single" w:sz="6" w:space="0" w:color="auto"/>
              <w:left w:val="single" w:sz="6" w:space="0" w:color="auto"/>
              <w:bottom w:val="single" w:sz="6" w:space="0" w:color="auto"/>
              <w:right w:val="single" w:sz="6" w:space="0" w:color="auto"/>
            </w:tcBorders>
          </w:tcPr>
          <w:p w14:paraId="05AACB8D" w14:textId="77777777" w:rsidR="00480B91" w:rsidRPr="00FB3017" w:rsidRDefault="00480B91" w:rsidP="006828C0">
            <w:pPr>
              <w:rPr>
                <w:rFonts w:ascii="Arial" w:hAnsi="Arial" w:cs="Arial"/>
                <w:lang w:val="en-GB"/>
              </w:rPr>
            </w:pPr>
            <w:r w:rsidRPr="00FB3017">
              <w:rPr>
                <w:rFonts w:ascii="Arial" w:hAnsi="Arial" w:cs="Arial"/>
                <w:lang w:val="en-GB"/>
              </w:rPr>
              <w:t>9-12-16</w:t>
            </w:r>
          </w:p>
        </w:tc>
        <w:tc>
          <w:tcPr>
            <w:tcW w:w="1890" w:type="dxa"/>
            <w:tcBorders>
              <w:top w:val="single" w:sz="6" w:space="0" w:color="auto"/>
              <w:left w:val="single" w:sz="6" w:space="0" w:color="auto"/>
              <w:bottom w:val="single" w:sz="6" w:space="0" w:color="auto"/>
              <w:right w:val="single" w:sz="6" w:space="0" w:color="auto"/>
            </w:tcBorders>
          </w:tcPr>
          <w:p w14:paraId="044FA5C3" w14:textId="77777777" w:rsidR="00480B91" w:rsidRPr="00FB3017" w:rsidRDefault="00480B91" w:rsidP="006828C0">
            <w:pPr>
              <w:rPr>
                <w:rFonts w:ascii="Arial" w:hAnsi="Arial" w:cs="Arial"/>
                <w:lang w:val="en-GB"/>
              </w:rPr>
            </w:pPr>
            <w:r w:rsidRPr="00FB3017">
              <w:rPr>
                <w:rFonts w:ascii="Arial" w:hAnsi="Arial" w:cs="Arial"/>
                <w:lang w:val="en-GB"/>
              </w:rPr>
              <w:t>Christen Ledford</w:t>
            </w:r>
          </w:p>
        </w:tc>
      </w:tr>
      <w:tr w:rsidR="00480B91" w:rsidRPr="00FB3017" w14:paraId="09B65D05"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527F771D" w14:textId="77777777" w:rsidR="00480B91" w:rsidRPr="00D0186D" w:rsidRDefault="00480B91" w:rsidP="00F403F1">
            <w:pPr>
              <w:rPr>
                <w:rFonts w:ascii="Arial" w:hAnsi="Arial" w:cs="Arial"/>
                <w:bCs/>
                <w:lang w:val="en-GB"/>
              </w:rPr>
            </w:pPr>
            <w:r w:rsidRPr="00FB3017">
              <w:rPr>
                <w:rFonts w:ascii="Arial" w:hAnsi="Arial" w:cs="Arial"/>
                <w:bCs/>
                <w:lang w:val="en-GB"/>
              </w:rPr>
              <w:t>&gt;</w:t>
            </w:r>
            <w:r w:rsidRPr="00D0186D">
              <w:rPr>
                <w:rFonts w:ascii="Arial" w:hAnsi="Arial" w:cs="Arial"/>
                <w:bCs/>
                <w:lang w:val="en-GB"/>
              </w:rPr>
              <w:t xml:space="preserve"> Added Campbells Reset Deduction approval (19395)</w:t>
            </w:r>
          </w:p>
          <w:p w14:paraId="7F096893" w14:textId="77777777" w:rsidR="00480B91" w:rsidRPr="00D0186D" w:rsidRDefault="00480B91" w:rsidP="00F403F1">
            <w:pPr>
              <w:rPr>
                <w:rFonts w:ascii="Arial" w:hAnsi="Arial" w:cs="Arial"/>
                <w:bCs/>
                <w:lang w:val="en-GB"/>
              </w:rPr>
            </w:pPr>
            <w:r w:rsidRPr="00D0186D">
              <w:rPr>
                <w:rFonts w:ascii="Arial" w:hAnsi="Arial" w:cs="Arial"/>
                <w:bCs/>
                <w:lang w:val="en-GB"/>
              </w:rPr>
              <w:t>&gt;Added Reclaim invoice example (19528)</w:t>
            </w:r>
          </w:p>
          <w:p w14:paraId="26FDD5D3" w14:textId="77777777" w:rsidR="00480B91" w:rsidRPr="00D0186D" w:rsidRDefault="00480B91" w:rsidP="00F403F1">
            <w:pPr>
              <w:rPr>
                <w:rFonts w:ascii="Arial" w:hAnsi="Arial" w:cs="Arial"/>
                <w:bCs/>
                <w:lang w:val="en-GB"/>
              </w:rPr>
            </w:pPr>
            <w:r w:rsidRPr="00D0186D">
              <w:rPr>
                <w:rFonts w:ascii="Arial" w:hAnsi="Arial" w:cs="Arial"/>
                <w:bCs/>
                <w:lang w:val="en-GB"/>
              </w:rPr>
              <w:t>&gt;Added Acosta is not responsible for Plum Organics for Cambells (19529)</w:t>
            </w:r>
          </w:p>
          <w:p w14:paraId="7300D465" w14:textId="77777777" w:rsidR="00480B91" w:rsidRPr="00D0186D" w:rsidRDefault="00480B91" w:rsidP="00F403F1">
            <w:pPr>
              <w:rPr>
                <w:rFonts w:ascii="Arial" w:hAnsi="Arial" w:cs="Arial"/>
                <w:bCs/>
                <w:lang w:val="en-GB"/>
              </w:rPr>
            </w:pPr>
            <w:r w:rsidRPr="00D0186D">
              <w:rPr>
                <w:rFonts w:ascii="Arial" w:hAnsi="Arial" w:cs="Arial"/>
                <w:bCs/>
                <w:lang w:val="en-GB"/>
              </w:rPr>
              <w:t>&gt;Added information on Reset fees for Clorox (19687)</w:t>
            </w:r>
          </w:p>
        </w:tc>
        <w:tc>
          <w:tcPr>
            <w:tcW w:w="1710" w:type="dxa"/>
            <w:gridSpan w:val="2"/>
            <w:tcBorders>
              <w:top w:val="single" w:sz="6" w:space="0" w:color="auto"/>
              <w:left w:val="single" w:sz="6" w:space="0" w:color="auto"/>
              <w:bottom w:val="single" w:sz="6" w:space="0" w:color="auto"/>
              <w:right w:val="single" w:sz="6" w:space="0" w:color="auto"/>
            </w:tcBorders>
          </w:tcPr>
          <w:p w14:paraId="01E1113E" w14:textId="77777777" w:rsidR="00480B91" w:rsidRPr="00FB3017" w:rsidRDefault="00480B91" w:rsidP="00F403F1">
            <w:pPr>
              <w:rPr>
                <w:rFonts w:ascii="Arial" w:hAnsi="Arial" w:cs="Arial"/>
                <w:lang w:val="en-GB"/>
              </w:rPr>
            </w:pPr>
            <w:r w:rsidRPr="00FB3017">
              <w:rPr>
                <w:rFonts w:ascii="Arial" w:hAnsi="Arial" w:cs="Arial"/>
                <w:lang w:val="en-GB"/>
              </w:rPr>
              <w:t>11-7-16</w:t>
            </w:r>
          </w:p>
        </w:tc>
        <w:tc>
          <w:tcPr>
            <w:tcW w:w="1890" w:type="dxa"/>
            <w:tcBorders>
              <w:top w:val="single" w:sz="6" w:space="0" w:color="auto"/>
              <w:left w:val="single" w:sz="6" w:space="0" w:color="auto"/>
              <w:bottom w:val="single" w:sz="6" w:space="0" w:color="auto"/>
              <w:right w:val="single" w:sz="6" w:space="0" w:color="auto"/>
            </w:tcBorders>
          </w:tcPr>
          <w:p w14:paraId="325F3664" w14:textId="77777777" w:rsidR="00480B91" w:rsidRPr="00FB3017" w:rsidRDefault="00480B91" w:rsidP="00F403F1">
            <w:pPr>
              <w:rPr>
                <w:rFonts w:ascii="Arial" w:hAnsi="Arial" w:cs="Arial"/>
                <w:lang w:val="en-GB"/>
              </w:rPr>
            </w:pPr>
            <w:r w:rsidRPr="00FB3017">
              <w:rPr>
                <w:rFonts w:ascii="Arial" w:hAnsi="Arial" w:cs="Arial"/>
                <w:lang w:val="en-GB"/>
              </w:rPr>
              <w:t>Christen Ledford</w:t>
            </w:r>
          </w:p>
        </w:tc>
      </w:tr>
      <w:tr w:rsidR="00480B91" w:rsidRPr="00FB3017" w14:paraId="48429901"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156329B8" w14:textId="77777777" w:rsidR="00480B91" w:rsidRPr="004E5123" w:rsidRDefault="00480B91" w:rsidP="004E5123">
            <w:pPr>
              <w:rPr>
                <w:rFonts w:ascii="Arial" w:hAnsi="Arial" w:cs="Arial"/>
                <w:bCs/>
                <w:lang w:val="en-GB"/>
              </w:rPr>
            </w:pPr>
            <w:r w:rsidRPr="004E5123">
              <w:rPr>
                <w:rFonts w:ascii="Arial" w:hAnsi="Arial" w:cs="Arial"/>
                <w:bCs/>
                <w:lang w:val="en-GB"/>
              </w:rPr>
              <w:t>Removed Boulder Brands client specifics (19016) Removed EBRO info from Client Specifics, Acosta no longer the broker (17640) Removed extra contract copies and POP examples (19418)</w:t>
            </w:r>
          </w:p>
        </w:tc>
        <w:tc>
          <w:tcPr>
            <w:tcW w:w="1710" w:type="dxa"/>
            <w:gridSpan w:val="2"/>
            <w:tcBorders>
              <w:top w:val="single" w:sz="6" w:space="0" w:color="auto"/>
              <w:left w:val="single" w:sz="6" w:space="0" w:color="auto"/>
              <w:bottom w:val="single" w:sz="6" w:space="0" w:color="auto"/>
              <w:right w:val="single" w:sz="6" w:space="0" w:color="auto"/>
            </w:tcBorders>
          </w:tcPr>
          <w:p w14:paraId="18444639" w14:textId="77777777" w:rsidR="00480B91" w:rsidRPr="00FB3017" w:rsidRDefault="00480B91" w:rsidP="004E5123">
            <w:pPr>
              <w:rPr>
                <w:rFonts w:ascii="Arial" w:hAnsi="Arial" w:cs="Arial"/>
                <w:lang w:val="en-GB"/>
              </w:rPr>
            </w:pPr>
            <w:r w:rsidRPr="00FB3017">
              <w:rPr>
                <w:rFonts w:ascii="Arial" w:hAnsi="Arial" w:cs="Arial"/>
                <w:lang w:val="en-GB"/>
              </w:rPr>
              <w:t>11-</w:t>
            </w:r>
            <w:r>
              <w:rPr>
                <w:rFonts w:ascii="Arial" w:hAnsi="Arial" w:cs="Arial"/>
                <w:lang w:val="en-GB"/>
              </w:rPr>
              <w:t>21</w:t>
            </w:r>
            <w:r w:rsidRPr="00FB3017">
              <w:rPr>
                <w:rFonts w:ascii="Arial" w:hAnsi="Arial" w:cs="Arial"/>
                <w:lang w:val="en-GB"/>
              </w:rPr>
              <w:t>-16</w:t>
            </w:r>
          </w:p>
        </w:tc>
        <w:tc>
          <w:tcPr>
            <w:tcW w:w="1890" w:type="dxa"/>
            <w:tcBorders>
              <w:top w:val="single" w:sz="6" w:space="0" w:color="auto"/>
              <w:left w:val="single" w:sz="6" w:space="0" w:color="auto"/>
              <w:bottom w:val="single" w:sz="6" w:space="0" w:color="auto"/>
              <w:right w:val="single" w:sz="6" w:space="0" w:color="auto"/>
            </w:tcBorders>
          </w:tcPr>
          <w:p w14:paraId="0E46AC09" w14:textId="77777777" w:rsidR="00480B91" w:rsidRPr="00FB3017" w:rsidRDefault="00480B91" w:rsidP="004E5123">
            <w:pPr>
              <w:rPr>
                <w:rFonts w:ascii="Arial" w:hAnsi="Arial" w:cs="Arial"/>
                <w:lang w:val="en-GB"/>
              </w:rPr>
            </w:pPr>
            <w:r>
              <w:rPr>
                <w:rFonts w:ascii="Arial" w:hAnsi="Arial" w:cs="Arial"/>
                <w:lang w:val="en-GB"/>
              </w:rPr>
              <w:t>Tracy Lewis</w:t>
            </w:r>
          </w:p>
        </w:tc>
      </w:tr>
      <w:tr w:rsidR="00480B91" w:rsidRPr="00FB3017" w14:paraId="6EE46865" w14:textId="77777777" w:rsidTr="00480B91">
        <w:trPr>
          <w:gridAfter w:val="1"/>
          <w:wAfter w:w="26" w:type="dxa"/>
          <w:cantSplit/>
          <w:trHeight w:val="65"/>
        </w:trPr>
        <w:tc>
          <w:tcPr>
            <w:tcW w:w="6904" w:type="dxa"/>
            <w:gridSpan w:val="3"/>
            <w:tcBorders>
              <w:top w:val="single" w:sz="6" w:space="0" w:color="auto"/>
              <w:left w:val="single" w:sz="6" w:space="0" w:color="auto"/>
              <w:bottom w:val="single" w:sz="6" w:space="0" w:color="auto"/>
              <w:right w:val="single" w:sz="6" w:space="0" w:color="auto"/>
            </w:tcBorders>
          </w:tcPr>
          <w:p w14:paraId="6C37B01C" w14:textId="77777777" w:rsidR="00480B91" w:rsidRPr="00B257DF" w:rsidRDefault="00480B91" w:rsidP="000A6F26">
            <w:pPr>
              <w:rPr>
                <w:rFonts w:ascii="Arial" w:hAnsi="Arial" w:cs="Arial"/>
                <w:bCs/>
                <w:lang w:val="en-GB"/>
              </w:rPr>
            </w:pPr>
            <w:r w:rsidRPr="00B257DF">
              <w:rPr>
                <w:rFonts w:ascii="Arial" w:hAnsi="Arial" w:cs="Arial"/>
                <w:bCs/>
                <w:lang w:val="en-GB"/>
              </w:rPr>
              <w:lastRenderedPageBreak/>
              <w:t>Removed GP from Client Specific Acosta no longer reps (19722) Added coupon backup contact to BPS Team Info section (20068) Added PO# requirement when requesting backup in BPS Team Info section (20069)</w:t>
            </w:r>
          </w:p>
        </w:tc>
        <w:tc>
          <w:tcPr>
            <w:tcW w:w="1710" w:type="dxa"/>
            <w:gridSpan w:val="2"/>
            <w:tcBorders>
              <w:top w:val="single" w:sz="6" w:space="0" w:color="auto"/>
              <w:left w:val="single" w:sz="6" w:space="0" w:color="auto"/>
              <w:bottom w:val="single" w:sz="6" w:space="0" w:color="auto"/>
              <w:right w:val="single" w:sz="6" w:space="0" w:color="auto"/>
            </w:tcBorders>
          </w:tcPr>
          <w:p w14:paraId="2F6C1B55" w14:textId="77777777" w:rsidR="00480B91" w:rsidRPr="00FB3017" w:rsidRDefault="00480B91" w:rsidP="000A6F26">
            <w:pPr>
              <w:rPr>
                <w:rFonts w:ascii="Arial" w:hAnsi="Arial" w:cs="Arial"/>
                <w:lang w:val="en-GB"/>
              </w:rPr>
            </w:pPr>
            <w:r>
              <w:rPr>
                <w:rFonts w:ascii="Arial" w:hAnsi="Arial" w:cs="Arial"/>
                <w:lang w:val="en-GB"/>
              </w:rPr>
              <w:t>12-19</w:t>
            </w:r>
            <w:r w:rsidRPr="00FB3017">
              <w:rPr>
                <w:rFonts w:ascii="Arial" w:hAnsi="Arial" w:cs="Arial"/>
                <w:lang w:val="en-GB"/>
              </w:rPr>
              <w:t>-16</w:t>
            </w:r>
          </w:p>
        </w:tc>
        <w:tc>
          <w:tcPr>
            <w:tcW w:w="1890" w:type="dxa"/>
            <w:tcBorders>
              <w:top w:val="single" w:sz="6" w:space="0" w:color="auto"/>
              <w:left w:val="single" w:sz="6" w:space="0" w:color="auto"/>
              <w:bottom w:val="single" w:sz="6" w:space="0" w:color="auto"/>
              <w:right w:val="single" w:sz="6" w:space="0" w:color="auto"/>
            </w:tcBorders>
          </w:tcPr>
          <w:p w14:paraId="61615AC7" w14:textId="77777777" w:rsidR="00480B91" w:rsidRPr="00FB3017" w:rsidRDefault="00480B91" w:rsidP="000A6F26">
            <w:pPr>
              <w:rPr>
                <w:rFonts w:ascii="Arial" w:hAnsi="Arial" w:cs="Arial"/>
                <w:lang w:val="en-GB"/>
              </w:rPr>
            </w:pPr>
            <w:r>
              <w:rPr>
                <w:rFonts w:ascii="Arial" w:hAnsi="Arial" w:cs="Arial"/>
                <w:lang w:val="en-GB"/>
              </w:rPr>
              <w:t>Tracy Lewis</w:t>
            </w:r>
          </w:p>
        </w:tc>
      </w:tr>
      <w:tr w:rsidR="00480B91" w:rsidRPr="00FB3017" w14:paraId="1B0A30DE"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69AE3AAA" w14:textId="77777777" w:rsidR="00480B91" w:rsidRPr="00E13C55" w:rsidRDefault="00480B91" w:rsidP="0052696D">
            <w:pPr>
              <w:rPr>
                <w:rFonts w:ascii="Arial" w:hAnsi="Arial" w:cs="Arial"/>
                <w:color w:val="000000"/>
                <w:lang w:val="en-GB"/>
              </w:rPr>
            </w:pPr>
            <w:r>
              <w:rPr>
                <w:rFonts w:ascii="Arial" w:hAnsi="Arial" w:cs="Arial"/>
                <w:color w:val="000000"/>
              </w:rPr>
              <w:t xml:space="preserve">Added mfg coupon backup example to Coupon section (20068) </w:t>
            </w:r>
          </w:p>
        </w:tc>
        <w:tc>
          <w:tcPr>
            <w:tcW w:w="1710" w:type="dxa"/>
            <w:gridSpan w:val="2"/>
            <w:tcBorders>
              <w:top w:val="single" w:sz="6" w:space="0" w:color="auto"/>
              <w:left w:val="single" w:sz="6" w:space="0" w:color="auto"/>
              <w:bottom w:val="single" w:sz="6" w:space="0" w:color="auto"/>
              <w:right w:val="single" w:sz="6" w:space="0" w:color="auto"/>
            </w:tcBorders>
          </w:tcPr>
          <w:p w14:paraId="5C0D6DEA" w14:textId="77777777" w:rsidR="00480B91" w:rsidRPr="00FB3017" w:rsidRDefault="00480B91" w:rsidP="0052696D">
            <w:pPr>
              <w:rPr>
                <w:rFonts w:ascii="Arial" w:hAnsi="Arial" w:cs="Arial"/>
                <w:lang w:val="en-GB"/>
              </w:rPr>
            </w:pPr>
            <w:r>
              <w:rPr>
                <w:rFonts w:ascii="Arial" w:hAnsi="Arial" w:cs="Arial"/>
                <w:lang w:val="en-GB"/>
              </w:rPr>
              <w:t>01-02-17</w:t>
            </w:r>
          </w:p>
        </w:tc>
        <w:tc>
          <w:tcPr>
            <w:tcW w:w="1890" w:type="dxa"/>
            <w:tcBorders>
              <w:top w:val="single" w:sz="6" w:space="0" w:color="auto"/>
              <w:left w:val="single" w:sz="6" w:space="0" w:color="auto"/>
              <w:bottom w:val="single" w:sz="6" w:space="0" w:color="auto"/>
              <w:right w:val="single" w:sz="6" w:space="0" w:color="auto"/>
            </w:tcBorders>
          </w:tcPr>
          <w:p w14:paraId="0A3E81E7" w14:textId="77777777" w:rsidR="00480B91" w:rsidRPr="00FB3017" w:rsidRDefault="00480B91" w:rsidP="0052696D">
            <w:pPr>
              <w:rPr>
                <w:rFonts w:ascii="Arial" w:hAnsi="Arial" w:cs="Arial"/>
                <w:lang w:val="en-GB"/>
              </w:rPr>
            </w:pPr>
            <w:r>
              <w:rPr>
                <w:rFonts w:ascii="Arial" w:hAnsi="Arial" w:cs="Arial"/>
                <w:lang w:val="en-GB"/>
              </w:rPr>
              <w:t>Tracy Lewis</w:t>
            </w:r>
          </w:p>
        </w:tc>
      </w:tr>
      <w:tr w:rsidR="00480B91" w:rsidRPr="00FB3017" w14:paraId="3F3C8834"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62823191" w14:textId="77777777" w:rsidR="00480B91" w:rsidRPr="0052696D" w:rsidRDefault="00480B91" w:rsidP="0052696D">
            <w:pPr>
              <w:rPr>
                <w:rFonts w:ascii="Arial" w:hAnsi="Arial" w:cs="Arial"/>
                <w:color w:val="000000"/>
              </w:rPr>
            </w:pPr>
            <w:r w:rsidRPr="0052696D">
              <w:rPr>
                <w:rFonts w:ascii="Arial" w:hAnsi="Arial" w:cs="Arial"/>
                <w:color w:val="000000"/>
              </w:rPr>
              <w:t>Added Sales exception for Colgate to Client Specific section (21011)</w:t>
            </w:r>
          </w:p>
        </w:tc>
        <w:tc>
          <w:tcPr>
            <w:tcW w:w="1710" w:type="dxa"/>
            <w:gridSpan w:val="2"/>
            <w:tcBorders>
              <w:top w:val="single" w:sz="6" w:space="0" w:color="auto"/>
              <w:left w:val="single" w:sz="6" w:space="0" w:color="auto"/>
              <w:bottom w:val="single" w:sz="6" w:space="0" w:color="auto"/>
              <w:right w:val="single" w:sz="6" w:space="0" w:color="auto"/>
            </w:tcBorders>
          </w:tcPr>
          <w:p w14:paraId="37B4626A" w14:textId="77777777" w:rsidR="00480B91" w:rsidRPr="00FB3017" w:rsidRDefault="00480B91" w:rsidP="0052696D">
            <w:pPr>
              <w:rPr>
                <w:rFonts w:ascii="Arial" w:hAnsi="Arial" w:cs="Arial"/>
                <w:lang w:val="en-GB"/>
              </w:rPr>
            </w:pPr>
            <w:r>
              <w:rPr>
                <w:rFonts w:ascii="Arial" w:hAnsi="Arial" w:cs="Arial"/>
                <w:lang w:val="en-GB"/>
              </w:rPr>
              <w:t>03-17-17</w:t>
            </w:r>
          </w:p>
        </w:tc>
        <w:tc>
          <w:tcPr>
            <w:tcW w:w="1890" w:type="dxa"/>
            <w:tcBorders>
              <w:top w:val="single" w:sz="6" w:space="0" w:color="auto"/>
              <w:left w:val="single" w:sz="6" w:space="0" w:color="auto"/>
              <w:bottom w:val="single" w:sz="6" w:space="0" w:color="auto"/>
              <w:right w:val="single" w:sz="6" w:space="0" w:color="auto"/>
            </w:tcBorders>
          </w:tcPr>
          <w:p w14:paraId="1E305513" w14:textId="77777777" w:rsidR="00480B91" w:rsidRPr="00FB3017" w:rsidRDefault="00480B91" w:rsidP="0052696D">
            <w:pPr>
              <w:rPr>
                <w:rFonts w:ascii="Arial" w:hAnsi="Arial" w:cs="Arial"/>
                <w:lang w:val="en-GB"/>
              </w:rPr>
            </w:pPr>
            <w:r>
              <w:rPr>
                <w:rFonts w:ascii="Arial" w:hAnsi="Arial" w:cs="Arial"/>
                <w:lang w:val="en-GB"/>
              </w:rPr>
              <w:t>Tracy Lewis</w:t>
            </w:r>
          </w:p>
        </w:tc>
      </w:tr>
      <w:tr w:rsidR="00480B91" w:rsidRPr="00FB3017" w14:paraId="00900451"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4FDE1FE4" w14:textId="77777777" w:rsidR="00480B91" w:rsidRPr="006F4517" w:rsidRDefault="00480B91" w:rsidP="000919E4">
            <w:pPr>
              <w:rPr>
                <w:rFonts w:ascii="Arial" w:hAnsi="Arial" w:cs="Arial"/>
                <w:color w:val="000000"/>
              </w:rPr>
            </w:pPr>
            <w:r>
              <w:rPr>
                <w:rFonts w:ascii="Arial" w:hAnsi="Arial" w:cs="Arial"/>
                <w:lang w:val="en-GB"/>
              </w:rPr>
              <w:t>Added Sales exception for Colgate to Client Specific section (21011) Updated fund for resets for Campbells in Client Specific section (20332) Updated post audit contact in BPS Team Info section (20742) Updated Pinnacle breakdown information (20982) Added Retail Merchandising Example (21033) Updated Retail Merchandising Program process for Campbells in Client Specific section (20246)</w:t>
            </w:r>
          </w:p>
        </w:tc>
        <w:tc>
          <w:tcPr>
            <w:tcW w:w="1710" w:type="dxa"/>
            <w:gridSpan w:val="2"/>
            <w:tcBorders>
              <w:top w:val="single" w:sz="6" w:space="0" w:color="auto"/>
              <w:left w:val="single" w:sz="6" w:space="0" w:color="auto"/>
              <w:bottom w:val="single" w:sz="6" w:space="0" w:color="auto"/>
              <w:right w:val="single" w:sz="6" w:space="0" w:color="auto"/>
            </w:tcBorders>
          </w:tcPr>
          <w:p w14:paraId="177A4F16" w14:textId="77777777" w:rsidR="00480B91" w:rsidRPr="00FB3017" w:rsidRDefault="00480B91" w:rsidP="000919E4">
            <w:pPr>
              <w:rPr>
                <w:rFonts w:ascii="Arial" w:hAnsi="Arial" w:cs="Arial"/>
                <w:lang w:val="en-GB"/>
              </w:rPr>
            </w:pPr>
            <w:r>
              <w:rPr>
                <w:rFonts w:ascii="Arial" w:hAnsi="Arial" w:cs="Arial"/>
                <w:lang w:val="en-GB"/>
              </w:rPr>
              <w:t>04-10-17</w:t>
            </w:r>
          </w:p>
        </w:tc>
        <w:tc>
          <w:tcPr>
            <w:tcW w:w="1890" w:type="dxa"/>
            <w:tcBorders>
              <w:top w:val="single" w:sz="6" w:space="0" w:color="auto"/>
              <w:left w:val="single" w:sz="6" w:space="0" w:color="auto"/>
              <w:bottom w:val="single" w:sz="6" w:space="0" w:color="auto"/>
              <w:right w:val="single" w:sz="6" w:space="0" w:color="auto"/>
            </w:tcBorders>
          </w:tcPr>
          <w:p w14:paraId="4A38CFFD" w14:textId="77777777" w:rsidR="00480B91" w:rsidRPr="00FB3017" w:rsidRDefault="00480B91" w:rsidP="000919E4">
            <w:pPr>
              <w:rPr>
                <w:rFonts w:ascii="Arial" w:hAnsi="Arial" w:cs="Arial"/>
                <w:lang w:val="en-GB"/>
              </w:rPr>
            </w:pPr>
            <w:r>
              <w:rPr>
                <w:rFonts w:ascii="Arial" w:hAnsi="Arial" w:cs="Arial"/>
                <w:lang w:val="en-GB"/>
              </w:rPr>
              <w:t>Tracy Lewis</w:t>
            </w:r>
          </w:p>
        </w:tc>
      </w:tr>
      <w:tr w:rsidR="00480B91" w:rsidRPr="00FB3017" w14:paraId="61DFA0F9"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6111E7D5" w14:textId="77777777" w:rsidR="00480B91" w:rsidRPr="004B48F1" w:rsidRDefault="00480B91" w:rsidP="004B48F1">
            <w:pPr>
              <w:rPr>
                <w:rFonts w:ascii="Arial" w:hAnsi="Arial" w:cs="Arial"/>
                <w:lang w:val="en-GB"/>
              </w:rPr>
            </w:pPr>
            <w:r>
              <w:rPr>
                <w:rFonts w:ascii="Arial" w:hAnsi="Arial" w:cs="Arial"/>
                <w:lang w:val="en-GB"/>
              </w:rPr>
              <w:t xml:space="preserve">CAMPBL rest approval contact updates (21373) GCIT updates (21433) Updated Nestle to Nestle Nut/CStore (21471) </w:t>
            </w:r>
          </w:p>
        </w:tc>
        <w:tc>
          <w:tcPr>
            <w:tcW w:w="1710" w:type="dxa"/>
            <w:gridSpan w:val="2"/>
            <w:tcBorders>
              <w:top w:val="single" w:sz="6" w:space="0" w:color="auto"/>
              <w:left w:val="single" w:sz="6" w:space="0" w:color="auto"/>
              <w:bottom w:val="single" w:sz="6" w:space="0" w:color="auto"/>
              <w:right w:val="single" w:sz="6" w:space="0" w:color="auto"/>
            </w:tcBorders>
          </w:tcPr>
          <w:p w14:paraId="06F7CD8E" w14:textId="77777777" w:rsidR="00480B91" w:rsidRDefault="00480B91" w:rsidP="004B48F1">
            <w:pPr>
              <w:rPr>
                <w:rFonts w:ascii="Arial" w:hAnsi="Arial" w:cs="Arial"/>
                <w:lang w:val="en-GB"/>
              </w:rPr>
            </w:pPr>
            <w:r>
              <w:rPr>
                <w:rFonts w:ascii="Arial" w:hAnsi="Arial" w:cs="Arial"/>
                <w:lang w:val="en-GB"/>
              </w:rPr>
              <w:t>05-22-17</w:t>
            </w:r>
          </w:p>
        </w:tc>
        <w:tc>
          <w:tcPr>
            <w:tcW w:w="1890" w:type="dxa"/>
            <w:tcBorders>
              <w:top w:val="single" w:sz="6" w:space="0" w:color="auto"/>
              <w:left w:val="single" w:sz="6" w:space="0" w:color="auto"/>
              <w:bottom w:val="single" w:sz="6" w:space="0" w:color="auto"/>
              <w:right w:val="single" w:sz="6" w:space="0" w:color="auto"/>
            </w:tcBorders>
          </w:tcPr>
          <w:p w14:paraId="6B95836B" w14:textId="77777777" w:rsidR="00480B91" w:rsidRDefault="00480B91" w:rsidP="004B48F1">
            <w:pPr>
              <w:rPr>
                <w:rFonts w:ascii="Arial" w:hAnsi="Arial" w:cs="Arial"/>
                <w:lang w:val="en-GB"/>
              </w:rPr>
            </w:pPr>
            <w:r>
              <w:rPr>
                <w:rFonts w:ascii="Arial" w:hAnsi="Arial" w:cs="Arial"/>
                <w:lang w:val="en-GB"/>
              </w:rPr>
              <w:t>Caitlin Goodnight</w:t>
            </w:r>
          </w:p>
        </w:tc>
      </w:tr>
      <w:tr w:rsidR="00480B91" w:rsidRPr="00FB3017" w14:paraId="3E4714D7"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4014195A" w14:textId="77777777" w:rsidR="00480B91" w:rsidRPr="00D841A3" w:rsidRDefault="00480B91" w:rsidP="00D841A3">
            <w:pPr>
              <w:rPr>
                <w:rFonts w:ascii="Arial" w:hAnsi="Arial" w:cs="Arial"/>
                <w:lang w:val="en-GB"/>
              </w:rPr>
            </w:pPr>
            <w:r>
              <w:rPr>
                <w:rFonts w:ascii="Arial" w:hAnsi="Arial" w:cs="Arial"/>
                <w:lang w:val="en-GB"/>
              </w:rPr>
              <w:t>Added client specific section for repays for Mars Foods (21701)</w:t>
            </w:r>
          </w:p>
        </w:tc>
        <w:tc>
          <w:tcPr>
            <w:tcW w:w="1710" w:type="dxa"/>
            <w:gridSpan w:val="2"/>
            <w:tcBorders>
              <w:top w:val="single" w:sz="6" w:space="0" w:color="auto"/>
              <w:left w:val="single" w:sz="6" w:space="0" w:color="auto"/>
              <w:bottom w:val="single" w:sz="6" w:space="0" w:color="auto"/>
              <w:right w:val="single" w:sz="6" w:space="0" w:color="auto"/>
            </w:tcBorders>
          </w:tcPr>
          <w:p w14:paraId="5E1D604B" w14:textId="77777777" w:rsidR="00480B91" w:rsidRDefault="00480B91" w:rsidP="00BC3FFF">
            <w:pPr>
              <w:rPr>
                <w:rFonts w:ascii="Arial" w:hAnsi="Arial" w:cs="Arial"/>
                <w:lang w:val="en-GB"/>
              </w:rPr>
            </w:pPr>
            <w:r>
              <w:rPr>
                <w:rFonts w:ascii="Arial" w:hAnsi="Arial" w:cs="Arial"/>
                <w:lang w:val="en-GB"/>
              </w:rPr>
              <w:t>05-25-17</w:t>
            </w:r>
          </w:p>
        </w:tc>
        <w:tc>
          <w:tcPr>
            <w:tcW w:w="1890" w:type="dxa"/>
            <w:tcBorders>
              <w:top w:val="single" w:sz="6" w:space="0" w:color="auto"/>
              <w:left w:val="single" w:sz="6" w:space="0" w:color="auto"/>
              <w:bottom w:val="single" w:sz="6" w:space="0" w:color="auto"/>
              <w:right w:val="single" w:sz="6" w:space="0" w:color="auto"/>
            </w:tcBorders>
          </w:tcPr>
          <w:p w14:paraId="28040BD8" w14:textId="77777777" w:rsidR="00480B91" w:rsidRDefault="00480B91" w:rsidP="00BC3FFF">
            <w:pPr>
              <w:rPr>
                <w:rFonts w:ascii="Arial" w:hAnsi="Arial" w:cs="Arial"/>
                <w:lang w:val="en-GB"/>
              </w:rPr>
            </w:pPr>
            <w:r>
              <w:rPr>
                <w:rFonts w:ascii="Arial" w:hAnsi="Arial" w:cs="Arial"/>
                <w:lang w:val="en-GB"/>
              </w:rPr>
              <w:t>Whitney Eiss</w:t>
            </w:r>
          </w:p>
        </w:tc>
      </w:tr>
      <w:tr w:rsidR="00480B91" w:rsidRPr="00FB3017" w14:paraId="60D9F42D"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77FF0731" w14:textId="473C4DCA" w:rsidR="00480B91" w:rsidRPr="00BC3FFF" w:rsidRDefault="00480B91" w:rsidP="00BC3FFF">
            <w:pPr>
              <w:rPr>
                <w:rFonts w:ascii="Arial" w:hAnsi="Arial" w:cs="Arial"/>
                <w:lang w:val="en-GB"/>
              </w:rPr>
            </w:pPr>
            <w:r>
              <w:rPr>
                <w:rFonts w:ascii="Arial" w:hAnsi="Arial" w:cs="Arial"/>
                <w:lang w:val="en-GB"/>
              </w:rPr>
              <w:t>Added client specific section for POP for (21900)</w:t>
            </w:r>
          </w:p>
        </w:tc>
        <w:tc>
          <w:tcPr>
            <w:tcW w:w="1710" w:type="dxa"/>
            <w:gridSpan w:val="2"/>
            <w:tcBorders>
              <w:top w:val="single" w:sz="6" w:space="0" w:color="auto"/>
              <w:left w:val="single" w:sz="6" w:space="0" w:color="auto"/>
              <w:bottom w:val="single" w:sz="6" w:space="0" w:color="auto"/>
              <w:right w:val="single" w:sz="6" w:space="0" w:color="auto"/>
            </w:tcBorders>
          </w:tcPr>
          <w:p w14:paraId="0DC3EAE0" w14:textId="77777777" w:rsidR="00480B91" w:rsidRDefault="00480B91" w:rsidP="00BC3FFF">
            <w:pPr>
              <w:rPr>
                <w:rFonts w:ascii="Arial" w:hAnsi="Arial" w:cs="Arial"/>
                <w:lang w:val="en-GB"/>
              </w:rPr>
            </w:pPr>
            <w:r>
              <w:rPr>
                <w:rFonts w:ascii="Arial" w:hAnsi="Arial" w:cs="Arial"/>
                <w:lang w:val="en-GB"/>
              </w:rPr>
              <w:t>06-23-17</w:t>
            </w:r>
          </w:p>
        </w:tc>
        <w:tc>
          <w:tcPr>
            <w:tcW w:w="1890" w:type="dxa"/>
            <w:tcBorders>
              <w:top w:val="single" w:sz="6" w:space="0" w:color="auto"/>
              <w:left w:val="single" w:sz="6" w:space="0" w:color="auto"/>
              <w:bottom w:val="single" w:sz="6" w:space="0" w:color="auto"/>
              <w:right w:val="single" w:sz="6" w:space="0" w:color="auto"/>
            </w:tcBorders>
          </w:tcPr>
          <w:p w14:paraId="30164175" w14:textId="77777777" w:rsidR="00480B91" w:rsidRDefault="00480B91" w:rsidP="00BC3FFF">
            <w:pPr>
              <w:rPr>
                <w:rFonts w:ascii="Arial" w:hAnsi="Arial" w:cs="Arial"/>
                <w:lang w:val="en-GB"/>
              </w:rPr>
            </w:pPr>
            <w:r>
              <w:rPr>
                <w:rFonts w:ascii="Arial" w:hAnsi="Arial" w:cs="Arial"/>
                <w:lang w:val="en-GB"/>
              </w:rPr>
              <w:t>Whitney Eiss</w:t>
            </w:r>
          </w:p>
        </w:tc>
      </w:tr>
      <w:tr w:rsidR="00480B91" w:rsidRPr="00FB3017" w14:paraId="60FD0869"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5E2E5F42" w14:textId="77777777" w:rsidR="00480B91" w:rsidRPr="004D14BF" w:rsidRDefault="00480B91" w:rsidP="004D14BF">
            <w:pPr>
              <w:rPr>
                <w:rFonts w:ascii="Arial" w:hAnsi="Arial" w:cs="Arial"/>
                <w:lang w:val="en-GB"/>
              </w:rPr>
            </w:pPr>
            <w:r>
              <w:rPr>
                <w:rFonts w:ascii="Arial" w:hAnsi="Arial" w:cs="Arial"/>
                <w:lang w:val="en-GB"/>
              </w:rPr>
              <w:t>Added client specific section for Toms of Maine under BPS Team Information (20832)</w:t>
            </w:r>
          </w:p>
        </w:tc>
        <w:tc>
          <w:tcPr>
            <w:tcW w:w="1710" w:type="dxa"/>
            <w:gridSpan w:val="2"/>
            <w:tcBorders>
              <w:top w:val="single" w:sz="6" w:space="0" w:color="auto"/>
              <w:left w:val="single" w:sz="6" w:space="0" w:color="auto"/>
              <w:bottom w:val="single" w:sz="6" w:space="0" w:color="auto"/>
              <w:right w:val="single" w:sz="6" w:space="0" w:color="auto"/>
            </w:tcBorders>
          </w:tcPr>
          <w:p w14:paraId="34094A1C" w14:textId="77777777" w:rsidR="00480B91" w:rsidRDefault="00480B91" w:rsidP="00FB34FD">
            <w:pPr>
              <w:rPr>
                <w:rFonts w:ascii="Arial" w:hAnsi="Arial" w:cs="Arial"/>
                <w:lang w:val="en-GB"/>
              </w:rPr>
            </w:pPr>
            <w:r>
              <w:rPr>
                <w:rFonts w:ascii="Arial" w:hAnsi="Arial" w:cs="Arial"/>
                <w:lang w:val="en-GB"/>
              </w:rPr>
              <w:t>07-31-17</w:t>
            </w:r>
          </w:p>
        </w:tc>
        <w:tc>
          <w:tcPr>
            <w:tcW w:w="1890" w:type="dxa"/>
            <w:tcBorders>
              <w:top w:val="single" w:sz="6" w:space="0" w:color="auto"/>
              <w:left w:val="single" w:sz="6" w:space="0" w:color="auto"/>
              <w:bottom w:val="single" w:sz="6" w:space="0" w:color="auto"/>
              <w:right w:val="single" w:sz="6" w:space="0" w:color="auto"/>
            </w:tcBorders>
          </w:tcPr>
          <w:p w14:paraId="636CD38F" w14:textId="77777777" w:rsidR="00480B91" w:rsidRDefault="00480B91" w:rsidP="00FB34FD">
            <w:pPr>
              <w:rPr>
                <w:rFonts w:ascii="Arial" w:hAnsi="Arial" w:cs="Arial"/>
                <w:lang w:val="en-GB"/>
              </w:rPr>
            </w:pPr>
            <w:r>
              <w:rPr>
                <w:rFonts w:ascii="Arial" w:hAnsi="Arial" w:cs="Arial"/>
                <w:lang w:val="en-GB"/>
              </w:rPr>
              <w:t>Whitney Eiss</w:t>
            </w:r>
          </w:p>
        </w:tc>
      </w:tr>
      <w:tr w:rsidR="00480B91" w:rsidRPr="00FB3017" w14:paraId="1B352ECD"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257EA216" w14:textId="77777777" w:rsidR="00480B91" w:rsidRDefault="00480B91" w:rsidP="006D657F">
            <w:pPr>
              <w:overflowPunct/>
              <w:textAlignment w:val="auto"/>
              <w:rPr>
                <w:rFonts w:ascii="Arial" w:hAnsi="Arial" w:cs="Arial"/>
                <w:lang w:val="en-GB"/>
              </w:rPr>
            </w:pPr>
            <w:r>
              <w:rPr>
                <w:rFonts w:ascii="Arial" w:hAnsi="Arial" w:cs="Arial"/>
                <w:lang w:val="en-GB"/>
              </w:rPr>
              <w:t>&gt; Added scan invoice example for scan higher than savings (21993)</w:t>
            </w:r>
          </w:p>
          <w:p w14:paraId="061CDAE5" w14:textId="77777777" w:rsidR="00480B91" w:rsidRPr="008F436E" w:rsidRDefault="00480B91" w:rsidP="006D657F">
            <w:pPr>
              <w:overflowPunct/>
              <w:textAlignment w:val="auto"/>
              <w:rPr>
                <w:rFonts w:ascii="Segoe Print" w:hAnsi="Segoe Print" w:cs="Segoe Print"/>
                <w:sz w:val="22"/>
                <w:szCs w:val="22"/>
                <w:lang w:val="en"/>
              </w:rPr>
            </w:pPr>
            <w:r>
              <w:rPr>
                <w:rFonts w:ascii="Arial" w:hAnsi="Arial" w:cs="Arial"/>
                <w:lang w:val="en-GB"/>
              </w:rPr>
              <w:t>&gt; Added CCA client specific for Lamb Weston (22181)</w:t>
            </w:r>
          </w:p>
        </w:tc>
        <w:tc>
          <w:tcPr>
            <w:tcW w:w="1710" w:type="dxa"/>
            <w:gridSpan w:val="2"/>
            <w:tcBorders>
              <w:top w:val="single" w:sz="6" w:space="0" w:color="auto"/>
              <w:left w:val="single" w:sz="6" w:space="0" w:color="auto"/>
              <w:bottom w:val="single" w:sz="6" w:space="0" w:color="auto"/>
              <w:right w:val="single" w:sz="6" w:space="0" w:color="auto"/>
            </w:tcBorders>
          </w:tcPr>
          <w:p w14:paraId="1C063FD0" w14:textId="77777777" w:rsidR="00480B91" w:rsidRDefault="00480B91" w:rsidP="006D657F">
            <w:pPr>
              <w:rPr>
                <w:rFonts w:ascii="Arial" w:hAnsi="Arial" w:cs="Arial"/>
                <w:lang w:val="en-GB"/>
              </w:rPr>
            </w:pPr>
            <w:r>
              <w:rPr>
                <w:rFonts w:ascii="Arial" w:hAnsi="Arial" w:cs="Arial"/>
                <w:lang w:val="en-GB"/>
              </w:rPr>
              <w:t>08-14-17</w:t>
            </w:r>
          </w:p>
        </w:tc>
        <w:tc>
          <w:tcPr>
            <w:tcW w:w="1890" w:type="dxa"/>
            <w:tcBorders>
              <w:top w:val="single" w:sz="6" w:space="0" w:color="auto"/>
              <w:left w:val="single" w:sz="6" w:space="0" w:color="auto"/>
              <w:bottom w:val="single" w:sz="6" w:space="0" w:color="auto"/>
              <w:right w:val="single" w:sz="6" w:space="0" w:color="auto"/>
            </w:tcBorders>
          </w:tcPr>
          <w:p w14:paraId="36CAC004" w14:textId="77777777" w:rsidR="00480B91" w:rsidRDefault="00480B91" w:rsidP="006D657F">
            <w:pPr>
              <w:rPr>
                <w:rFonts w:ascii="Arial" w:hAnsi="Arial" w:cs="Arial"/>
                <w:lang w:val="en-GB"/>
              </w:rPr>
            </w:pPr>
            <w:r>
              <w:rPr>
                <w:rFonts w:ascii="Arial" w:hAnsi="Arial" w:cs="Arial"/>
                <w:lang w:val="en-GB"/>
              </w:rPr>
              <w:t>Whitney Eiss</w:t>
            </w:r>
          </w:p>
        </w:tc>
      </w:tr>
      <w:tr w:rsidR="00480B91" w:rsidRPr="00FB3017" w14:paraId="0F49D721"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5CEC6052" w14:textId="77777777" w:rsidR="00480B91" w:rsidRPr="00404D05" w:rsidRDefault="00480B91" w:rsidP="006D657F">
            <w:pPr>
              <w:overflowPunct/>
              <w:textAlignment w:val="auto"/>
              <w:rPr>
                <w:rFonts w:ascii="Arial" w:hAnsi="Arial" w:cs="Arial"/>
                <w:lang w:val="en-GB"/>
              </w:rPr>
            </w:pPr>
            <w:r>
              <w:rPr>
                <w:rFonts w:ascii="Arial" w:hAnsi="Arial" w:cs="Arial"/>
                <w:lang w:val="en-GB"/>
              </w:rPr>
              <w:t>&gt; Updated the client specific section for Campbell’s (22392)</w:t>
            </w:r>
          </w:p>
        </w:tc>
        <w:tc>
          <w:tcPr>
            <w:tcW w:w="1710" w:type="dxa"/>
            <w:gridSpan w:val="2"/>
            <w:tcBorders>
              <w:top w:val="single" w:sz="6" w:space="0" w:color="auto"/>
              <w:left w:val="single" w:sz="6" w:space="0" w:color="auto"/>
              <w:bottom w:val="single" w:sz="6" w:space="0" w:color="auto"/>
              <w:right w:val="single" w:sz="6" w:space="0" w:color="auto"/>
            </w:tcBorders>
          </w:tcPr>
          <w:p w14:paraId="733807E5" w14:textId="77777777" w:rsidR="00480B91" w:rsidRDefault="00480B91" w:rsidP="006D657F">
            <w:pPr>
              <w:rPr>
                <w:rFonts w:ascii="Arial" w:hAnsi="Arial" w:cs="Arial"/>
                <w:lang w:val="en-GB"/>
              </w:rPr>
            </w:pPr>
            <w:r>
              <w:rPr>
                <w:rFonts w:ascii="Arial" w:hAnsi="Arial" w:cs="Arial"/>
                <w:lang w:val="en-GB"/>
              </w:rPr>
              <w:t>08-28-17</w:t>
            </w:r>
          </w:p>
        </w:tc>
        <w:tc>
          <w:tcPr>
            <w:tcW w:w="1890" w:type="dxa"/>
            <w:tcBorders>
              <w:top w:val="single" w:sz="6" w:space="0" w:color="auto"/>
              <w:left w:val="single" w:sz="6" w:space="0" w:color="auto"/>
              <w:bottom w:val="single" w:sz="6" w:space="0" w:color="auto"/>
              <w:right w:val="single" w:sz="6" w:space="0" w:color="auto"/>
            </w:tcBorders>
          </w:tcPr>
          <w:p w14:paraId="4793E1CA" w14:textId="77777777" w:rsidR="00480B91" w:rsidRDefault="00480B91" w:rsidP="006D657F">
            <w:pPr>
              <w:rPr>
                <w:rFonts w:ascii="Arial" w:hAnsi="Arial" w:cs="Arial"/>
                <w:lang w:val="en-GB"/>
              </w:rPr>
            </w:pPr>
            <w:r>
              <w:rPr>
                <w:rFonts w:ascii="Arial" w:hAnsi="Arial" w:cs="Arial"/>
                <w:lang w:val="en-GB"/>
              </w:rPr>
              <w:t>Whitney Eiss</w:t>
            </w:r>
          </w:p>
        </w:tc>
      </w:tr>
      <w:tr w:rsidR="00480B91" w:rsidRPr="00FB3017" w14:paraId="2F0AEC23"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7F3B6A0F" w14:textId="77777777" w:rsidR="00480B91" w:rsidRPr="00404D05" w:rsidRDefault="00480B91" w:rsidP="001B5EC0">
            <w:pPr>
              <w:overflowPunct/>
              <w:textAlignment w:val="auto"/>
              <w:rPr>
                <w:rFonts w:ascii="Arial" w:hAnsi="Arial" w:cs="Arial"/>
                <w:lang w:val="en-GB"/>
              </w:rPr>
            </w:pPr>
            <w:r>
              <w:rPr>
                <w:rFonts w:ascii="Arial" w:hAnsi="Arial" w:cs="Arial"/>
                <w:lang w:val="en-GB"/>
              </w:rPr>
              <w:t>&gt; Updated the client specific section for Pinnacle (21806)</w:t>
            </w:r>
          </w:p>
        </w:tc>
        <w:tc>
          <w:tcPr>
            <w:tcW w:w="1710" w:type="dxa"/>
            <w:gridSpan w:val="2"/>
            <w:tcBorders>
              <w:top w:val="single" w:sz="6" w:space="0" w:color="auto"/>
              <w:left w:val="single" w:sz="6" w:space="0" w:color="auto"/>
              <w:bottom w:val="single" w:sz="6" w:space="0" w:color="auto"/>
              <w:right w:val="single" w:sz="6" w:space="0" w:color="auto"/>
            </w:tcBorders>
          </w:tcPr>
          <w:p w14:paraId="2560C2ED" w14:textId="77777777" w:rsidR="00480B91" w:rsidRDefault="00480B91" w:rsidP="001B5EC0">
            <w:pPr>
              <w:rPr>
                <w:rFonts w:ascii="Arial" w:hAnsi="Arial" w:cs="Arial"/>
                <w:lang w:val="en-GB"/>
              </w:rPr>
            </w:pPr>
            <w:r>
              <w:rPr>
                <w:rFonts w:ascii="Arial" w:hAnsi="Arial" w:cs="Arial"/>
                <w:lang w:val="en-GB"/>
              </w:rPr>
              <w:t>09-11-17</w:t>
            </w:r>
          </w:p>
        </w:tc>
        <w:tc>
          <w:tcPr>
            <w:tcW w:w="1890" w:type="dxa"/>
            <w:tcBorders>
              <w:top w:val="single" w:sz="6" w:space="0" w:color="auto"/>
              <w:left w:val="single" w:sz="6" w:space="0" w:color="auto"/>
              <w:bottom w:val="single" w:sz="6" w:space="0" w:color="auto"/>
              <w:right w:val="single" w:sz="6" w:space="0" w:color="auto"/>
            </w:tcBorders>
          </w:tcPr>
          <w:p w14:paraId="0C22D325" w14:textId="77777777" w:rsidR="00480B91" w:rsidRDefault="00480B91" w:rsidP="001B5EC0">
            <w:pPr>
              <w:rPr>
                <w:rFonts w:ascii="Arial" w:hAnsi="Arial" w:cs="Arial"/>
                <w:lang w:val="en-GB"/>
              </w:rPr>
            </w:pPr>
            <w:r>
              <w:rPr>
                <w:rFonts w:ascii="Arial" w:hAnsi="Arial" w:cs="Arial"/>
                <w:lang w:val="en-GB"/>
              </w:rPr>
              <w:t>Whitney Eiss</w:t>
            </w:r>
          </w:p>
        </w:tc>
      </w:tr>
      <w:tr w:rsidR="00480B91" w:rsidRPr="00FB3017" w14:paraId="552D14CC"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334AE650" w14:textId="77777777" w:rsidR="00480B91" w:rsidRPr="00FB3017" w:rsidRDefault="00480B91" w:rsidP="004A02B1">
            <w:pPr>
              <w:overflowPunct/>
              <w:textAlignment w:val="auto"/>
              <w:rPr>
                <w:rFonts w:ascii="Arial" w:hAnsi="Arial" w:cs="Arial"/>
                <w:lang w:val="en-GB"/>
              </w:rPr>
            </w:pPr>
            <w:r w:rsidRPr="00FB3017">
              <w:rPr>
                <w:rFonts w:ascii="Arial" w:hAnsi="Arial" w:cs="Arial"/>
                <w:lang w:val="en-GB"/>
              </w:rPr>
              <w:t>Update IRI/Nielsen information for price point pg 2</w:t>
            </w:r>
            <w:r>
              <w:rPr>
                <w:rFonts w:ascii="Arial" w:hAnsi="Arial" w:cs="Arial"/>
                <w:lang w:val="en-GB"/>
              </w:rPr>
              <w:t xml:space="preserve"> (22706)</w:t>
            </w:r>
          </w:p>
        </w:tc>
        <w:tc>
          <w:tcPr>
            <w:tcW w:w="1710" w:type="dxa"/>
            <w:gridSpan w:val="2"/>
            <w:tcBorders>
              <w:top w:val="single" w:sz="6" w:space="0" w:color="auto"/>
              <w:left w:val="single" w:sz="6" w:space="0" w:color="auto"/>
              <w:bottom w:val="single" w:sz="6" w:space="0" w:color="auto"/>
              <w:right w:val="single" w:sz="6" w:space="0" w:color="auto"/>
            </w:tcBorders>
          </w:tcPr>
          <w:p w14:paraId="5B725205" w14:textId="77777777" w:rsidR="00480B91" w:rsidRDefault="00480B91" w:rsidP="001B5EC0">
            <w:pPr>
              <w:rPr>
                <w:rFonts w:ascii="Arial" w:hAnsi="Arial" w:cs="Arial"/>
                <w:lang w:val="en-GB"/>
              </w:rPr>
            </w:pPr>
            <w:r>
              <w:rPr>
                <w:rFonts w:ascii="Arial" w:hAnsi="Arial" w:cs="Arial"/>
                <w:lang w:val="en-GB"/>
              </w:rPr>
              <w:t>10-9-17</w:t>
            </w:r>
          </w:p>
        </w:tc>
        <w:tc>
          <w:tcPr>
            <w:tcW w:w="1890" w:type="dxa"/>
            <w:tcBorders>
              <w:top w:val="single" w:sz="6" w:space="0" w:color="auto"/>
              <w:left w:val="single" w:sz="6" w:space="0" w:color="auto"/>
              <w:bottom w:val="single" w:sz="6" w:space="0" w:color="auto"/>
              <w:right w:val="single" w:sz="6" w:space="0" w:color="auto"/>
            </w:tcBorders>
          </w:tcPr>
          <w:p w14:paraId="4BC1642E" w14:textId="77777777" w:rsidR="00480B91" w:rsidRDefault="00480B91" w:rsidP="001B5EC0">
            <w:pPr>
              <w:rPr>
                <w:rFonts w:ascii="Arial" w:hAnsi="Arial" w:cs="Arial"/>
                <w:lang w:val="en-GB"/>
              </w:rPr>
            </w:pPr>
            <w:r>
              <w:rPr>
                <w:rFonts w:ascii="Arial" w:hAnsi="Arial" w:cs="Arial"/>
                <w:lang w:val="en-GB"/>
              </w:rPr>
              <w:t>Whitney Eiss</w:t>
            </w:r>
          </w:p>
        </w:tc>
      </w:tr>
      <w:tr w:rsidR="00480B91" w:rsidRPr="00FB3017" w14:paraId="48B2B807"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56231308" w14:textId="77777777" w:rsidR="00480B91" w:rsidRDefault="00480B91" w:rsidP="00276079">
            <w:pPr>
              <w:overflowPunct/>
              <w:textAlignment w:val="auto"/>
              <w:rPr>
                <w:rFonts w:ascii="Arial" w:hAnsi="Arial" w:cs="Arial"/>
                <w:lang w:val="en-GB"/>
              </w:rPr>
            </w:pPr>
            <w:r>
              <w:rPr>
                <w:rFonts w:ascii="Arial" w:hAnsi="Arial" w:cs="Arial"/>
                <w:lang w:val="en-GB"/>
              </w:rPr>
              <w:t>&gt; Added client specific section for Noosa (23002)</w:t>
            </w:r>
          </w:p>
          <w:p w14:paraId="1A9E0C06" w14:textId="064A9A21" w:rsidR="00480B91" w:rsidRPr="00FB3017" w:rsidRDefault="00480B91" w:rsidP="00276079">
            <w:pPr>
              <w:overflowPunct/>
              <w:textAlignment w:val="auto"/>
              <w:rPr>
                <w:rFonts w:ascii="Arial" w:hAnsi="Arial" w:cs="Arial"/>
                <w:lang w:val="en-GB"/>
              </w:rPr>
            </w:pPr>
            <w:r>
              <w:rPr>
                <w:rFonts w:ascii="Arial" w:hAnsi="Arial" w:cs="Arial"/>
                <w:lang w:val="en-GB"/>
              </w:rPr>
              <w:t>&gt; Added invoice example for returns (23149)</w:t>
            </w:r>
          </w:p>
        </w:tc>
        <w:tc>
          <w:tcPr>
            <w:tcW w:w="1710" w:type="dxa"/>
            <w:gridSpan w:val="2"/>
            <w:tcBorders>
              <w:top w:val="single" w:sz="6" w:space="0" w:color="auto"/>
              <w:left w:val="single" w:sz="6" w:space="0" w:color="auto"/>
              <w:bottom w:val="single" w:sz="6" w:space="0" w:color="auto"/>
              <w:right w:val="single" w:sz="6" w:space="0" w:color="auto"/>
            </w:tcBorders>
          </w:tcPr>
          <w:p w14:paraId="3C400E28" w14:textId="77777777" w:rsidR="00480B91" w:rsidRDefault="00480B91" w:rsidP="00451D0A">
            <w:pPr>
              <w:rPr>
                <w:rFonts w:ascii="Arial" w:hAnsi="Arial" w:cs="Arial"/>
                <w:lang w:val="en-GB"/>
              </w:rPr>
            </w:pPr>
            <w:r>
              <w:rPr>
                <w:rFonts w:ascii="Arial" w:hAnsi="Arial" w:cs="Arial"/>
                <w:lang w:val="en-GB"/>
              </w:rPr>
              <w:t>12-18-17</w:t>
            </w:r>
          </w:p>
        </w:tc>
        <w:tc>
          <w:tcPr>
            <w:tcW w:w="1890" w:type="dxa"/>
            <w:tcBorders>
              <w:top w:val="single" w:sz="6" w:space="0" w:color="auto"/>
              <w:left w:val="single" w:sz="6" w:space="0" w:color="auto"/>
              <w:bottom w:val="single" w:sz="6" w:space="0" w:color="auto"/>
              <w:right w:val="single" w:sz="6" w:space="0" w:color="auto"/>
            </w:tcBorders>
          </w:tcPr>
          <w:p w14:paraId="006BF56B" w14:textId="77777777" w:rsidR="00480B91" w:rsidRDefault="00480B91" w:rsidP="00451D0A">
            <w:pPr>
              <w:rPr>
                <w:rFonts w:ascii="Arial" w:hAnsi="Arial" w:cs="Arial"/>
                <w:lang w:val="en-GB"/>
              </w:rPr>
            </w:pPr>
            <w:r>
              <w:rPr>
                <w:rFonts w:ascii="Arial" w:hAnsi="Arial" w:cs="Arial"/>
                <w:lang w:val="en-GB"/>
              </w:rPr>
              <w:t>Whitney Eiss</w:t>
            </w:r>
          </w:p>
        </w:tc>
      </w:tr>
      <w:tr w:rsidR="00480B91" w:rsidRPr="00FB3017" w14:paraId="56B08F1F"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1310EE09" w14:textId="77777777" w:rsidR="00480B91" w:rsidRDefault="00480B91" w:rsidP="00DC11D3">
            <w:pPr>
              <w:overflowPunct/>
              <w:textAlignment w:val="auto"/>
              <w:rPr>
                <w:rFonts w:ascii="Arial" w:hAnsi="Arial" w:cs="Arial"/>
                <w:lang w:val="en-GB"/>
              </w:rPr>
            </w:pPr>
            <w:r>
              <w:rPr>
                <w:rFonts w:ascii="Arial" w:hAnsi="Arial" w:cs="Arial"/>
                <w:lang w:val="en-GB"/>
              </w:rPr>
              <w:t>&gt; Updated client specific section for Wells Dairy (23822)</w:t>
            </w:r>
          </w:p>
          <w:p w14:paraId="0B888E96" w14:textId="77777777" w:rsidR="00480B91" w:rsidRDefault="00480B91" w:rsidP="00DC11D3">
            <w:pPr>
              <w:overflowPunct/>
              <w:textAlignment w:val="auto"/>
              <w:rPr>
                <w:rFonts w:ascii="Arial" w:hAnsi="Arial" w:cs="Arial"/>
                <w:lang w:val="en-GB"/>
              </w:rPr>
            </w:pPr>
            <w:r>
              <w:rPr>
                <w:rFonts w:ascii="Arial" w:hAnsi="Arial" w:cs="Arial"/>
                <w:lang w:val="en-GB"/>
              </w:rPr>
              <w:t>&gt; Updated hyperlink to SPO link for Harris Teeter Birds Eye Breakdown spreadsheet and other SPO  links (23751)</w:t>
            </w:r>
          </w:p>
          <w:p w14:paraId="10D2D6A1" w14:textId="77777777" w:rsidR="00480B91" w:rsidRDefault="00480B91" w:rsidP="00DC11D3">
            <w:pPr>
              <w:overflowPunct/>
              <w:textAlignment w:val="auto"/>
              <w:rPr>
                <w:rFonts w:ascii="Arial" w:hAnsi="Arial" w:cs="Arial"/>
                <w:lang w:val="en-GB"/>
              </w:rPr>
            </w:pPr>
            <w:r>
              <w:rPr>
                <w:rFonts w:ascii="Arial" w:hAnsi="Arial" w:cs="Arial"/>
                <w:lang w:val="en-GB"/>
              </w:rPr>
              <w:t>&gt; Updated client specific section for Tyson (23767)</w:t>
            </w:r>
          </w:p>
          <w:p w14:paraId="03809291" w14:textId="77777777" w:rsidR="00480B91" w:rsidRPr="00FB3017" w:rsidRDefault="00480B91" w:rsidP="00DC11D3">
            <w:pPr>
              <w:overflowPunct/>
              <w:textAlignment w:val="auto"/>
              <w:rPr>
                <w:rFonts w:ascii="Arial" w:hAnsi="Arial" w:cs="Arial"/>
                <w:lang w:val="en-GB"/>
              </w:rPr>
            </w:pPr>
            <w:r>
              <w:rPr>
                <w:rFonts w:ascii="Arial" w:hAnsi="Arial" w:cs="Arial"/>
                <w:lang w:val="en-GB"/>
              </w:rPr>
              <w:t>&gt; Updated client specific section for Barilla and added client specific section for Barilla in CCA section (23840)</w:t>
            </w:r>
          </w:p>
        </w:tc>
        <w:tc>
          <w:tcPr>
            <w:tcW w:w="1710" w:type="dxa"/>
            <w:gridSpan w:val="2"/>
            <w:tcBorders>
              <w:top w:val="single" w:sz="6" w:space="0" w:color="auto"/>
              <w:left w:val="single" w:sz="6" w:space="0" w:color="auto"/>
              <w:bottom w:val="single" w:sz="6" w:space="0" w:color="auto"/>
              <w:right w:val="single" w:sz="6" w:space="0" w:color="auto"/>
            </w:tcBorders>
          </w:tcPr>
          <w:p w14:paraId="7683815D" w14:textId="77777777" w:rsidR="00480B91" w:rsidRDefault="00480B91" w:rsidP="001112BB">
            <w:pPr>
              <w:rPr>
                <w:rFonts w:ascii="Arial" w:hAnsi="Arial" w:cs="Arial"/>
                <w:lang w:val="en-GB"/>
              </w:rPr>
            </w:pPr>
            <w:r>
              <w:rPr>
                <w:rFonts w:ascii="Arial" w:hAnsi="Arial" w:cs="Arial"/>
                <w:lang w:val="en-GB"/>
              </w:rPr>
              <w:t>2-26-18</w:t>
            </w:r>
          </w:p>
        </w:tc>
        <w:tc>
          <w:tcPr>
            <w:tcW w:w="1890" w:type="dxa"/>
            <w:tcBorders>
              <w:top w:val="single" w:sz="6" w:space="0" w:color="auto"/>
              <w:left w:val="single" w:sz="6" w:space="0" w:color="auto"/>
              <w:bottom w:val="single" w:sz="6" w:space="0" w:color="auto"/>
              <w:right w:val="single" w:sz="6" w:space="0" w:color="auto"/>
            </w:tcBorders>
          </w:tcPr>
          <w:p w14:paraId="2E06D1EF" w14:textId="77777777" w:rsidR="00480B91" w:rsidRDefault="00480B91" w:rsidP="001112BB">
            <w:pPr>
              <w:rPr>
                <w:rFonts w:ascii="Arial" w:hAnsi="Arial" w:cs="Arial"/>
                <w:lang w:val="en-GB"/>
              </w:rPr>
            </w:pPr>
            <w:r>
              <w:rPr>
                <w:rFonts w:ascii="Arial" w:hAnsi="Arial" w:cs="Arial"/>
                <w:lang w:val="en-GB"/>
              </w:rPr>
              <w:t>Whitney Eiss</w:t>
            </w:r>
          </w:p>
        </w:tc>
      </w:tr>
      <w:tr w:rsidR="00480B91" w:rsidRPr="00FB3017" w14:paraId="4E4538E5"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665C1C10" w14:textId="77777777" w:rsidR="00480B91" w:rsidRPr="00FB3017" w:rsidRDefault="00480B91" w:rsidP="00A717E2">
            <w:pPr>
              <w:overflowPunct/>
              <w:textAlignment w:val="auto"/>
              <w:rPr>
                <w:rFonts w:ascii="Arial" w:hAnsi="Arial" w:cs="Arial"/>
                <w:lang w:val="en-GB"/>
              </w:rPr>
            </w:pPr>
            <w:r>
              <w:rPr>
                <w:rFonts w:ascii="Arial" w:hAnsi="Arial" w:cs="Arial"/>
                <w:lang w:val="en-GB"/>
              </w:rPr>
              <w:t>&gt; Removed client specific information for French’s (23861)</w:t>
            </w:r>
          </w:p>
        </w:tc>
        <w:tc>
          <w:tcPr>
            <w:tcW w:w="1710" w:type="dxa"/>
            <w:gridSpan w:val="2"/>
            <w:tcBorders>
              <w:top w:val="single" w:sz="6" w:space="0" w:color="auto"/>
              <w:left w:val="single" w:sz="6" w:space="0" w:color="auto"/>
              <w:bottom w:val="single" w:sz="6" w:space="0" w:color="auto"/>
              <w:right w:val="single" w:sz="6" w:space="0" w:color="auto"/>
            </w:tcBorders>
          </w:tcPr>
          <w:p w14:paraId="76AD6F3F" w14:textId="77777777" w:rsidR="00480B91" w:rsidRDefault="00480B91" w:rsidP="001112BB">
            <w:pPr>
              <w:rPr>
                <w:rFonts w:ascii="Arial" w:hAnsi="Arial" w:cs="Arial"/>
                <w:lang w:val="en-GB"/>
              </w:rPr>
            </w:pPr>
            <w:r>
              <w:rPr>
                <w:rFonts w:ascii="Arial" w:hAnsi="Arial" w:cs="Arial"/>
                <w:lang w:val="en-GB"/>
              </w:rPr>
              <w:t>3-12-18</w:t>
            </w:r>
          </w:p>
        </w:tc>
        <w:tc>
          <w:tcPr>
            <w:tcW w:w="1890" w:type="dxa"/>
            <w:tcBorders>
              <w:top w:val="single" w:sz="6" w:space="0" w:color="auto"/>
              <w:left w:val="single" w:sz="6" w:space="0" w:color="auto"/>
              <w:bottom w:val="single" w:sz="6" w:space="0" w:color="auto"/>
              <w:right w:val="single" w:sz="6" w:space="0" w:color="auto"/>
            </w:tcBorders>
          </w:tcPr>
          <w:p w14:paraId="7691B121" w14:textId="77777777" w:rsidR="00480B91" w:rsidRDefault="00480B91" w:rsidP="001112BB">
            <w:pPr>
              <w:rPr>
                <w:rFonts w:ascii="Arial" w:hAnsi="Arial" w:cs="Arial"/>
                <w:lang w:val="en-GB"/>
              </w:rPr>
            </w:pPr>
            <w:r>
              <w:rPr>
                <w:rFonts w:ascii="Arial" w:hAnsi="Arial" w:cs="Arial"/>
                <w:lang w:val="en-GB"/>
              </w:rPr>
              <w:t>Whitney Eiss</w:t>
            </w:r>
          </w:p>
        </w:tc>
      </w:tr>
      <w:tr w:rsidR="00480B91" w:rsidRPr="00FB3017" w14:paraId="4C8ED7A5"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3E5EEC37" w14:textId="77777777" w:rsidR="00480B91" w:rsidRPr="00FB3017" w:rsidRDefault="00480B91" w:rsidP="00541052">
            <w:pPr>
              <w:overflowPunct/>
              <w:textAlignment w:val="auto"/>
              <w:rPr>
                <w:rFonts w:ascii="Arial" w:hAnsi="Arial" w:cs="Arial"/>
                <w:lang w:val="en-GB"/>
              </w:rPr>
            </w:pPr>
            <w:r>
              <w:rPr>
                <w:rFonts w:ascii="Arial" w:hAnsi="Arial" w:cs="Arial"/>
                <w:lang w:val="en-GB"/>
              </w:rPr>
              <w:t>&gt; Added client specific section for Pinnacle to the CCA section (24032)</w:t>
            </w:r>
          </w:p>
        </w:tc>
        <w:tc>
          <w:tcPr>
            <w:tcW w:w="1710" w:type="dxa"/>
            <w:gridSpan w:val="2"/>
            <w:tcBorders>
              <w:top w:val="single" w:sz="6" w:space="0" w:color="auto"/>
              <w:left w:val="single" w:sz="6" w:space="0" w:color="auto"/>
              <w:bottom w:val="single" w:sz="6" w:space="0" w:color="auto"/>
              <w:right w:val="single" w:sz="6" w:space="0" w:color="auto"/>
            </w:tcBorders>
          </w:tcPr>
          <w:p w14:paraId="5A98CF19" w14:textId="77777777" w:rsidR="00480B91" w:rsidRDefault="00480B91" w:rsidP="001112BB">
            <w:pPr>
              <w:rPr>
                <w:rFonts w:ascii="Arial" w:hAnsi="Arial" w:cs="Arial"/>
                <w:lang w:val="en-GB"/>
              </w:rPr>
            </w:pPr>
            <w:r>
              <w:rPr>
                <w:rFonts w:ascii="Arial" w:hAnsi="Arial" w:cs="Arial"/>
                <w:lang w:val="en-GB"/>
              </w:rPr>
              <w:t>3-26-18</w:t>
            </w:r>
          </w:p>
        </w:tc>
        <w:tc>
          <w:tcPr>
            <w:tcW w:w="1890" w:type="dxa"/>
            <w:tcBorders>
              <w:top w:val="single" w:sz="6" w:space="0" w:color="auto"/>
              <w:left w:val="single" w:sz="6" w:space="0" w:color="auto"/>
              <w:bottom w:val="single" w:sz="6" w:space="0" w:color="auto"/>
              <w:right w:val="single" w:sz="6" w:space="0" w:color="auto"/>
            </w:tcBorders>
          </w:tcPr>
          <w:p w14:paraId="334DD91C" w14:textId="77777777" w:rsidR="00480B91" w:rsidRDefault="00480B91" w:rsidP="001112BB">
            <w:pPr>
              <w:rPr>
                <w:rFonts w:ascii="Arial" w:hAnsi="Arial" w:cs="Arial"/>
                <w:lang w:val="en-GB"/>
              </w:rPr>
            </w:pPr>
            <w:r>
              <w:rPr>
                <w:rFonts w:ascii="Arial" w:hAnsi="Arial" w:cs="Arial"/>
                <w:lang w:val="en-GB"/>
              </w:rPr>
              <w:t>Whitney Eiss</w:t>
            </w:r>
          </w:p>
        </w:tc>
      </w:tr>
      <w:tr w:rsidR="00480B91" w:rsidRPr="00FB3017" w14:paraId="13795AF5"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49F9A267" w14:textId="77777777" w:rsidR="00480B91" w:rsidRPr="00FB3017" w:rsidRDefault="00480B91" w:rsidP="00FF2B12">
            <w:pPr>
              <w:overflowPunct/>
              <w:textAlignment w:val="auto"/>
              <w:rPr>
                <w:rFonts w:ascii="Arial" w:hAnsi="Arial" w:cs="Arial"/>
                <w:lang w:val="en-GB"/>
              </w:rPr>
            </w:pPr>
            <w:r>
              <w:rPr>
                <w:rFonts w:ascii="Arial" w:hAnsi="Arial" w:cs="Arial"/>
                <w:lang w:val="en-GB"/>
              </w:rPr>
              <w:t>&gt; Updated client specific section for Hain (24176)</w:t>
            </w:r>
          </w:p>
        </w:tc>
        <w:tc>
          <w:tcPr>
            <w:tcW w:w="1710" w:type="dxa"/>
            <w:gridSpan w:val="2"/>
            <w:tcBorders>
              <w:top w:val="single" w:sz="6" w:space="0" w:color="auto"/>
              <w:left w:val="single" w:sz="6" w:space="0" w:color="auto"/>
              <w:bottom w:val="single" w:sz="6" w:space="0" w:color="auto"/>
              <w:right w:val="single" w:sz="6" w:space="0" w:color="auto"/>
            </w:tcBorders>
          </w:tcPr>
          <w:p w14:paraId="08D81B8B" w14:textId="77777777" w:rsidR="00480B91" w:rsidRDefault="00480B91" w:rsidP="00EE1C39">
            <w:pPr>
              <w:rPr>
                <w:rFonts w:ascii="Arial" w:hAnsi="Arial" w:cs="Arial"/>
                <w:lang w:val="en-GB"/>
              </w:rPr>
            </w:pPr>
            <w:r>
              <w:rPr>
                <w:rFonts w:ascii="Arial" w:hAnsi="Arial" w:cs="Arial"/>
                <w:lang w:val="en-GB"/>
              </w:rPr>
              <w:t>4-23-18</w:t>
            </w:r>
          </w:p>
        </w:tc>
        <w:tc>
          <w:tcPr>
            <w:tcW w:w="1890" w:type="dxa"/>
            <w:tcBorders>
              <w:top w:val="single" w:sz="6" w:space="0" w:color="auto"/>
              <w:left w:val="single" w:sz="6" w:space="0" w:color="auto"/>
              <w:bottom w:val="single" w:sz="6" w:space="0" w:color="auto"/>
              <w:right w:val="single" w:sz="6" w:space="0" w:color="auto"/>
            </w:tcBorders>
          </w:tcPr>
          <w:p w14:paraId="65A559F8" w14:textId="77777777" w:rsidR="00480B91" w:rsidRDefault="00480B91" w:rsidP="00EE1C39">
            <w:pPr>
              <w:rPr>
                <w:rFonts w:ascii="Arial" w:hAnsi="Arial" w:cs="Arial"/>
                <w:lang w:val="en-GB"/>
              </w:rPr>
            </w:pPr>
            <w:r>
              <w:rPr>
                <w:rFonts w:ascii="Arial" w:hAnsi="Arial" w:cs="Arial"/>
                <w:lang w:val="en-GB"/>
              </w:rPr>
              <w:t>Whitney Eiss</w:t>
            </w:r>
          </w:p>
        </w:tc>
      </w:tr>
      <w:tr w:rsidR="00480B91" w:rsidRPr="00FB3017" w14:paraId="7E0D7EE1"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4BF1314D" w14:textId="77777777" w:rsidR="00480B91" w:rsidRDefault="00480B91" w:rsidP="006704D4">
            <w:pPr>
              <w:overflowPunct/>
              <w:textAlignment w:val="auto"/>
              <w:rPr>
                <w:rFonts w:ascii="Arial" w:hAnsi="Arial" w:cs="Arial"/>
                <w:lang w:val="en-GB"/>
              </w:rPr>
            </w:pPr>
            <w:r>
              <w:rPr>
                <w:rFonts w:ascii="Arial" w:hAnsi="Arial" w:cs="Arial"/>
                <w:lang w:val="en-GB"/>
              </w:rPr>
              <w:t>&gt; Removed client specific section for Eight O’Clock Coffee (24482)</w:t>
            </w:r>
          </w:p>
          <w:p w14:paraId="7EFD24E5" w14:textId="77777777" w:rsidR="00480B91" w:rsidRDefault="00480B91" w:rsidP="006704D4">
            <w:pPr>
              <w:overflowPunct/>
              <w:textAlignment w:val="auto"/>
              <w:rPr>
                <w:rFonts w:ascii="Arial" w:hAnsi="Arial" w:cs="Arial"/>
                <w:lang w:val="en-GB"/>
              </w:rPr>
            </w:pPr>
            <w:r>
              <w:rPr>
                <w:rFonts w:ascii="Arial" w:hAnsi="Arial" w:cs="Arial"/>
                <w:lang w:val="en-GB"/>
              </w:rPr>
              <w:t>&gt; Removed client specific section for Diamond (24573)</w:t>
            </w:r>
          </w:p>
          <w:p w14:paraId="507D61CC" w14:textId="77777777" w:rsidR="00480B91" w:rsidRPr="00FB3017" w:rsidRDefault="00480B91" w:rsidP="006704D4">
            <w:pPr>
              <w:overflowPunct/>
              <w:textAlignment w:val="auto"/>
              <w:rPr>
                <w:rFonts w:ascii="Arial" w:hAnsi="Arial" w:cs="Arial"/>
                <w:lang w:val="en-GB"/>
              </w:rPr>
            </w:pPr>
            <w:r>
              <w:rPr>
                <w:rFonts w:ascii="Arial" w:hAnsi="Arial" w:cs="Arial"/>
                <w:lang w:val="en-GB"/>
              </w:rPr>
              <w:t xml:space="preserve">&gt; Removed client specific section for Newman’s </w:t>
            </w:r>
          </w:p>
        </w:tc>
        <w:tc>
          <w:tcPr>
            <w:tcW w:w="1710" w:type="dxa"/>
            <w:gridSpan w:val="2"/>
            <w:tcBorders>
              <w:top w:val="single" w:sz="6" w:space="0" w:color="auto"/>
              <w:left w:val="single" w:sz="6" w:space="0" w:color="auto"/>
              <w:bottom w:val="single" w:sz="6" w:space="0" w:color="auto"/>
              <w:right w:val="single" w:sz="6" w:space="0" w:color="auto"/>
            </w:tcBorders>
          </w:tcPr>
          <w:p w14:paraId="751DABA5" w14:textId="77777777" w:rsidR="00480B91" w:rsidRDefault="00480B91" w:rsidP="00EE1C39">
            <w:pPr>
              <w:rPr>
                <w:rFonts w:ascii="Arial" w:hAnsi="Arial" w:cs="Arial"/>
                <w:lang w:val="en-GB"/>
              </w:rPr>
            </w:pPr>
            <w:r>
              <w:rPr>
                <w:rFonts w:ascii="Arial" w:hAnsi="Arial" w:cs="Arial"/>
                <w:lang w:val="en-GB"/>
              </w:rPr>
              <w:t>6-4-18</w:t>
            </w:r>
          </w:p>
        </w:tc>
        <w:tc>
          <w:tcPr>
            <w:tcW w:w="1890" w:type="dxa"/>
            <w:tcBorders>
              <w:top w:val="single" w:sz="6" w:space="0" w:color="auto"/>
              <w:left w:val="single" w:sz="6" w:space="0" w:color="auto"/>
              <w:bottom w:val="single" w:sz="6" w:space="0" w:color="auto"/>
              <w:right w:val="single" w:sz="6" w:space="0" w:color="auto"/>
            </w:tcBorders>
          </w:tcPr>
          <w:p w14:paraId="0E4EBF4C" w14:textId="77777777" w:rsidR="00480B91" w:rsidRDefault="00480B91" w:rsidP="00EE1C39">
            <w:pPr>
              <w:rPr>
                <w:rFonts w:ascii="Arial" w:hAnsi="Arial" w:cs="Arial"/>
                <w:lang w:val="en-GB"/>
              </w:rPr>
            </w:pPr>
            <w:r>
              <w:rPr>
                <w:rFonts w:ascii="Arial" w:hAnsi="Arial" w:cs="Arial"/>
                <w:lang w:val="en-GB"/>
              </w:rPr>
              <w:t>Whitney Eiss</w:t>
            </w:r>
          </w:p>
        </w:tc>
      </w:tr>
      <w:tr w:rsidR="00480B91" w:rsidRPr="00FB3017" w14:paraId="30836B0F"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4932CCE5" w14:textId="77777777" w:rsidR="00480B91" w:rsidRPr="00FB3017" w:rsidRDefault="00480B91" w:rsidP="004906E0">
            <w:pPr>
              <w:overflowPunct/>
              <w:textAlignment w:val="auto"/>
              <w:rPr>
                <w:rFonts w:ascii="Arial" w:hAnsi="Arial" w:cs="Arial"/>
                <w:lang w:val="en-GB"/>
              </w:rPr>
            </w:pPr>
            <w:r>
              <w:rPr>
                <w:rFonts w:ascii="Arial" w:hAnsi="Arial" w:cs="Arial"/>
                <w:lang w:val="en-GB"/>
              </w:rPr>
              <w:t>Updated client specific section for Hain Celestial (24367)</w:t>
            </w:r>
          </w:p>
        </w:tc>
        <w:tc>
          <w:tcPr>
            <w:tcW w:w="1710" w:type="dxa"/>
            <w:gridSpan w:val="2"/>
            <w:tcBorders>
              <w:top w:val="single" w:sz="6" w:space="0" w:color="auto"/>
              <w:left w:val="single" w:sz="6" w:space="0" w:color="auto"/>
              <w:bottom w:val="single" w:sz="6" w:space="0" w:color="auto"/>
              <w:right w:val="single" w:sz="6" w:space="0" w:color="auto"/>
            </w:tcBorders>
          </w:tcPr>
          <w:p w14:paraId="3CEB3E30" w14:textId="77777777" w:rsidR="00480B91" w:rsidRDefault="00480B91" w:rsidP="003721B8">
            <w:pPr>
              <w:rPr>
                <w:rFonts w:ascii="Arial" w:hAnsi="Arial" w:cs="Arial"/>
                <w:lang w:val="en-GB"/>
              </w:rPr>
            </w:pPr>
            <w:r>
              <w:rPr>
                <w:rFonts w:ascii="Arial" w:hAnsi="Arial" w:cs="Arial"/>
                <w:lang w:val="en-GB"/>
              </w:rPr>
              <w:t>6-18-18</w:t>
            </w:r>
          </w:p>
        </w:tc>
        <w:tc>
          <w:tcPr>
            <w:tcW w:w="1890" w:type="dxa"/>
            <w:tcBorders>
              <w:top w:val="single" w:sz="6" w:space="0" w:color="auto"/>
              <w:left w:val="single" w:sz="6" w:space="0" w:color="auto"/>
              <w:bottom w:val="single" w:sz="6" w:space="0" w:color="auto"/>
              <w:right w:val="single" w:sz="6" w:space="0" w:color="auto"/>
            </w:tcBorders>
          </w:tcPr>
          <w:p w14:paraId="27BD9ED7" w14:textId="77777777" w:rsidR="00480B91" w:rsidRDefault="00480B91" w:rsidP="003721B8">
            <w:pPr>
              <w:rPr>
                <w:rFonts w:ascii="Arial" w:hAnsi="Arial" w:cs="Arial"/>
                <w:lang w:val="en-GB"/>
              </w:rPr>
            </w:pPr>
            <w:r>
              <w:rPr>
                <w:rFonts w:ascii="Arial" w:hAnsi="Arial" w:cs="Arial"/>
                <w:lang w:val="en-GB"/>
              </w:rPr>
              <w:t>Whitney Eiss</w:t>
            </w:r>
          </w:p>
        </w:tc>
      </w:tr>
      <w:tr w:rsidR="00480B91" w:rsidRPr="00FB3017" w14:paraId="26989649"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7FC89B0C" w14:textId="4CCF3143" w:rsidR="00480B91" w:rsidRDefault="00480B91" w:rsidP="005E701F">
            <w:pPr>
              <w:overflowPunct/>
              <w:textAlignment w:val="auto"/>
              <w:rPr>
                <w:rFonts w:ascii="Arial" w:hAnsi="Arial" w:cs="Arial"/>
                <w:lang w:val="en-GB"/>
              </w:rPr>
            </w:pPr>
            <w:r>
              <w:rPr>
                <w:rFonts w:ascii="Arial" w:hAnsi="Arial" w:cs="Arial"/>
                <w:lang w:val="en-GB"/>
              </w:rPr>
              <w:t xml:space="preserve">Added client specific section for Ainsworth (25332), </w:t>
            </w:r>
            <w:r w:rsidRPr="00B42142">
              <w:rPr>
                <w:rFonts w:ascii="Arial" w:hAnsi="Arial" w:cs="Arial"/>
                <w:lang w:val="en-GB"/>
              </w:rPr>
              <w:t>Update to customer backup request information/realignment of information, no process change.</w:t>
            </w:r>
          </w:p>
        </w:tc>
        <w:tc>
          <w:tcPr>
            <w:tcW w:w="1710" w:type="dxa"/>
            <w:gridSpan w:val="2"/>
            <w:tcBorders>
              <w:top w:val="single" w:sz="6" w:space="0" w:color="auto"/>
              <w:left w:val="single" w:sz="6" w:space="0" w:color="auto"/>
              <w:bottom w:val="single" w:sz="6" w:space="0" w:color="auto"/>
              <w:right w:val="single" w:sz="6" w:space="0" w:color="auto"/>
            </w:tcBorders>
          </w:tcPr>
          <w:p w14:paraId="4DF12AFF" w14:textId="43A1B9B9" w:rsidR="00480B91" w:rsidRDefault="00480B91" w:rsidP="005E701F">
            <w:pPr>
              <w:rPr>
                <w:rFonts w:ascii="Arial" w:hAnsi="Arial" w:cs="Arial"/>
                <w:lang w:val="en-GB"/>
              </w:rPr>
            </w:pPr>
            <w:r>
              <w:rPr>
                <w:rFonts w:ascii="Arial" w:hAnsi="Arial" w:cs="Arial"/>
                <w:lang w:val="en-GB"/>
              </w:rPr>
              <w:t>8-13-18</w:t>
            </w:r>
          </w:p>
        </w:tc>
        <w:tc>
          <w:tcPr>
            <w:tcW w:w="1890" w:type="dxa"/>
            <w:tcBorders>
              <w:top w:val="single" w:sz="6" w:space="0" w:color="auto"/>
              <w:left w:val="single" w:sz="6" w:space="0" w:color="auto"/>
              <w:bottom w:val="single" w:sz="6" w:space="0" w:color="auto"/>
              <w:right w:val="single" w:sz="6" w:space="0" w:color="auto"/>
            </w:tcBorders>
          </w:tcPr>
          <w:p w14:paraId="380B5A6B" w14:textId="2E5EB4A4" w:rsidR="00480B91" w:rsidRDefault="00480B91" w:rsidP="005E701F">
            <w:pPr>
              <w:rPr>
                <w:rFonts w:ascii="Arial" w:hAnsi="Arial" w:cs="Arial"/>
                <w:lang w:val="en-GB"/>
              </w:rPr>
            </w:pPr>
            <w:r>
              <w:rPr>
                <w:rFonts w:ascii="Arial" w:hAnsi="Arial" w:cs="Arial"/>
                <w:lang w:val="en-GB"/>
              </w:rPr>
              <w:t>Whitney Eiss</w:t>
            </w:r>
          </w:p>
        </w:tc>
      </w:tr>
      <w:tr w:rsidR="00480B91" w:rsidRPr="00FB3017" w14:paraId="00A400C5"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3E846640" w14:textId="13C51A88" w:rsidR="00480B91" w:rsidRDefault="00480B91" w:rsidP="00AA1F9E">
            <w:pPr>
              <w:overflowPunct/>
              <w:textAlignment w:val="auto"/>
              <w:rPr>
                <w:rFonts w:ascii="Arial" w:hAnsi="Arial" w:cs="Arial"/>
                <w:lang w:val="en-GB"/>
              </w:rPr>
            </w:pPr>
            <w:r>
              <w:rPr>
                <w:rFonts w:ascii="Arial" w:hAnsi="Arial" w:cs="Arial"/>
                <w:lang w:val="en-GB"/>
              </w:rPr>
              <w:t>&gt; Removed Noosa info (25915)</w:t>
            </w:r>
          </w:p>
        </w:tc>
        <w:tc>
          <w:tcPr>
            <w:tcW w:w="1710" w:type="dxa"/>
            <w:gridSpan w:val="2"/>
            <w:tcBorders>
              <w:top w:val="single" w:sz="6" w:space="0" w:color="auto"/>
              <w:left w:val="single" w:sz="6" w:space="0" w:color="auto"/>
              <w:bottom w:val="single" w:sz="6" w:space="0" w:color="auto"/>
              <w:right w:val="single" w:sz="6" w:space="0" w:color="auto"/>
            </w:tcBorders>
          </w:tcPr>
          <w:p w14:paraId="7853702D" w14:textId="0B97A023" w:rsidR="00480B91" w:rsidRDefault="00480B91" w:rsidP="00AA1F9E">
            <w:pPr>
              <w:rPr>
                <w:rFonts w:ascii="Arial" w:hAnsi="Arial" w:cs="Arial"/>
                <w:lang w:val="en-GB"/>
              </w:rPr>
            </w:pPr>
            <w:r>
              <w:rPr>
                <w:rFonts w:ascii="Arial" w:hAnsi="Arial" w:cs="Arial"/>
                <w:lang w:val="en-GB"/>
              </w:rPr>
              <w:t>10.22.18</w:t>
            </w:r>
          </w:p>
        </w:tc>
        <w:tc>
          <w:tcPr>
            <w:tcW w:w="1890" w:type="dxa"/>
            <w:tcBorders>
              <w:top w:val="single" w:sz="6" w:space="0" w:color="auto"/>
              <w:left w:val="single" w:sz="6" w:space="0" w:color="auto"/>
              <w:bottom w:val="single" w:sz="6" w:space="0" w:color="auto"/>
              <w:right w:val="single" w:sz="6" w:space="0" w:color="auto"/>
            </w:tcBorders>
          </w:tcPr>
          <w:p w14:paraId="340360C4" w14:textId="52E71231" w:rsidR="00480B91" w:rsidRDefault="00480B91" w:rsidP="00AA1F9E">
            <w:pPr>
              <w:rPr>
                <w:rFonts w:ascii="Arial" w:hAnsi="Arial" w:cs="Arial"/>
                <w:lang w:val="en-GB"/>
              </w:rPr>
            </w:pPr>
            <w:r>
              <w:rPr>
                <w:rFonts w:ascii="Arial" w:hAnsi="Arial" w:cs="Arial"/>
                <w:lang w:val="en-GB"/>
              </w:rPr>
              <w:t>Caitlin Goodnight</w:t>
            </w:r>
          </w:p>
        </w:tc>
      </w:tr>
      <w:tr w:rsidR="00480B91" w:rsidRPr="00FB3017" w14:paraId="30880D84"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1E45DE50" w14:textId="61E9DF69" w:rsidR="00480B91" w:rsidRDefault="00480B91" w:rsidP="00BA4CDF">
            <w:pPr>
              <w:overflowPunct/>
              <w:textAlignment w:val="auto"/>
              <w:rPr>
                <w:rFonts w:ascii="Arial" w:hAnsi="Arial" w:cs="Arial"/>
                <w:lang w:val="en-GB"/>
              </w:rPr>
            </w:pPr>
            <w:r>
              <w:rPr>
                <w:rFonts w:ascii="Arial" w:hAnsi="Arial" w:cs="Arial"/>
                <w:lang w:val="en-GB"/>
              </w:rPr>
              <w:lastRenderedPageBreak/>
              <w:t>&gt; Added information on markdown contract to markdown section. Added Pompeian to client table and added markdown info to client section. (</w:t>
            </w:r>
            <w:r w:rsidRPr="00AA1F9E">
              <w:rPr>
                <w:rFonts w:ascii="Arial" w:hAnsi="Arial" w:cs="Arial"/>
                <w:lang w:val="en-GB"/>
              </w:rPr>
              <w:t>26128</w:t>
            </w:r>
            <w:r>
              <w:rPr>
                <w:rFonts w:ascii="Arial" w:hAnsi="Arial" w:cs="Arial"/>
                <w:lang w:val="en-GB"/>
              </w:rPr>
              <w:t>)</w:t>
            </w:r>
          </w:p>
        </w:tc>
        <w:tc>
          <w:tcPr>
            <w:tcW w:w="1710" w:type="dxa"/>
            <w:gridSpan w:val="2"/>
            <w:tcBorders>
              <w:top w:val="single" w:sz="6" w:space="0" w:color="auto"/>
              <w:left w:val="single" w:sz="6" w:space="0" w:color="auto"/>
              <w:bottom w:val="single" w:sz="6" w:space="0" w:color="auto"/>
              <w:right w:val="single" w:sz="6" w:space="0" w:color="auto"/>
            </w:tcBorders>
          </w:tcPr>
          <w:p w14:paraId="796E6F1D" w14:textId="642CB335" w:rsidR="00480B91" w:rsidRDefault="00480B91" w:rsidP="00BA4CDF">
            <w:pPr>
              <w:rPr>
                <w:rFonts w:ascii="Arial" w:hAnsi="Arial" w:cs="Arial"/>
                <w:lang w:val="en-GB"/>
              </w:rPr>
            </w:pPr>
            <w:r>
              <w:rPr>
                <w:rFonts w:ascii="Arial" w:hAnsi="Arial" w:cs="Arial"/>
                <w:lang w:val="en-GB"/>
              </w:rPr>
              <w:t>11.05.18</w:t>
            </w:r>
          </w:p>
        </w:tc>
        <w:tc>
          <w:tcPr>
            <w:tcW w:w="1890" w:type="dxa"/>
            <w:tcBorders>
              <w:top w:val="single" w:sz="6" w:space="0" w:color="auto"/>
              <w:left w:val="single" w:sz="6" w:space="0" w:color="auto"/>
              <w:bottom w:val="single" w:sz="6" w:space="0" w:color="auto"/>
              <w:right w:val="single" w:sz="6" w:space="0" w:color="auto"/>
            </w:tcBorders>
          </w:tcPr>
          <w:p w14:paraId="1CA99363" w14:textId="21E3DFF5" w:rsidR="00480B91" w:rsidRDefault="00480B91" w:rsidP="00BA4CDF">
            <w:pPr>
              <w:rPr>
                <w:rFonts w:ascii="Arial" w:hAnsi="Arial" w:cs="Arial"/>
                <w:lang w:val="en-GB"/>
              </w:rPr>
            </w:pPr>
            <w:r>
              <w:rPr>
                <w:rFonts w:ascii="Arial" w:hAnsi="Arial" w:cs="Arial"/>
                <w:lang w:val="en-GB"/>
              </w:rPr>
              <w:t>Caitlin Goodnight</w:t>
            </w:r>
          </w:p>
        </w:tc>
      </w:tr>
      <w:tr w:rsidR="00480B91" w:rsidRPr="00FB3017" w14:paraId="0B4657C4"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693168B5" w14:textId="34897328" w:rsidR="00480B91" w:rsidRDefault="00480B91" w:rsidP="004143CD">
            <w:pPr>
              <w:overflowPunct/>
              <w:textAlignment w:val="auto"/>
              <w:rPr>
                <w:rFonts w:ascii="Arial" w:hAnsi="Arial" w:cs="Arial"/>
                <w:lang w:val="en-GB"/>
              </w:rPr>
            </w:pPr>
            <w:r>
              <w:rPr>
                <w:rFonts w:ascii="Arial" w:hAnsi="Arial" w:cs="Arial"/>
                <w:lang w:val="en-GB"/>
              </w:rPr>
              <w:t>&gt; Added simplified customer info to Colgate (26280)</w:t>
            </w:r>
          </w:p>
        </w:tc>
        <w:tc>
          <w:tcPr>
            <w:tcW w:w="1710" w:type="dxa"/>
            <w:gridSpan w:val="2"/>
            <w:tcBorders>
              <w:top w:val="single" w:sz="6" w:space="0" w:color="auto"/>
              <w:left w:val="single" w:sz="6" w:space="0" w:color="auto"/>
              <w:bottom w:val="single" w:sz="6" w:space="0" w:color="auto"/>
              <w:right w:val="single" w:sz="6" w:space="0" w:color="auto"/>
            </w:tcBorders>
          </w:tcPr>
          <w:p w14:paraId="278AD886" w14:textId="1813855F" w:rsidR="00480B91" w:rsidRDefault="00480B91" w:rsidP="004143CD">
            <w:pPr>
              <w:rPr>
                <w:rFonts w:ascii="Arial" w:hAnsi="Arial" w:cs="Arial"/>
                <w:lang w:val="en-GB"/>
              </w:rPr>
            </w:pPr>
            <w:r>
              <w:rPr>
                <w:rFonts w:ascii="Arial" w:hAnsi="Arial" w:cs="Arial"/>
                <w:lang w:val="en-GB"/>
              </w:rPr>
              <w:t>11.19.18</w:t>
            </w:r>
          </w:p>
        </w:tc>
        <w:tc>
          <w:tcPr>
            <w:tcW w:w="1890" w:type="dxa"/>
            <w:tcBorders>
              <w:top w:val="single" w:sz="6" w:space="0" w:color="auto"/>
              <w:left w:val="single" w:sz="6" w:space="0" w:color="auto"/>
              <w:bottom w:val="single" w:sz="6" w:space="0" w:color="auto"/>
              <w:right w:val="single" w:sz="6" w:space="0" w:color="auto"/>
            </w:tcBorders>
          </w:tcPr>
          <w:p w14:paraId="14A14E52" w14:textId="3FF05E0F" w:rsidR="00480B91" w:rsidRDefault="00480B91" w:rsidP="004143CD">
            <w:pPr>
              <w:rPr>
                <w:rFonts w:ascii="Arial" w:hAnsi="Arial" w:cs="Arial"/>
                <w:lang w:val="en-GB"/>
              </w:rPr>
            </w:pPr>
            <w:r>
              <w:rPr>
                <w:rFonts w:ascii="Arial" w:hAnsi="Arial" w:cs="Arial"/>
                <w:lang w:val="en-GB"/>
              </w:rPr>
              <w:t>Caitlin Goodnight</w:t>
            </w:r>
          </w:p>
        </w:tc>
      </w:tr>
      <w:tr w:rsidR="00480B91" w:rsidRPr="00FB3017" w14:paraId="3A9F74D3"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0F7DD29F" w14:textId="5BEC74FA" w:rsidR="00480B91" w:rsidRDefault="00480B91" w:rsidP="00C133C9">
            <w:pPr>
              <w:overflowPunct/>
              <w:textAlignment w:val="auto"/>
              <w:rPr>
                <w:rFonts w:ascii="Arial" w:hAnsi="Arial" w:cs="Arial"/>
                <w:lang w:val="en-GB"/>
              </w:rPr>
            </w:pPr>
            <w:r>
              <w:rPr>
                <w:rFonts w:ascii="Arial" w:hAnsi="Arial" w:cs="Arial"/>
                <w:lang w:val="en-GB"/>
              </w:rPr>
              <w:t xml:space="preserve">Pinnacle specific Scan Claims, updated mother UPC information. (26744) </w:t>
            </w:r>
          </w:p>
        </w:tc>
        <w:tc>
          <w:tcPr>
            <w:tcW w:w="1710" w:type="dxa"/>
            <w:gridSpan w:val="2"/>
            <w:tcBorders>
              <w:top w:val="single" w:sz="6" w:space="0" w:color="auto"/>
              <w:left w:val="single" w:sz="6" w:space="0" w:color="auto"/>
              <w:bottom w:val="single" w:sz="6" w:space="0" w:color="auto"/>
              <w:right w:val="single" w:sz="6" w:space="0" w:color="auto"/>
            </w:tcBorders>
          </w:tcPr>
          <w:p w14:paraId="6905E1A5" w14:textId="19506FCB" w:rsidR="00480B91" w:rsidRDefault="00480B91" w:rsidP="00C133C9">
            <w:pPr>
              <w:rPr>
                <w:rFonts w:ascii="Arial" w:hAnsi="Arial" w:cs="Arial"/>
                <w:lang w:val="en-GB"/>
              </w:rPr>
            </w:pPr>
            <w:r>
              <w:rPr>
                <w:rFonts w:ascii="Arial" w:hAnsi="Arial" w:cs="Arial"/>
                <w:lang w:val="en-GB"/>
              </w:rPr>
              <w:t>12/31/18</w:t>
            </w:r>
          </w:p>
        </w:tc>
        <w:tc>
          <w:tcPr>
            <w:tcW w:w="1890" w:type="dxa"/>
            <w:tcBorders>
              <w:top w:val="single" w:sz="6" w:space="0" w:color="auto"/>
              <w:left w:val="single" w:sz="6" w:space="0" w:color="auto"/>
              <w:bottom w:val="single" w:sz="6" w:space="0" w:color="auto"/>
              <w:right w:val="single" w:sz="6" w:space="0" w:color="auto"/>
            </w:tcBorders>
          </w:tcPr>
          <w:p w14:paraId="21AE6683" w14:textId="3DDD7179" w:rsidR="00480B91" w:rsidRDefault="00480B91" w:rsidP="00C133C9">
            <w:pPr>
              <w:rPr>
                <w:rFonts w:ascii="Arial" w:hAnsi="Arial" w:cs="Arial"/>
                <w:lang w:val="en-GB"/>
              </w:rPr>
            </w:pPr>
            <w:r>
              <w:rPr>
                <w:rFonts w:ascii="Arial" w:hAnsi="Arial" w:cs="Arial"/>
                <w:lang w:val="en-GB"/>
              </w:rPr>
              <w:t>Carlos Ocasio</w:t>
            </w:r>
          </w:p>
        </w:tc>
      </w:tr>
      <w:tr w:rsidR="00480B91" w:rsidRPr="00FB3017" w14:paraId="7B8D8EE5"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749FB83A" w14:textId="0EDED8E2" w:rsidR="00480B91" w:rsidRDefault="00480B91" w:rsidP="003A6A33">
            <w:pPr>
              <w:overflowPunct/>
              <w:textAlignment w:val="auto"/>
              <w:rPr>
                <w:rFonts w:ascii="Arial" w:hAnsi="Arial" w:cs="Arial"/>
                <w:lang w:val="en-GB"/>
              </w:rPr>
            </w:pPr>
            <w:r>
              <w:rPr>
                <w:rFonts w:ascii="Arial" w:hAnsi="Arial" w:cs="Arial"/>
                <w:lang w:val="en-GB"/>
              </w:rPr>
              <w:t xml:space="preserve">Updated the Scan fee process for Starbucks (26170) Updated GCC/CRA event process for Ken’s (26737) </w:t>
            </w:r>
          </w:p>
        </w:tc>
        <w:tc>
          <w:tcPr>
            <w:tcW w:w="1710" w:type="dxa"/>
            <w:gridSpan w:val="2"/>
            <w:tcBorders>
              <w:top w:val="single" w:sz="6" w:space="0" w:color="auto"/>
              <w:left w:val="single" w:sz="6" w:space="0" w:color="auto"/>
              <w:bottom w:val="single" w:sz="6" w:space="0" w:color="auto"/>
              <w:right w:val="single" w:sz="6" w:space="0" w:color="auto"/>
            </w:tcBorders>
          </w:tcPr>
          <w:p w14:paraId="2E6B915E" w14:textId="16331771" w:rsidR="00480B91" w:rsidRDefault="00480B91" w:rsidP="003A6A33">
            <w:pPr>
              <w:rPr>
                <w:rFonts w:ascii="Arial" w:hAnsi="Arial" w:cs="Arial"/>
                <w:lang w:val="en-GB"/>
              </w:rPr>
            </w:pPr>
            <w:r>
              <w:rPr>
                <w:rFonts w:ascii="Arial" w:hAnsi="Arial" w:cs="Arial"/>
                <w:lang w:val="en-GB"/>
              </w:rPr>
              <w:t>01/14/18</w:t>
            </w:r>
          </w:p>
        </w:tc>
        <w:tc>
          <w:tcPr>
            <w:tcW w:w="1890" w:type="dxa"/>
            <w:tcBorders>
              <w:top w:val="single" w:sz="6" w:space="0" w:color="auto"/>
              <w:left w:val="single" w:sz="6" w:space="0" w:color="auto"/>
              <w:bottom w:val="single" w:sz="6" w:space="0" w:color="auto"/>
              <w:right w:val="single" w:sz="6" w:space="0" w:color="auto"/>
            </w:tcBorders>
          </w:tcPr>
          <w:p w14:paraId="6FB48635" w14:textId="41170C83" w:rsidR="00480B91" w:rsidRDefault="00480B91" w:rsidP="003A6A33">
            <w:pPr>
              <w:rPr>
                <w:rFonts w:ascii="Arial" w:hAnsi="Arial" w:cs="Arial"/>
                <w:lang w:val="en-GB"/>
              </w:rPr>
            </w:pPr>
            <w:r>
              <w:rPr>
                <w:rFonts w:ascii="Arial" w:hAnsi="Arial" w:cs="Arial"/>
                <w:lang w:val="en-GB"/>
              </w:rPr>
              <w:t>Carlos Ocasio</w:t>
            </w:r>
          </w:p>
        </w:tc>
      </w:tr>
      <w:tr w:rsidR="00480B91" w:rsidRPr="00FB3017" w14:paraId="4016445B" w14:textId="77777777" w:rsidTr="00480B91">
        <w:trPr>
          <w:gridAfter w:val="1"/>
          <w:wAfter w:w="26" w:type="dxa"/>
          <w:cantSplit/>
          <w:trHeight w:val="408"/>
        </w:trPr>
        <w:tc>
          <w:tcPr>
            <w:tcW w:w="6904" w:type="dxa"/>
            <w:gridSpan w:val="3"/>
            <w:tcBorders>
              <w:top w:val="single" w:sz="6" w:space="0" w:color="auto"/>
              <w:left w:val="single" w:sz="6" w:space="0" w:color="auto"/>
              <w:bottom w:val="single" w:sz="6" w:space="0" w:color="auto"/>
              <w:right w:val="single" w:sz="6" w:space="0" w:color="auto"/>
            </w:tcBorders>
          </w:tcPr>
          <w:p w14:paraId="23D97920" w14:textId="25A57C90" w:rsidR="00480B91" w:rsidRDefault="00480B91" w:rsidP="00F47175">
            <w:pPr>
              <w:overflowPunct/>
              <w:textAlignment w:val="auto"/>
              <w:rPr>
                <w:rFonts w:ascii="Arial" w:hAnsi="Arial" w:cs="Arial"/>
                <w:lang w:val="en-GB"/>
              </w:rPr>
            </w:pPr>
            <w:r>
              <w:rPr>
                <w:rFonts w:ascii="Arial" w:hAnsi="Arial" w:cs="Arial"/>
                <w:lang w:val="en-GB"/>
              </w:rPr>
              <w:t xml:space="preserve">Added EFT coding documents to the Campbell’s specific section (26476) </w:t>
            </w:r>
          </w:p>
        </w:tc>
        <w:tc>
          <w:tcPr>
            <w:tcW w:w="1710" w:type="dxa"/>
            <w:gridSpan w:val="2"/>
            <w:tcBorders>
              <w:top w:val="single" w:sz="6" w:space="0" w:color="auto"/>
              <w:left w:val="single" w:sz="6" w:space="0" w:color="auto"/>
              <w:bottom w:val="single" w:sz="6" w:space="0" w:color="auto"/>
              <w:right w:val="single" w:sz="6" w:space="0" w:color="auto"/>
            </w:tcBorders>
          </w:tcPr>
          <w:p w14:paraId="69087B97" w14:textId="58A854E9" w:rsidR="00480B91" w:rsidRDefault="00480B91" w:rsidP="00F47175">
            <w:pPr>
              <w:rPr>
                <w:rFonts w:ascii="Arial" w:hAnsi="Arial" w:cs="Arial"/>
                <w:lang w:val="en-GB"/>
              </w:rPr>
            </w:pPr>
            <w:r>
              <w:rPr>
                <w:rFonts w:ascii="Arial" w:hAnsi="Arial" w:cs="Arial"/>
                <w:lang w:val="en-GB"/>
              </w:rPr>
              <w:t>03/11/19</w:t>
            </w:r>
          </w:p>
        </w:tc>
        <w:tc>
          <w:tcPr>
            <w:tcW w:w="1890" w:type="dxa"/>
            <w:tcBorders>
              <w:top w:val="single" w:sz="6" w:space="0" w:color="auto"/>
              <w:left w:val="single" w:sz="6" w:space="0" w:color="auto"/>
              <w:bottom w:val="single" w:sz="6" w:space="0" w:color="auto"/>
              <w:right w:val="single" w:sz="6" w:space="0" w:color="auto"/>
            </w:tcBorders>
          </w:tcPr>
          <w:p w14:paraId="057A4E30" w14:textId="4CCE5C1D" w:rsidR="00480B91" w:rsidRDefault="00480B91" w:rsidP="00F47175">
            <w:pPr>
              <w:rPr>
                <w:rFonts w:ascii="Arial" w:hAnsi="Arial" w:cs="Arial"/>
                <w:lang w:val="en-GB"/>
              </w:rPr>
            </w:pPr>
            <w:r>
              <w:rPr>
                <w:rFonts w:ascii="Arial" w:hAnsi="Arial" w:cs="Arial"/>
                <w:lang w:val="en-GB"/>
              </w:rPr>
              <w:t>Carlos Ocasio</w:t>
            </w:r>
          </w:p>
        </w:tc>
      </w:tr>
      <w:tr w:rsidR="00480B91" w14:paraId="0C7CF6BE" w14:textId="77777777" w:rsidTr="00D662F4">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25E81FB3" w14:textId="77777777" w:rsidR="00480B91" w:rsidRDefault="00480B91" w:rsidP="00486E82">
            <w:pPr>
              <w:rPr>
                <w:rFonts w:ascii="Arial" w:hAnsi="Arial" w:cs="Arial"/>
                <w:lang w:val="en-GB"/>
              </w:rPr>
            </w:pPr>
            <w:r w:rsidRPr="00F47175">
              <w:rPr>
                <w:rFonts w:ascii="Arial" w:hAnsi="Arial" w:cs="Arial"/>
                <w:lang w:val="en-GB"/>
              </w:rPr>
              <w:t>Added Retail Merchandising to the Mars Food client specific (27240)</w:t>
            </w:r>
          </w:p>
        </w:tc>
        <w:tc>
          <w:tcPr>
            <w:tcW w:w="1710" w:type="dxa"/>
            <w:gridSpan w:val="2"/>
            <w:tcBorders>
              <w:top w:val="single" w:sz="6" w:space="0" w:color="auto"/>
              <w:left w:val="single" w:sz="6" w:space="0" w:color="auto"/>
              <w:bottom w:val="single" w:sz="6" w:space="0" w:color="auto"/>
              <w:right w:val="single" w:sz="6" w:space="0" w:color="auto"/>
            </w:tcBorders>
          </w:tcPr>
          <w:p w14:paraId="5514EB5F" w14:textId="77777777" w:rsidR="00480B91" w:rsidRDefault="00480B91" w:rsidP="00486E82">
            <w:pPr>
              <w:jc w:val="center"/>
              <w:rPr>
                <w:rFonts w:ascii="Arial" w:hAnsi="Arial" w:cs="Arial"/>
                <w:lang w:val="en-GB"/>
              </w:rPr>
            </w:pPr>
            <w:r>
              <w:rPr>
                <w:rFonts w:ascii="Arial" w:hAnsi="Arial" w:cs="Arial"/>
                <w:lang w:val="en-GB"/>
              </w:rPr>
              <w:t>03/25/19</w:t>
            </w:r>
          </w:p>
        </w:tc>
        <w:tc>
          <w:tcPr>
            <w:tcW w:w="1890" w:type="dxa"/>
            <w:tcBorders>
              <w:top w:val="single" w:sz="6" w:space="0" w:color="auto"/>
              <w:left w:val="single" w:sz="6" w:space="0" w:color="auto"/>
              <w:bottom w:val="single" w:sz="6" w:space="0" w:color="auto"/>
              <w:right w:val="single" w:sz="6" w:space="0" w:color="auto"/>
            </w:tcBorders>
          </w:tcPr>
          <w:p w14:paraId="1E967115" w14:textId="77777777" w:rsidR="00480B91" w:rsidRDefault="00480B91" w:rsidP="00486E82">
            <w:pPr>
              <w:jc w:val="center"/>
              <w:rPr>
                <w:rFonts w:ascii="Arial" w:hAnsi="Arial" w:cs="Arial"/>
                <w:lang w:val="en-GB"/>
              </w:rPr>
            </w:pPr>
            <w:r>
              <w:rPr>
                <w:rFonts w:ascii="Arial" w:hAnsi="Arial" w:cs="Arial"/>
                <w:lang w:val="en-GB"/>
              </w:rPr>
              <w:t>Carlos Ocasio</w:t>
            </w:r>
          </w:p>
        </w:tc>
      </w:tr>
      <w:tr w:rsidR="001E62A9" w14:paraId="56BA1F3F" w14:textId="77777777" w:rsidTr="00D662F4">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0F6ED66F" w14:textId="23F4D211" w:rsidR="001E62A9" w:rsidRPr="00F47175" w:rsidRDefault="001E62A9" w:rsidP="001E62A9">
            <w:pPr>
              <w:rPr>
                <w:rFonts w:ascii="Arial" w:hAnsi="Arial" w:cs="Arial"/>
                <w:lang w:val="en-GB"/>
              </w:rPr>
            </w:pPr>
            <w:r>
              <w:rPr>
                <w:rFonts w:ascii="Arial" w:hAnsi="Arial" w:cs="Arial"/>
                <w:lang w:val="en-GB"/>
              </w:rPr>
              <w:t>Added new Return example to Return/Recall section (27119). CCA Clearing/Keurig specific, events can be setup under and cleared under Kroger (27439).</w:t>
            </w:r>
          </w:p>
        </w:tc>
        <w:tc>
          <w:tcPr>
            <w:tcW w:w="1710" w:type="dxa"/>
            <w:gridSpan w:val="2"/>
            <w:tcBorders>
              <w:top w:val="single" w:sz="6" w:space="0" w:color="auto"/>
              <w:left w:val="single" w:sz="6" w:space="0" w:color="auto"/>
              <w:bottom w:val="single" w:sz="6" w:space="0" w:color="auto"/>
              <w:right w:val="single" w:sz="6" w:space="0" w:color="auto"/>
            </w:tcBorders>
          </w:tcPr>
          <w:p w14:paraId="2A25093D" w14:textId="022B9EDC" w:rsidR="001E62A9" w:rsidRDefault="001E62A9" w:rsidP="001E62A9">
            <w:pPr>
              <w:jc w:val="center"/>
              <w:rPr>
                <w:rFonts w:ascii="Arial" w:hAnsi="Arial" w:cs="Arial"/>
                <w:lang w:val="en-GB"/>
              </w:rPr>
            </w:pPr>
            <w:r>
              <w:rPr>
                <w:rFonts w:ascii="Arial" w:hAnsi="Arial" w:cs="Arial"/>
                <w:lang w:val="en-GB"/>
              </w:rPr>
              <w:t>4/22/19</w:t>
            </w:r>
          </w:p>
        </w:tc>
        <w:tc>
          <w:tcPr>
            <w:tcW w:w="1890" w:type="dxa"/>
            <w:tcBorders>
              <w:top w:val="single" w:sz="6" w:space="0" w:color="auto"/>
              <w:left w:val="single" w:sz="6" w:space="0" w:color="auto"/>
              <w:bottom w:val="single" w:sz="6" w:space="0" w:color="auto"/>
              <w:right w:val="single" w:sz="6" w:space="0" w:color="auto"/>
            </w:tcBorders>
          </w:tcPr>
          <w:p w14:paraId="69E02361" w14:textId="5E7A18BD" w:rsidR="001E62A9" w:rsidRDefault="001E62A9" w:rsidP="001E62A9">
            <w:pPr>
              <w:jc w:val="center"/>
              <w:rPr>
                <w:rFonts w:ascii="Arial" w:hAnsi="Arial" w:cs="Arial"/>
                <w:lang w:val="en-GB"/>
              </w:rPr>
            </w:pPr>
            <w:r>
              <w:rPr>
                <w:rFonts w:ascii="Arial" w:hAnsi="Arial" w:cs="Arial"/>
                <w:lang w:val="en-GB"/>
              </w:rPr>
              <w:t>Pam Trimble</w:t>
            </w:r>
          </w:p>
        </w:tc>
      </w:tr>
      <w:tr w:rsidR="008D5DBB" w14:paraId="5F04C095" w14:textId="77777777" w:rsidTr="00D662F4">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69B23D83" w14:textId="77777777" w:rsidR="008D5DBB" w:rsidRDefault="008D5DBB" w:rsidP="008D5DBB">
            <w:pPr>
              <w:rPr>
                <w:rFonts w:ascii="Arial" w:hAnsi="Arial" w:cs="Arial"/>
                <w:lang w:val="en-GB"/>
              </w:rPr>
            </w:pPr>
            <w:r>
              <w:rPr>
                <w:rFonts w:ascii="Arial" w:hAnsi="Arial" w:cs="Arial"/>
                <w:lang w:val="en-GB"/>
              </w:rPr>
              <w:t>Pinnacle specific, all signons step to Ready to Clear (26927).</w:t>
            </w:r>
          </w:p>
          <w:p w14:paraId="55960E89" w14:textId="75EEB80F" w:rsidR="008D5DBB" w:rsidRDefault="008D5DBB" w:rsidP="008D5DBB">
            <w:pPr>
              <w:rPr>
                <w:rFonts w:ascii="Arial" w:hAnsi="Arial" w:cs="Arial"/>
                <w:lang w:val="en-GB"/>
              </w:rPr>
            </w:pPr>
            <w:r>
              <w:rPr>
                <w:rFonts w:ascii="Arial" w:hAnsi="Arial" w:cs="Arial"/>
                <w:lang w:val="en-GB"/>
              </w:rPr>
              <w:t xml:space="preserve">Tyson specific removed, </w:t>
            </w:r>
            <w:r w:rsidRPr="001E62A9">
              <w:rPr>
                <w:rFonts w:ascii="Arial" w:hAnsi="Arial" w:cs="Arial"/>
                <w:lang w:val="en-GB"/>
              </w:rPr>
              <w:t xml:space="preserve">no </w:t>
            </w:r>
            <w:r>
              <w:rPr>
                <w:rFonts w:ascii="Arial" w:hAnsi="Arial" w:cs="Arial"/>
                <w:lang w:val="en-GB"/>
              </w:rPr>
              <w:t xml:space="preserve">longer </w:t>
            </w:r>
            <w:r w:rsidRPr="001E62A9">
              <w:rPr>
                <w:rFonts w:ascii="Arial" w:hAnsi="Arial" w:cs="Arial"/>
                <w:lang w:val="en-GB"/>
              </w:rPr>
              <w:t>handle claims effective 04/27/19 (27728)</w:t>
            </w:r>
            <w:r>
              <w:rPr>
                <w:rFonts w:ascii="Arial" w:hAnsi="Arial" w:cs="Arial"/>
                <w:lang w:val="en-GB"/>
              </w:rPr>
              <w:t>.</w:t>
            </w:r>
          </w:p>
        </w:tc>
        <w:tc>
          <w:tcPr>
            <w:tcW w:w="1710" w:type="dxa"/>
            <w:gridSpan w:val="2"/>
            <w:tcBorders>
              <w:top w:val="single" w:sz="6" w:space="0" w:color="auto"/>
              <w:left w:val="single" w:sz="6" w:space="0" w:color="auto"/>
              <w:bottom w:val="single" w:sz="6" w:space="0" w:color="auto"/>
              <w:right w:val="single" w:sz="6" w:space="0" w:color="auto"/>
            </w:tcBorders>
          </w:tcPr>
          <w:p w14:paraId="78B8810C" w14:textId="6217FFBF" w:rsidR="008D5DBB" w:rsidRDefault="008D5DBB" w:rsidP="008D5DBB">
            <w:pPr>
              <w:jc w:val="center"/>
              <w:rPr>
                <w:rFonts w:ascii="Arial" w:hAnsi="Arial" w:cs="Arial"/>
                <w:lang w:val="en-GB"/>
              </w:rPr>
            </w:pPr>
            <w:r>
              <w:rPr>
                <w:rFonts w:ascii="Arial" w:hAnsi="Arial" w:cs="Arial"/>
                <w:lang w:val="en-GB"/>
              </w:rPr>
              <w:t>4/26/19</w:t>
            </w:r>
          </w:p>
        </w:tc>
        <w:tc>
          <w:tcPr>
            <w:tcW w:w="1890" w:type="dxa"/>
            <w:tcBorders>
              <w:top w:val="single" w:sz="6" w:space="0" w:color="auto"/>
              <w:left w:val="single" w:sz="6" w:space="0" w:color="auto"/>
              <w:bottom w:val="single" w:sz="6" w:space="0" w:color="auto"/>
              <w:right w:val="single" w:sz="6" w:space="0" w:color="auto"/>
            </w:tcBorders>
          </w:tcPr>
          <w:p w14:paraId="593B9D0C" w14:textId="4DBB3C98" w:rsidR="008D5DBB" w:rsidRDefault="008D5DBB" w:rsidP="008D5DBB">
            <w:pPr>
              <w:jc w:val="center"/>
              <w:rPr>
                <w:rFonts w:ascii="Arial" w:hAnsi="Arial" w:cs="Arial"/>
                <w:lang w:val="en-GB"/>
              </w:rPr>
            </w:pPr>
            <w:r>
              <w:rPr>
                <w:rFonts w:ascii="Arial" w:hAnsi="Arial" w:cs="Arial"/>
                <w:lang w:val="en-GB"/>
              </w:rPr>
              <w:t>Pam Trimble</w:t>
            </w:r>
          </w:p>
        </w:tc>
      </w:tr>
      <w:tr w:rsidR="008862E2" w14:paraId="00121055" w14:textId="77777777" w:rsidTr="008862E2">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698A6F5E" w14:textId="77777777" w:rsidR="008862E2" w:rsidRDefault="008862E2" w:rsidP="00486E82">
            <w:pPr>
              <w:rPr>
                <w:rFonts w:ascii="Arial" w:hAnsi="Arial" w:cs="Arial"/>
                <w:lang w:val="en-GB"/>
              </w:rPr>
            </w:pPr>
            <w:r w:rsidRPr="008D5DBB">
              <w:rPr>
                <w:rFonts w:ascii="Arial" w:hAnsi="Arial" w:cs="Arial"/>
                <w:lang w:val="en-GB"/>
              </w:rPr>
              <w:t>Removed Ainsworth as we no longer represent since 5/1/19 (27796)</w:t>
            </w:r>
          </w:p>
        </w:tc>
        <w:tc>
          <w:tcPr>
            <w:tcW w:w="1710" w:type="dxa"/>
            <w:gridSpan w:val="2"/>
            <w:tcBorders>
              <w:top w:val="single" w:sz="6" w:space="0" w:color="auto"/>
              <w:left w:val="single" w:sz="6" w:space="0" w:color="auto"/>
              <w:bottom w:val="single" w:sz="6" w:space="0" w:color="auto"/>
              <w:right w:val="single" w:sz="6" w:space="0" w:color="auto"/>
            </w:tcBorders>
          </w:tcPr>
          <w:p w14:paraId="7EDF45E8" w14:textId="77777777" w:rsidR="008862E2" w:rsidRDefault="008862E2" w:rsidP="00486E82">
            <w:pPr>
              <w:jc w:val="center"/>
              <w:rPr>
                <w:rFonts w:ascii="Arial" w:hAnsi="Arial" w:cs="Arial"/>
                <w:lang w:val="en-GB"/>
              </w:rPr>
            </w:pPr>
            <w:r>
              <w:rPr>
                <w:rFonts w:ascii="Arial" w:hAnsi="Arial" w:cs="Arial"/>
                <w:lang w:val="en-GB"/>
              </w:rPr>
              <w:t>5/20/2019</w:t>
            </w:r>
          </w:p>
        </w:tc>
        <w:tc>
          <w:tcPr>
            <w:tcW w:w="1890" w:type="dxa"/>
            <w:tcBorders>
              <w:top w:val="single" w:sz="6" w:space="0" w:color="auto"/>
              <w:left w:val="single" w:sz="6" w:space="0" w:color="auto"/>
              <w:bottom w:val="single" w:sz="6" w:space="0" w:color="auto"/>
              <w:right w:val="single" w:sz="6" w:space="0" w:color="auto"/>
            </w:tcBorders>
          </w:tcPr>
          <w:p w14:paraId="5689D08A" w14:textId="77777777" w:rsidR="008862E2" w:rsidRDefault="008862E2" w:rsidP="00486E82">
            <w:pPr>
              <w:jc w:val="center"/>
              <w:rPr>
                <w:rFonts w:ascii="Arial" w:hAnsi="Arial" w:cs="Arial"/>
                <w:lang w:val="en-GB"/>
              </w:rPr>
            </w:pPr>
            <w:r w:rsidRPr="008D5DBB">
              <w:rPr>
                <w:rFonts w:ascii="Arial" w:hAnsi="Arial" w:cs="Arial"/>
                <w:lang w:val="en-GB"/>
              </w:rPr>
              <w:t>Carlos Ocasio</w:t>
            </w:r>
          </w:p>
        </w:tc>
      </w:tr>
      <w:tr w:rsidR="00C37EBC" w14:paraId="2DE0B396" w14:textId="77777777" w:rsidTr="008862E2">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3FFFF92C" w14:textId="77777777" w:rsidR="00C37EBC" w:rsidRDefault="00C37EBC" w:rsidP="00C37EBC">
            <w:pPr>
              <w:rPr>
                <w:rFonts w:ascii="Arial" w:hAnsi="Arial" w:cs="Arial"/>
                <w:lang w:val="en-GB"/>
              </w:rPr>
            </w:pPr>
            <w:r w:rsidRPr="008D5DBB">
              <w:rPr>
                <w:rFonts w:ascii="Arial" w:hAnsi="Arial" w:cs="Arial"/>
                <w:lang w:val="en-GB"/>
              </w:rPr>
              <w:t xml:space="preserve">Removed </w:t>
            </w:r>
            <w:r>
              <w:rPr>
                <w:rFonts w:ascii="Arial" w:hAnsi="Arial" w:cs="Arial"/>
                <w:lang w:val="en-GB"/>
              </w:rPr>
              <w:t xml:space="preserve">Danno, </w:t>
            </w:r>
            <w:r w:rsidRPr="008D5DBB">
              <w:rPr>
                <w:rFonts w:ascii="Arial" w:hAnsi="Arial" w:cs="Arial"/>
                <w:lang w:val="en-GB"/>
              </w:rPr>
              <w:t xml:space="preserve">no longer represent </w:t>
            </w:r>
            <w:r>
              <w:rPr>
                <w:rFonts w:ascii="Arial" w:hAnsi="Arial" w:cs="Arial"/>
                <w:lang w:val="en-GB"/>
              </w:rPr>
              <w:t>6/21/19</w:t>
            </w:r>
            <w:r w:rsidRPr="008D5DBB">
              <w:rPr>
                <w:rFonts w:ascii="Arial" w:hAnsi="Arial" w:cs="Arial"/>
                <w:lang w:val="en-GB"/>
              </w:rPr>
              <w:t xml:space="preserve"> (2</w:t>
            </w:r>
            <w:r>
              <w:rPr>
                <w:rFonts w:ascii="Arial" w:hAnsi="Arial" w:cs="Arial"/>
                <w:lang w:val="en-GB"/>
              </w:rPr>
              <w:t>8133</w:t>
            </w:r>
            <w:r w:rsidRPr="008D5DBB">
              <w:rPr>
                <w:rFonts w:ascii="Arial" w:hAnsi="Arial" w:cs="Arial"/>
                <w:lang w:val="en-GB"/>
              </w:rPr>
              <w:t>)</w:t>
            </w:r>
          </w:p>
          <w:p w14:paraId="5A06DDAE" w14:textId="77777777" w:rsidR="00C37EBC" w:rsidRDefault="00C37EBC" w:rsidP="00C37EBC">
            <w:pPr>
              <w:rPr>
                <w:rFonts w:ascii="Arial" w:hAnsi="Arial" w:cs="Arial"/>
                <w:lang w:val="en-GB"/>
              </w:rPr>
            </w:pPr>
          </w:p>
          <w:p w14:paraId="7BBE8F25" w14:textId="54734E1A" w:rsidR="00C37EBC" w:rsidRPr="008D5DBB" w:rsidRDefault="00C37EBC" w:rsidP="00C37EBC">
            <w:pPr>
              <w:rPr>
                <w:rFonts w:ascii="Arial" w:hAnsi="Arial" w:cs="Arial"/>
                <w:lang w:val="en-GB"/>
              </w:rPr>
            </w:pPr>
            <w:r w:rsidRPr="00F72AF4">
              <w:rPr>
                <w:rFonts w:ascii="Arial" w:hAnsi="Arial" w:cs="Arial"/>
                <w:lang w:val="en-GB"/>
              </w:rPr>
              <w:t>Removed Clorox specific information as Acosta no longer represent (28157)</w:t>
            </w:r>
          </w:p>
        </w:tc>
        <w:tc>
          <w:tcPr>
            <w:tcW w:w="1710" w:type="dxa"/>
            <w:gridSpan w:val="2"/>
            <w:tcBorders>
              <w:top w:val="single" w:sz="6" w:space="0" w:color="auto"/>
              <w:left w:val="single" w:sz="6" w:space="0" w:color="auto"/>
              <w:bottom w:val="single" w:sz="6" w:space="0" w:color="auto"/>
              <w:right w:val="single" w:sz="6" w:space="0" w:color="auto"/>
            </w:tcBorders>
          </w:tcPr>
          <w:p w14:paraId="668818E1" w14:textId="77777777" w:rsidR="00C37EBC" w:rsidRDefault="00C37EBC" w:rsidP="00C37EBC">
            <w:pPr>
              <w:jc w:val="center"/>
              <w:rPr>
                <w:rFonts w:ascii="Arial" w:hAnsi="Arial" w:cs="Arial"/>
                <w:lang w:val="en-GB"/>
              </w:rPr>
            </w:pPr>
            <w:r>
              <w:rPr>
                <w:rFonts w:ascii="Arial" w:hAnsi="Arial" w:cs="Arial"/>
                <w:lang w:val="en-GB"/>
              </w:rPr>
              <w:t>6/25/2019</w:t>
            </w:r>
          </w:p>
          <w:p w14:paraId="0E2F5CFD" w14:textId="77777777" w:rsidR="00C37EBC" w:rsidRDefault="00C37EBC" w:rsidP="00C37EBC">
            <w:pPr>
              <w:jc w:val="center"/>
              <w:rPr>
                <w:rFonts w:ascii="Arial" w:hAnsi="Arial" w:cs="Arial"/>
                <w:lang w:val="en-GB"/>
              </w:rPr>
            </w:pPr>
          </w:p>
          <w:p w14:paraId="588678E0" w14:textId="4A0F02F1" w:rsidR="00C37EBC" w:rsidRDefault="00C37EBC" w:rsidP="00C37EBC">
            <w:pPr>
              <w:jc w:val="center"/>
              <w:rPr>
                <w:rFonts w:ascii="Arial" w:hAnsi="Arial" w:cs="Arial"/>
                <w:lang w:val="en-GB"/>
              </w:rPr>
            </w:pPr>
            <w:r>
              <w:rPr>
                <w:rFonts w:ascii="Arial" w:hAnsi="Arial" w:cs="Arial"/>
                <w:lang w:val="en-GB"/>
              </w:rPr>
              <w:t>07/01/2019</w:t>
            </w:r>
          </w:p>
        </w:tc>
        <w:tc>
          <w:tcPr>
            <w:tcW w:w="1890" w:type="dxa"/>
            <w:tcBorders>
              <w:top w:val="single" w:sz="6" w:space="0" w:color="auto"/>
              <w:left w:val="single" w:sz="6" w:space="0" w:color="auto"/>
              <w:bottom w:val="single" w:sz="6" w:space="0" w:color="auto"/>
              <w:right w:val="single" w:sz="6" w:space="0" w:color="auto"/>
            </w:tcBorders>
          </w:tcPr>
          <w:p w14:paraId="3CF0B7C2" w14:textId="77777777" w:rsidR="00C37EBC" w:rsidRDefault="00C37EBC" w:rsidP="00C37EBC">
            <w:pPr>
              <w:jc w:val="center"/>
              <w:rPr>
                <w:rFonts w:ascii="Arial" w:hAnsi="Arial" w:cs="Arial"/>
                <w:lang w:val="en-GB"/>
              </w:rPr>
            </w:pPr>
            <w:r>
              <w:rPr>
                <w:rFonts w:ascii="Arial" w:hAnsi="Arial" w:cs="Arial"/>
                <w:lang w:val="en-GB"/>
              </w:rPr>
              <w:t>Pam Trimble</w:t>
            </w:r>
          </w:p>
          <w:p w14:paraId="79C67001" w14:textId="77777777" w:rsidR="00C37EBC" w:rsidRDefault="00C37EBC" w:rsidP="00C37EBC">
            <w:pPr>
              <w:jc w:val="center"/>
              <w:rPr>
                <w:rFonts w:ascii="Arial" w:hAnsi="Arial" w:cs="Arial"/>
                <w:lang w:val="en-GB"/>
              </w:rPr>
            </w:pPr>
          </w:p>
          <w:p w14:paraId="39D7FBB9" w14:textId="4CC3D118" w:rsidR="00C37EBC" w:rsidRPr="008D5DBB" w:rsidRDefault="00C37EBC" w:rsidP="00C37EBC">
            <w:pPr>
              <w:jc w:val="center"/>
              <w:rPr>
                <w:rFonts w:ascii="Arial" w:hAnsi="Arial" w:cs="Arial"/>
                <w:lang w:val="en-GB"/>
              </w:rPr>
            </w:pPr>
            <w:r>
              <w:rPr>
                <w:rFonts w:ascii="Arial" w:hAnsi="Arial" w:cs="Arial"/>
                <w:lang w:val="en-GB"/>
              </w:rPr>
              <w:t>Carlos Ocasio</w:t>
            </w:r>
          </w:p>
        </w:tc>
      </w:tr>
      <w:tr w:rsidR="00C6631F" w14:paraId="73576EED" w14:textId="77777777" w:rsidTr="00C6631F">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1C44A00F" w14:textId="77777777" w:rsidR="00C6631F" w:rsidRDefault="00C6631F" w:rsidP="004E7EAA">
            <w:pPr>
              <w:rPr>
                <w:rFonts w:ascii="Arial" w:hAnsi="Arial" w:cs="Arial"/>
                <w:lang w:val="en-GB"/>
              </w:rPr>
            </w:pPr>
            <w:r>
              <w:rPr>
                <w:rFonts w:ascii="Arial" w:hAnsi="Arial" w:cs="Arial"/>
                <w:lang w:val="en-GB"/>
              </w:rPr>
              <w:t>Updated the customer general information that PO related claims must have the invoice attached to validate the claim(28092)</w:t>
            </w:r>
          </w:p>
        </w:tc>
        <w:tc>
          <w:tcPr>
            <w:tcW w:w="1710" w:type="dxa"/>
            <w:gridSpan w:val="2"/>
            <w:tcBorders>
              <w:top w:val="single" w:sz="6" w:space="0" w:color="auto"/>
              <w:left w:val="single" w:sz="6" w:space="0" w:color="auto"/>
              <w:bottom w:val="single" w:sz="6" w:space="0" w:color="auto"/>
              <w:right w:val="single" w:sz="6" w:space="0" w:color="auto"/>
            </w:tcBorders>
          </w:tcPr>
          <w:p w14:paraId="0FBD18EC" w14:textId="77777777" w:rsidR="00C6631F" w:rsidRDefault="00C6631F" w:rsidP="004E7EAA">
            <w:pPr>
              <w:jc w:val="center"/>
              <w:rPr>
                <w:rFonts w:ascii="Arial" w:hAnsi="Arial" w:cs="Arial"/>
                <w:lang w:val="en-GB"/>
              </w:rPr>
            </w:pPr>
            <w:r>
              <w:rPr>
                <w:rFonts w:ascii="Arial" w:hAnsi="Arial" w:cs="Arial"/>
                <w:lang w:val="en-GB"/>
              </w:rPr>
              <w:t>07/19/2019</w:t>
            </w:r>
          </w:p>
          <w:p w14:paraId="6471D56C" w14:textId="77777777" w:rsidR="00C6631F" w:rsidRDefault="00C6631F" w:rsidP="00C6631F">
            <w:pPr>
              <w:jc w:val="center"/>
              <w:rPr>
                <w:rFonts w:ascii="Arial" w:hAnsi="Arial" w:cs="Arial"/>
                <w:lang w:val="en-GB"/>
              </w:rPr>
            </w:pPr>
          </w:p>
        </w:tc>
        <w:tc>
          <w:tcPr>
            <w:tcW w:w="1890" w:type="dxa"/>
            <w:tcBorders>
              <w:top w:val="single" w:sz="6" w:space="0" w:color="auto"/>
              <w:left w:val="single" w:sz="6" w:space="0" w:color="auto"/>
              <w:bottom w:val="single" w:sz="6" w:space="0" w:color="auto"/>
              <w:right w:val="single" w:sz="6" w:space="0" w:color="auto"/>
            </w:tcBorders>
          </w:tcPr>
          <w:p w14:paraId="7E157935" w14:textId="77777777" w:rsidR="00C6631F" w:rsidRDefault="00C6631F" w:rsidP="004E7EAA">
            <w:pPr>
              <w:jc w:val="center"/>
              <w:rPr>
                <w:rFonts w:ascii="Arial" w:hAnsi="Arial" w:cs="Arial"/>
                <w:lang w:val="en-GB"/>
              </w:rPr>
            </w:pPr>
            <w:r>
              <w:rPr>
                <w:rFonts w:ascii="Arial" w:hAnsi="Arial" w:cs="Arial"/>
                <w:lang w:val="en-GB"/>
              </w:rPr>
              <w:t>Carlos Ocasio</w:t>
            </w:r>
          </w:p>
          <w:p w14:paraId="18D7D274" w14:textId="77777777" w:rsidR="00C6631F" w:rsidRDefault="00C6631F" w:rsidP="004E7EAA">
            <w:pPr>
              <w:jc w:val="center"/>
              <w:rPr>
                <w:rFonts w:ascii="Arial" w:hAnsi="Arial" w:cs="Arial"/>
                <w:lang w:val="en-GB"/>
              </w:rPr>
            </w:pPr>
          </w:p>
          <w:p w14:paraId="2AB16AB5" w14:textId="77777777" w:rsidR="00C6631F" w:rsidRDefault="00C6631F" w:rsidP="004E7EAA">
            <w:pPr>
              <w:jc w:val="center"/>
              <w:rPr>
                <w:rFonts w:ascii="Arial" w:hAnsi="Arial" w:cs="Arial"/>
                <w:lang w:val="en-GB"/>
              </w:rPr>
            </w:pPr>
          </w:p>
        </w:tc>
      </w:tr>
      <w:tr w:rsidR="00175FD8" w14:paraId="1808F167" w14:textId="77777777" w:rsidTr="00175FD8">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52734B4A" w14:textId="77777777" w:rsidR="00175FD8" w:rsidRDefault="00175FD8" w:rsidP="00175FD8">
            <w:pPr>
              <w:rPr>
                <w:rFonts w:ascii="Arial" w:hAnsi="Arial" w:cs="Arial"/>
                <w:lang w:val="en-GB"/>
              </w:rPr>
            </w:pPr>
            <w:r>
              <w:rPr>
                <w:rFonts w:ascii="Arial" w:hAnsi="Arial" w:cs="Arial"/>
                <w:lang w:val="en-GB"/>
              </w:rPr>
              <w:t>Created backup retrieval section, removed backup retrieval information from BPS Team section. (28405).</w:t>
            </w:r>
          </w:p>
          <w:p w14:paraId="2C1C27EE" w14:textId="77777777" w:rsidR="00175FD8" w:rsidRPr="00175FD8" w:rsidRDefault="00175FD8" w:rsidP="00175FD8">
            <w:pPr>
              <w:rPr>
                <w:rFonts w:ascii="Arial" w:hAnsi="Arial" w:cs="Arial"/>
                <w:lang w:val="en-GB"/>
              </w:rPr>
            </w:pPr>
            <w:r w:rsidRPr="00175FD8">
              <w:rPr>
                <w:rFonts w:ascii="Arial" w:hAnsi="Arial" w:cs="Arial"/>
                <w:lang w:val="en-GB"/>
              </w:rPr>
              <w:t>Removed Pinnacle specific information, no longer handle claims eff 8/26/19 (28434).</w:t>
            </w:r>
          </w:p>
        </w:tc>
        <w:tc>
          <w:tcPr>
            <w:tcW w:w="1710" w:type="dxa"/>
            <w:gridSpan w:val="2"/>
            <w:tcBorders>
              <w:top w:val="single" w:sz="6" w:space="0" w:color="auto"/>
              <w:left w:val="single" w:sz="6" w:space="0" w:color="auto"/>
              <w:bottom w:val="single" w:sz="6" w:space="0" w:color="auto"/>
              <w:right w:val="single" w:sz="6" w:space="0" w:color="auto"/>
            </w:tcBorders>
          </w:tcPr>
          <w:p w14:paraId="4F34AB54" w14:textId="77777777" w:rsidR="00175FD8" w:rsidRDefault="00175FD8" w:rsidP="00175FD8">
            <w:pPr>
              <w:jc w:val="center"/>
              <w:rPr>
                <w:rFonts w:ascii="Arial" w:hAnsi="Arial" w:cs="Arial"/>
                <w:lang w:val="en-GB"/>
              </w:rPr>
            </w:pPr>
            <w:r>
              <w:rPr>
                <w:rFonts w:ascii="Arial" w:hAnsi="Arial" w:cs="Arial"/>
                <w:lang w:val="en-GB"/>
              </w:rPr>
              <w:t>08/26/2019</w:t>
            </w:r>
          </w:p>
          <w:p w14:paraId="329D9580" w14:textId="77777777" w:rsidR="00175FD8" w:rsidRDefault="00175FD8" w:rsidP="00175FD8">
            <w:pPr>
              <w:jc w:val="center"/>
              <w:rPr>
                <w:rFonts w:ascii="Arial" w:hAnsi="Arial" w:cs="Arial"/>
                <w:lang w:val="en-GB"/>
              </w:rPr>
            </w:pPr>
          </w:p>
        </w:tc>
        <w:tc>
          <w:tcPr>
            <w:tcW w:w="1890" w:type="dxa"/>
            <w:tcBorders>
              <w:top w:val="single" w:sz="6" w:space="0" w:color="auto"/>
              <w:left w:val="single" w:sz="6" w:space="0" w:color="auto"/>
              <w:bottom w:val="single" w:sz="6" w:space="0" w:color="auto"/>
              <w:right w:val="single" w:sz="6" w:space="0" w:color="auto"/>
            </w:tcBorders>
          </w:tcPr>
          <w:p w14:paraId="627D1D20" w14:textId="77777777" w:rsidR="00175FD8" w:rsidRDefault="00175FD8" w:rsidP="00175FD8">
            <w:pPr>
              <w:jc w:val="center"/>
              <w:rPr>
                <w:rFonts w:ascii="Arial" w:hAnsi="Arial" w:cs="Arial"/>
                <w:lang w:val="en-GB"/>
              </w:rPr>
            </w:pPr>
            <w:r>
              <w:rPr>
                <w:rFonts w:ascii="Arial" w:hAnsi="Arial" w:cs="Arial"/>
                <w:lang w:val="en-GB"/>
              </w:rPr>
              <w:t>Ca-Tonya Barnwell</w:t>
            </w:r>
          </w:p>
          <w:p w14:paraId="74D3355B" w14:textId="77777777" w:rsidR="00175FD8" w:rsidRDefault="00175FD8" w:rsidP="00175FD8">
            <w:pPr>
              <w:jc w:val="center"/>
              <w:rPr>
                <w:rFonts w:ascii="Arial" w:hAnsi="Arial" w:cs="Arial"/>
                <w:lang w:val="en-GB"/>
              </w:rPr>
            </w:pPr>
          </w:p>
          <w:p w14:paraId="65B2D101" w14:textId="77777777" w:rsidR="00175FD8" w:rsidRDefault="00175FD8" w:rsidP="00175FD8">
            <w:pPr>
              <w:jc w:val="center"/>
              <w:rPr>
                <w:rFonts w:ascii="Arial" w:hAnsi="Arial" w:cs="Arial"/>
                <w:lang w:val="en-GB"/>
              </w:rPr>
            </w:pPr>
            <w:r>
              <w:rPr>
                <w:rFonts w:ascii="Arial" w:hAnsi="Arial" w:cs="Arial"/>
                <w:lang w:val="en-GB"/>
              </w:rPr>
              <w:t>Pam Trimble</w:t>
            </w:r>
          </w:p>
        </w:tc>
      </w:tr>
      <w:tr w:rsidR="005C7B15" w14:paraId="4747A090" w14:textId="77777777" w:rsidTr="00175FD8">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20A5F77E" w14:textId="13907F47" w:rsidR="005C7B15" w:rsidRDefault="005C7B15" w:rsidP="005C7B15">
            <w:pPr>
              <w:rPr>
                <w:rFonts w:ascii="Arial" w:hAnsi="Arial" w:cs="Arial"/>
                <w:lang w:val="en-GB"/>
              </w:rPr>
            </w:pPr>
            <w:r>
              <w:rPr>
                <w:rFonts w:ascii="Arial" w:hAnsi="Arial" w:cs="Arial"/>
                <w:lang w:val="en-GB"/>
              </w:rPr>
              <w:t>Updated Post Audit example from ATG to 097 (28571) Added Chattem to the client specific section in regards to Markdowns. Also added Chattem to the CCA specific section with email address to send backup for Markdowns  (28468)</w:t>
            </w:r>
          </w:p>
        </w:tc>
        <w:tc>
          <w:tcPr>
            <w:tcW w:w="1710" w:type="dxa"/>
            <w:gridSpan w:val="2"/>
            <w:tcBorders>
              <w:top w:val="single" w:sz="6" w:space="0" w:color="auto"/>
              <w:left w:val="single" w:sz="6" w:space="0" w:color="auto"/>
              <w:bottom w:val="single" w:sz="6" w:space="0" w:color="auto"/>
              <w:right w:val="single" w:sz="6" w:space="0" w:color="auto"/>
            </w:tcBorders>
          </w:tcPr>
          <w:p w14:paraId="548D188B" w14:textId="77777777" w:rsidR="005C7B15" w:rsidRDefault="005C7B15" w:rsidP="005C7B15">
            <w:pPr>
              <w:jc w:val="center"/>
              <w:rPr>
                <w:rFonts w:ascii="Arial" w:hAnsi="Arial" w:cs="Arial"/>
                <w:lang w:val="en-GB"/>
              </w:rPr>
            </w:pPr>
            <w:r>
              <w:rPr>
                <w:rFonts w:ascii="Arial" w:hAnsi="Arial" w:cs="Arial"/>
                <w:lang w:val="en-GB"/>
              </w:rPr>
              <w:t>09/27/2019</w:t>
            </w:r>
          </w:p>
          <w:p w14:paraId="1A1454BF" w14:textId="77777777" w:rsidR="005C7B15" w:rsidRDefault="005C7B15" w:rsidP="005C7B15">
            <w:pPr>
              <w:jc w:val="center"/>
              <w:rPr>
                <w:rFonts w:ascii="Arial" w:hAnsi="Arial" w:cs="Arial"/>
                <w:lang w:val="en-GB"/>
              </w:rPr>
            </w:pPr>
          </w:p>
        </w:tc>
        <w:tc>
          <w:tcPr>
            <w:tcW w:w="1890" w:type="dxa"/>
            <w:tcBorders>
              <w:top w:val="single" w:sz="6" w:space="0" w:color="auto"/>
              <w:left w:val="single" w:sz="6" w:space="0" w:color="auto"/>
              <w:bottom w:val="single" w:sz="6" w:space="0" w:color="auto"/>
              <w:right w:val="single" w:sz="6" w:space="0" w:color="auto"/>
            </w:tcBorders>
          </w:tcPr>
          <w:p w14:paraId="43F37073" w14:textId="77777777" w:rsidR="005C7B15" w:rsidRDefault="005C7B15" w:rsidP="005C7B15">
            <w:pPr>
              <w:jc w:val="center"/>
              <w:rPr>
                <w:rFonts w:ascii="Arial" w:hAnsi="Arial" w:cs="Arial"/>
                <w:lang w:val="en-GB"/>
              </w:rPr>
            </w:pPr>
            <w:r>
              <w:rPr>
                <w:rFonts w:ascii="Arial" w:hAnsi="Arial" w:cs="Arial"/>
                <w:lang w:val="en-GB"/>
              </w:rPr>
              <w:t>Ca-Tonya Barnwell</w:t>
            </w:r>
          </w:p>
          <w:p w14:paraId="6D2DD174" w14:textId="77777777" w:rsidR="005C7B15" w:rsidRDefault="005C7B15" w:rsidP="005C7B15">
            <w:pPr>
              <w:jc w:val="center"/>
              <w:rPr>
                <w:rFonts w:ascii="Arial" w:hAnsi="Arial" w:cs="Arial"/>
                <w:lang w:val="en-GB"/>
              </w:rPr>
            </w:pPr>
          </w:p>
          <w:p w14:paraId="1903F12A" w14:textId="77777777" w:rsidR="005C7B15" w:rsidRDefault="005C7B15" w:rsidP="005C7B15">
            <w:pPr>
              <w:jc w:val="center"/>
              <w:rPr>
                <w:rFonts w:ascii="Arial" w:hAnsi="Arial" w:cs="Arial"/>
                <w:lang w:val="en-GB"/>
              </w:rPr>
            </w:pPr>
          </w:p>
        </w:tc>
      </w:tr>
      <w:tr w:rsidR="001540CC" w14:paraId="586C5AE0" w14:textId="77777777" w:rsidTr="00175FD8">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19760E4A" w14:textId="77777777" w:rsidR="001540CC" w:rsidRDefault="001540CC" w:rsidP="001540CC">
            <w:pPr>
              <w:rPr>
                <w:rFonts w:ascii="Arial" w:hAnsi="Arial" w:cs="Arial"/>
                <w:lang w:val="en-GB"/>
              </w:rPr>
            </w:pPr>
            <w:r>
              <w:rPr>
                <w:rFonts w:ascii="Arial" w:hAnsi="Arial" w:cs="Arial"/>
                <w:lang w:val="en-GB"/>
              </w:rPr>
              <w:t>Added email address to send backup for Markdowns in the client specific section. (28468)</w:t>
            </w:r>
          </w:p>
          <w:p w14:paraId="767F3526" w14:textId="610EF6AF" w:rsidR="001540CC" w:rsidRDefault="001540CC" w:rsidP="001540CC">
            <w:pPr>
              <w:rPr>
                <w:rFonts w:ascii="Arial" w:hAnsi="Arial" w:cs="Arial"/>
                <w:lang w:val="en-GB"/>
              </w:rPr>
            </w:pPr>
            <w:r>
              <w:rPr>
                <w:rFonts w:ascii="Arial" w:hAnsi="Arial" w:cs="Arial"/>
                <w:lang w:val="en-GB"/>
              </w:rPr>
              <w:t>Removed Starkist no longer rep as of 10/15/19 (28760)</w:t>
            </w:r>
          </w:p>
        </w:tc>
        <w:tc>
          <w:tcPr>
            <w:tcW w:w="1710" w:type="dxa"/>
            <w:gridSpan w:val="2"/>
            <w:tcBorders>
              <w:top w:val="single" w:sz="6" w:space="0" w:color="auto"/>
              <w:left w:val="single" w:sz="6" w:space="0" w:color="auto"/>
              <w:bottom w:val="single" w:sz="6" w:space="0" w:color="auto"/>
              <w:right w:val="single" w:sz="6" w:space="0" w:color="auto"/>
            </w:tcBorders>
          </w:tcPr>
          <w:p w14:paraId="161A948F" w14:textId="77777777" w:rsidR="001540CC" w:rsidRDefault="001540CC" w:rsidP="001540CC">
            <w:pPr>
              <w:jc w:val="center"/>
              <w:rPr>
                <w:rFonts w:ascii="Arial" w:hAnsi="Arial" w:cs="Arial"/>
                <w:lang w:val="en-GB"/>
              </w:rPr>
            </w:pPr>
            <w:r>
              <w:rPr>
                <w:rFonts w:ascii="Arial" w:hAnsi="Arial" w:cs="Arial"/>
                <w:lang w:val="en-GB"/>
              </w:rPr>
              <w:t>10/21/19</w:t>
            </w:r>
          </w:p>
          <w:p w14:paraId="0926F34F" w14:textId="77777777" w:rsidR="001540CC" w:rsidRDefault="001540CC" w:rsidP="001540CC">
            <w:pPr>
              <w:jc w:val="center"/>
              <w:rPr>
                <w:rFonts w:ascii="Arial" w:hAnsi="Arial" w:cs="Arial"/>
                <w:lang w:val="en-GB"/>
              </w:rPr>
            </w:pPr>
          </w:p>
        </w:tc>
        <w:tc>
          <w:tcPr>
            <w:tcW w:w="1890" w:type="dxa"/>
            <w:tcBorders>
              <w:top w:val="single" w:sz="6" w:space="0" w:color="auto"/>
              <w:left w:val="single" w:sz="6" w:space="0" w:color="auto"/>
              <w:bottom w:val="single" w:sz="6" w:space="0" w:color="auto"/>
              <w:right w:val="single" w:sz="6" w:space="0" w:color="auto"/>
            </w:tcBorders>
          </w:tcPr>
          <w:p w14:paraId="14C1E487" w14:textId="77777777" w:rsidR="001540CC" w:rsidRDefault="001540CC" w:rsidP="001540CC">
            <w:pPr>
              <w:jc w:val="center"/>
              <w:rPr>
                <w:rFonts w:ascii="Arial" w:hAnsi="Arial" w:cs="Arial"/>
                <w:lang w:val="en-GB"/>
              </w:rPr>
            </w:pPr>
            <w:r>
              <w:rPr>
                <w:rFonts w:ascii="Arial" w:hAnsi="Arial" w:cs="Arial"/>
                <w:lang w:val="en-GB"/>
              </w:rPr>
              <w:t>Ca-Tonya Barnwell</w:t>
            </w:r>
          </w:p>
          <w:p w14:paraId="6D68D9D2" w14:textId="77777777" w:rsidR="001540CC" w:rsidRDefault="001540CC" w:rsidP="001540CC">
            <w:pPr>
              <w:jc w:val="center"/>
              <w:rPr>
                <w:rFonts w:ascii="Arial" w:hAnsi="Arial" w:cs="Arial"/>
                <w:lang w:val="en-GB"/>
              </w:rPr>
            </w:pPr>
          </w:p>
          <w:p w14:paraId="3650E4F5" w14:textId="77777777" w:rsidR="001540CC" w:rsidRDefault="001540CC" w:rsidP="001540CC">
            <w:pPr>
              <w:jc w:val="center"/>
              <w:rPr>
                <w:rFonts w:ascii="Arial" w:hAnsi="Arial" w:cs="Arial"/>
                <w:lang w:val="en-GB"/>
              </w:rPr>
            </w:pPr>
          </w:p>
        </w:tc>
      </w:tr>
      <w:tr w:rsidR="002B5584" w14:paraId="004B7F69" w14:textId="77777777" w:rsidTr="00175FD8">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1142DC60" w14:textId="77777777" w:rsidR="002B5584" w:rsidRDefault="002B5584" w:rsidP="002B5584">
            <w:pPr>
              <w:rPr>
                <w:rFonts w:ascii="Arial" w:hAnsi="Arial" w:cs="Arial"/>
                <w:lang w:val="en-US"/>
              </w:rPr>
            </w:pPr>
            <w:r w:rsidRPr="00551A87">
              <w:rPr>
                <w:rFonts w:ascii="Arial" w:hAnsi="Arial" w:cs="Arial"/>
                <w:lang w:val="en-US"/>
              </w:rPr>
              <w:t>Client Specific Validation section</w:t>
            </w:r>
            <w:r>
              <w:rPr>
                <w:rFonts w:ascii="Arial" w:hAnsi="Arial" w:cs="Arial"/>
                <w:lang w:val="en-US"/>
              </w:rPr>
              <w:t xml:space="preserve"> for Colgate</w:t>
            </w:r>
            <w:r w:rsidRPr="00551A87">
              <w:rPr>
                <w:rFonts w:ascii="Arial" w:hAnsi="Arial" w:cs="Arial"/>
                <w:lang w:val="en-US"/>
              </w:rPr>
              <w:t xml:space="preserve"> added Retail Merchandising claims should be prorated to an event provided by Sales. (29058</w:t>
            </w:r>
            <w:r>
              <w:rPr>
                <w:rFonts w:ascii="Arial" w:hAnsi="Arial" w:cs="Arial"/>
                <w:lang w:val="en-US"/>
              </w:rPr>
              <w:t>)</w:t>
            </w:r>
          </w:p>
          <w:p w14:paraId="164ED7D1" w14:textId="4D0D07AC" w:rsidR="002B5584" w:rsidRDefault="002B5584" w:rsidP="002B5584">
            <w:pPr>
              <w:rPr>
                <w:rFonts w:ascii="Arial" w:hAnsi="Arial" w:cs="Arial"/>
                <w:lang w:val="en-GB"/>
              </w:rPr>
            </w:pPr>
            <w:r>
              <w:rPr>
                <w:rFonts w:ascii="Arial" w:hAnsi="Arial" w:cs="Arial"/>
                <w:lang w:val="en-US"/>
              </w:rPr>
              <w:t>Client Specific Validation section added Nestle Coffee and CCA Clearing Information Specific section added email contacts.(29005)</w:t>
            </w:r>
          </w:p>
        </w:tc>
        <w:tc>
          <w:tcPr>
            <w:tcW w:w="1710" w:type="dxa"/>
            <w:gridSpan w:val="2"/>
            <w:tcBorders>
              <w:top w:val="single" w:sz="6" w:space="0" w:color="auto"/>
              <w:left w:val="single" w:sz="6" w:space="0" w:color="auto"/>
              <w:bottom w:val="single" w:sz="6" w:space="0" w:color="auto"/>
              <w:right w:val="single" w:sz="6" w:space="0" w:color="auto"/>
            </w:tcBorders>
          </w:tcPr>
          <w:p w14:paraId="69BA298A" w14:textId="07EC1F30" w:rsidR="002B5584" w:rsidRDefault="002B5584" w:rsidP="002B5584">
            <w:pPr>
              <w:jc w:val="center"/>
              <w:rPr>
                <w:rFonts w:ascii="Arial" w:hAnsi="Arial" w:cs="Arial"/>
                <w:lang w:val="en-GB"/>
              </w:rPr>
            </w:pPr>
            <w:r>
              <w:rPr>
                <w:rFonts w:ascii="Arial" w:hAnsi="Arial" w:cs="Arial"/>
                <w:lang w:val="en-GB"/>
              </w:rPr>
              <w:t>12/6/19</w:t>
            </w:r>
          </w:p>
        </w:tc>
        <w:tc>
          <w:tcPr>
            <w:tcW w:w="1890" w:type="dxa"/>
            <w:tcBorders>
              <w:top w:val="single" w:sz="6" w:space="0" w:color="auto"/>
              <w:left w:val="single" w:sz="6" w:space="0" w:color="auto"/>
              <w:bottom w:val="single" w:sz="6" w:space="0" w:color="auto"/>
              <w:right w:val="single" w:sz="6" w:space="0" w:color="auto"/>
            </w:tcBorders>
          </w:tcPr>
          <w:p w14:paraId="25D89150" w14:textId="087535C7" w:rsidR="002B5584" w:rsidRDefault="002B5584" w:rsidP="002B5584">
            <w:pPr>
              <w:jc w:val="center"/>
              <w:rPr>
                <w:rFonts w:ascii="Arial" w:hAnsi="Arial" w:cs="Arial"/>
                <w:lang w:val="en-GB"/>
              </w:rPr>
            </w:pPr>
            <w:r>
              <w:rPr>
                <w:rFonts w:ascii="Arial" w:hAnsi="Arial" w:cs="Arial"/>
                <w:lang w:val="en-GB"/>
              </w:rPr>
              <w:t>Ca-Tonya Barnwell</w:t>
            </w:r>
          </w:p>
        </w:tc>
      </w:tr>
      <w:tr w:rsidR="009C3590" w14:paraId="2BF99EE5" w14:textId="77777777" w:rsidTr="00175FD8">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331456B2" w14:textId="160BE9C0" w:rsidR="009C3590" w:rsidRPr="00551A87" w:rsidRDefault="009C3590" w:rsidP="009C3590">
            <w:pPr>
              <w:rPr>
                <w:rFonts w:ascii="Arial" w:hAnsi="Arial" w:cs="Arial"/>
                <w:lang w:val="en-US"/>
              </w:rPr>
            </w:pPr>
            <w:r>
              <w:rPr>
                <w:rFonts w:ascii="Arial" w:hAnsi="Arial" w:cs="Arial"/>
                <w:lang w:val="en-US"/>
              </w:rPr>
              <w:t>Backup Retrieval Information section updated customer portal info from No to Yes and realigned information in the Non Automated table.</w:t>
            </w:r>
          </w:p>
        </w:tc>
        <w:tc>
          <w:tcPr>
            <w:tcW w:w="1710" w:type="dxa"/>
            <w:gridSpan w:val="2"/>
            <w:tcBorders>
              <w:top w:val="single" w:sz="6" w:space="0" w:color="auto"/>
              <w:left w:val="single" w:sz="6" w:space="0" w:color="auto"/>
              <w:bottom w:val="single" w:sz="6" w:space="0" w:color="auto"/>
              <w:right w:val="single" w:sz="6" w:space="0" w:color="auto"/>
            </w:tcBorders>
          </w:tcPr>
          <w:p w14:paraId="2E4EA688" w14:textId="6213226C" w:rsidR="009C3590" w:rsidRDefault="009C3590" w:rsidP="009C3590">
            <w:pPr>
              <w:jc w:val="center"/>
              <w:rPr>
                <w:rFonts w:ascii="Arial" w:hAnsi="Arial" w:cs="Arial"/>
                <w:lang w:val="en-GB"/>
              </w:rPr>
            </w:pPr>
            <w:r>
              <w:rPr>
                <w:rFonts w:ascii="Arial" w:hAnsi="Arial" w:cs="Arial"/>
                <w:lang w:val="en-GB"/>
              </w:rPr>
              <w:t>1/13/20</w:t>
            </w:r>
          </w:p>
        </w:tc>
        <w:tc>
          <w:tcPr>
            <w:tcW w:w="1890" w:type="dxa"/>
            <w:tcBorders>
              <w:top w:val="single" w:sz="6" w:space="0" w:color="auto"/>
              <w:left w:val="single" w:sz="6" w:space="0" w:color="auto"/>
              <w:bottom w:val="single" w:sz="6" w:space="0" w:color="auto"/>
              <w:right w:val="single" w:sz="6" w:space="0" w:color="auto"/>
            </w:tcBorders>
          </w:tcPr>
          <w:p w14:paraId="1A578E45" w14:textId="131C6181" w:rsidR="009C3590" w:rsidRDefault="009C3590" w:rsidP="009C3590">
            <w:pPr>
              <w:jc w:val="center"/>
              <w:rPr>
                <w:rFonts w:ascii="Arial" w:hAnsi="Arial" w:cs="Arial"/>
                <w:lang w:val="en-GB"/>
              </w:rPr>
            </w:pPr>
            <w:r>
              <w:rPr>
                <w:rFonts w:ascii="Arial" w:hAnsi="Arial" w:cs="Arial"/>
                <w:lang w:val="en-GB"/>
              </w:rPr>
              <w:t>Ca-Tonya Barnwell</w:t>
            </w:r>
          </w:p>
        </w:tc>
      </w:tr>
      <w:tr w:rsidR="0010725D" w14:paraId="749DAA0B" w14:textId="77777777" w:rsidTr="00175FD8">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2C5E46CA" w14:textId="588BA734" w:rsidR="0010725D" w:rsidRDefault="0010725D" w:rsidP="0010725D">
            <w:pPr>
              <w:rPr>
                <w:rFonts w:ascii="Arial" w:hAnsi="Arial" w:cs="Arial"/>
                <w:lang w:val="en-US"/>
              </w:rPr>
            </w:pPr>
            <w:r>
              <w:rPr>
                <w:rFonts w:ascii="Arial" w:hAnsi="Arial" w:cs="Arial"/>
              </w:rPr>
              <w:t>Client Specific Validation section transferred Starbucks client specific information to Nestle Coffee and removed information due to rounding issues for Starbucks(29275)</w:t>
            </w:r>
          </w:p>
        </w:tc>
        <w:tc>
          <w:tcPr>
            <w:tcW w:w="1710" w:type="dxa"/>
            <w:gridSpan w:val="2"/>
            <w:tcBorders>
              <w:top w:val="single" w:sz="6" w:space="0" w:color="auto"/>
              <w:left w:val="single" w:sz="6" w:space="0" w:color="auto"/>
              <w:bottom w:val="single" w:sz="6" w:space="0" w:color="auto"/>
              <w:right w:val="single" w:sz="6" w:space="0" w:color="auto"/>
            </w:tcBorders>
          </w:tcPr>
          <w:p w14:paraId="37CE8774" w14:textId="009A6636" w:rsidR="0010725D" w:rsidRDefault="0010725D" w:rsidP="0010725D">
            <w:pPr>
              <w:jc w:val="center"/>
              <w:rPr>
                <w:rFonts w:ascii="Arial" w:hAnsi="Arial" w:cs="Arial"/>
                <w:lang w:val="en-GB"/>
              </w:rPr>
            </w:pPr>
            <w:r>
              <w:rPr>
                <w:rFonts w:ascii="Arial" w:hAnsi="Arial" w:cs="Arial"/>
                <w:lang w:val="en-GB"/>
              </w:rPr>
              <w:t>1/17/20</w:t>
            </w:r>
          </w:p>
        </w:tc>
        <w:tc>
          <w:tcPr>
            <w:tcW w:w="1890" w:type="dxa"/>
            <w:tcBorders>
              <w:top w:val="single" w:sz="6" w:space="0" w:color="auto"/>
              <w:left w:val="single" w:sz="6" w:space="0" w:color="auto"/>
              <w:bottom w:val="single" w:sz="6" w:space="0" w:color="auto"/>
              <w:right w:val="single" w:sz="6" w:space="0" w:color="auto"/>
            </w:tcBorders>
          </w:tcPr>
          <w:p w14:paraId="092F3F57" w14:textId="3E4FE3CF" w:rsidR="0010725D" w:rsidRDefault="0010725D" w:rsidP="0010725D">
            <w:pPr>
              <w:jc w:val="center"/>
              <w:rPr>
                <w:rFonts w:ascii="Arial" w:hAnsi="Arial" w:cs="Arial"/>
                <w:lang w:val="en-GB"/>
              </w:rPr>
            </w:pPr>
            <w:r>
              <w:rPr>
                <w:rFonts w:ascii="Arial" w:hAnsi="Arial" w:cs="Arial"/>
                <w:lang w:val="en-GB"/>
              </w:rPr>
              <w:t>Ca-Tonya Barnwell</w:t>
            </w:r>
          </w:p>
        </w:tc>
      </w:tr>
      <w:tr w:rsidR="009727DA" w14:paraId="20BBD533" w14:textId="77777777" w:rsidTr="00175FD8">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52DC16AB" w14:textId="0CD992E6" w:rsidR="009727DA" w:rsidRDefault="009727DA" w:rsidP="009727DA">
            <w:pPr>
              <w:rPr>
                <w:rFonts w:ascii="Arial" w:hAnsi="Arial" w:cs="Arial"/>
              </w:rPr>
            </w:pPr>
            <w:r>
              <w:rPr>
                <w:rFonts w:ascii="Arial" w:hAnsi="Arial" w:cs="Arial"/>
              </w:rPr>
              <w:t>Process Steps section added additional example for Returns (29332)</w:t>
            </w:r>
          </w:p>
        </w:tc>
        <w:tc>
          <w:tcPr>
            <w:tcW w:w="1710" w:type="dxa"/>
            <w:gridSpan w:val="2"/>
            <w:tcBorders>
              <w:top w:val="single" w:sz="6" w:space="0" w:color="auto"/>
              <w:left w:val="single" w:sz="6" w:space="0" w:color="auto"/>
              <w:bottom w:val="single" w:sz="6" w:space="0" w:color="auto"/>
              <w:right w:val="single" w:sz="6" w:space="0" w:color="auto"/>
            </w:tcBorders>
          </w:tcPr>
          <w:p w14:paraId="605E7A95" w14:textId="11E53110" w:rsidR="009727DA" w:rsidRDefault="009727DA" w:rsidP="009727DA">
            <w:pPr>
              <w:jc w:val="center"/>
              <w:rPr>
                <w:rFonts w:ascii="Arial" w:hAnsi="Arial" w:cs="Arial"/>
                <w:lang w:val="en-GB"/>
              </w:rPr>
            </w:pPr>
            <w:r>
              <w:rPr>
                <w:rFonts w:ascii="Arial" w:hAnsi="Arial" w:cs="Arial"/>
                <w:lang w:val="en-GB"/>
              </w:rPr>
              <w:t>1/31/20</w:t>
            </w:r>
          </w:p>
        </w:tc>
        <w:tc>
          <w:tcPr>
            <w:tcW w:w="1890" w:type="dxa"/>
            <w:tcBorders>
              <w:top w:val="single" w:sz="6" w:space="0" w:color="auto"/>
              <w:left w:val="single" w:sz="6" w:space="0" w:color="auto"/>
              <w:bottom w:val="single" w:sz="6" w:space="0" w:color="auto"/>
              <w:right w:val="single" w:sz="6" w:space="0" w:color="auto"/>
            </w:tcBorders>
          </w:tcPr>
          <w:p w14:paraId="23918584" w14:textId="2097EC6F" w:rsidR="009727DA" w:rsidRDefault="009727DA" w:rsidP="009727DA">
            <w:pPr>
              <w:jc w:val="center"/>
              <w:rPr>
                <w:rFonts w:ascii="Arial" w:hAnsi="Arial" w:cs="Arial"/>
                <w:lang w:val="en-GB"/>
              </w:rPr>
            </w:pPr>
            <w:r>
              <w:rPr>
                <w:rFonts w:ascii="Arial" w:hAnsi="Arial" w:cs="Arial"/>
                <w:lang w:val="en-GB"/>
              </w:rPr>
              <w:t>Ca-Tonya Barnwell</w:t>
            </w:r>
          </w:p>
        </w:tc>
      </w:tr>
      <w:tr w:rsidR="00F027F0" w:rsidRPr="00551A87" w14:paraId="07D524FE" w14:textId="77777777" w:rsidTr="00F027F0">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56164335" w14:textId="77777777" w:rsidR="00F027F0" w:rsidRDefault="00F027F0" w:rsidP="00F027F0">
            <w:pPr>
              <w:rPr>
                <w:rFonts w:ascii="Arial" w:hAnsi="Arial" w:cs="Arial"/>
              </w:rPr>
            </w:pPr>
            <w:r>
              <w:rPr>
                <w:rFonts w:ascii="Arial" w:hAnsi="Arial" w:cs="Arial"/>
              </w:rPr>
              <w:lastRenderedPageBreak/>
              <w:t>Client Specific Validation section removed Colgate (29496) and Toms of Maine (29497) specific information we no longer rep</w:t>
            </w:r>
          </w:p>
          <w:p w14:paraId="2F1D28B0" w14:textId="77777777" w:rsidR="00F027F0" w:rsidRPr="00F027F0" w:rsidRDefault="00F027F0" w:rsidP="00F027F0">
            <w:pPr>
              <w:rPr>
                <w:rFonts w:ascii="Arial" w:hAnsi="Arial" w:cs="Arial"/>
              </w:rPr>
            </w:pPr>
            <w:r>
              <w:rPr>
                <w:rFonts w:ascii="Arial" w:hAnsi="Arial" w:cs="Arial"/>
              </w:rPr>
              <w:t>Ad section updated information about ad location (29654)</w:t>
            </w:r>
          </w:p>
        </w:tc>
        <w:tc>
          <w:tcPr>
            <w:tcW w:w="1710" w:type="dxa"/>
            <w:gridSpan w:val="2"/>
            <w:tcBorders>
              <w:top w:val="single" w:sz="6" w:space="0" w:color="auto"/>
              <w:left w:val="single" w:sz="6" w:space="0" w:color="auto"/>
              <w:bottom w:val="single" w:sz="6" w:space="0" w:color="auto"/>
              <w:right w:val="single" w:sz="6" w:space="0" w:color="auto"/>
            </w:tcBorders>
          </w:tcPr>
          <w:p w14:paraId="0CAEB903" w14:textId="77777777" w:rsidR="00F027F0" w:rsidRDefault="00F027F0" w:rsidP="00F027F0">
            <w:pPr>
              <w:jc w:val="center"/>
              <w:rPr>
                <w:rFonts w:ascii="Arial" w:hAnsi="Arial" w:cs="Arial"/>
                <w:lang w:val="en-GB"/>
              </w:rPr>
            </w:pPr>
            <w:r>
              <w:rPr>
                <w:rFonts w:ascii="Arial" w:hAnsi="Arial" w:cs="Arial"/>
                <w:lang w:val="en-GB"/>
              </w:rPr>
              <w:t>2/24/20</w:t>
            </w:r>
          </w:p>
          <w:p w14:paraId="25FC7019" w14:textId="77777777" w:rsidR="00F027F0" w:rsidRDefault="00F027F0" w:rsidP="00F027F0">
            <w:pPr>
              <w:jc w:val="center"/>
              <w:rPr>
                <w:rFonts w:ascii="Arial" w:hAnsi="Arial" w:cs="Arial"/>
                <w:lang w:val="en-GB"/>
              </w:rPr>
            </w:pPr>
          </w:p>
          <w:p w14:paraId="606537E9" w14:textId="77777777" w:rsidR="00F027F0" w:rsidRPr="00551A87" w:rsidRDefault="00F027F0" w:rsidP="00F027F0">
            <w:pPr>
              <w:jc w:val="center"/>
              <w:rPr>
                <w:rFonts w:ascii="Arial" w:hAnsi="Arial" w:cs="Arial"/>
                <w:lang w:val="en-GB"/>
              </w:rPr>
            </w:pPr>
            <w:r>
              <w:rPr>
                <w:rFonts w:ascii="Arial" w:hAnsi="Arial" w:cs="Arial"/>
                <w:lang w:val="en-GB"/>
              </w:rPr>
              <w:t>3/9/20</w:t>
            </w:r>
          </w:p>
        </w:tc>
        <w:tc>
          <w:tcPr>
            <w:tcW w:w="1890" w:type="dxa"/>
            <w:tcBorders>
              <w:top w:val="single" w:sz="6" w:space="0" w:color="auto"/>
              <w:left w:val="single" w:sz="6" w:space="0" w:color="auto"/>
              <w:bottom w:val="single" w:sz="6" w:space="0" w:color="auto"/>
              <w:right w:val="single" w:sz="6" w:space="0" w:color="auto"/>
            </w:tcBorders>
          </w:tcPr>
          <w:p w14:paraId="261ED4C4" w14:textId="77777777" w:rsidR="00F027F0" w:rsidRPr="00551A87" w:rsidRDefault="00F027F0" w:rsidP="00F027F0">
            <w:pPr>
              <w:jc w:val="center"/>
              <w:rPr>
                <w:rFonts w:ascii="Arial" w:hAnsi="Arial" w:cs="Arial"/>
                <w:lang w:val="en-GB"/>
              </w:rPr>
            </w:pPr>
            <w:r>
              <w:rPr>
                <w:rFonts w:ascii="Arial" w:hAnsi="Arial" w:cs="Arial"/>
                <w:lang w:val="en-GB"/>
              </w:rPr>
              <w:t>Ca-Tonya Barnwell</w:t>
            </w:r>
          </w:p>
        </w:tc>
      </w:tr>
      <w:tr w:rsidR="008D5DE0" w:rsidRPr="00551A87" w14:paraId="6B5E167D" w14:textId="77777777" w:rsidTr="008D5DE0">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64C04411" w14:textId="77777777" w:rsidR="008D5DE0" w:rsidRDefault="008D5DE0" w:rsidP="006875ED">
            <w:pPr>
              <w:rPr>
                <w:rFonts w:ascii="Arial" w:hAnsi="Arial" w:cs="Arial"/>
              </w:rPr>
            </w:pPr>
            <w:r>
              <w:rPr>
                <w:rFonts w:ascii="Arial" w:hAnsi="Arial" w:cs="Arial"/>
              </w:rPr>
              <w:t>Backup Retrieval Information section added/updated additional backup contacts in the Automated table for DD,VP,UP and MM(30160)</w:t>
            </w:r>
          </w:p>
          <w:p w14:paraId="3F003AD5" w14:textId="77777777" w:rsidR="008D5DE0" w:rsidRPr="008D5DE0" w:rsidRDefault="008D5DE0" w:rsidP="006875ED">
            <w:pPr>
              <w:rPr>
                <w:rFonts w:ascii="Arial" w:hAnsi="Arial" w:cs="Arial"/>
              </w:rPr>
            </w:pPr>
            <w:r>
              <w:rPr>
                <w:rFonts w:ascii="Arial" w:hAnsi="Arial" w:cs="Arial"/>
              </w:rPr>
              <w:t>Client Specific Validaton section removed information for Retail Merchandising Program for Campbells and Pepperidge Farms(30289)</w:t>
            </w:r>
          </w:p>
        </w:tc>
        <w:tc>
          <w:tcPr>
            <w:tcW w:w="1710" w:type="dxa"/>
            <w:gridSpan w:val="2"/>
            <w:tcBorders>
              <w:top w:val="single" w:sz="6" w:space="0" w:color="auto"/>
              <w:left w:val="single" w:sz="6" w:space="0" w:color="auto"/>
              <w:bottom w:val="single" w:sz="6" w:space="0" w:color="auto"/>
              <w:right w:val="single" w:sz="6" w:space="0" w:color="auto"/>
            </w:tcBorders>
          </w:tcPr>
          <w:p w14:paraId="06DDE47C" w14:textId="77777777" w:rsidR="008D5DE0" w:rsidRPr="00551A87" w:rsidRDefault="008D5DE0" w:rsidP="008D5DE0">
            <w:pPr>
              <w:jc w:val="center"/>
              <w:rPr>
                <w:rFonts w:ascii="Arial" w:hAnsi="Arial" w:cs="Arial"/>
                <w:lang w:val="en-GB"/>
              </w:rPr>
            </w:pPr>
            <w:r>
              <w:rPr>
                <w:rFonts w:ascii="Arial" w:hAnsi="Arial" w:cs="Arial"/>
                <w:lang w:val="en-GB"/>
              </w:rPr>
              <w:t>6/5/20</w:t>
            </w:r>
          </w:p>
        </w:tc>
        <w:tc>
          <w:tcPr>
            <w:tcW w:w="1890" w:type="dxa"/>
            <w:tcBorders>
              <w:top w:val="single" w:sz="6" w:space="0" w:color="auto"/>
              <w:left w:val="single" w:sz="6" w:space="0" w:color="auto"/>
              <w:bottom w:val="single" w:sz="6" w:space="0" w:color="auto"/>
              <w:right w:val="single" w:sz="6" w:space="0" w:color="auto"/>
            </w:tcBorders>
          </w:tcPr>
          <w:p w14:paraId="09931A21" w14:textId="77777777" w:rsidR="008D5DE0" w:rsidRPr="00551A87" w:rsidRDefault="008D5DE0" w:rsidP="006875ED">
            <w:pPr>
              <w:jc w:val="center"/>
              <w:rPr>
                <w:rFonts w:ascii="Arial" w:hAnsi="Arial" w:cs="Arial"/>
                <w:lang w:val="en-GB"/>
              </w:rPr>
            </w:pPr>
            <w:r>
              <w:rPr>
                <w:rFonts w:ascii="Arial" w:hAnsi="Arial" w:cs="Arial"/>
                <w:lang w:val="en-GB"/>
              </w:rPr>
              <w:t>Ca-Tonya Barnwell</w:t>
            </w:r>
          </w:p>
        </w:tc>
      </w:tr>
      <w:tr w:rsidR="00C71F9C" w:rsidRPr="00551A87" w14:paraId="6D1B23F6" w14:textId="77777777" w:rsidTr="008D5DE0">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002D5CD5" w14:textId="5BD37BCB" w:rsidR="00C71F9C" w:rsidRDefault="00C71F9C" w:rsidP="00C71F9C">
            <w:pPr>
              <w:rPr>
                <w:rFonts w:ascii="Arial" w:hAnsi="Arial" w:cs="Arial"/>
              </w:rPr>
            </w:pPr>
            <w:r>
              <w:rPr>
                <w:rFonts w:ascii="Arial" w:hAnsi="Arial" w:cs="Arial"/>
              </w:rPr>
              <w:t>Client Specific Validation section removed C-Store from Nestle Nutrition no longer rep as of 6/30 (30503)</w:t>
            </w:r>
          </w:p>
        </w:tc>
        <w:tc>
          <w:tcPr>
            <w:tcW w:w="1710" w:type="dxa"/>
            <w:gridSpan w:val="2"/>
            <w:tcBorders>
              <w:top w:val="single" w:sz="6" w:space="0" w:color="auto"/>
              <w:left w:val="single" w:sz="6" w:space="0" w:color="auto"/>
              <w:bottom w:val="single" w:sz="6" w:space="0" w:color="auto"/>
              <w:right w:val="single" w:sz="6" w:space="0" w:color="auto"/>
            </w:tcBorders>
          </w:tcPr>
          <w:p w14:paraId="674F133F" w14:textId="5B41072A" w:rsidR="00C71F9C" w:rsidRDefault="00C71F9C" w:rsidP="00C71F9C">
            <w:pPr>
              <w:jc w:val="center"/>
              <w:rPr>
                <w:rFonts w:ascii="Arial" w:hAnsi="Arial" w:cs="Arial"/>
                <w:lang w:val="en-GB"/>
              </w:rPr>
            </w:pPr>
            <w:r>
              <w:rPr>
                <w:rFonts w:ascii="Arial" w:hAnsi="Arial" w:cs="Arial"/>
                <w:lang w:val="en-GB"/>
              </w:rPr>
              <w:t>7/13/20</w:t>
            </w:r>
          </w:p>
        </w:tc>
        <w:tc>
          <w:tcPr>
            <w:tcW w:w="1890" w:type="dxa"/>
            <w:tcBorders>
              <w:top w:val="single" w:sz="6" w:space="0" w:color="auto"/>
              <w:left w:val="single" w:sz="6" w:space="0" w:color="auto"/>
              <w:bottom w:val="single" w:sz="6" w:space="0" w:color="auto"/>
              <w:right w:val="single" w:sz="6" w:space="0" w:color="auto"/>
            </w:tcBorders>
          </w:tcPr>
          <w:p w14:paraId="5FA236BF" w14:textId="68BCD017" w:rsidR="00C71F9C" w:rsidRDefault="00C71F9C" w:rsidP="00C71F9C">
            <w:pPr>
              <w:jc w:val="center"/>
              <w:rPr>
                <w:rFonts w:ascii="Arial" w:hAnsi="Arial" w:cs="Arial"/>
                <w:lang w:val="en-GB"/>
              </w:rPr>
            </w:pPr>
            <w:r>
              <w:rPr>
                <w:rFonts w:ascii="Arial" w:hAnsi="Arial" w:cs="Arial"/>
                <w:lang w:val="en-GB"/>
              </w:rPr>
              <w:t>Ca-Tonya Barnwell</w:t>
            </w:r>
          </w:p>
        </w:tc>
      </w:tr>
      <w:tr w:rsidR="006875ED" w:rsidRPr="00551A87" w14:paraId="12C871CA" w14:textId="77777777" w:rsidTr="006875ED">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0FCC912A" w14:textId="77777777" w:rsidR="006875ED" w:rsidRPr="006875ED" w:rsidRDefault="006875ED" w:rsidP="006875ED">
            <w:pPr>
              <w:rPr>
                <w:rFonts w:ascii="Arial" w:hAnsi="Arial" w:cs="Arial"/>
              </w:rPr>
            </w:pPr>
            <w:r>
              <w:rPr>
                <w:rFonts w:ascii="Arial" w:hAnsi="Arial" w:cs="Arial"/>
              </w:rPr>
              <w:t>Client Specific Validation section added bullet point for  Vendor Portal Billing invoices for Campbells specific (30498)</w:t>
            </w:r>
          </w:p>
        </w:tc>
        <w:tc>
          <w:tcPr>
            <w:tcW w:w="1710" w:type="dxa"/>
            <w:gridSpan w:val="2"/>
            <w:tcBorders>
              <w:top w:val="single" w:sz="6" w:space="0" w:color="auto"/>
              <w:left w:val="single" w:sz="6" w:space="0" w:color="auto"/>
              <w:bottom w:val="single" w:sz="6" w:space="0" w:color="auto"/>
              <w:right w:val="single" w:sz="6" w:space="0" w:color="auto"/>
            </w:tcBorders>
          </w:tcPr>
          <w:p w14:paraId="35E9B3C0" w14:textId="77777777" w:rsidR="006875ED" w:rsidRPr="00551A87" w:rsidRDefault="006875ED" w:rsidP="006875ED">
            <w:pPr>
              <w:jc w:val="center"/>
              <w:rPr>
                <w:rFonts w:ascii="Arial" w:hAnsi="Arial" w:cs="Arial"/>
                <w:lang w:val="en-GB"/>
              </w:rPr>
            </w:pPr>
            <w:r>
              <w:rPr>
                <w:rFonts w:ascii="Arial" w:hAnsi="Arial" w:cs="Arial"/>
                <w:lang w:val="en-GB"/>
              </w:rPr>
              <w:t>8/7//20</w:t>
            </w:r>
          </w:p>
        </w:tc>
        <w:tc>
          <w:tcPr>
            <w:tcW w:w="1890" w:type="dxa"/>
            <w:tcBorders>
              <w:top w:val="single" w:sz="6" w:space="0" w:color="auto"/>
              <w:left w:val="single" w:sz="6" w:space="0" w:color="auto"/>
              <w:bottom w:val="single" w:sz="6" w:space="0" w:color="auto"/>
              <w:right w:val="single" w:sz="6" w:space="0" w:color="auto"/>
            </w:tcBorders>
          </w:tcPr>
          <w:p w14:paraId="61A1AF21" w14:textId="77777777" w:rsidR="006875ED" w:rsidRPr="00551A87" w:rsidRDefault="006875ED" w:rsidP="006875ED">
            <w:pPr>
              <w:jc w:val="center"/>
              <w:rPr>
                <w:rFonts w:ascii="Arial" w:hAnsi="Arial" w:cs="Arial"/>
                <w:lang w:val="en-GB"/>
              </w:rPr>
            </w:pPr>
            <w:r>
              <w:rPr>
                <w:rFonts w:ascii="Arial" w:hAnsi="Arial" w:cs="Arial"/>
                <w:lang w:val="en-GB"/>
              </w:rPr>
              <w:t>Ca-Tonya Barnwell</w:t>
            </w:r>
          </w:p>
        </w:tc>
      </w:tr>
      <w:tr w:rsidR="00B873FB" w:rsidRPr="00551A87" w14:paraId="38548E82" w14:textId="77777777" w:rsidTr="00B873FB">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4A52DF96" w14:textId="77777777" w:rsidR="00B873FB" w:rsidRDefault="00B873FB" w:rsidP="00B873FB">
            <w:pPr>
              <w:rPr>
                <w:rFonts w:ascii="Arial" w:hAnsi="Arial" w:cs="Arial"/>
              </w:rPr>
            </w:pPr>
            <w:r>
              <w:rPr>
                <w:rFonts w:ascii="Arial" w:hAnsi="Arial" w:cs="Arial"/>
              </w:rPr>
              <w:t>Client Specific Validation section added bullet point for Vendor Portal Billing invoices for Chattem (31162)</w:t>
            </w:r>
          </w:p>
          <w:p w14:paraId="68584DD0" w14:textId="77777777" w:rsidR="00B873FB" w:rsidRPr="00B873FB" w:rsidRDefault="00B873FB" w:rsidP="00B873FB">
            <w:pPr>
              <w:rPr>
                <w:rFonts w:ascii="Arial" w:hAnsi="Arial" w:cs="Arial"/>
              </w:rPr>
            </w:pPr>
            <w:r>
              <w:rPr>
                <w:rFonts w:ascii="Arial" w:hAnsi="Arial" w:cs="Arial"/>
              </w:rPr>
              <w:t>Client Specific Validation section added Edgewell specific for Inmar coupons(31066)</w:t>
            </w:r>
          </w:p>
        </w:tc>
        <w:tc>
          <w:tcPr>
            <w:tcW w:w="1710" w:type="dxa"/>
            <w:gridSpan w:val="2"/>
            <w:tcBorders>
              <w:top w:val="single" w:sz="6" w:space="0" w:color="auto"/>
              <w:left w:val="single" w:sz="6" w:space="0" w:color="auto"/>
              <w:bottom w:val="single" w:sz="6" w:space="0" w:color="auto"/>
              <w:right w:val="single" w:sz="6" w:space="0" w:color="auto"/>
            </w:tcBorders>
          </w:tcPr>
          <w:p w14:paraId="1EAE19FA" w14:textId="77777777" w:rsidR="00B873FB" w:rsidRPr="00551A87" w:rsidRDefault="00B873FB" w:rsidP="00B873FB">
            <w:pPr>
              <w:jc w:val="center"/>
              <w:rPr>
                <w:rFonts w:ascii="Arial" w:hAnsi="Arial" w:cs="Arial"/>
                <w:lang w:val="en-GB"/>
              </w:rPr>
            </w:pPr>
            <w:r>
              <w:rPr>
                <w:rFonts w:ascii="Arial" w:hAnsi="Arial" w:cs="Arial"/>
                <w:lang w:val="en-GB"/>
              </w:rPr>
              <w:t>11/6/20</w:t>
            </w:r>
          </w:p>
        </w:tc>
        <w:tc>
          <w:tcPr>
            <w:tcW w:w="1890" w:type="dxa"/>
            <w:tcBorders>
              <w:top w:val="single" w:sz="6" w:space="0" w:color="auto"/>
              <w:left w:val="single" w:sz="6" w:space="0" w:color="auto"/>
              <w:bottom w:val="single" w:sz="6" w:space="0" w:color="auto"/>
              <w:right w:val="single" w:sz="6" w:space="0" w:color="auto"/>
            </w:tcBorders>
          </w:tcPr>
          <w:p w14:paraId="18275780" w14:textId="77777777" w:rsidR="00B873FB" w:rsidRPr="00551A87" w:rsidRDefault="00B873FB" w:rsidP="00B873FB">
            <w:pPr>
              <w:jc w:val="center"/>
              <w:rPr>
                <w:rFonts w:ascii="Arial" w:hAnsi="Arial" w:cs="Arial"/>
                <w:lang w:val="en-GB"/>
              </w:rPr>
            </w:pPr>
            <w:r>
              <w:rPr>
                <w:rFonts w:ascii="Arial" w:hAnsi="Arial" w:cs="Arial"/>
                <w:lang w:val="en-GB"/>
              </w:rPr>
              <w:t>Ca-Tonya Barnwell</w:t>
            </w:r>
          </w:p>
        </w:tc>
      </w:tr>
      <w:tr w:rsidR="003D1605" w:rsidRPr="00551A87" w14:paraId="30ED55EB" w14:textId="77777777" w:rsidTr="003D1605">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5EDADE96" w14:textId="77777777" w:rsidR="003D1605" w:rsidRPr="003D1605" w:rsidRDefault="003D1605" w:rsidP="005C381A">
            <w:pPr>
              <w:rPr>
                <w:rFonts w:ascii="Arial" w:hAnsi="Arial" w:cs="Arial"/>
              </w:rPr>
            </w:pPr>
            <w:r w:rsidRPr="003D1605">
              <w:rPr>
                <w:rFonts w:ascii="Arial" w:hAnsi="Arial" w:cs="Arial"/>
              </w:rPr>
              <w:t>CCA Clearing Information Specific section added instructions for Markdows/discontinued claims for Barilla.(31363)</w:t>
            </w:r>
          </w:p>
          <w:p w14:paraId="0D9A117D" w14:textId="77777777" w:rsidR="003D1605" w:rsidRPr="003D1605" w:rsidRDefault="003D1605" w:rsidP="005C381A">
            <w:pPr>
              <w:rPr>
                <w:rFonts w:ascii="Arial" w:hAnsi="Arial" w:cs="Arial"/>
              </w:rPr>
            </w:pPr>
            <w:r w:rsidRPr="003D1605">
              <w:rPr>
                <w:rFonts w:ascii="Arial" w:hAnsi="Arial" w:cs="Arial"/>
              </w:rPr>
              <w:t>Backup Retrieval Information section updated email contact under Non Automated table for CM and 5 digits (31505)</w:t>
            </w:r>
          </w:p>
        </w:tc>
        <w:tc>
          <w:tcPr>
            <w:tcW w:w="1710" w:type="dxa"/>
            <w:gridSpan w:val="2"/>
            <w:tcBorders>
              <w:top w:val="single" w:sz="6" w:space="0" w:color="auto"/>
              <w:left w:val="single" w:sz="6" w:space="0" w:color="auto"/>
              <w:bottom w:val="single" w:sz="6" w:space="0" w:color="auto"/>
              <w:right w:val="single" w:sz="6" w:space="0" w:color="auto"/>
            </w:tcBorders>
          </w:tcPr>
          <w:p w14:paraId="6A9D9896" w14:textId="77777777" w:rsidR="003D1605" w:rsidRPr="00551A87" w:rsidRDefault="003D1605" w:rsidP="003D1605">
            <w:pPr>
              <w:jc w:val="center"/>
              <w:rPr>
                <w:rFonts w:ascii="Arial" w:hAnsi="Arial" w:cs="Arial"/>
                <w:lang w:val="en-GB"/>
              </w:rPr>
            </w:pPr>
            <w:r>
              <w:rPr>
                <w:rFonts w:ascii="Arial" w:hAnsi="Arial" w:cs="Arial"/>
                <w:lang w:val="en-GB"/>
              </w:rPr>
              <w:t>1/25/21</w:t>
            </w:r>
          </w:p>
        </w:tc>
        <w:tc>
          <w:tcPr>
            <w:tcW w:w="1890" w:type="dxa"/>
            <w:tcBorders>
              <w:top w:val="single" w:sz="6" w:space="0" w:color="auto"/>
              <w:left w:val="single" w:sz="6" w:space="0" w:color="auto"/>
              <w:bottom w:val="single" w:sz="6" w:space="0" w:color="auto"/>
              <w:right w:val="single" w:sz="6" w:space="0" w:color="auto"/>
            </w:tcBorders>
          </w:tcPr>
          <w:p w14:paraId="3AF3AAD4" w14:textId="77777777" w:rsidR="003D1605" w:rsidRPr="00551A87" w:rsidRDefault="003D1605" w:rsidP="005C381A">
            <w:pPr>
              <w:jc w:val="center"/>
              <w:rPr>
                <w:rFonts w:ascii="Arial" w:hAnsi="Arial" w:cs="Arial"/>
                <w:lang w:val="en-GB"/>
              </w:rPr>
            </w:pPr>
            <w:r>
              <w:rPr>
                <w:rFonts w:ascii="Arial" w:hAnsi="Arial" w:cs="Arial"/>
                <w:lang w:val="en-GB"/>
              </w:rPr>
              <w:t>Ca-Tonya Barnwell</w:t>
            </w:r>
          </w:p>
        </w:tc>
      </w:tr>
      <w:tr w:rsidR="005C381A" w:rsidRPr="00551A87" w14:paraId="6C2B0215" w14:textId="77777777" w:rsidTr="005C381A">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6DE5D10D" w14:textId="77777777" w:rsidR="005C381A" w:rsidRPr="005C381A" w:rsidRDefault="005C381A" w:rsidP="005C381A">
            <w:pPr>
              <w:rPr>
                <w:rFonts w:ascii="Arial" w:hAnsi="Arial" w:cs="Arial"/>
              </w:rPr>
            </w:pPr>
            <w:r w:rsidRPr="005C381A">
              <w:rPr>
                <w:rFonts w:ascii="Arial" w:hAnsi="Arial" w:cs="Arial"/>
              </w:rPr>
              <w:t xml:space="preserve">Client Specific Validation section for Chattem added email contacts to request backup for AR invoices(32098) </w:t>
            </w:r>
          </w:p>
        </w:tc>
        <w:tc>
          <w:tcPr>
            <w:tcW w:w="1710" w:type="dxa"/>
            <w:gridSpan w:val="2"/>
            <w:tcBorders>
              <w:top w:val="single" w:sz="6" w:space="0" w:color="auto"/>
              <w:left w:val="single" w:sz="6" w:space="0" w:color="auto"/>
              <w:bottom w:val="single" w:sz="6" w:space="0" w:color="auto"/>
              <w:right w:val="single" w:sz="6" w:space="0" w:color="auto"/>
            </w:tcBorders>
          </w:tcPr>
          <w:p w14:paraId="2491C939" w14:textId="77777777" w:rsidR="005C381A" w:rsidRPr="00551A87" w:rsidRDefault="005C381A" w:rsidP="005C381A">
            <w:pPr>
              <w:jc w:val="center"/>
              <w:rPr>
                <w:rFonts w:ascii="Arial" w:hAnsi="Arial" w:cs="Arial"/>
                <w:lang w:val="en-GB"/>
              </w:rPr>
            </w:pPr>
            <w:r>
              <w:rPr>
                <w:rFonts w:ascii="Arial" w:hAnsi="Arial" w:cs="Arial"/>
                <w:lang w:val="en-GB"/>
              </w:rPr>
              <w:t>5/31/21</w:t>
            </w:r>
          </w:p>
        </w:tc>
        <w:tc>
          <w:tcPr>
            <w:tcW w:w="1890" w:type="dxa"/>
            <w:tcBorders>
              <w:top w:val="single" w:sz="6" w:space="0" w:color="auto"/>
              <w:left w:val="single" w:sz="6" w:space="0" w:color="auto"/>
              <w:bottom w:val="single" w:sz="6" w:space="0" w:color="auto"/>
              <w:right w:val="single" w:sz="6" w:space="0" w:color="auto"/>
            </w:tcBorders>
          </w:tcPr>
          <w:p w14:paraId="07E15FF5" w14:textId="77777777" w:rsidR="005C381A" w:rsidRPr="00551A87" w:rsidRDefault="005C381A" w:rsidP="005C381A">
            <w:pPr>
              <w:jc w:val="center"/>
              <w:rPr>
                <w:rFonts w:ascii="Arial" w:hAnsi="Arial" w:cs="Arial"/>
                <w:lang w:val="en-GB"/>
              </w:rPr>
            </w:pPr>
            <w:r>
              <w:rPr>
                <w:rFonts w:ascii="Arial" w:hAnsi="Arial" w:cs="Arial"/>
                <w:lang w:val="en-GB"/>
              </w:rPr>
              <w:t>Ca-Tonya Barnwell</w:t>
            </w:r>
          </w:p>
        </w:tc>
      </w:tr>
      <w:tr w:rsidR="00F62D7B" w:rsidRPr="00FB3017" w14:paraId="2D934C4A" w14:textId="77777777" w:rsidTr="00F62D7B">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1FEFF2E3" w14:textId="77777777" w:rsidR="00F62D7B" w:rsidRPr="00F62D7B" w:rsidRDefault="00F62D7B" w:rsidP="00257BB1">
            <w:pPr>
              <w:rPr>
                <w:rFonts w:ascii="Arial" w:hAnsi="Arial" w:cs="Arial"/>
              </w:rPr>
            </w:pPr>
            <w:r w:rsidRPr="00F62D7B">
              <w:rPr>
                <w:rFonts w:ascii="Arial" w:hAnsi="Arial" w:cs="Arial"/>
              </w:rPr>
              <w:t>Deductions Type Covered: Coupon section added another example excel versus pdf copy(32164)</w:t>
            </w:r>
          </w:p>
        </w:tc>
        <w:tc>
          <w:tcPr>
            <w:tcW w:w="1710" w:type="dxa"/>
            <w:gridSpan w:val="2"/>
            <w:tcBorders>
              <w:top w:val="single" w:sz="6" w:space="0" w:color="auto"/>
              <w:left w:val="single" w:sz="6" w:space="0" w:color="auto"/>
              <w:bottom w:val="single" w:sz="6" w:space="0" w:color="auto"/>
              <w:right w:val="single" w:sz="6" w:space="0" w:color="auto"/>
            </w:tcBorders>
          </w:tcPr>
          <w:p w14:paraId="5345AA08" w14:textId="77777777" w:rsidR="00F62D7B" w:rsidRPr="00551A87" w:rsidRDefault="00F62D7B" w:rsidP="00F62D7B">
            <w:pPr>
              <w:jc w:val="center"/>
              <w:rPr>
                <w:rFonts w:ascii="Arial" w:hAnsi="Arial" w:cs="Arial"/>
                <w:lang w:val="en-GB"/>
              </w:rPr>
            </w:pPr>
            <w:r>
              <w:rPr>
                <w:rFonts w:ascii="Arial" w:hAnsi="Arial" w:cs="Arial"/>
                <w:lang w:val="en-GB"/>
              </w:rPr>
              <w:t>6/4/21</w:t>
            </w:r>
          </w:p>
        </w:tc>
        <w:tc>
          <w:tcPr>
            <w:tcW w:w="1890" w:type="dxa"/>
            <w:tcBorders>
              <w:top w:val="single" w:sz="6" w:space="0" w:color="auto"/>
              <w:left w:val="single" w:sz="6" w:space="0" w:color="auto"/>
              <w:bottom w:val="single" w:sz="6" w:space="0" w:color="auto"/>
              <w:right w:val="single" w:sz="6" w:space="0" w:color="auto"/>
            </w:tcBorders>
          </w:tcPr>
          <w:p w14:paraId="3298DE42" w14:textId="77777777" w:rsidR="00F62D7B" w:rsidRPr="00551A87" w:rsidRDefault="00F62D7B" w:rsidP="00257BB1">
            <w:pPr>
              <w:jc w:val="center"/>
              <w:rPr>
                <w:rFonts w:ascii="Arial" w:hAnsi="Arial" w:cs="Arial"/>
                <w:lang w:val="en-GB"/>
              </w:rPr>
            </w:pPr>
            <w:r>
              <w:rPr>
                <w:rFonts w:ascii="Arial" w:hAnsi="Arial" w:cs="Arial"/>
                <w:lang w:val="en-GB"/>
              </w:rPr>
              <w:t>Ca-Tonya Barnwell</w:t>
            </w:r>
          </w:p>
        </w:tc>
      </w:tr>
      <w:tr w:rsidR="00775120" w:rsidRPr="00551A87" w14:paraId="7814243B" w14:textId="77777777" w:rsidTr="00775120">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65EA3691" w14:textId="77777777" w:rsidR="00775120" w:rsidRPr="00775120" w:rsidRDefault="00775120" w:rsidP="00257BB1">
            <w:pPr>
              <w:rPr>
                <w:rFonts w:ascii="Arial" w:hAnsi="Arial" w:cs="Arial"/>
              </w:rPr>
            </w:pPr>
            <w:r w:rsidRPr="00775120">
              <w:rPr>
                <w:rFonts w:ascii="Arial" w:hAnsi="Arial" w:cs="Arial"/>
              </w:rPr>
              <w:t>Added Tillamook section (32324)</w:t>
            </w:r>
          </w:p>
          <w:p w14:paraId="653C3882" w14:textId="77777777" w:rsidR="00775120" w:rsidRPr="00775120" w:rsidRDefault="00775120" w:rsidP="00257BB1">
            <w:pPr>
              <w:rPr>
                <w:rFonts w:ascii="Arial" w:hAnsi="Arial" w:cs="Arial"/>
              </w:rPr>
            </w:pPr>
          </w:p>
          <w:p w14:paraId="5250D048" w14:textId="77777777" w:rsidR="00775120" w:rsidRPr="00775120" w:rsidRDefault="00775120" w:rsidP="00257BB1">
            <w:pPr>
              <w:rPr>
                <w:rFonts w:ascii="Arial" w:hAnsi="Arial" w:cs="Arial"/>
              </w:rPr>
            </w:pPr>
            <w:r w:rsidRPr="00775120">
              <w:rPr>
                <w:rFonts w:ascii="Arial" w:hAnsi="Arial" w:cs="Arial"/>
              </w:rPr>
              <w:t>Client Specific Validation section removed Balance Bar (termed 2013) 23749, Atkins (termed 2020) 29331 and Lamb Weston (termed 2019) 27539</w:t>
            </w:r>
          </w:p>
        </w:tc>
        <w:tc>
          <w:tcPr>
            <w:tcW w:w="1710" w:type="dxa"/>
            <w:gridSpan w:val="2"/>
            <w:tcBorders>
              <w:top w:val="single" w:sz="6" w:space="0" w:color="auto"/>
              <w:left w:val="single" w:sz="6" w:space="0" w:color="auto"/>
              <w:bottom w:val="single" w:sz="6" w:space="0" w:color="auto"/>
              <w:right w:val="single" w:sz="6" w:space="0" w:color="auto"/>
            </w:tcBorders>
          </w:tcPr>
          <w:p w14:paraId="01533A12" w14:textId="77777777" w:rsidR="00775120" w:rsidRPr="00551A87" w:rsidRDefault="00775120" w:rsidP="00775120">
            <w:pPr>
              <w:jc w:val="center"/>
              <w:rPr>
                <w:rFonts w:ascii="Arial" w:hAnsi="Arial" w:cs="Arial"/>
                <w:lang w:val="en-GB"/>
              </w:rPr>
            </w:pPr>
            <w:r>
              <w:rPr>
                <w:rFonts w:ascii="Arial" w:hAnsi="Arial" w:cs="Arial"/>
                <w:lang w:val="en-GB"/>
              </w:rPr>
              <w:t>7/12/21</w:t>
            </w:r>
          </w:p>
        </w:tc>
        <w:tc>
          <w:tcPr>
            <w:tcW w:w="1890" w:type="dxa"/>
            <w:tcBorders>
              <w:top w:val="single" w:sz="6" w:space="0" w:color="auto"/>
              <w:left w:val="single" w:sz="6" w:space="0" w:color="auto"/>
              <w:bottom w:val="single" w:sz="6" w:space="0" w:color="auto"/>
              <w:right w:val="single" w:sz="6" w:space="0" w:color="auto"/>
            </w:tcBorders>
          </w:tcPr>
          <w:p w14:paraId="70E764D5" w14:textId="77777777" w:rsidR="00775120" w:rsidRPr="00551A87" w:rsidRDefault="00775120" w:rsidP="00257BB1">
            <w:pPr>
              <w:jc w:val="center"/>
              <w:rPr>
                <w:rFonts w:ascii="Arial" w:hAnsi="Arial" w:cs="Arial"/>
                <w:lang w:val="en-GB"/>
              </w:rPr>
            </w:pPr>
            <w:r>
              <w:rPr>
                <w:rFonts w:ascii="Arial" w:hAnsi="Arial" w:cs="Arial"/>
                <w:lang w:val="en-GB"/>
              </w:rPr>
              <w:t>Kristin Jones</w:t>
            </w:r>
          </w:p>
        </w:tc>
      </w:tr>
      <w:tr w:rsidR="004F0C28" w:rsidRPr="00551A87" w14:paraId="15F5F4B5" w14:textId="77777777" w:rsidTr="004F0C28">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475908CE" w14:textId="77777777" w:rsidR="004F0C28" w:rsidRPr="004F0C28" w:rsidRDefault="004F0C28" w:rsidP="00257BB1">
            <w:pPr>
              <w:rPr>
                <w:rFonts w:ascii="Arial" w:hAnsi="Arial" w:cs="Arial"/>
              </w:rPr>
            </w:pPr>
            <w:r w:rsidRPr="004F0C28">
              <w:rPr>
                <w:rFonts w:ascii="Arial" w:hAnsi="Arial" w:cs="Arial"/>
              </w:rPr>
              <w:t>Removed section for AMG Invoices. (32519)</w:t>
            </w:r>
          </w:p>
        </w:tc>
        <w:tc>
          <w:tcPr>
            <w:tcW w:w="1710" w:type="dxa"/>
            <w:gridSpan w:val="2"/>
            <w:tcBorders>
              <w:top w:val="single" w:sz="6" w:space="0" w:color="auto"/>
              <w:left w:val="single" w:sz="6" w:space="0" w:color="auto"/>
              <w:bottom w:val="single" w:sz="6" w:space="0" w:color="auto"/>
              <w:right w:val="single" w:sz="6" w:space="0" w:color="auto"/>
            </w:tcBorders>
          </w:tcPr>
          <w:p w14:paraId="3DB39BE1" w14:textId="77777777" w:rsidR="004F0C28" w:rsidRPr="00551A87" w:rsidRDefault="004F0C28" w:rsidP="004F0C28">
            <w:pPr>
              <w:jc w:val="center"/>
              <w:rPr>
                <w:rFonts w:ascii="Arial" w:hAnsi="Arial" w:cs="Arial"/>
                <w:lang w:val="en-GB"/>
              </w:rPr>
            </w:pPr>
            <w:r>
              <w:rPr>
                <w:rFonts w:ascii="Arial" w:hAnsi="Arial" w:cs="Arial"/>
                <w:lang w:val="en-GB"/>
              </w:rPr>
              <w:t>9/6/21</w:t>
            </w:r>
          </w:p>
        </w:tc>
        <w:tc>
          <w:tcPr>
            <w:tcW w:w="1890" w:type="dxa"/>
            <w:tcBorders>
              <w:top w:val="single" w:sz="6" w:space="0" w:color="auto"/>
              <w:left w:val="single" w:sz="6" w:space="0" w:color="auto"/>
              <w:bottom w:val="single" w:sz="6" w:space="0" w:color="auto"/>
              <w:right w:val="single" w:sz="6" w:space="0" w:color="auto"/>
            </w:tcBorders>
          </w:tcPr>
          <w:p w14:paraId="2E6FE6CC" w14:textId="77777777" w:rsidR="004F0C28" w:rsidRPr="00551A87" w:rsidRDefault="004F0C28" w:rsidP="00257BB1">
            <w:pPr>
              <w:jc w:val="center"/>
              <w:rPr>
                <w:rFonts w:ascii="Arial" w:hAnsi="Arial" w:cs="Arial"/>
                <w:lang w:val="en-GB"/>
              </w:rPr>
            </w:pPr>
            <w:r>
              <w:rPr>
                <w:rFonts w:ascii="Arial" w:hAnsi="Arial" w:cs="Arial"/>
                <w:lang w:val="en-GB"/>
              </w:rPr>
              <w:t>Michael Huml</w:t>
            </w:r>
          </w:p>
        </w:tc>
      </w:tr>
      <w:tr w:rsidR="00AD33B7" w:rsidRPr="00551A87" w14:paraId="1E800506" w14:textId="77777777" w:rsidTr="00AD33B7">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155D05F4" w14:textId="77777777" w:rsidR="00AD33B7" w:rsidRPr="00AD33B7" w:rsidRDefault="00AD33B7" w:rsidP="00257BB1">
            <w:pPr>
              <w:rPr>
                <w:rFonts w:ascii="Arial" w:hAnsi="Arial" w:cs="Arial"/>
              </w:rPr>
            </w:pPr>
            <w:r w:rsidRPr="00AD33B7">
              <w:rPr>
                <w:rFonts w:ascii="Arial" w:hAnsi="Arial" w:cs="Arial"/>
              </w:rPr>
              <w:t>Added Freight/Backhaul invoice example to Campbell’s client-specific section. (32814)</w:t>
            </w:r>
          </w:p>
        </w:tc>
        <w:tc>
          <w:tcPr>
            <w:tcW w:w="1710" w:type="dxa"/>
            <w:gridSpan w:val="2"/>
            <w:tcBorders>
              <w:top w:val="single" w:sz="6" w:space="0" w:color="auto"/>
              <w:left w:val="single" w:sz="6" w:space="0" w:color="auto"/>
              <w:bottom w:val="single" w:sz="6" w:space="0" w:color="auto"/>
              <w:right w:val="single" w:sz="6" w:space="0" w:color="auto"/>
            </w:tcBorders>
          </w:tcPr>
          <w:p w14:paraId="2CBA2E12" w14:textId="77777777" w:rsidR="00AD33B7" w:rsidRPr="00551A87" w:rsidRDefault="00AD33B7" w:rsidP="00AD33B7">
            <w:pPr>
              <w:jc w:val="center"/>
              <w:rPr>
                <w:rFonts w:ascii="Arial" w:hAnsi="Arial" w:cs="Arial"/>
                <w:lang w:val="en-GB"/>
              </w:rPr>
            </w:pPr>
            <w:r>
              <w:rPr>
                <w:rFonts w:ascii="Arial" w:hAnsi="Arial" w:cs="Arial"/>
                <w:lang w:val="en-GB"/>
              </w:rPr>
              <w:t>11/15/2021</w:t>
            </w:r>
          </w:p>
        </w:tc>
        <w:tc>
          <w:tcPr>
            <w:tcW w:w="1890" w:type="dxa"/>
            <w:tcBorders>
              <w:top w:val="single" w:sz="6" w:space="0" w:color="auto"/>
              <w:left w:val="single" w:sz="6" w:space="0" w:color="auto"/>
              <w:bottom w:val="single" w:sz="6" w:space="0" w:color="auto"/>
              <w:right w:val="single" w:sz="6" w:space="0" w:color="auto"/>
            </w:tcBorders>
          </w:tcPr>
          <w:p w14:paraId="7D862680" w14:textId="77777777" w:rsidR="00AD33B7" w:rsidRPr="00551A87" w:rsidRDefault="00AD33B7" w:rsidP="00257BB1">
            <w:pPr>
              <w:jc w:val="center"/>
              <w:rPr>
                <w:rFonts w:ascii="Arial" w:hAnsi="Arial" w:cs="Arial"/>
                <w:lang w:val="en-GB"/>
              </w:rPr>
            </w:pPr>
            <w:r>
              <w:rPr>
                <w:rFonts w:ascii="Arial" w:hAnsi="Arial" w:cs="Arial"/>
                <w:lang w:val="en-GB"/>
              </w:rPr>
              <w:t>Michael Huml</w:t>
            </w:r>
          </w:p>
        </w:tc>
      </w:tr>
      <w:tr w:rsidR="004F75EF" w:rsidRPr="00551A87" w14:paraId="38F9D68B" w14:textId="77777777" w:rsidTr="004F75EF">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233111CE" w14:textId="77777777" w:rsidR="004F75EF" w:rsidRPr="004F75EF" w:rsidRDefault="004F75EF" w:rsidP="00D539B7">
            <w:pPr>
              <w:rPr>
                <w:rFonts w:ascii="Arial" w:hAnsi="Arial" w:cs="Arial"/>
              </w:rPr>
            </w:pPr>
            <w:r w:rsidRPr="004F75EF">
              <w:rPr>
                <w:rFonts w:ascii="Arial" w:hAnsi="Arial" w:cs="Arial"/>
              </w:rPr>
              <w:t>Added invoice example and clearing instructions for shorted deals and shorted deduct to Campbell’s client-specific section. Removed previous direction for shorted deals. (32914)</w:t>
            </w:r>
          </w:p>
          <w:p w14:paraId="2C84C336" w14:textId="77777777" w:rsidR="004F75EF" w:rsidRPr="004F75EF" w:rsidRDefault="004F75EF" w:rsidP="00D539B7">
            <w:pPr>
              <w:rPr>
                <w:rFonts w:ascii="Arial" w:hAnsi="Arial" w:cs="Arial"/>
              </w:rPr>
            </w:pPr>
            <w:r w:rsidRPr="004F75EF">
              <w:rPr>
                <w:rFonts w:ascii="Arial" w:hAnsi="Arial" w:cs="Arial"/>
              </w:rPr>
              <w:t>Added direction to Campbell’s client specific section pertaining to handling unsaleables/damages. (32904)</w:t>
            </w:r>
          </w:p>
        </w:tc>
        <w:tc>
          <w:tcPr>
            <w:tcW w:w="1710" w:type="dxa"/>
            <w:gridSpan w:val="2"/>
            <w:tcBorders>
              <w:top w:val="single" w:sz="6" w:space="0" w:color="auto"/>
              <w:left w:val="single" w:sz="6" w:space="0" w:color="auto"/>
              <w:bottom w:val="single" w:sz="6" w:space="0" w:color="auto"/>
              <w:right w:val="single" w:sz="6" w:space="0" w:color="auto"/>
            </w:tcBorders>
          </w:tcPr>
          <w:p w14:paraId="7C41AB02" w14:textId="77777777" w:rsidR="004F75EF" w:rsidRDefault="004F75EF" w:rsidP="004F75EF">
            <w:pPr>
              <w:jc w:val="center"/>
              <w:rPr>
                <w:rFonts w:ascii="Arial" w:hAnsi="Arial" w:cs="Arial"/>
                <w:lang w:val="en-GB"/>
              </w:rPr>
            </w:pPr>
          </w:p>
          <w:p w14:paraId="7E4A54FF" w14:textId="77777777" w:rsidR="004F75EF" w:rsidRDefault="004F75EF" w:rsidP="004F75EF">
            <w:pPr>
              <w:jc w:val="center"/>
              <w:rPr>
                <w:rFonts w:ascii="Arial" w:hAnsi="Arial" w:cs="Arial"/>
                <w:lang w:val="en-GB"/>
              </w:rPr>
            </w:pPr>
          </w:p>
          <w:p w14:paraId="04ABC2C9" w14:textId="77777777" w:rsidR="004F75EF" w:rsidRPr="00551A87" w:rsidRDefault="004F75EF" w:rsidP="004F75EF">
            <w:pPr>
              <w:jc w:val="center"/>
              <w:rPr>
                <w:rFonts w:ascii="Arial" w:hAnsi="Arial" w:cs="Arial"/>
                <w:lang w:val="en-GB"/>
              </w:rPr>
            </w:pPr>
            <w:r>
              <w:rPr>
                <w:rFonts w:ascii="Arial" w:hAnsi="Arial" w:cs="Arial"/>
                <w:lang w:val="en-GB"/>
              </w:rPr>
              <w:t xml:space="preserve">   11/29/2021</w:t>
            </w:r>
          </w:p>
        </w:tc>
        <w:tc>
          <w:tcPr>
            <w:tcW w:w="1890" w:type="dxa"/>
            <w:tcBorders>
              <w:top w:val="single" w:sz="6" w:space="0" w:color="auto"/>
              <w:left w:val="single" w:sz="6" w:space="0" w:color="auto"/>
              <w:bottom w:val="single" w:sz="6" w:space="0" w:color="auto"/>
              <w:right w:val="single" w:sz="6" w:space="0" w:color="auto"/>
            </w:tcBorders>
          </w:tcPr>
          <w:p w14:paraId="4C5C4E25" w14:textId="77777777" w:rsidR="004F75EF" w:rsidRDefault="004F75EF" w:rsidP="00D539B7">
            <w:pPr>
              <w:jc w:val="center"/>
              <w:rPr>
                <w:rFonts w:ascii="Arial" w:hAnsi="Arial" w:cs="Arial"/>
                <w:lang w:val="en-GB"/>
              </w:rPr>
            </w:pPr>
          </w:p>
          <w:p w14:paraId="0C2EB2F8" w14:textId="77777777" w:rsidR="004F75EF" w:rsidRDefault="004F75EF" w:rsidP="00D539B7">
            <w:pPr>
              <w:jc w:val="center"/>
              <w:rPr>
                <w:rFonts w:ascii="Arial" w:hAnsi="Arial" w:cs="Arial"/>
                <w:lang w:val="en-GB"/>
              </w:rPr>
            </w:pPr>
          </w:p>
          <w:p w14:paraId="7694792E" w14:textId="77777777" w:rsidR="004F75EF" w:rsidRPr="00551A87" w:rsidRDefault="004F75EF" w:rsidP="004F75EF">
            <w:pPr>
              <w:jc w:val="center"/>
              <w:rPr>
                <w:rFonts w:ascii="Arial" w:hAnsi="Arial" w:cs="Arial"/>
                <w:lang w:val="en-GB"/>
              </w:rPr>
            </w:pPr>
            <w:r>
              <w:rPr>
                <w:rFonts w:ascii="Arial" w:hAnsi="Arial" w:cs="Arial"/>
                <w:lang w:val="en-GB"/>
              </w:rPr>
              <w:t xml:space="preserve">      Michael Huml</w:t>
            </w:r>
          </w:p>
        </w:tc>
      </w:tr>
      <w:tr w:rsidR="002642D6" w:rsidRPr="00551A87" w14:paraId="72CD9A4B" w14:textId="77777777" w:rsidTr="002642D6">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721E43D6" w14:textId="77777777" w:rsidR="002642D6" w:rsidRPr="002642D6" w:rsidRDefault="002642D6" w:rsidP="00A91D87">
            <w:pPr>
              <w:rPr>
                <w:rFonts w:ascii="Arial" w:hAnsi="Arial" w:cs="Arial"/>
              </w:rPr>
            </w:pPr>
            <w:r w:rsidRPr="002642D6">
              <w:rPr>
                <w:rFonts w:ascii="Arial" w:hAnsi="Arial" w:cs="Arial"/>
              </w:rPr>
              <w:t>Added Display invoice example. (33046)</w:t>
            </w:r>
          </w:p>
        </w:tc>
        <w:tc>
          <w:tcPr>
            <w:tcW w:w="1710" w:type="dxa"/>
            <w:gridSpan w:val="2"/>
            <w:tcBorders>
              <w:top w:val="single" w:sz="6" w:space="0" w:color="auto"/>
              <w:left w:val="single" w:sz="6" w:space="0" w:color="auto"/>
              <w:bottom w:val="single" w:sz="6" w:space="0" w:color="auto"/>
              <w:right w:val="single" w:sz="6" w:space="0" w:color="auto"/>
            </w:tcBorders>
          </w:tcPr>
          <w:p w14:paraId="0E1D692C" w14:textId="77777777" w:rsidR="002642D6" w:rsidRPr="00551A87" w:rsidRDefault="002642D6" w:rsidP="002642D6">
            <w:pPr>
              <w:jc w:val="center"/>
              <w:rPr>
                <w:rFonts w:ascii="Arial" w:hAnsi="Arial" w:cs="Arial"/>
                <w:lang w:val="en-GB"/>
              </w:rPr>
            </w:pPr>
            <w:r>
              <w:rPr>
                <w:rFonts w:ascii="Arial" w:hAnsi="Arial" w:cs="Arial"/>
                <w:lang w:val="en-GB"/>
              </w:rPr>
              <w:t>1/10/2022</w:t>
            </w:r>
          </w:p>
        </w:tc>
        <w:tc>
          <w:tcPr>
            <w:tcW w:w="1890" w:type="dxa"/>
            <w:tcBorders>
              <w:top w:val="single" w:sz="6" w:space="0" w:color="auto"/>
              <w:left w:val="single" w:sz="6" w:space="0" w:color="auto"/>
              <w:bottom w:val="single" w:sz="6" w:space="0" w:color="auto"/>
              <w:right w:val="single" w:sz="6" w:space="0" w:color="auto"/>
            </w:tcBorders>
          </w:tcPr>
          <w:p w14:paraId="19587D5A" w14:textId="77777777" w:rsidR="002642D6" w:rsidRPr="00551A87" w:rsidRDefault="002642D6" w:rsidP="002642D6">
            <w:pPr>
              <w:jc w:val="center"/>
              <w:rPr>
                <w:rFonts w:ascii="Arial" w:hAnsi="Arial" w:cs="Arial"/>
                <w:lang w:val="en-GB"/>
              </w:rPr>
            </w:pPr>
            <w:r>
              <w:rPr>
                <w:rFonts w:ascii="Arial" w:hAnsi="Arial" w:cs="Arial"/>
                <w:lang w:val="en-GB"/>
              </w:rPr>
              <w:t>Michael Huml</w:t>
            </w:r>
          </w:p>
        </w:tc>
      </w:tr>
      <w:tr w:rsidR="000D1420" w:rsidRPr="00551A87" w14:paraId="3A42D65D" w14:textId="77777777" w:rsidTr="000D1420">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68572172" w14:textId="77777777" w:rsidR="000D1420" w:rsidRPr="000D1420" w:rsidRDefault="000D1420" w:rsidP="005823F8">
            <w:pPr>
              <w:rPr>
                <w:rFonts w:ascii="Arial" w:hAnsi="Arial" w:cs="Arial"/>
              </w:rPr>
            </w:pPr>
            <w:r w:rsidRPr="000D1420">
              <w:rPr>
                <w:rFonts w:ascii="Arial" w:hAnsi="Arial" w:cs="Arial"/>
              </w:rPr>
              <w:t>Added new contact to backup retrieval section. (33142)</w:t>
            </w:r>
          </w:p>
          <w:p w14:paraId="71AAF431" w14:textId="77777777" w:rsidR="000D1420" w:rsidRPr="000D1420" w:rsidRDefault="000D1420" w:rsidP="005823F8">
            <w:pPr>
              <w:rPr>
                <w:rFonts w:ascii="Arial" w:hAnsi="Arial" w:cs="Arial"/>
              </w:rPr>
            </w:pPr>
            <w:r w:rsidRPr="000D1420">
              <w:rPr>
                <w:rFonts w:ascii="Arial" w:hAnsi="Arial" w:cs="Arial"/>
              </w:rPr>
              <w:t>Added instruction for Allowance on Shorted Product to Harvest Hill client-specific section. (33126)</w:t>
            </w:r>
          </w:p>
        </w:tc>
        <w:tc>
          <w:tcPr>
            <w:tcW w:w="1710" w:type="dxa"/>
            <w:gridSpan w:val="2"/>
            <w:tcBorders>
              <w:top w:val="single" w:sz="6" w:space="0" w:color="auto"/>
              <w:left w:val="single" w:sz="6" w:space="0" w:color="auto"/>
              <w:bottom w:val="single" w:sz="6" w:space="0" w:color="auto"/>
              <w:right w:val="single" w:sz="6" w:space="0" w:color="auto"/>
            </w:tcBorders>
          </w:tcPr>
          <w:p w14:paraId="4666FD94" w14:textId="77777777" w:rsidR="000D1420" w:rsidRPr="00551A87" w:rsidRDefault="000D1420" w:rsidP="000D1420">
            <w:pPr>
              <w:jc w:val="center"/>
              <w:rPr>
                <w:rFonts w:ascii="Arial" w:hAnsi="Arial" w:cs="Arial"/>
                <w:lang w:val="en-GB"/>
              </w:rPr>
            </w:pPr>
            <w:r>
              <w:rPr>
                <w:rFonts w:ascii="Arial" w:hAnsi="Arial" w:cs="Arial"/>
                <w:lang w:val="en-GB"/>
              </w:rPr>
              <w:t>2/7/2022</w:t>
            </w:r>
          </w:p>
        </w:tc>
        <w:tc>
          <w:tcPr>
            <w:tcW w:w="1890" w:type="dxa"/>
            <w:tcBorders>
              <w:top w:val="single" w:sz="6" w:space="0" w:color="auto"/>
              <w:left w:val="single" w:sz="6" w:space="0" w:color="auto"/>
              <w:bottom w:val="single" w:sz="6" w:space="0" w:color="auto"/>
              <w:right w:val="single" w:sz="6" w:space="0" w:color="auto"/>
            </w:tcBorders>
          </w:tcPr>
          <w:p w14:paraId="781AE151" w14:textId="77777777" w:rsidR="000D1420" w:rsidRPr="00551A87" w:rsidRDefault="000D1420" w:rsidP="000D1420">
            <w:pPr>
              <w:jc w:val="center"/>
              <w:rPr>
                <w:rFonts w:ascii="Arial" w:hAnsi="Arial" w:cs="Arial"/>
                <w:lang w:val="en-GB"/>
              </w:rPr>
            </w:pPr>
            <w:r>
              <w:rPr>
                <w:rFonts w:ascii="Arial" w:hAnsi="Arial" w:cs="Arial"/>
                <w:lang w:val="en-GB"/>
              </w:rPr>
              <w:t>Michael Huml</w:t>
            </w:r>
          </w:p>
        </w:tc>
      </w:tr>
      <w:tr w:rsidR="00F93338" w:rsidRPr="00551A87" w14:paraId="37B639AE" w14:textId="77777777" w:rsidTr="00F93338">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71EE5770" w14:textId="77777777" w:rsidR="00F93338" w:rsidRPr="00F93338" w:rsidRDefault="00F93338" w:rsidP="004B6F9D">
            <w:pPr>
              <w:rPr>
                <w:rFonts w:ascii="Arial" w:hAnsi="Arial" w:cs="Arial"/>
              </w:rPr>
            </w:pPr>
            <w:r w:rsidRPr="00F93338">
              <w:rPr>
                <w:rFonts w:ascii="Arial" w:hAnsi="Arial" w:cs="Arial"/>
              </w:rPr>
              <w:t>Added event numbers for Tillamook resets to client-specific section. (33148)</w:t>
            </w:r>
          </w:p>
        </w:tc>
        <w:tc>
          <w:tcPr>
            <w:tcW w:w="1710" w:type="dxa"/>
            <w:gridSpan w:val="2"/>
            <w:tcBorders>
              <w:top w:val="single" w:sz="6" w:space="0" w:color="auto"/>
              <w:left w:val="single" w:sz="6" w:space="0" w:color="auto"/>
              <w:bottom w:val="single" w:sz="6" w:space="0" w:color="auto"/>
              <w:right w:val="single" w:sz="6" w:space="0" w:color="auto"/>
            </w:tcBorders>
          </w:tcPr>
          <w:p w14:paraId="5F9D65E9" w14:textId="77777777" w:rsidR="00F93338" w:rsidRPr="00551A87" w:rsidRDefault="00F93338" w:rsidP="00F93338">
            <w:pPr>
              <w:jc w:val="center"/>
              <w:rPr>
                <w:rFonts w:ascii="Arial" w:hAnsi="Arial" w:cs="Arial"/>
                <w:lang w:val="en-GB"/>
              </w:rPr>
            </w:pPr>
            <w:r>
              <w:rPr>
                <w:rFonts w:ascii="Arial" w:hAnsi="Arial" w:cs="Arial"/>
                <w:lang w:val="en-GB"/>
              </w:rPr>
              <w:t>3/11/2022</w:t>
            </w:r>
          </w:p>
        </w:tc>
        <w:tc>
          <w:tcPr>
            <w:tcW w:w="1890" w:type="dxa"/>
            <w:tcBorders>
              <w:top w:val="single" w:sz="6" w:space="0" w:color="auto"/>
              <w:left w:val="single" w:sz="6" w:space="0" w:color="auto"/>
              <w:bottom w:val="single" w:sz="6" w:space="0" w:color="auto"/>
              <w:right w:val="single" w:sz="6" w:space="0" w:color="auto"/>
            </w:tcBorders>
          </w:tcPr>
          <w:p w14:paraId="345B9029" w14:textId="77777777" w:rsidR="00F93338" w:rsidRPr="00551A87" w:rsidRDefault="00F93338" w:rsidP="00F93338">
            <w:pPr>
              <w:jc w:val="center"/>
              <w:rPr>
                <w:rFonts w:ascii="Arial" w:hAnsi="Arial" w:cs="Arial"/>
                <w:lang w:val="en-GB"/>
              </w:rPr>
            </w:pPr>
            <w:r>
              <w:rPr>
                <w:rFonts w:ascii="Arial" w:hAnsi="Arial" w:cs="Arial"/>
                <w:lang w:val="en-GB"/>
              </w:rPr>
              <w:t>Michael Huml</w:t>
            </w:r>
          </w:p>
        </w:tc>
      </w:tr>
      <w:tr w:rsidR="00B53E78" w:rsidRPr="00551A87" w14:paraId="32B2037D" w14:textId="77777777" w:rsidTr="00B53E78">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0833A8DE" w14:textId="77777777" w:rsidR="00B53E78" w:rsidRPr="00B53E78" w:rsidRDefault="00B53E78" w:rsidP="00FD08C2">
            <w:pPr>
              <w:rPr>
                <w:rFonts w:ascii="Arial" w:hAnsi="Arial" w:cs="Arial"/>
              </w:rPr>
            </w:pPr>
            <w:r w:rsidRPr="00B53E78">
              <w:rPr>
                <w:rFonts w:ascii="Arial" w:hAnsi="Arial" w:cs="Arial"/>
              </w:rPr>
              <w:t>Added I-Health client-specific section, added year-long reset event. (33271)</w:t>
            </w:r>
          </w:p>
          <w:p w14:paraId="40E1F6FC" w14:textId="77777777" w:rsidR="00B53E78" w:rsidRPr="00B53E78" w:rsidRDefault="00B53E78" w:rsidP="00FD08C2">
            <w:pPr>
              <w:rPr>
                <w:rFonts w:ascii="Arial" w:hAnsi="Arial" w:cs="Arial"/>
              </w:rPr>
            </w:pPr>
            <w:r w:rsidRPr="00B53E78">
              <w:rPr>
                <w:rFonts w:ascii="Arial" w:hAnsi="Arial" w:cs="Arial"/>
              </w:rPr>
              <w:t>Edgewell client-specific – Acosta doesn’t handle DSD claims. (33408)</w:t>
            </w:r>
          </w:p>
        </w:tc>
        <w:tc>
          <w:tcPr>
            <w:tcW w:w="1710" w:type="dxa"/>
            <w:gridSpan w:val="2"/>
            <w:tcBorders>
              <w:top w:val="single" w:sz="6" w:space="0" w:color="auto"/>
              <w:left w:val="single" w:sz="6" w:space="0" w:color="auto"/>
              <w:bottom w:val="single" w:sz="6" w:space="0" w:color="auto"/>
              <w:right w:val="single" w:sz="6" w:space="0" w:color="auto"/>
            </w:tcBorders>
          </w:tcPr>
          <w:p w14:paraId="37CCED13" w14:textId="77777777" w:rsidR="00B53E78" w:rsidRPr="00551A87" w:rsidRDefault="00B53E78" w:rsidP="00B53E78">
            <w:pPr>
              <w:jc w:val="center"/>
              <w:rPr>
                <w:rFonts w:ascii="Arial" w:hAnsi="Arial" w:cs="Arial"/>
                <w:lang w:val="en-GB"/>
              </w:rPr>
            </w:pPr>
            <w:r>
              <w:rPr>
                <w:rFonts w:ascii="Arial" w:hAnsi="Arial" w:cs="Arial"/>
                <w:lang w:val="en-GB"/>
              </w:rPr>
              <w:t>4/11/2022</w:t>
            </w:r>
          </w:p>
        </w:tc>
        <w:tc>
          <w:tcPr>
            <w:tcW w:w="1890" w:type="dxa"/>
            <w:tcBorders>
              <w:top w:val="single" w:sz="6" w:space="0" w:color="auto"/>
              <w:left w:val="single" w:sz="6" w:space="0" w:color="auto"/>
              <w:bottom w:val="single" w:sz="6" w:space="0" w:color="auto"/>
              <w:right w:val="single" w:sz="6" w:space="0" w:color="auto"/>
            </w:tcBorders>
          </w:tcPr>
          <w:p w14:paraId="4BAFCF56" w14:textId="77777777" w:rsidR="00B53E78" w:rsidRPr="00551A87" w:rsidRDefault="00B53E78" w:rsidP="00B53E78">
            <w:pPr>
              <w:jc w:val="center"/>
              <w:rPr>
                <w:rFonts w:ascii="Arial" w:hAnsi="Arial" w:cs="Arial"/>
                <w:lang w:val="en-GB"/>
              </w:rPr>
            </w:pPr>
            <w:r>
              <w:rPr>
                <w:rFonts w:ascii="Arial" w:hAnsi="Arial" w:cs="Arial"/>
                <w:lang w:val="en-GB"/>
              </w:rPr>
              <w:t>Michael Huml</w:t>
            </w:r>
          </w:p>
        </w:tc>
      </w:tr>
      <w:tr w:rsidR="00AB140D" w:rsidRPr="00551A87" w14:paraId="2F76E281" w14:textId="77777777" w:rsidTr="00AB140D">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221239B2" w14:textId="77777777" w:rsidR="00AB140D" w:rsidRPr="00AB140D" w:rsidRDefault="00AB140D" w:rsidP="00021D39">
            <w:pPr>
              <w:rPr>
                <w:rFonts w:ascii="Arial" w:hAnsi="Arial" w:cs="Arial"/>
              </w:rPr>
            </w:pPr>
            <w:r w:rsidRPr="00AB140D">
              <w:rPr>
                <w:rFonts w:ascii="Arial" w:hAnsi="Arial" w:cs="Arial"/>
              </w:rPr>
              <w:t>Added example of Display invoice. (33540)</w:t>
            </w:r>
          </w:p>
          <w:p w14:paraId="303C1FEE" w14:textId="77777777" w:rsidR="00AB140D" w:rsidRPr="00AB140D" w:rsidRDefault="00AB140D" w:rsidP="00021D39">
            <w:pPr>
              <w:rPr>
                <w:rFonts w:ascii="Arial" w:hAnsi="Arial" w:cs="Arial"/>
              </w:rPr>
            </w:pPr>
            <w:r w:rsidRPr="00AB140D">
              <w:rPr>
                <w:rFonts w:ascii="Arial" w:hAnsi="Arial" w:cs="Arial"/>
              </w:rPr>
              <w:t>Added new GCIT instructions for requesting backup – HT using Lavante portal. (33810)</w:t>
            </w:r>
          </w:p>
        </w:tc>
        <w:tc>
          <w:tcPr>
            <w:tcW w:w="1710" w:type="dxa"/>
            <w:gridSpan w:val="2"/>
            <w:tcBorders>
              <w:top w:val="single" w:sz="6" w:space="0" w:color="auto"/>
              <w:left w:val="single" w:sz="6" w:space="0" w:color="auto"/>
              <w:bottom w:val="single" w:sz="6" w:space="0" w:color="auto"/>
              <w:right w:val="single" w:sz="6" w:space="0" w:color="auto"/>
            </w:tcBorders>
          </w:tcPr>
          <w:p w14:paraId="0DA1C521" w14:textId="77777777" w:rsidR="00AB140D" w:rsidRPr="00551A87" w:rsidRDefault="00AB140D" w:rsidP="00AB140D">
            <w:pPr>
              <w:jc w:val="center"/>
              <w:rPr>
                <w:rFonts w:ascii="Arial" w:hAnsi="Arial" w:cs="Arial"/>
                <w:lang w:val="en-GB"/>
              </w:rPr>
            </w:pPr>
            <w:r>
              <w:rPr>
                <w:rFonts w:ascii="Arial" w:hAnsi="Arial" w:cs="Arial"/>
                <w:lang w:val="en-GB"/>
              </w:rPr>
              <w:t>8/22/2022</w:t>
            </w:r>
          </w:p>
        </w:tc>
        <w:tc>
          <w:tcPr>
            <w:tcW w:w="1890" w:type="dxa"/>
            <w:tcBorders>
              <w:top w:val="single" w:sz="6" w:space="0" w:color="auto"/>
              <w:left w:val="single" w:sz="6" w:space="0" w:color="auto"/>
              <w:bottom w:val="single" w:sz="6" w:space="0" w:color="auto"/>
              <w:right w:val="single" w:sz="6" w:space="0" w:color="auto"/>
            </w:tcBorders>
          </w:tcPr>
          <w:p w14:paraId="12144A66" w14:textId="77777777" w:rsidR="00AB140D" w:rsidRPr="00551A87" w:rsidRDefault="00AB140D" w:rsidP="00AB140D">
            <w:pPr>
              <w:jc w:val="center"/>
              <w:rPr>
                <w:rFonts w:ascii="Arial" w:hAnsi="Arial" w:cs="Arial"/>
                <w:lang w:val="en-GB"/>
              </w:rPr>
            </w:pPr>
            <w:r>
              <w:rPr>
                <w:rFonts w:ascii="Arial" w:hAnsi="Arial" w:cs="Arial"/>
                <w:lang w:val="en-GB"/>
              </w:rPr>
              <w:t>Michael Huml</w:t>
            </w:r>
          </w:p>
        </w:tc>
      </w:tr>
      <w:tr w:rsidR="006904BB" w:rsidRPr="00551A87" w14:paraId="07A97BEC" w14:textId="77777777" w:rsidTr="006904BB">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4E6E4610" w14:textId="77777777" w:rsidR="006904BB" w:rsidRPr="006904BB" w:rsidRDefault="006904BB" w:rsidP="00F30DD9">
            <w:pPr>
              <w:rPr>
                <w:rFonts w:ascii="Arial" w:hAnsi="Arial" w:cs="Arial"/>
              </w:rPr>
            </w:pPr>
            <w:r w:rsidRPr="006904BB">
              <w:rPr>
                <w:rFonts w:ascii="Arial" w:hAnsi="Arial" w:cs="Arial"/>
              </w:rPr>
              <w:lastRenderedPageBreak/>
              <w:t>Campbell’s client-specific – sign-on change if invoice notes it’s for Harris Teeter. (33896)</w:t>
            </w:r>
          </w:p>
          <w:p w14:paraId="7782C0E8" w14:textId="77777777" w:rsidR="006904BB" w:rsidRPr="006904BB" w:rsidRDefault="006904BB" w:rsidP="00F30DD9">
            <w:pPr>
              <w:rPr>
                <w:rFonts w:ascii="Arial" w:hAnsi="Arial" w:cs="Arial"/>
              </w:rPr>
            </w:pPr>
            <w:r w:rsidRPr="006904BB">
              <w:rPr>
                <w:rFonts w:ascii="Arial" w:hAnsi="Arial" w:cs="Arial"/>
              </w:rPr>
              <w:t>Campbell’s client-specific – updated Shorted Deals events for FY2023. (33912)</w:t>
            </w:r>
          </w:p>
        </w:tc>
        <w:tc>
          <w:tcPr>
            <w:tcW w:w="1710" w:type="dxa"/>
            <w:gridSpan w:val="2"/>
            <w:tcBorders>
              <w:top w:val="single" w:sz="6" w:space="0" w:color="auto"/>
              <w:left w:val="single" w:sz="6" w:space="0" w:color="auto"/>
              <w:bottom w:val="single" w:sz="6" w:space="0" w:color="auto"/>
              <w:right w:val="single" w:sz="6" w:space="0" w:color="auto"/>
            </w:tcBorders>
          </w:tcPr>
          <w:p w14:paraId="6E2F701A" w14:textId="77777777" w:rsidR="006904BB" w:rsidRPr="00551A87" w:rsidRDefault="006904BB" w:rsidP="006904BB">
            <w:pPr>
              <w:jc w:val="center"/>
              <w:rPr>
                <w:rFonts w:ascii="Arial" w:hAnsi="Arial" w:cs="Arial"/>
                <w:lang w:val="en-GB"/>
              </w:rPr>
            </w:pPr>
            <w:r>
              <w:rPr>
                <w:rFonts w:ascii="Arial" w:hAnsi="Arial" w:cs="Arial"/>
                <w:lang w:val="en-GB"/>
              </w:rPr>
              <w:t>8/29/2022</w:t>
            </w:r>
          </w:p>
        </w:tc>
        <w:tc>
          <w:tcPr>
            <w:tcW w:w="1890" w:type="dxa"/>
            <w:tcBorders>
              <w:top w:val="single" w:sz="6" w:space="0" w:color="auto"/>
              <w:left w:val="single" w:sz="6" w:space="0" w:color="auto"/>
              <w:bottom w:val="single" w:sz="6" w:space="0" w:color="auto"/>
              <w:right w:val="single" w:sz="6" w:space="0" w:color="auto"/>
            </w:tcBorders>
          </w:tcPr>
          <w:p w14:paraId="2CEC7DF9" w14:textId="77777777" w:rsidR="006904BB" w:rsidRPr="00551A87" w:rsidRDefault="006904BB" w:rsidP="006904BB">
            <w:pPr>
              <w:jc w:val="center"/>
              <w:rPr>
                <w:rFonts w:ascii="Arial" w:hAnsi="Arial" w:cs="Arial"/>
                <w:lang w:val="en-GB"/>
              </w:rPr>
            </w:pPr>
            <w:r>
              <w:rPr>
                <w:rFonts w:ascii="Arial" w:hAnsi="Arial" w:cs="Arial"/>
                <w:lang w:val="en-GB"/>
              </w:rPr>
              <w:t>Michael Huml</w:t>
            </w:r>
          </w:p>
        </w:tc>
      </w:tr>
      <w:tr w:rsidR="00EB0B3A" w:rsidRPr="00551A87" w14:paraId="0E8641D1" w14:textId="77777777" w:rsidTr="00EB0B3A">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4D8C4296" w14:textId="77777777" w:rsidR="00EB0B3A" w:rsidRPr="00EB0B3A" w:rsidRDefault="00EB0B3A" w:rsidP="007E5EB4">
            <w:pPr>
              <w:rPr>
                <w:rFonts w:ascii="Arial" w:hAnsi="Arial" w:cs="Arial"/>
              </w:rPr>
            </w:pPr>
            <w:r w:rsidRPr="00EB0B3A">
              <w:rPr>
                <w:rFonts w:ascii="Arial" w:hAnsi="Arial" w:cs="Arial"/>
              </w:rPr>
              <w:t>Cumalative updates from SOP cleanup meeting w/ advisor: Remove Hain Celestial client-specific section; Remove JJ Snack client-specific section; Remove Wells Dairy client-specific section; Section 3.1 - update label from Invoice to Contract; Remove Section 7.4, Example 6; Remove Section 7.4, Example 8; Remove Section 7.4, Example 9; Remove Section 13.1, Invoice Example 1; Remove Section 14.1, Contract Example 1; Remove Section 14.1, Invoice Example 7; Remove Section 14.1, Contract Example 7; Remove Section 19.1, Invoice Example 1; Remove Keurig from CCA client-specific section. (33973)</w:t>
            </w:r>
          </w:p>
        </w:tc>
        <w:tc>
          <w:tcPr>
            <w:tcW w:w="1710" w:type="dxa"/>
            <w:gridSpan w:val="2"/>
            <w:tcBorders>
              <w:top w:val="single" w:sz="6" w:space="0" w:color="auto"/>
              <w:left w:val="single" w:sz="6" w:space="0" w:color="auto"/>
              <w:bottom w:val="single" w:sz="6" w:space="0" w:color="auto"/>
              <w:right w:val="single" w:sz="6" w:space="0" w:color="auto"/>
            </w:tcBorders>
          </w:tcPr>
          <w:p w14:paraId="18E34D82" w14:textId="77777777" w:rsidR="00EB0B3A" w:rsidRPr="00551A87" w:rsidRDefault="00EB0B3A" w:rsidP="00EB0B3A">
            <w:pPr>
              <w:jc w:val="center"/>
              <w:rPr>
                <w:rFonts w:ascii="Arial" w:hAnsi="Arial" w:cs="Arial"/>
                <w:lang w:val="en-GB"/>
              </w:rPr>
            </w:pPr>
            <w:r>
              <w:rPr>
                <w:rFonts w:ascii="Arial" w:hAnsi="Arial" w:cs="Arial"/>
                <w:lang w:val="en-GB"/>
              </w:rPr>
              <w:t>9/19/2022</w:t>
            </w:r>
          </w:p>
        </w:tc>
        <w:tc>
          <w:tcPr>
            <w:tcW w:w="1890" w:type="dxa"/>
            <w:tcBorders>
              <w:top w:val="single" w:sz="6" w:space="0" w:color="auto"/>
              <w:left w:val="single" w:sz="6" w:space="0" w:color="auto"/>
              <w:bottom w:val="single" w:sz="6" w:space="0" w:color="auto"/>
              <w:right w:val="single" w:sz="6" w:space="0" w:color="auto"/>
            </w:tcBorders>
          </w:tcPr>
          <w:p w14:paraId="632145F9" w14:textId="77777777" w:rsidR="00EB0B3A" w:rsidRPr="00551A87" w:rsidRDefault="00EB0B3A" w:rsidP="00EB0B3A">
            <w:pPr>
              <w:jc w:val="center"/>
              <w:rPr>
                <w:rFonts w:ascii="Arial" w:hAnsi="Arial" w:cs="Arial"/>
                <w:lang w:val="en-GB"/>
              </w:rPr>
            </w:pPr>
            <w:r>
              <w:rPr>
                <w:rFonts w:ascii="Arial" w:hAnsi="Arial" w:cs="Arial"/>
                <w:lang w:val="en-GB"/>
              </w:rPr>
              <w:t>Michael Huml</w:t>
            </w:r>
          </w:p>
        </w:tc>
      </w:tr>
      <w:tr w:rsidR="001D6505" w:rsidRPr="00551A87" w14:paraId="2047D453" w14:textId="77777777" w:rsidTr="001D6505">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0C09BCB7" w14:textId="77777777" w:rsidR="001D6505" w:rsidRPr="001D6505" w:rsidRDefault="001D6505" w:rsidP="00252B98">
            <w:pPr>
              <w:rPr>
                <w:rFonts w:ascii="Arial" w:hAnsi="Arial" w:cs="Arial"/>
              </w:rPr>
            </w:pPr>
            <w:r w:rsidRPr="001D6505">
              <w:rPr>
                <w:rFonts w:ascii="Arial" w:hAnsi="Arial" w:cs="Arial"/>
              </w:rPr>
              <w:t>Campbell’s client-specific: added division information for Fair Share billing. (33976)</w:t>
            </w:r>
          </w:p>
        </w:tc>
        <w:tc>
          <w:tcPr>
            <w:tcW w:w="1710" w:type="dxa"/>
            <w:gridSpan w:val="2"/>
            <w:tcBorders>
              <w:top w:val="single" w:sz="6" w:space="0" w:color="auto"/>
              <w:left w:val="single" w:sz="6" w:space="0" w:color="auto"/>
              <w:bottom w:val="single" w:sz="6" w:space="0" w:color="auto"/>
              <w:right w:val="single" w:sz="6" w:space="0" w:color="auto"/>
            </w:tcBorders>
          </w:tcPr>
          <w:p w14:paraId="6C996476" w14:textId="77777777" w:rsidR="001D6505" w:rsidRPr="00551A87" w:rsidRDefault="001D6505" w:rsidP="001D6505">
            <w:pPr>
              <w:jc w:val="center"/>
              <w:rPr>
                <w:rFonts w:ascii="Arial" w:hAnsi="Arial" w:cs="Arial"/>
                <w:lang w:val="en-GB"/>
              </w:rPr>
            </w:pPr>
            <w:r>
              <w:rPr>
                <w:rFonts w:ascii="Arial" w:hAnsi="Arial" w:cs="Arial"/>
                <w:lang w:val="en-GB"/>
              </w:rPr>
              <w:t>9/26/2022</w:t>
            </w:r>
          </w:p>
        </w:tc>
        <w:tc>
          <w:tcPr>
            <w:tcW w:w="1890" w:type="dxa"/>
            <w:tcBorders>
              <w:top w:val="single" w:sz="6" w:space="0" w:color="auto"/>
              <w:left w:val="single" w:sz="6" w:space="0" w:color="auto"/>
              <w:bottom w:val="single" w:sz="6" w:space="0" w:color="auto"/>
              <w:right w:val="single" w:sz="6" w:space="0" w:color="auto"/>
            </w:tcBorders>
          </w:tcPr>
          <w:p w14:paraId="53AFF49C" w14:textId="77777777" w:rsidR="001D6505" w:rsidRPr="00551A87" w:rsidRDefault="001D6505" w:rsidP="001D6505">
            <w:pPr>
              <w:jc w:val="center"/>
              <w:rPr>
                <w:rFonts w:ascii="Arial" w:hAnsi="Arial" w:cs="Arial"/>
                <w:lang w:val="en-GB"/>
              </w:rPr>
            </w:pPr>
            <w:r>
              <w:rPr>
                <w:rFonts w:ascii="Arial" w:hAnsi="Arial" w:cs="Arial"/>
                <w:lang w:val="en-GB"/>
              </w:rPr>
              <w:t>Michael Huml</w:t>
            </w:r>
          </w:p>
        </w:tc>
      </w:tr>
      <w:tr w:rsidR="00417FF5" w:rsidRPr="00551A87" w14:paraId="32A1D9F2" w14:textId="77777777" w:rsidTr="00417FF5">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4C37DC8C" w14:textId="77777777" w:rsidR="00417FF5" w:rsidRPr="00417FF5" w:rsidRDefault="00417FF5" w:rsidP="008B5164">
            <w:pPr>
              <w:rPr>
                <w:rFonts w:ascii="Arial" w:hAnsi="Arial" w:cs="Arial"/>
              </w:rPr>
            </w:pPr>
            <w:r w:rsidRPr="00417FF5">
              <w:rPr>
                <w:rFonts w:ascii="Arial" w:hAnsi="Arial" w:cs="Arial"/>
              </w:rPr>
              <w:t>Added additional instructions to Backup Retrieval Information. (34082)</w:t>
            </w:r>
          </w:p>
        </w:tc>
        <w:tc>
          <w:tcPr>
            <w:tcW w:w="1710" w:type="dxa"/>
            <w:gridSpan w:val="2"/>
            <w:tcBorders>
              <w:top w:val="single" w:sz="6" w:space="0" w:color="auto"/>
              <w:left w:val="single" w:sz="6" w:space="0" w:color="auto"/>
              <w:bottom w:val="single" w:sz="6" w:space="0" w:color="auto"/>
              <w:right w:val="single" w:sz="6" w:space="0" w:color="auto"/>
            </w:tcBorders>
          </w:tcPr>
          <w:p w14:paraId="1614D6F4" w14:textId="77777777" w:rsidR="00417FF5" w:rsidRPr="00551A87" w:rsidRDefault="00417FF5" w:rsidP="00417FF5">
            <w:pPr>
              <w:jc w:val="center"/>
              <w:rPr>
                <w:rFonts w:ascii="Arial" w:hAnsi="Arial" w:cs="Arial"/>
                <w:lang w:val="en-GB"/>
              </w:rPr>
            </w:pPr>
            <w:r>
              <w:rPr>
                <w:rFonts w:ascii="Arial" w:hAnsi="Arial" w:cs="Arial"/>
                <w:lang w:val="en-GB"/>
              </w:rPr>
              <w:t>10/17/2022</w:t>
            </w:r>
          </w:p>
        </w:tc>
        <w:tc>
          <w:tcPr>
            <w:tcW w:w="1890" w:type="dxa"/>
            <w:tcBorders>
              <w:top w:val="single" w:sz="6" w:space="0" w:color="auto"/>
              <w:left w:val="single" w:sz="6" w:space="0" w:color="auto"/>
              <w:bottom w:val="single" w:sz="6" w:space="0" w:color="auto"/>
              <w:right w:val="single" w:sz="6" w:space="0" w:color="auto"/>
            </w:tcBorders>
          </w:tcPr>
          <w:p w14:paraId="38871E4A" w14:textId="77777777" w:rsidR="00417FF5" w:rsidRPr="00551A87" w:rsidRDefault="00417FF5" w:rsidP="00417FF5">
            <w:pPr>
              <w:jc w:val="center"/>
              <w:rPr>
                <w:rFonts w:ascii="Arial" w:hAnsi="Arial" w:cs="Arial"/>
                <w:lang w:val="en-GB"/>
              </w:rPr>
            </w:pPr>
            <w:r>
              <w:rPr>
                <w:rFonts w:ascii="Arial" w:hAnsi="Arial" w:cs="Arial"/>
                <w:lang w:val="en-GB"/>
              </w:rPr>
              <w:t>Michael Huml</w:t>
            </w:r>
          </w:p>
        </w:tc>
      </w:tr>
      <w:tr w:rsidR="005B255E" w:rsidRPr="00551A87" w14:paraId="4405DCAA" w14:textId="77777777" w:rsidTr="005B255E">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6499DB3C" w14:textId="77777777" w:rsidR="005B255E" w:rsidRPr="005B255E" w:rsidRDefault="005B255E" w:rsidP="00562BD0">
            <w:pPr>
              <w:rPr>
                <w:rFonts w:ascii="Arial" w:hAnsi="Arial" w:cs="Arial"/>
              </w:rPr>
            </w:pPr>
            <w:r w:rsidRPr="005B255E">
              <w:rPr>
                <w:rFonts w:ascii="Arial" w:hAnsi="Arial" w:cs="Arial"/>
              </w:rPr>
              <w:t>Removed Harvest Hill client-specific section. (33974)</w:t>
            </w:r>
          </w:p>
          <w:p w14:paraId="7D7C886D" w14:textId="77777777" w:rsidR="005B255E" w:rsidRPr="005B255E" w:rsidRDefault="005B255E" w:rsidP="00562BD0">
            <w:pPr>
              <w:rPr>
                <w:rFonts w:ascii="Arial" w:hAnsi="Arial" w:cs="Arial"/>
              </w:rPr>
            </w:pPr>
            <w:r w:rsidRPr="005B255E">
              <w:rPr>
                <w:rFonts w:ascii="Arial" w:hAnsi="Arial" w:cs="Arial"/>
              </w:rPr>
              <w:t>Removed Sunny D client-specific section. (33975)</w:t>
            </w:r>
          </w:p>
        </w:tc>
        <w:tc>
          <w:tcPr>
            <w:tcW w:w="1710" w:type="dxa"/>
            <w:gridSpan w:val="2"/>
            <w:tcBorders>
              <w:top w:val="single" w:sz="6" w:space="0" w:color="auto"/>
              <w:left w:val="single" w:sz="6" w:space="0" w:color="auto"/>
              <w:bottom w:val="single" w:sz="6" w:space="0" w:color="auto"/>
              <w:right w:val="single" w:sz="6" w:space="0" w:color="auto"/>
            </w:tcBorders>
          </w:tcPr>
          <w:p w14:paraId="2D8AC991" w14:textId="77777777" w:rsidR="005B255E" w:rsidRPr="00551A87" w:rsidRDefault="005B255E" w:rsidP="005B255E">
            <w:pPr>
              <w:jc w:val="center"/>
              <w:rPr>
                <w:rFonts w:ascii="Arial" w:hAnsi="Arial" w:cs="Arial"/>
                <w:lang w:val="en-GB"/>
              </w:rPr>
            </w:pPr>
            <w:r>
              <w:rPr>
                <w:rFonts w:ascii="Arial" w:hAnsi="Arial" w:cs="Arial"/>
                <w:lang w:val="en-GB"/>
              </w:rPr>
              <w:t>11/14/2022</w:t>
            </w:r>
          </w:p>
        </w:tc>
        <w:tc>
          <w:tcPr>
            <w:tcW w:w="1890" w:type="dxa"/>
            <w:tcBorders>
              <w:top w:val="single" w:sz="6" w:space="0" w:color="auto"/>
              <w:left w:val="single" w:sz="6" w:space="0" w:color="auto"/>
              <w:bottom w:val="single" w:sz="6" w:space="0" w:color="auto"/>
              <w:right w:val="single" w:sz="6" w:space="0" w:color="auto"/>
            </w:tcBorders>
          </w:tcPr>
          <w:p w14:paraId="40637ED7" w14:textId="77777777" w:rsidR="005B255E" w:rsidRPr="00551A87" w:rsidRDefault="005B255E" w:rsidP="005B255E">
            <w:pPr>
              <w:jc w:val="center"/>
              <w:rPr>
                <w:rFonts w:ascii="Arial" w:hAnsi="Arial" w:cs="Arial"/>
                <w:lang w:val="en-GB"/>
              </w:rPr>
            </w:pPr>
            <w:r>
              <w:rPr>
                <w:rFonts w:ascii="Arial" w:hAnsi="Arial" w:cs="Arial"/>
                <w:lang w:val="en-GB"/>
              </w:rPr>
              <w:t>Michael Huml</w:t>
            </w:r>
          </w:p>
        </w:tc>
      </w:tr>
      <w:tr w:rsidR="00066D0F" w:rsidRPr="00551A87" w14:paraId="157DB00F" w14:textId="77777777" w:rsidTr="00066D0F">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0B501F71" w14:textId="77777777" w:rsidR="00066D0F" w:rsidRPr="00066D0F" w:rsidRDefault="00066D0F" w:rsidP="00DE33CB">
            <w:pPr>
              <w:rPr>
                <w:rFonts w:ascii="Arial" w:hAnsi="Arial" w:cs="Arial"/>
              </w:rPr>
            </w:pPr>
            <w:r w:rsidRPr="00066D0F">
              <w:rPr>
                <w:rFonts w:ascii="Arial" w:hAnsi="Arial" w:cs="Arial"/>
              </w:rPr>
              <w:t>Mezzetta client-specific section added. Added instructions for vendor portal billing. (34272)</w:t>
            </w:r>
          </w:p>
        </w:tc>
        <w:tc>
          <w:tcPr>
            <w:tcW w:w="1710" w:type="dxa"/>
            <w:gridSpan w:val="2"/>
            <w:tcBorders>
              <w:top w:val="single" w:sz="6" w:space="0" w:color="auto"/>
              <w:left w:val="single" w:sz="6" w:space="0" w:color="auto"/>
              <w:bottom w:val="single" w:sz="6" w:space="0" w:color="auto"/>
              <w:right w:val="single" w:sz="6" w:space="0" w:color="auto"/>
            </w:tcBorders>
          </w:tcPr>
          <w:p w14:paraId="1BD2DF3C" w14:textId="77777777" w:rsidR="00066D0F" w:rsidRPr="00551A87" w:rsidRDefault="00066D0F" w:rsidP="00066D0F">
            <w:pPr>
              <w:jc w:val="center"/>
              <w:rPr>
                <w:rFonts w:ascii="Arial" w:hAnsi="Arial" w:cs="Arial"/>
                <w:lang w:val="en-GB"/>
              </w:rPr>
            </w:pPr>
            <w:r>
              <w:rPr>
                <w:rFonts w:ascii="Arial" w:hAnsi="Arial" w:cs="Arial"/>
                <w:lang w:val="en-GB"/>
              </w:rPr>
              <w:t>12/26/2022</w:t>
            </w:r>
          </w:p>
        </w:tc>
        <w:tc>
          <w:tcPr>
            <w:tcW w:w="1890" w:type="dxa"/>
            <w:tcBorders>
              <w:top w:val="single" w:sz="6" w:space="0" w:color="auto"/>
              <w:left w:val="single" w:sz="6" w:space="0" w:color="auto"/>
              <w:bottom w:val="single" w:sz="6" w:space="0" w:color="auto"/>
              <w:right w:val="single" w:sz="6" w:space="0" w:color="auto"/>
            </w:tcBorders>
          </w:tcPr>
          <w:p w14:paraId="03CAC895" w14:textId="77777777" w:rsidR="00066D0F" w:rsidRPr="00551A87" w:rsidRDefault="00066D0F" w:rsidP="00066D0F">
            <w:pPr>
              <w:jc w:val="center"/>
              <w:rPr>
                <w:rFonts w:ascii="Arial" w:hAnsi="Arial" w:cs="Arial"/>
                <w:lang w:val="en-GB"/>
              </w:rPr>
            </w:pPr>
            <w:r>
              <w:rPr>
                <w:rFonts w:ascii="Arial" w:hAnsi="Arial" w:cs="Arial"/>
                <w:lang w:val="en-GB"/>
              </w:rPr>
              <w:t>Michael Huml</w:t>
            </w:r>
          </w:p>
        </w:tc>
      </w:tr>
      <w:tr w:rsidR="00DF4FC5" w:rsidRPr="00551A87" w14:paraId="21FE0B93" w14:textId="77777777" w:rsidTr="00DF4FC5">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244BFA61" w14:textId="77777777" w:rsidR="00DF4FC5" w:rsidRPr="00DF4FC5" w:rsidRDefault="00DF4FC5" w:rsidP="004D78B0">
            <w:pPr>
              <w:rPr>
                <w:rFonts w:ascii="Arial" w:hAnsi="Arial" w:cs="Arial"/>
              </w:rPr>
            </w:pPr>
            <w:r w:rsidRPr="00DF4FC5">
              <w:rPr>
                <w:rFonts w:ascii="Arial" w:hAnsi="Arial" w:cs="Arial"/>
              </w:rPr>
              <w:t>Added Kikkoman client-specific section. Acosta does not handle Harris Teeter deductions for Kikkoman. (34222)</w:t>
            </w:r>
          </w:p>
        </w:tc>
        <w:tc>
          <w:tcPr>
            <w:tcW w:w="1710" w:type="dxa"/>
            <w:gridSpan w:val="2"/>
            <w:tcBorders>
              <w:top w:val="single" w:sz="6" w:space="0" w:color="auto"/>
              <w:left w:val="single" w:sz="6" w:space="0" w:color="auto"/>
              <w:bottom w:val="single" w:sz="6" w:space="0" w:color="auto"/>
              <w:right w:val="single" w:sz="6" w:space="0" w:color="auto"/>
            </w:tcBorders>
          </w:tcPr>
          <w:p w14:paraId="11D12B7D" w14:textId="77777777" w:rsidR="00DF4FC5" w:rsidRPr="00551A87" w:rsidRDefault="00DF4FC5" w:rsidP="00DF4FC5">
            <w:pPr>
              <w:jc w:val="center"/>
              <w:rPr>
                <w:rFonts w:ascii="Arial" w:hAnsi="Arial" w:cs="Arial"/>
                <w:lang w:val="en-GB"/>
              </w:rPr>
            </w:pPr>
            <w:r>
              <w:rPr>
                <w:rFonts w:ascii="Arial" w:hAnsi="Arial" w:cs="Arial"/>
                <w:lang w:val="en-GB"/>
              </w:rPr>
              <w:t>1/17/2023</w:t>
            </w:r>
          </w:p>
        </w:tc>
        <w:tc>
          <w:tcPr>
            <w:tcW w:w="1890" w:type="dxa"/>
            <w:tcBorders>
              <w:top w:val="single" w:sz="6" w:space="0" w:color="auto"/>
              <w:left w:val="single" w:sz="6" w:space="0" w:color="auto"/>
              <w:bottom w:val="single" w:sz="6" w:space="0" w:color="auto"/>
              <w:right w:val="single" w:sz="6" w:space="0" w:color="auto"/>
            </w:tcBorders>
          </w:tcPr>
          <w:p w14:paraId="207E227E" w14:textId="77777777" w:rsidR="00DF4FC5" w:rsidRPr="00551A87" w:rsidRDefault="00DF4FC5" w:rsidP="00DF4FC5">
            <w:pPr>
              <w:jc w:val="center"/>
              <w:rPr>
                <w:rFonts w:ascii="Arial" w:hAnsi="Arial" w:cs="Arial"/>
                <w:lang w:val="en-GB"/>
              </w:rPr>
            </w:pPr>
            <w:r>
              <w:rPr>
                <w:rFonts w:ascii="Arial" w:hAnsi="Arial" w:cs="Arial"/>
                <w:lang w:val="en-GB"/>
              </w:rPr>
              <w:t>Michael Huml</w:t>
            </w:r>
          </w:p>
        </w:tc>
      </w:tr>
      <w:tr w:rsidR="00DA0B94" w:rsidRPr="00551A87" w14:paraId="567D64EE" w14:textId="77777777" w:rsidTr="00DA0B94">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59988774" w14:textId="77777777" w:rsidR="00DA0B94" w:rsidRPr="00DA0B94" w:rsidRDefault="00DA0B94" w:rsidP="00C0254E">
            <w:pPr>
              <w:rPr>
                <w:rFonts w:ascii="Arial" w:hAnsi="Arial" w:cs="Arial"/>
              </w:rPr>
            </w:pPr>
            <w:r w:rsidRPr="00DA0B94">
              <w:rPr>
                <w:rFonts w:ascii="Arial" w:hAnsi="Arial" w:cs="Arial"/>
              </w:rPr>
              <w:t>Mars Ice Cream client-specific: added event numbers for clearing Damages. (34410)</w:t>
            </w:r>
          </w:p>
        </w:tc>
        <w:tc>
          <w:tcPr>
            <w:tcW w:w="1710" w:type="dxa"/>
            <w:gridSpan w:val="2"/>
            <w:tcBorders>
              <w:top w:val="single" w:sz="6" w:space="0" w:color="auto"/>
              <w:left w:val="single" w:sz="6" w:space="0" w:color="auto"/>
              <w:bottom w:val="single" w:sz="6" w:space="0" w:color="auto"/>
              <w:right w:val="single" w:sz="6" w:space="0" w:color="auto"/>
            </w:tcBorders>
          </w:tcPr>
          <w:p w14:paraId="4B914182" w14:textId="77777777" w:rsidR="00DA0B94" w:rsidRPr="00551A87" w:rsidRDefault="00DA0B94" w:rsidP="00DA0B94">
            <w:pPr>
              <w:jc w:val="center"/>
              <w:rPr>
                <w:rFonts w:ascii="Arial" w:hAnsi="Arial" w:cs="Arial"/>
                <w:lang w:val="en-GB"/>
              </w:rPr>
            </w:pPr>
            <w:r>
              <w:rPr>
                <w:rFonts w:ascii="Arial" w:hAnsi="Arial" w:cs="Arial"/>
                <w:lang w:val="en-GB"/>
              </w:rPr>
              <w:t>1/30/2023</w:t>
            </w:r>
          </w:p>
        </w:tc>
        <w:tc>
          <w:tcPr>
            <w:tcW w:w="1890" w:type="dxa"/>
            <w:tcBorders>
              <w:top w:val="single" w:sz="6" w:space="0" w:color="auto"/>
              <w:left w:val="single" w:sz="6" w:space="0" w:color="auto"/>
              <w:bottom w:val="single" w:sz="6" w:space="0" w:color="auto"/>
              <w:right w:val="single" w:sz="6" w:space="0" w:color="auto"/>
            </w:tcBorders>
          </w:tcPr>
          <w:p w14:paraId="1E8B064C" w14:textId="77777777" w:rsidR="00DA0B94" w:rsidRPr="00551A87" w:rsidRDefault="00DA0B94" w:rsidP="00DA0B94">
            <w:pPr>
              <w:jc w:val="center"/>
              <w:rPr>
                <w:rFonts w:ascii="Arial" w:hAnsi="Arial" w:cs="Arial"/>
                <w:lang w:val="en-GB"/>
              </w:rPr>
            </w:pPr>
            <w:r>
              <w:rPr>
                <w:rFonts w:ascii="Arial" w:hAnsi="Arial" w:cs="Arial"/>
                <w:lang w:val="en-GB"/>
              </w:rPr>
              <w:t>Michael Huml</w:t>
            </w:r>
          </w:p>
        </w:tc>
      </w:tr>
      <w:tr w:rsidR="00C728F1" w:rsidRPr="00551A87" w14:paraId="4F015705" w14:textId="77777777" w:rsidTr="00C728F1">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4CCEC5F8" w14:textId="77777777" w:rsidR="00C728F1" w:rsidRPr="00C728F1" w:rsidRDefault="00C728F1" w:rsidP="008F5E17">
            <w:pPr>
              <w:rPr>
                <w:rFonts w:ascii="Arial" w:hAnsi="Arial" w:cs="Arial"/>
              </w:rPr>
            </w:pPr>
            <w:r w:rsidRPr="00C728F1">
              <w:rPr>
                <w:rFonts w:ascii="Arial" w:hAnsi="Arial" w:cs="Arial"/>
              </w:rPr>
              <w:t>DR invoices now being pulled in RMS Portal. Tillamook client-specific: DR invoices requested from Melissa Glennon. (34857)</w:t>
            </w:r>
          </w:p>
        </w:tc>
        <w:tc>
          <w:tcPr>
            <w:tcW w:w="1710" w:type="dxa"/>
            <w:gridSpan w:val="2"/>
            <w:tcBorders>
              <w:top w:val="single" w:sz="6" w:space="0" w:color="auto"/>
              <w:left w:val="single" w:sz="6" w:space="0" w:color="auto"/>
              <w:bottom w:val="single" w:sz="6" w:space="0" w:color="auto"/>
              <w:right w:val="single" w:sz="6" w:space="0" w:color="auto"/>
            </w:tcBorders>
          </w:tcPr>
          <w:p w14:paraId="338DA9D7" w14:textId="77777777" w:rsidR="00C728F1" w:rsidRPr="00551A87" w:rsidRDefault="00C728F1" w:rsidP="00C728F1">
            <w:pPr>
              <w:jc w:val="center"/>
              <w:rPr>
                <w:rFonts w:ascii="Arial" w:hAnsi="Arial" w:cs="Arial"/>
                <w:lang w:val="en-GB"/>
              </w:rPr>
            </w:pPr>
            <w:r>
              <w:rPr>
                <w:rFonts w:ascii="Arial" w:hAnsi="Arial" w:cs="Arial"/>
                <w:lang w:val="en-GB"/>
              </w:rPr>
              <w:t>4/24/2023</w:t>
            </w:r>
          </w:p>
        </w:tc>
        <w:tc>
          <w:tcPr>
            <w:tcW w:w="1890" w:type="dxa"/>
            <w:tcBorders>
              <w:top w:val="single" w:sz="6" w:space="0" w:color="auto"/>
              <w:left w:val="single" w:sz="6" w:space="0" w:color="auto"/>
              <w:bottom w:val="single" w:sz="6" w:space="0" w:color="auto"/>
              <w:right w:val="single" w:sz="6" w:space="0" w:color="auto"/>
            </w:tcBorders>
          </w:tcPr>
          <w:p w14:paraId="5CB9626A" w14:textId="77777777" w:rsidR="00C728F1" w:rsidRPr="00551A87" w:rsidRDefault="00C728F1" w:rsidP="00C728F1">
            <w:pPr>
              <w:jc w:val="center"/>
              <w:rPr>
                <w:rFonts w:ascii="Arial" w:hAnsi="Arial" w:cs="Arial"/>
                <w:lang w:val="en-GB"/>
              </w:rPr>
            </w:pPr>
            <w:r>
              <w:rPr>
                <w:rFonts w:ascii="Arial" w:hAnsi="Arial" w:cs="Arial"/>
                <w:lang w:val="en-GB"/>
              </w:rPr>
              <w:t>Michael Huml</w:t>
            </w:r>
          </w:p>
        </w:tc>
      </w:tr>
      <w:tr w:rsidR="00201802" w:rsidRPr="00551A87" w14:paraId="47194B22" w14:textId="77777777" w:rsidTr="00201802">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0F94F856" w14:textId="77777777" w:rsidR="00201802" w:rsidRPr="00201802" w:rsidRDefault="00201802" w:rsidP="00BE0E40">
            <w:pPr>
              <w:rPr>
                <w:rFonts w:ascii="Arial" w:hAnsi="Arial" w:cs="Arial"/>
              </w:rPr>
            </w:pPr>
            <w:r w:rsidRPr="00201802">
              <w:rPr>
                <w:rFonts w:ascii="Arial" w:hAnsi="Arial" w:cs="Arial"/>
              </w:rPr>
              <w:t>Price change lead time information added to Customer General Information section. (34909)</w:t>
            </w:r>
          </w:p>
        </w:tc>
        <w:tc>
          <w:tcPr>
            <w:tcW w:w="1710" w:type="dxa"/>
            <w:gridSpan w:val="2"/>
            <w:tcBorders>
              <w:top w:val="single" w:sz="6" w:space="0" w:color="auto"/>
              <w:left w:val="single" w:sz="6" w:space="0" w:color="auto"/>
              <w:bottom w:val="single" w:sz="6" w:space="0" w:color="auto"/>
              <w:right w:val="single" w:sz="6" w:space="0" w:color="auto"/>
            </w:tcBorders>
          </w:tcPr>
          <w:p w14:paraId="6107C20C" w14:textId="77777777" w:rsidR="00201802" w:rsidRPr="00551A87" w:rsidRDefault="00201802" w:rsidP="00201802">
            <w:pPr>
              <w:jc w:val="center"/>
              <w:rPr>
                <w:rFonts w:ascii="Arial" w:hAnsi="Arial" w:cs="Arial"/>
                <w:lang w:val="en-GB"/>
              </w:rPr>
            </w:pPr>
            <w:r>
              <w:rPr>
                <w:rFonts w:ascii="Arial" w:hAnsi="Arial" w:cs="Arial"/>
                <w:lang w:val="en-GB"/>
              </w:rPr>
              <w:t>5/8/2023</w:t>
            </w:r>
          </w:p>
        </w:tc>
        <w:tc>
          <w:tcPr>
            <w:tcW w:w="1890" w:type="dxa"/>
            <w:tcBorders>
              <w:top w:val="single" w:sz="6" w:space="0" w:color="auto"/>
              <w:left w:val="single" w:sz="6" w:space="0" w:color="auto"/>
              <w:bottom w:val="single" w:sz="6" w:space="0" w:color="auto"/>
              <w:right w:val="single" w:sz="6" w:space="0" w:color="auto"/>
            </w:tcBorders>
          </w:tcPr>
          <w:p w14:paraId="01AC3927" w14:textId="77777777" w:rsidR="00201802" w:rsidRPr="00551A87" w:rsidRDefault="00201802" w:rsidP="00201802">
            <w:pPr>
              <w:jc w:val="center"/>
              <w:rPr>
                <w:rFonts w:ascii="Arial" w:hAnsi="Arial" w:cs="Arial"/>
                <w:lang w:val="en-GB"/>
              </w:rPr>
            </w:pPr>
            <w:r>
              <w:rPr>
                <w:rFonts w:ascii="Arial" w:hAnsi="Arial" w:cs="Arial"/>
                <w:lang w:val="en-GB"/>
              </w:rPr>
              <w:t>Michael Huml</w:t>
            </w:r>
          </w:p>
        </w:tc>
      </w:tr>
      <w:tr w:rsidR="00802C53" w:rsidRPr="00551A87" w14:paraId="167EE351" w14:textId="77777777" w:rsidTr="00802C53">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65B267F4" w14:textId="77777777" w:rsidR="00802C53" w:rsidRPr="00802C53" w:rsidRDefault="00802C53" w:rsidP="009E4977">
            <w:pPr>
              <w:rPr>
                <w:rFonts w:ascii="Arial" w:hAnsi="Arial" w:cs="Arial"/>
              </w:rPr>
            </w:pPr>
            <w:r w:rsidRPr="00802C53">
              <w:rPr>
                <w:rFonts w:ascii="Arial" w:hAnsi="Arial" w:cs="Arial"/>
              </w:rPr>
              <w:t>Added RMS portal instructions document and notice of switch from Inmar to RMS in Backup Retrieval Information section. (35029)</w:t>
            </w:r>
          </w:p>
        </w:tc>
        <w:tc>
          <w:tcPr>
            <w:tcW w:w="1710" w:type="dxa"/>
            <w:gridSpan w:val="2"/>
            <w:tcBorders>
              <w:top w:val="single" w:sz="6" w:space="0" w:color="auto"/>
              <w:left w:val="single" w:sz="6" w:space="0" w:color="auto"/>
              <w:bottom w:val="single" w:sz="6" w:space="0" w:color="auto"/>
              <w:right w:val="single" w:sz="6" w:space="0" w:color="auto"/>
            </w:tcBorders>
          </w:tcPr>
          <w:p w14:paraId="084ADDCD" w14:textId="77777777" w:rsidR="00802C53" w:rsidRPr="00551A87" w:rsidRDefault="00802C53" w:rsidP="00802C53">
            <w:pPr>
              <w:jc w:val="center"/>
              <w:rPr>
                <w:rFonts w:ascii="Arial" w:hAnsi="Arial" w:cs="Arial"/>
                <w:lang w:val="en-GB"/>
              </w:rPr>
            </w:pPr>
            <w:r>
              <w:rPr>
                <w:rFonts w:ascii="Arial" w:hAnsi="Arial" w:cs="Arial"/>
                <w:lang w:val="en-GB"/>
              </w:rPr>
              <w:t>5/29/2023</w:t>
            </w:r>
          </w:p>
        </w:tc>
        <w:tc>
          <w:tcPr>
            <w:tcW w:w="1890" w:type="dxa"/>
            <w:tcBorders>
              <w:top w:val="single" w:sz="6" w:space="0" w:color="auto"/>
              <w:left w:val="single" w:sz="6" w:space="0" w:color="auto"/>
              <w:bottom w:val="single" w:sz="6" w:space="0" w:color="auto"/>
              <w:right w:val="single" w:sz="6" w:space="0" w:color="auto"/>
            </w:tcBorders>
          </w:tcPr>
          <w:p w14:paraId="3B2BB300" w14:textId="77777777" w:rsidR="00802C53" w:rsidRPr="00551A87" w:rsidRDefault="00802C53" w:rsidP="00802C53">
            <w:pPr>
              <w:jc w:val="center"/>
              <w:rPr>
                <w:rFonts w:ascii="Arial" w:hAnsi="Arial" w:cs="Arial"/>
                <w:lang w:val="en-GB"/>
              </w:rPr>
            </w:pPr>
            <w:r>
              <w:rPr>
                <w:rFonts w:ascii="Arial" w:hAnsi="Arial" w:cs="Arial"/>
                <w:lang w:val="en-GB"/>
              </w:rPr>
              <w:t>Michael Huml</w:t>
            </w:r>
          </w:p>
        </w:tc>
      </w:tr>
      <w:tr w:rsidR="001D666D" w:rsidRPr="00551A87" w14:paraId="7DA46527" w14:textId="77777777" w:rsidTr="001D666D">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4041628E" w14:textId="77777777" w:rsidR="001D666D" w:rsidRPr="001D666D" w:rsidRDefault="001D666D" w:rsidP="005E2D22">
            <w:pPr>
              <w:rPr>
                <w:rFonts w:ascii="Arial" w:hAnsi="Arial" w:cs="Arial"/>
              </w:rPr>
            </w:pPr>
            <w:r w:rsidRPr="001D666D">
              <w:rPr>
                <w:rFonts w:ascii="Arial" w:hAnsi="Arial" w:cs="Arial"/>
              </w:rPr>
              <w:t>Campbell’s client-specific: revised verbiage for claims with Kroger sign-on if invoice is for Harris Teeter. (35029)</w:t>
            </w:r>
          </w:p>
        </w:tc>
        <w:tc>
          <w:tcPr>
            <w:tcW w:w="1710" w:type="dxa"/>
            <w:gridSpan w:val="2"/>
            <w:tcBorders>
              <w:top w:val="single" w:sz="6" w:space="0" w:color="auto"/>
              <w:left w:val="single" w:sz="6" w:space="0" w:color="auto"/>
              <w:bottom w:val="single" w:sz="6" w:space="0" w:color="auto"/>
              <w:right w:val="single" w:sz="6" w:space="0" w:color="auto"/>
            </w:tcBorders>
          </w:tcPr>
          <w:p w14:paraId="276EB834" w14:textId="77777777" w:rsidR="001D666D" w:rsidRPr="00551A87" w:rsidRDefault="001D666D" w:rsidP="001D666D">
            <w:pPr>
              <w:jc w:val="center"/>
              <w:rPr>
                <w:rFonts w:ascii="Arial" w:hAnsi="Arial" w:cs="Arial"/>
                <w:lang w:val="en-GB"/>
              </w:rPr>
            </w:pPr>
            <w:r>
              <w:rPr>
                <w:rFonts w:ascii="Arial" w:hAnsi="Arial" w:cs="Arial"/>
                <w:lang w:val="en-GB"/>
              </w:rPr>
              <w:t>5/29/2023</w:t>
            </w:r>
          </w:p>
        </w:tc>
        <w:tc>
          <w:tcPr>
            <w:tcW w:w="1890" w:type="dxa"/>
            <w:tcBorders>
              <w:top w:val="single" w:sz="6" w:space="0" w:color="auto"/>
              <w:left w:val="single" w:sz="6" w:space="0" w:color="auto"/>
              <w:bottom w:val="single" w:sz="6" w:space="0" w:color="auto"/>
              <w:right w:val="single" w:sz="6" w:space="0" w:color="auto"/>
            </w:tcBorders>
          </w:tcPr>
          <w:p w14:paraId="5D9D7BD4" w14:textId="77777777" w:rsidR="001D666D" w:rsidRPr="00551A87" w:rsidRDefault="001D666D" w:rsidP="001D666D">
            <w:pPr>
              <w:jc w:val="center"/>
              <w:rPr>
                <w:rFonts w:ascii="Arial" w:hAnsi="Arial" w:cs="Arial"/>
                <w:lang w:val="en-GB"/>
              </w:rPr>
            </w:pPr>
            <w:r>
              <w:rPr>
                <w:rFonts w:ascii="Arial" w:hAnsi="Arial" w:cs="Arial"/>
                <w:lang w:val="en-GB"/>
              </w:rPr>
              <w:t>Michael Huml</w:t>
            </w:r>
          </w:p>
        </w:tc>
      </w:tr>
      <w:tr w:rsidR="00314A83" w:rsidRPr="00551A87" w14:paraId="08F7D290" w14:textId="77777777" w:rsidTr="00314A83">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79D2374E" w14:textId="77777777" w:rsidR="00314A83" w:rsidRPr="00314A83" w:rsidRDefault="00314A83" w:rsidP="003D768B">
            <w:pPr>
              <w:rPr>
                <w:rFonts w:ascii="Arial" w:hAnsi="Arial" w:cs="Arial"/>
              </w:rPr>
            </w:pPr>
            <w:r w:rsidRPr="00314A83">
              <w:rPr>
                <w:rFonts w:ascii="Arial" w:hAnsi="Arial" w:cs="Arial"/>
              </w:rPr>
              <w:t>Backup Retrieval – Backup for coupon deductions are requested from BVasser@harristeeter.com. (35326)</w:t>
            </w:r>
          </w:p>
        </w:tc>
        <w:tc>
          <w:tcPr>
            <w:tcW w:w="1710" w:type="dxa"/>
            <w:gridSpan w:val="2"/>
            <w:tcBorders>
              <w:top w:val="single" w:sz="6" w:space="0" w:color="auto"/>
              <w:left w:val="single" w:sz="6" w:space="0" w:color="auto"/>
              <w:bottom w:val="single" w:sz="6" w:space="0" w:color="auto"/>
              <w:right w:val="single" w:sz="6" w:space="0" w:color="auto"/>
            </w:tcBorders>
          </w:tcPr>
          <w:p w14:paraId="10A0B4E8" w14:textId="77777777" w:rsidR="00314A83" w:rsidRPr="00551A87" w:rsidRDefault="00314A83" w:rsidP="00314A83">
            <w:pPr>
              <w:jc w:val="center"/>
              <w:rPr>
                <w:rFonts w:ascii="Arial" w:hAnsi="Arial" w:cs="Arial"/>
                <w:lang w:val="en-GB"/>
              </w:rPr>
            </w:pPr>
            <w:r>
              <w:rPr>
                <w:rFonts w:ascii="Arial" w:hAnsi="Arial" w:cs="Arial"/>
                <w:lang w:val="en-GB"/>
              </w:rPr>
              <w:t>8/14/2023</w:t>
            </w:r>
          </w:p>
        </w:tc>
        <w:tc>
          <w:tcPr>
            <w:tcW w:w="1890" w:type="dxa"/>
            <w:tcBorders>
              <w:top w:val="single" w:sz="6" w:space="0" w:color="auto"/>
              <w:left w:val="single" w:sz="6" w:space="0" w:color="auto"/>
              <w:bottom w:val="single" w:sz="6" w:space="0" w:color="auto"/>
              <w:right w:val="single" w:sz="6" w:space="0" w:color="auto"/>
            </w:tcBorders>
          </w:tcPr>
          <w:p w14:paraId="0048EEA5" w14:textId="77777777" w:rsidR="00314A83" w:rsidRPr="00551A87" w:rsidRDefault="00314A83" w:rsidP="00314A83">
            <w:pPr>
              <w:jc w:val="center"/>
              <w:rPr>
                <w:rFonts w:ascii="Arial" w:hAnsi="Arial" w:cs="Arial"/>
                <w:lang w:val="en-GB"/>
              </w:rPr>
            </w:pPr>
            <w:r>
              <w:rPr>
                <w:rFonts w:ascii="Arial" w:hAnsi="Arial" w:cs="Arial"/>
                <w:lang w:val="en-GB"/>
              </w:rPr>
              <w:t>Michael Huml</w:t>
            </w:r>
          </w:p>
        </w:tc>
      </w:tr>
      <w:tr w:rsidR="00CF7825" w:rsidRPr="00551A87" w14:paraId="5B2CA9B2" w14:textId="77777777" w:rsidTr="00CF7825">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7BCC61D4" w14:textId="77777777" w:rsidR="00CF7825" w:rsidRPr="00CF7825" w:rsidRDefault="00CF7825" w:rsidP="00D80332">
            <w:pPr>
              <w:rPr>
                <w:rFonts w:ascii="Arial" w:hAnsi="Arial" w:cs="Arial"/>
              </w:rPr>
            </w:pPr>
            <w:r w:rsidRPr="00CF7825">
              <w:rPr>
                <w:rFonts w:ascii="Arial" w:hAnsi="Arial" w:cs="Arial"/>
              </w:rPr>
              <w:t>Added invoice example for Markdowns. (35355)</w:t>
            </w:r>
          </w:p>
        </w:tc>
        <w:tc>
          <w:tcPr>
            <w:tcW w:w="1710" w:type="dxa"/>
            <w:gridSpan w:val="2"/>
            <w:tcBorders>
              <w:top w:val="single" w:sz="6" w:space="0" w:color="auto"/>
              <w:left w:val="single" w:sz="6" w:space="0" w:color="auto"/>
              <w:bottom w:val="single" w:sz="6" w:space="0" w:color="auto"/>
              <w:right w:val="single" w:sz="6" w:space="0" w:color="auto"/>
            </w:tcBorders>
          </w:tcPr>
          <w:p w14:paraId="6AD1F10F" w14:textId="77777777" w:rsidR="00CF7825" w:rsidRPr="00551A87" w:rsidRDefault="00CF7825" w:rsidP="00CF7825">
            <w:pPr>
              <w:jc w:val="center"/>
              <w:rPr>
                <w:rFonts w:ascii="Arial" w:hAnsi="Arial" w:cs="Arial"/>
                <w:lang w:val="en-GB"/>
              </w:rPr>
            </w:pPr>
            <w:r>
              <w:rPr>
                <w:rFonts w:ascii="Arial" w:hAnsi="Arial" w:cs="Arial"/>
                <w:lang w:val="en-GB"/>
              </w:rPr>
              <w:t>8/14/2023</w:t>
            </w:r>
          </w:p>
        </w:tc>
        <w:tc>
          <w:tcPr>
            <w:tcW w:w="1890" w:type="dxa"/>
            <w:tcBorders>
              <w:top w:val="single" w:sz="6" w:space="0" w:color="auto"/>
              <w:left w:val="single" w:sz="6" w:space="0" w:color="auto"/>
              <w:bottom w:val="single" w:sz="6" w:space="0" w:color="auto"/>
              <w:right w:val="single" w:sz="6" w:space="0" w:color="auto"/>
            </w:tcBorders>
          </w:tcPr>
          <w:p w14:paraId="1319ADC9" w14:textId="77777777" w:rsidR="00CF7825" w:rsidRPr="00551A87" w:rsidRDefault="00CF7825" w:rsidP="00CF7825">
            <w:pPr>
              <w:jc w:val="center"/>
              <w:rPr>
                <w:rFonts w:ascii="Arial" w:hAnsi="Arial" w:cs="Arial"/>
                <w:lang w:val="en-GB"/>
              </w:rPr>
            </w:pPr>
            <w:r>
              <w:rPr>
                <w:rFonts w:ascii="Arial" w:hAnsi="Arial" w:cs="Arial"/>
                <w:lang w:val="en-GB"/>
              </w:rPr>
              <w:t>Michael Huml</w:t>
            </w:r>
          </w:p>
        </w:tc>
      </w:tr>
      <w:tr w:rsidR="00A75CE7" w:rsidRPr="00551A87" w14:paraId="1597537A" w14:textId="77777777" w:rsidTr="00A75CE7">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06056CDA" w14:textId="77777777" w:rsidR="00A75CE7" w:rsidRPr="00A75CE7" w:rsidRDefault="00A75CE7" w:rsidP="00927F15">
            <w:pPr>
              <w:rPr>
                <w:rFonts w:ascii="Arial" w:hAnsi="Arial" w:cs="Arial"/>
              </w:rPr>
            </w:pPr>
            <w:r w:rsidRPr="00A75CE7">
              <w:rPr>
                <w:rFonts w:ascii="Arial" w:hAnsi="Arial" w:cs="Arial"/>
              </w:rPr>
              <w:t>Added Method client-specific section. Acosta does not handle Harris Teeter claims for Method. (35230)</w:t>
            </w:r>
          </w:p>
        </w:tc>
        <w:tc>
          <w:tcPr>
            <w:tcW w:w="1710" w:type="dxa"/>
            <w:gridSpan w:val="2"/>
            <w:tcBorders>
              <w:top w:val="single" w:sz="6" w:space="0" w:color="auto"/>
              <w:left w:val="single" w:sz="6" w:space="0" w:color="auto"/>
              <w:bottom w:val="single" w:sz="6" w:space="0" w:color="auto"/>
              <w:right w:val="single" w:sz="6" w:space="0" w:color="auto"/>
            </w:tcBorders>
          </w:tcPr>
          <w:p w14:paraId="192DA8AF" w14:textId="77777777" w:rsidR="00A75CE7" w:rsidRPr="00551A87" w:rsidRDefault="00A75CE7" w:rsidP="00A75CE7">
            <w:pPr>
              <w:jc w:val="center"/>
              <w:rPr>
                <w:rFonts w:ascii="Arial" w:hAnsi="Arial" w:cs="Arial"/>
                <w:lang w:val="en-GB"/>
              </w:rPr>
            </w:pPr>
            <w:r>
              <w:rPr>
                <w:rFonts w:ascii="Arial" w:hAnsi="Arial" w:cs="Arial"/>
                <w:lang w:val="en-GB"/>
              </w:rPr>
              <w:t>8/28/2023</w:t>
            </w:r>
          </w:p>
        </w:tc>
        <w:tc>
          <w:tcPr>
            <w:tcW w:w="1890" w:type="dxa"/>
            <w:tcBorders>
              <w:top w:val="single" w:sz="6" w:space="0" w:color="auto"/>
              <w:left w:val="single" w:sz="6" w:space="0" w:color="auto"/>
              <w:bottom w:val="single" w:sz="6" w:space="0" w:color="auto"/>
              <w:right w:val="single" w:sz="6" w:space="0" w:color="auto"/>
            </w:tcBorders>
          </w:tcPr>
          <w:p w14:paraId="07AD11FA" w14:textId="77777777" w:rsidR="00A75CE7" w:rsidRPr="00551A87" w:rsidRDefault="00A75CE7" w:rsidP="00A75CE7">
            <w:pPr>
              <w:jc w:val="center"/>
              <w:rPr>
                <w:rFonts w:ascii="Arial" w:hAnsi="Arial" w:cs="Arial"/>
                <w:lang w:val="en-GB"/>
              </w:rPr>
            </w:pPr>
            <w:r>
              <w:rPr>
                <w:rFonts w:ascii="Arial" w:hAnsi="Arial" w:cs="Arial"/>
                <w:lang w:val="en-GB"/>
              </w:rPr>
              <w:t>Michael Huml</w:t>
            </w:r>
          </w:p>
        </w:tc>
      </w:tr>
      <w:tr w:rsidR="003B5820" w:rsidRPr="00551A87" w14:paraId="1E9DA8D7" w14:textId="77777777" w:rsidTr="003B5820">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52182A90" w14:textId="77777777" w:rsidR="003B5820" w:rsidRPr="003B5820" w:rsidRDefault="003B5820" w:rsidP="00710952">
            <w:pPr>
              <w:rPr>
                <w:rFonts w:ascii="Arial" w:hAnsi="Arial" w:cs="Arial"/>
              </w:rPr>
            </w:pPr>
            <w:r w:rsidRPr="003B5820">
              <w:rPr>
                <w:rFonts w:ascii="Arial" w:hAnsi="Arial" w:cs="Arial"/>
              </w:rPr>
              <w:t xml:space="preserve">Added Mars Pet Care client-specific section – reach out to </w:t>
            </w:r>
            <w:hyperlink r:id="rId155" w:history="1">
              <w:r w:rsidRPr="003B5820">
                <w:rPr>
                  <w:rStyle w:val="Hyperlink"/>
                  <w:rFonts w:ascii="Arial" w:hAnsi="Arial" w:cs="Arial"/>
                </w:rPr>
                <w:t>HarrisTeeterAPRequest@harristeeter.com</w:t>
              </w:r>
            </w:hyperlink>
            <w:r w:rsidRPr="003B5820">
              <w:rPr>
                <w:rFonts w:ascii="Arial" w:hAnsi="Arial" w:cs="Arial"/>
              </w:rPr>
              <w:t xml:space="preserve"> instead of using portal. (35519)</w:t>
            </w:r>
          </w:p>
        </w:tc>
        <w:tc>
          <w:tcPr>
            <w:tcW w:w="1710" w:type="dxa"/>
            <w:gridSpan w:val="2"/>
            <w:tcBorders>
              <w:top w:val="single" w:sz="6" w:space="0" w:color="auto"/>
              <w:left w:val="single" w:sz="6" w:space="0" w:color="auto"/>
              <w:bottom w:val="single" w:sz="6" w:space="0" w:color="auto"/>
              <w:right w:val="single" w:sz="6" w:space="0" w:color="auto"/>
            </w:tcBorders>
          </w:tcPr>
          <w:p w14:paraId="0425ABCF" w14:textId="77777777" w:rsidR="003B5820" w:rsidRPr="00551A87" w:rsidRDefault="003B5820" w:rsidP="003B5820">
            <w:pPr>
              <w:jc w:val="center"/>
              <w:rPr>
                <w:rFonts w:ascii="Arial" w:hAnsi="Arial" w:cs="Arial"/>
                <w:lang w:val="en-GB"/>
              </w:rPr>
            </w:pPr>
            <w:r>
              <w:rPr>
                <w:rFonts w:ascii="Arial" w:hAnsi="Arial" w:cs="Arial"/>
                <w:lang w:val="en-GB"/>
              </w:rPr>
              <w:t>10/9/2023</w:t>
            </w:r>
          </w:p>
        </w:tc>
        <w:tc>
          <w:tcPr>
            <w:tcW w:w="1890" w:type="dxa"/>
            <w:tcBorders>
              <w:top w:val="single" w:sz="6" w:space="0" w:color="auto"/>
              <w:left w:val="single" w:sz="6" w:space="0" w:color="auto"/>
              <w:bottom w:val="single" w:sz="6" w:space="0" w:color="auto"/>
              <w:right w:val="single" w:sz="6" w:space="0" w:color="auto"/>
            </w:tcBorders>
          </w:tcPr>
          <w:p w14:paraId="343CE157" w14:textId="77777777" w:rsidR="003B5820" w:rsidRPr="00551A87" w:rsidRDefault="003B5820" w:rsidP="003B5820">
            <w:pPr>
              <w:jc w:val="center"/>
              <w:rPr>
                <w:rFonts w:ascii="Arial" w:hAnsi="Arial" w:cs="Arial"/>
                <w:lang w:val="en-GB"/>
              </w:rPr>
            </w:pPr>
            <w:r>
              <w:rPr>
                <w:rFonts w:ascii="Arial" w:hAnsi="Arial" w:cs="Arial"/>
                <w:lang w:val="en-GB"/>
              </w:rPr>
              <w:t>Michael Huml</w:t>
            </w:r>
          </w:p>
        </w:tc>
      </w:tr>
      <w:tr w:rsidR="00ED34AF" w:rsidRPr="00551A87" w14:paraId="76E560B9" w14:textId="77777777" w:rsidTr="00ED34AF">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42B19BFA" w14:textId="77777777" w:rsidR="00ED34AF" w:rsidRPr="00ED34AF" w:rsidRDefault="00ED34AF" w:rsidP="0060713D">
            <w:pPr>
              <w:rPr>
                <w:rFonts w:ascii="Arial" w:hAnsi="Arial" w:cs="Arial"/>
              </w:rPr>
            </w:pPr>
            <w:r w:rsidRPr="00ED34AF">
              <w:rPr>
                <w:rFonts w:ascii="Arial" w:hAnsi="Arial" w:cs="Arial"/>
              </w:rPr>
              <w:t>CCNA client-specific: added scan breakdown document. (35610)</w:t>
            </w:r>
          </w:p>
        </w:tc>
        <w:tc>
          <w:tcPr>
            <w:tcW w:w="1710" w:type="dxa"/>
            <w:gridSpan w:val="2"/>
            <w:tcBorders>
              <w:top w:val="single" w:sz="6" w:space="0" w:color="auto"/>
              <w:left w:val="single" w:sz="6" w:space="0" w:color="auto"/>
              <w:bottom w:val="single" w:sz="6" w:space="0" w:color="auto"/>
              <w:right w:val="single" w:sz="6" w:space="0" w:color="auto"/>
            </w:tcBorders>
          </w:tcPr>
          <w:p w14:paraId="32B9AB33" w14:textId="77777777" w:rsidR="00ED34AF" w:rsidRPr="00551A87" w:rsidRDefault="00ED34AF" w:rsidP="00ED34AF">
            <w:pPr>
              <w:jc w:val="center"/>
              <w:rPr>
                <w:rFonts w:ascii="Arial" w:hAnsi="Arial" w:cs="Arial"/>
                <w:lang w:val="en-GB"/>
              </w:rPr>
            </w:pPr>
            <w:r>
              <w:rPr>
                <w:rFonts w:ascii="Arial" w:hAnsi="Arial" w:cs="Arial"/>
                <w:lang w:val="en-GB"/>
              </w:rPr>
              <w:t>11/20/2023</w:t>
            </w:r>
          </w:p>
        </w:tc>
        <w:tc>
          <w:tcPr>
            <w:tcW w:w="1890" w:type="dxa"/>
            <w:tcBorders>
              <w:top w:val="single" w:sz="6" w:space="0" w:color="auto"/>
              <w:left w:val="single" w:sz="6" w:space="0" w:color="auto"/>
              <w:bottom w:val="single" w:sz="6" w:space="0" w:color="auto"/>
              <w:right w:val="single" w:sz="6" w:space="0" w:color="auto"/>
            </w:tcBorders>
          </w:tcPr>
          <w:p w14:paraId="17E99427" w14:textId="77777777" w:rsidR="00ED34AF" w:rsidRPr="00551A87" w:rsidRDefault="00ED34AF" w:rsidP="00ED34AF">
            <w:pPr>
              <w:jc w:val="center"/>
              <w:rPr>
                <w:rFonts w:ascii="Arial" w:hAnsi="Arial" w:cs="Arial"/>
                <w:lang w:val="en-GB"/>
              </w:rPr>
            </w:pPr>
            <w:r>
              <w:rPr>
                <w:rFonts w:ascii="Arial" w:hAnsi="Arial" w:cs="Arial"/>
                <w:lang w:val="en-GB"/>
              </w:rPr>
              <w:t>Michael Huml</w:t>
            </w:r>
          </w:p>
        </w:tc>
      </w:tr>
      <w:tr w:rsidR="004A1C95" w:rsidRPr="00551A87" w14:paraId="635C364C" w14:textId="77777777" w:rsidTr="004A1C95">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6B27C957" w14:textId="77777777" w:rsidR="004A1C95" w:rsidRPr="004A1C95" w:rsidRDefault="004A1C95" w:rsidP="008D76D0">
            <w:pPr>
              <w:rPr>
                <w:rFonts w:ascii="Arial" w:hAnsi="Arial" w:cs="Arial"/>
              </w:rPr>
            </w:pPr>
            <w:r w:rsidRPr="004A1C95">
              <w:rPr>
                <w:rFonts w:ascii="Arial" w:hAnsi="Arial" w:cs="Arial"/>
              </w:rPr>
              <w:t>Updated backup retrieval information for AR invoices. (35895)</w:t>
            </w:r>
          </w:p>
          <w:p w14:paraId="7063F0D5" w14:textId="77777777" w:rsidR="004A1C95" w:rsidRPr="004A1C95" w:rsidRDefault="004A1C95" w:rsidP="008D76D0">
            <w:pPr>
              <w:rPr>
                <w:rFonts w:ascii="Arial" w:hAnsi="Arial" w:cs="Arial"/>
              </w:rPr>
            </w:pPr>
            <w:r w:rsidRPr="004A1C95">
              <w:rPr>
                <w:rFonts w:ascii="Arial" w:hAnsi="Arial" w:cs="Arial"/>
              </w:rPr>
              <w:t>Mars Petcare client-specific: claims can be cleared without contract. (35871)</w:t>
            </w:r>
          </w:p>
        </w:tc>
        <w:tc>
          <w:tcPr>
            <w:tcW w:w="1710" w:type="dxa"/>
            <w:gridSpan w:val="2"/>
            <w:tcBorders>
              <w:top w:val="single" w:sz="6" w:space="0" w:color="auto"/>
              <w:left w:val="single" w:sz="6" w:space="0" w:color="auto"/>
              <w:bottom w:val="single" w:sz="6" w:space="0" w:color="auto"/>
              <w:right w:val="single" w:sz="6" w:space="0" w:color="auto"/>
            </w:tcBorders>
          </w:tcPr>
          <w:p w14:paraId="451B20AD" w14:textId="77777777" w:rsidR="004A1C95" w:rsidRPr="00551A87" w:rsidRDefault="004A1C95" w:rsidP="004A1C95">
            <w:pPr>
              <w:jc w:val="center"/>
              <w:rPr>
                <w:rFonts w:ascii="Arial" w:hAnsi="Arial" w:cs="Arial"/>
                <w:lang w:val="en-GB"/>
              </w:rPr>
            </w:pPr>
            <w:r>
              <w:rPr>
                <w:rFonts w:ascii="Arial" w:hAnsi="Arial" w:cs="Arial"/>
                <w:lang w:val="en-GB"/>
              </w:rPr>
              <w:t>1/8/2024</w:t>
            </w:r>
          </w:p>
        </w:tc>
        <w:tc>
          <w:tcPr>
            <w:tcW w:w="1890" w:type="dxa"/>
            <w:tcBorders>
              <w:top w:val="single" w:sz="6" w:space="0" w:color="auto"/>
              <w:left w:val="single" w:sz="6" w:space="0" w:color="auto"/>
              <w:bottom w:val="single" w:sz="6" w:space="0" w:color="auto"/>
              <w:right w:val="single" w:sz="6" w:space="0" w:color="auto"/>
            </w:tcBorders>
          </w:tcPr>
          <w:p w14:paraId="3CC16C15" w14:textId="77777777" w:rsidR="004A1C95" w:rsidRPr="00551A87" w:rsidRDefault="004A1C95" w:rsidP="004A1C95">
            <w:pPr>
              <w:jc w:val="center"/>
              <w:rPr>
                <w:rFonts w:ascii="Arial" w:hAnsi="Arial" w:cs="Arial"/>
                <w:lang w:val="en-GB"/>
              </w:rPr>
            </w:pPr>
            <w:r>
              <w:rPr>
                <w:rFonts w:ascii="Arial" w:hAnsi="Arial" w:cs="Arial"/>
                <w:lang w:val="en-GB"/>
              </w:rPr>
              <w:t>Michael Huml</w:t>
            </w:r>
          </w:p>
        </w:tc>
      </w:tr>
      <w:tr w:rsidR="002B0327" w:rsidRPr="00551A87" w14:paraId="72B9EB02" w14:textId="77777777" w:rsidTr="002B0327">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330821D5" w14:textId="77777777" w:rsidR="002B0327" w:rsidRPr="002B0327" w:rsidRDefault="002B0327" w:rsidP="00FF394D">
            <w:pPr>
              <w:rPr>
                <w:rFonts w:ascii="Arial" w:hAnsi="Arial" w:cs="Arial"/>
              </w:rPr>
            </w:pPr>
            <w:r w:rsidRPr="002B0327">
              <w:rPr>
                <w:rFonts w:ascii="Arial" w:hAnsi="Arial" w:cs="Arial"/>
              </w:rPr>
              <w:t>Nestle Coffee client-specific: added instructions and events for clearing Vendor Portal and Homestore claims 2023-2024. (35954)</w:t>
            </w:r>
          </w:p>
        </w:tc>
        <w:tc>
          <w:tcPr>
            <w:tcW w:w="1710" w:type="dxa"/>
            <w:gridSpan w:val="2"/>
            <w:tcBorders>
              <w:top w:val="single" w:sz="6" w:space="0" w:color="auto"/>
              <w:left w:val="single" w:sz="6" w:space="0" w:color="auto"/>
              <w:bottom w:val="single" w:sz="6" w:space="0" w:color="auto"/>
              <w:right w:val="single" w:sz="6" w:space="0" w:color="auto"/>
            </w:tcBorders>
          </w:tcPr>
          <w:p w14:paraId="5A06BB40" w14:textId="77777777" w:rsidR="002B0327" w:rsidRPr="00551A87" w:rsidRDefault="002B0327" w:rsidP="002B0327">
            <w:pPr>
              <w:jc w:val="center"/>
              <w:rPr>
                <w:rFonts w:ascii="Arial" w:hAnsi="Arial" w:cs="Arial"/>
                <w:lang w:val="en-GB"/>
              </w:rPr>
            </w:pPr>
            <w:r>
              <w:rPr>
                <w:rFonts w:ascii="Arial" w:hAnsi="Arial" w:cs="Arial"/>
                <w:lang w:val="en-GB"/>
              </w:rPr>
              <w:t>1/29/2024</w:t>
            </w:r>
          </w:p>
        </w:tc>
        <w:tc>
          <w:tcPr>
            <w:tcW w:w="1890" w:type="dxa"/>
            <w:tcBorders>
              <w:top w:val="single" w:sz="6" w:space="0" w:color="auto"/>
              <w:left w:val="single" w:sz="6" w:space="0" w:color="auto"/>
              <w:bottom w:val="single" w:sz="6" w:space="0" w:color="auto"/>
              <w:right w:val="single" w:sz="6" w:space="0" w:color="auto"/>
            </w:tcBorders>
          </w:tcPr>
          <w:p w14:paraId="4F4A5C0B" w14:textId="77777777" w:rsidR="002B0327" w:rsidRPr="00551A87" w:rsidRDefault="002B0327" w:rsidP="002B0327">
            <w:pPr>
              <w:jc w:val="center"/>
              <w:rPr>
                <w:rFonts w:ascii="Arial" w:hAnsi="Arial" w:cs="Arial"/>
                <w:lang w:val="en-GB"/>
              </w:rPr>
            </w:pPr>
            <w:r>
              <w:rPr>
                <w:rFonts w:ascii="Arial" w:hAnsi="Arial" w:cs="Arial"/>
                <w:lang w:val="en-GB"/>
              </w:rPr>
              <w:t>Michael Huml</w:t>
            </w:r>
          </w:p>
        </w:tc>
      </w:tr>
      <w:tr w:rsidR="00B80FDF" w:rsidRPr="00551A87" w14:paraId="0065BB1D" w14:textId="77777777" w:rsidTr="00B80FDF">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70AEF1D7" w14:textId="77777777" w:rsidR="00B80FDF" w:rsidRPr="00B80FDF" w:rsidRDefault="00B80FDF" w:rsidP="00F2522D">
            <w:pPr>
              <w:rPr>
                <w:rFonts w:ascii="Arial" w:hAnsi="Arial" w:cs="Arial"/>
              </w:rPr>
            </w:pPr>
            <w:r w:rsidRPr="00B80FDF">
              <w:rPr>
                <w:rFonts w:ascii="Arial" w:hAnsi="Arial" w:cs="Arial"/>
              </w:rPr>
              <w:t>Added fee invoice example for fairshare billing/retail merchandising. (35987)</w:t>
            </w:r>
          </w:p>
        </w:tc>
        <w:tc>
          <w:tcPr>
            <w:tcW w:w="1710" w:type="dxa"/>
            <w:gridSpan w:val="2"/>
            <w:tcBorders>
              <w:top w:val="single" w:sz="6" w:space="0" w:color="auto"/>
              <w:left w:val="single" w:sz="6" w:space="0" w:color="auto"/>
              <w:bottom w:val="single" w:sz="6" w:space="0" w:color="auto"/>
              <w:right w:val="single" w:sz="6" w:space="0" w:color="auto"/>
            </w:tcBorders>
          </w:tcPr>
          <w:p w14:paraId="0280B760" w14:textId="77777777" w:rsidR="00B80FDF" w:rsidRPr="00551A87" w:rsidRDefault="00B80FDF" w:rsidP="00B80FDF">
            <w:pPr>
              <w:jc w:val="center"/>
              <w:rPr>
                <w:rFonts w:ascii="Arial" w:hAnsi="Arial" w:cs="Arial"/>
                <w:lang w:val="en-GB"/>
              </w:rPr>
            </w:pPr>
            <w:r>
              <w:rPr>
                <w:rFonts w:ascii="Arial" w:hAnsi="Arial" w:cs="Arial"/>
                <w:lang w:val="en-GB"/>
              </w:rPr>
              <w:t>2/5/2024</w:t>
            </w:r>
          </w:p>
        </w:tc>
        <w:tc>
          <w:tcPr>
            <w:tcW w:w="1890" w:type="dxa"/>
            <w:tcBorders>
              <w:top w:val="single" w:sz="6" w:space="0" w:color="auto"/>
              <w:left w:val="single" w:sz="6" w:space="0" w:color="auto"/>
              <w:bottom w:val="single" w:sz="6" w:space="0" w:color="auto"/>
              <w:right w:val="single" w:sz="6" w:space="0" w:color="auto"/>
            </w:tcBorders>
          </w:tcPr>
          <w:p w14:paraId="1F079181" w14:textId="77777777" w:rsidR="00B80FDF" w:rsidRPr="00551A87" w:rsidRDefault="00B80FDF" w:rsidP="00B80FDF">
            <w:pPr>
              <w:jc w:val="center"/>
              <w:rPr>
                <w:rFonts w:ascii="Arial" w:hAnsi="Arial" w:cs="Arial"/>
                <w:lang w:val="en-GB"/>
              </w:rPr>
            </w:pPr>
            <w:r>
              <w:rPr>
                <w:rFonts w:ascii="Arial" w:hAnsi="Arial" w:cs="Arial"/>
                <w:lang w:val="en-GB"/>
              </w:rPr>
              <w:t>Michael Huml</w:t>
            </w:r>
          </w:p>
        </w:tc>
      </w:tr>
      <w:tr w:rsidR="00EC1760" w:rsidRPr="00551A87" w14:paraId="5BA8A089" w14:textId="77777777" w:rsidTr="00EC1760">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7E3CAF74" w14:textId="77777777" w:rsidR="00EC1760" w:rsidRPr="00EC1760" w:rsidRDefault="00EC1760" w:rsidP="00712CDA">
            <w:pPr>
              <w:rPr>
                <w:rFonts w:ascii="Arial" w:hAnsi="Arial" w:cs="Arial"/>
              </w:rPr>
            </w:pPr>
            <w:r w:rsidRPr="00EC1760">
              <w:rPr>
                <w:rFonts w:ascii="Arial" w:hAnsi="Arial" w:cs="Arial"/>
              </w:rPr>
              <w:lastRenderedPageBreak/>
              <w:t>Updated backup retrieval information for Coupon and CM invoices. (36176)</w:t>
            </w:r>
          </w:p>
        </w:tc>
        <w:tc>
          <w:tcPr>
            <w:tcW w:w="1710" w:type="dxa"/>
            <w:gridSpan w:val="2"/>
            <w:tcBorders>
              <w:top w:val="single" w:sz="6" w:space="0" w:color="auto"/>
              <w:left w:val="single" w:sz="6" w:space="0" w:color="auto"/>
              <w:bottom w:val="single" w:sz="6" w:space="0" w:color="auto"/>
              <w:right w:val="single" w:sz="6" w:space="0" w:color="auto"/>
            </w:tcBorders>
          </w:tcPr>
          <w:p w14:paraId="7923EEBF" w14:textId="77777777" w:rsidR="00EC1760" w:rsidRPr="00551A87" w:rsidRDefault="00EC1760" w:rsidP="00EC1760">
            <w:pPr>
              <w:jc w:val="center"/>
              <w:rPr>
                <w:rFonts w:ascii="Arial" w:hAnsi="Arial" w:cs="Arial"/>
                <w:lang w:val="en-GB"/>
              </w:rPr>
            </w:pPr>
            <w:r>
              <w:rPr>
                <w:rFonts w:ascii="Arial" w:hAnsi="Arial" w:cs="Arial"/>
                <w:lang w:val="en-GB"/>
              </w:rPr>
              <w:t>3/11/2024</w:t>
            </w:r>
          </w:p>
        </w:tc>
        <w:tc>
          <w:tcPr>
            <w:tcW w:w="1890" w:type="dxa"/>
            <w:tcBorders>
              <w:top w:val="single" w:sz="6" w:space="0" w:color="auto"/>
              <w:left w:val="single" w:sz="6" w:space="0" w:color="auto"/>
              <w:bottom w:val="single" w:sz="6" w:space="0" w:color="auto"/>
              <w:right w:val="single" w:sz="6" w:space="0" w:color="auto"/>
            </w:tcBorders>
          </w:tcPr>
          <w:p w14:paraId="728B0E18" w14:textId="77777777" w:rsidR="00EC1760" w:rsidRPr="00551A87" w:rsidRDefault="00EC1760" w:rsidP="00EC1760">
            <w:pPr>
              <w:jc w:val="center"/>
              <w:rPr>
                <w:rFonts w:ascii="Arial" w:hAnsi="Arial" w:cs="Arial"/>
                <w:lang w:val="en-GB"/>
              </w:rPr>
            </w:pPr>
            <w:r>
              <w:rPr>
                <w:rFonts w:ascii="Arial" w:hAnsi="Arial" w:cs="Arial"/>
                <w:lang w:val="en-GB"/>
              </w:rPr>
              <w:t>Michael Huml</w:t>
            </w:r>
          </w:p>
        </w:tc>
      </w:tr>
      <w:tr w:rsidR="00810DAE" w:rsidRPr="00551A87" w14:paraId="24CBC39C" w14:textId="77777777" w:rsidTr="00810DAE">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1447FF29" w14:textId="77777777" w:rsidR="00810DAE" w:rsidRPr="00810DAE" w:rsidRDefault="00810DAE" w:rsidP="00283D1E">
            <w:pPr>
              <w:rPr>
                <w:rFonts w:ascii="Arial" w:hAnsi="Arial" w:cs="Arial"/>
              </w:rPr>
            </w:pPr>
            <w:r w:rsidRPr="00810DAE">
              <w:rPr>
                <w:rFonts w:ascii="Arial" w:hAnsi="Arial" w:cs="Arial"/>
              </w:rPr>
              <w:t>Added Pepperidge Farm client-specific: added instructions for Snyder Lance invoices. (36247)</w:t>
            </w:r>
          </w:p>
          <w:p w14:paraId="2914949F" w14:textId="77777777" w:rsidR="00810DAE" w:rsidRPr="00810DAE" w:rsidRDefault="00810DAE" w:rsidP="00283D1E">
            <w:pPr>
              <w:rPr>
                <w:rFonts w:ascii="Arial" w:hAnsi="Arial" w:cs="Arial"/>
              </w:rPr>
            </w:pPr>
            <w:r w:rsidRPr="00810DAE">
              <w:rPr>
                <w:rFonts w:ascii="Arial" w:hAnsi="Arial" w:cs="Arial"/>
              </w:rPr>
              <w:t>SOP Scrub – Removed fact sheet and attached info; removed info pertaining to contracts prior to 2012; removed duplicate mother item info; removed Method client-specific; removed Tillamook client-specific; removed outdated information under General Information; removed Chattem client-specific; removed I-Health client-specific; removed Kikkoman client-specific; removed ROTO and C-Block examples; removed BTS examples; removed duplicate Ad examples; removed obsolete Ad examples; removed obsolete Returns examples; removed Destroyed section; added “RGA” indicates Returns; removed CCA Chattem client-specific; CCA Barilla client-specific – replaced Dan Reardon contact info with David Gajus; removed outdated TPR example; removed outdated scan example; removed outdated Display examples. (380879)</w:t>
            </w:r>
          </w:p>
          <w:p w14:paraId="1596719B" w14:textId="77777777" w:rsidR="00810DAE" w:rsidRPr="00810DAE" w:rsidRDefault="00810DAE" w:rsidP="00283D1E">
            <w:pPr>
              <w:rPr>
                <w:rFonts w:ascii="Arial" w:hAnsi="Arial" w:cs="Arial"/>
              </w:rPr>
            </w:pPr>
            <w:r w:rsidRPr="00810DAE">
              <w:rPr>
                <w:rFonts w:ascii="Arial" w:hAnsi="Arial" w:cs="Arial"/>
              </w:rPr>
              <w:t>Mars Foods client-specific: updated instructions for Retail Merchandising. (381183)</w:t>
            </w:r>
          </w:p>
        </w:tc>
        <w:tc>
          <w:tcPr>
            <w:tcW w:w="1710" w:type="dxa"/>
            <w:gridSpan w:val="2"/>
            <w:tcBorders>
              <w:top w:val="single" w:sz="6" w:space="0" w:color="auto"/>
              <w:left w:val="single" w:sz="6" w:space="0" w:color="auto"/>
              <w:bottom w:val="single" w:sz="6" w:space="0" w:color="auto"/>
              <w:right w:val="single" w:sz="6" w:space="0" w:color="auto"/>
            </w:tcBorders>
          </w:tcPr>
          <w:p w14:paraId="4790F29E" w14:textId="77777777" w:rsidR="00810DAE" w:rsidRPr="00551A87" w:rsidRDefault="00810DAE" w:rsidP="00810DAE">
            <w:pPr>
              <w:jc w:val="center"/>
              <w:rPr>
                <w:rFonts w:ascii="Arial" w:hAnsi="Arial" w:cs="Arial"/>
                <w:lang w:val="en-GB"/>
              </w:rPr>
            </w:pPr>
            <w:r>
              <w:rPr>
                <w:rFonts w:ascii="Arial" w:hAnsi="Arial" w:cs="Arial"/>
                <w:lang w:val="en-GB"/>
              </w:rPr>
              <w:t>3/25/2024</w:t>
            </w:r>
          </w:p>
        </w:tc>
        <w:tc>
          <w:tcPr>
            <w:tcW w:w="1890" w:type="dxa"/>
            <w:tcBorders>
              <w:top w:val="single" w:sz="6" w:space="0" w:color="auto"/>
              <w:left w:val="single" w:sz="6" w:space="0" w:color="auto"/>
              <w:bottom w:val="single" w:sz="6" w:space="0" w:color="auto"/>
              <w:right w:val="single" w:sz="6" w:space="0" w:color="auto"/>
            </w:tcBorders>
          </w:tcPr>
          <w:p w14:paraId="1EB870CA" w14:textId="77777777" w:rsidR="00810DAE" w:rsidRPr="00551A87" w:rsidRDefault="00810DAE" w:rsidP="00810DAE">
            <w:pPr>
              <w:jc w:val="center"/>
              <w:rPr>
                <w:rFonts w:ascii="Arial" w:hAnsi="Arial" w:cs="Arial"/>
                <w:lang w:val="en-GB"/>
              </w:rPr>
            </w:pPr>
            <w:r>
              <w:rPr>
                <w:rFonts w:ascii="Arial" w:hAnsi="Arial" w:cs="Arial"/>
                <w:lang w:val="en-GB"/>
              </w:rPr>
              <w:t>Michael Huml</w:t>
            </w:r>
          </w:p>
        </w:tc>
      </w:tr>
      <w:tr w:rsidR="00B9208F" w:rsidRPr="00551A87" w14:paraId="3A0779CD" w14:textId="77777777" w:rsidTr="00B9208F">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36AF366B" w14:textId="77777777" w:rsidR="00B9208F" w:rsidRPr="00B9208F" w:rsidRDefault="00B9208F" w:rsidP="00B84D64">
            <w:pPr>
              <w:rPr>
                <w:rFonts w:ascii="Arial" w:hAnsi="Arial" w:cs="Arial"/>
              </w:rPr>
            </w:pPr>
            <w:r w:rsidRPr="00B9208F">
              <w:rPr>
                <w:rFonts w:ascii="Arial" w:hAnsi="Arial" w:cs="Arial"/>
              </w:rPr>
              <w:t>Mars Foods client-specific: removed repay request instructions. (381347)</w:t>
            </w:r>
          </w:p>
        </w:tc>
        <w:tc>
          <w:tcPr>
            <w:tcW w:w="1710" w:type="dxa"/>
            <w:gridSpan w:val="2"/>
            <w:tcBorders>
              <w:top w:val="single" w:sz="6" w:space="0" w:color="auto"/>
              <w:left w:val="single" w:sz="6" w:space="0" w:color="auto"/>
              <w:bottom w:val="single" w:sz="6" w:space="0" w:color="auto"/>
              <w:right w:val="single" w:sz="6" w:space="0" w:color="auto"/>
            </w:tcBorders>
          </w:tcPr>
          <w:p w14:paraId="7AC77877" w14:textId="77777777" w:rsidR="00B9208F" w:rsidRPr="00551A87" w:rsidRDefault="00B9208F" w:rsidP="00B9208F">
            <w:pPr>
              <w:jc w:val="center"/>
              <w:rPr>
                <w:rFonts w:ascii="Arial" w:hAnsi="Arial" w:cs="Arial"/>
                <w:lang w:val="en-GB"/>
              </w:rPr>
            </w:pPr>
            <w:r>
              <w:rPr>
                <w:rFonts w:ascii="Arial" w:hAnsi="Arial" w:cs="Arial"/>
                <w:lang w:val="en-GB"/>
              </w:rPr>
              <w:t>4/8/2024</w:t>
            </w:r>
          </w:p>
        </w:tc>
        <w:tc>
          <w:tcPr>
            <w:tcW w:w="1890" w:type="dxa"/>
            <w:tcBorders>
              <w:top w:val="single" w:sz="6" w:space="0" w:color="auto"/>
              <w:left w:val="single" w:sz="6" w:space="0" w:color="auto"/>
              <w:bottom w:val="single" w:sz="6" w:space="0" w:color="auto"/>
              <w:right w:val="single" w:sz="6" w:space="0" w:color="auto"/>
            </w:tcBorders>
          </w:tcPr>
          <w:p w14:paraId="51656604" w14:textId="77777777" w:rsidR="00B9208F" w:rsidRPr="00551A87" w:rsidRDefault="00B9208F" w:rsidP="00B9208F">
            <w:pPr>
              <w:jc w:val="center"/>
              <w:rPr>
                <w:rFonts w:ascii="Arial" w:hAnsi="Arial" w:cs="Arial"/>
                <w:lang w:val="en-GB"/>
              </w:rPr>
            </w:pPr>
            <w:r>
              <w:rPr>
                <w:rFonts w:ascii="Arial" w:hAnsi="Arial" w:cs="Arial"/>
                <w:lang w:val="en-GB"/>
              </w:rPr>
              <w:t>Michael Huml</w:t>
            </w:r>
          </w:p>
        </w:tc>
      </w:tr>
      <w:tr w:rsidR="00740CF5" w:rsidRPr="00551A87" w14:paraId="7B79D7BB" w14:textId="77777777" w:rsidTr="00740CF5">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7ABF3256" w14:textId="77777777" w:rsidR="00740CF5" w:rsidRPr="00740CF5" w:rsidRDefault="00740CF5" w:rsidP="009C34D5">
            <w:pPr>
              <w:rPr>
                <w:rFonts w:ascii="Arial" w:hAnsi="Arial" w:cs="Arial"/>
              </w:rPr>
            </w:pPr>
            <w:r w:rsidRPr="00740CF5">
              <w:rPr>
                <w:rFonts w:ascii="Arial" w:hAnsi="Arial" w:cs="Arial"/>
              </w:rPr>
              <w:t>Campbell’s client-specific: added FY24 shorted deals events. (384212)</w:t>
            </w:r>
          </w:p>
        </w:tc>
        <w:tc>
          <w:tcPr>
            <w:tcW w:w="1710" w:type="dxa"/>
            <w:gridSpan w:val="2"/>
            <w:tcBorders>
              <w:top w:val="single" w:sz="6" w:space="0" w:color="auto"/>
              <w:left w:val="single" w:sz="6" w:space="0" w:color="auto"/>
              <w:bottom w:val="single" w:sz="6" w:space="0" w:color="auto"/>
              <w:right w:val="single" w:sz="6" w:space="0" w:color="auto"/>
            </w:tcBorders>
          </w:tcPr>
          <w:p w14:paraId="13FB0FC5" w14:textId="77777777" w:rsidR="00740CF5" w:rsidRPr="00551A87" w:rsidRDefault="00740CF5" w:rsidP="00740CF5">
            <w:pPr>
              <w:jc w:val="center"/>
              <w:rPr>
                <w:rFonts w:ascii="Arial" w:hAnsi="Arial" w:cs="Arial"/>
                <w:lang w:val="en-GB"/>
              </w:rPr>
            </w:pPr>
            <w:r>
              <w:rPr>
                <w:rFonts w:ascii="Arial" w:hAnsi="Arial" w:cs="Arial"/>
                <w:lang w:val="en-GB"/>
              </w:rPr>
              <w:t>5/13/2024</w:t>
            </w:r>
          </w:p>
        </w:tc>
        <w:tc>
          <w:tcPr>
            <w:tcW w:w="1890" w:type="dxa"/>
            <w:tcBorders>
              <w:top w:val="single" w:sz="6" w:space="0" w:color="auto"/>
              <w:left w:val="single" w:sz="6" w:space="0" w:color="auto"/>
              <w:bottom w:val="single" w:sz="6" w:space="0" w:color="auto"/>
              <w:right w:val="single" w:sz="6" w:space="0" w:color="auto"/>
            </w:tcBorders>
          </w:tcPr>
          <w:p w14:paraId="2198BC3B" w14:textId="77777777" w:rsidR="00740CF5" w:rsidRPr="00551A87" w:rsidRDefault="00740CF5" w:rsidP="00740CF5">
            <w:pPr>
              <w:jc w:val="center"/>
              <w:rPr>
                <w:rFonts w:ascii="Arial" w:hAnsi="Arial" w:cs="Arial"/>
                <w:lang w:val="en-GB"/>
              </w:rPr>
            </w:pPr>
            <w:r>
              <w:rPr>
                <w:rFonts w:ascii="Arial" w:hAnsi="Arial" w:cs="Arial"/>
                <w:lang w:val="en-GB"/>
              </w:rPr>
              <w:t>Michael Huml</w:t>
            </w:r>
          </w:p>
        </w:tc>
      </w:tr>
      <w:tr w:rsidR="00210150" w:rsidRPr="00551A87" w14:paraId="22CDDE7D" w14:textId="77777777" w:rsidTr="00210150">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6F8D1088" w14:textId="77777777" w:rsidR="00210150" w:rsidRPr="00210150" w:rsidRDefault="00210150" w:rsidP="00016C30">
            <w:pPr>
              <w:rPr>
                <w:rFonts w:ascii="Arial" w:hAnsi="Arial" w:cs="Arial"/>
              </w:rPr>
            </w:pPr>
            <w:r w:rsidRPr="00210150">
              <w:rPr>
                <w:rFonts w:ascii="Arial" w:hAnsi="Arial" w:cs="Arial"/>
              </w:rPr>
              <w:t>Added Method Products, Inc. client-specific section: claims beginning with AR are not handled by Acosta. (392662)</w:t>
            </w:r>
          </w:p>
        </w:tc>
        <w:tc>
          <w:tcPr>
            <w:tcW w:w="1710" w:type="dxa"/>
            <w:gridSpan w:val="2"/>
            <w:tcBorders>
              <w:top w:val="single" w:sz="6" w:space="0" w:color="auto"/>
              <w:left w:val="single" w:sz="6" w:space="0" w:color="auto"/>
              <w:bottom w:val="single" w:sz="6" w:space="0" w:color="auto"/>
              <w:right w:val="single" w:sz="6" w:space="0" w:color="auto"/>
            </w:tcBorders>
          </w:tcPr>
          <w:p w14:paraId="11C0161D" w14:textId="77777777" w:rsidR="00210150" w:rsidRPr="00551A87" w:rsidRDefault="00210150" w:rsidP="00210150">
            <w:pPr>
              <w:jc w:val="center"/>
              <w:rPr>
                <w:rFonts w:ascii="Arial" w:hAnsi="Arial" w:cs="Arial"/>
                <w:lang w:val="en-GB"/>
              </w:rPr>
            </w:pPr>
            <w:r>
              <w:rPr>
                <w:rFonts w:ascii="Arial" w:hAnsi="Arial" w:cs="Arial"/>
                <w:lang w:val="en-GB"/>
              </w:rPr>
              <w:t>7/8/2024</w:t>
            </w:r>
          </w:p>
        </w:tc>
        <w:tc>
          <w:tcPr>
            <w:tcW w:w="1890" w:type="dxa"/>
            <w:tcBorders>
              <w:top w:val="single" w:sz="6" w:space="0" w:color="auto"/>
              <w:left w:val="single" w:sz="6" w:space="0" w:color="auto"/>
              <w:bottom w:val="single" w:sz="6" w:space="0" w:color="auto"/>
              <w:right w:val="single" w:sz="6" w:space="0" w:color="auto"/>
            </w:tcBorders>
          </w:tcPr>
          <w:p w14:paraId="111D0ECF" w14:textId="77777777" w:rsidR="00210150" w:rsidRPr="00551A87" w:rsidRDefault="00210150" w:rsidP="00210150">
            <w:pPr>
              <w:jc w:val="center"/>
              <w:rPr>
                <w:rFonts w:ascii="Arial" w:hAnsi="Arial" w:cs="Arial"/>
                <w:lang w:val="en-GB"/>
              </w:rPr>
            </w:pPr>
            <w:r>
              <w:rPr>
                <w:rFonts w:ascii="Arial" w:hAnsi="Arial" w:cs="Arial"/>
                <w:lang w:val="en-GB"/>
              </w:rPr>
              <w:t>Michael Huml</w:t>
            </w:r>
          </w:p>
        </w:tc>
      </w:tr>
      <w:tr w:rsidR="00D65EE3" w:rsidRPr="00551A87" w14:paraId="7B89B7CB" w14:textId="77777777" w:rsidTr="00D65EE3">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74EBAB69" w14:textId="77777777" w:rsidR="00D65EE3" w:rsidRPr="00D65EE3" w:rsidRDefault="00D65EE3" w:rsidP="00B227B1">
            <w:pPr>
              <w:rPr>
                <w:rFonts w:ascii="Arial" w:hAnsi="Arial" w:cs="Arial"/>
              </w:rPr>
            </w:pPr>
            <w:r w:rsidRPr="00D65EE3">
              <w:rPr>
                <w:rFonts w:ascii="Arial" w:hAnsi="Arial" w:cs="Arial"/>
              </w:rPr>
              <w:t>Sovos client-specific: Shopper Marketing claims should have a contract and a TPM promotion to clear to. (398484)</w:t>
            </w:r>
          </w:p>
        </w:tc>
        <w:tc>
          <w:tcPr>
            <w:tcW w:w="1710" w:type="dxa"/>
            <w:gridSpan w:val="2"/>
            <w:tcBorders>
              <w:top w:val="single" w:sz="6" w:space="0" w:color="auto"/>
              <w:left w:val="single" w:sz="6" w:space="0" w:color="auto"/>
              <w:bottom w:val="single" w:sz="6" w:space="0" w:color="auto"/>
              <w:right w:val="single" w:sz="6" w:space="0" w:color="auto"/>
            </w:tcBorders>
          </w:tcPr>
          <w:p w14:paraId="101BC1E0" w14:textId="77777777" w:rsidR="00D65EE3" w:rsidRPr="00551A87" w:rsidRDefault="00D65EE3" w:rsidP="00D65EE3">
            <w:pPr>
              <w:jc w:val="center"/>
              <w:rPr>
                <w:rFonts w:ascii="Arial" w:hAnsi="Arial" w:cs="Arial"/>
                <w:lang w:val="en-GB"/>
              </w:rPr>
            </w:pPr>
            <w:r>
              <w:rPr>
                <w:rFonts w:ascii="Arial" w:hAnsi="Arial" w:cs="Arial"/>
                <w:lang w:val="en-GB"/>
              </w:rPr>
              <w:t>9/16/2024</w:t>
            </w:r>
          </w:p>
        </w:tc>
        <w:tc>
          <w:tcPr>
            <w:tcW w:w="1890" w:type="dxa"/>
            <w:tcBorders>
              <w:top w:val="single" w:sz="6" w:space="0" w:color="auto"/>
              <w:left w:val="single" w:sz="6" w:space="0" w:color="auto"/>
              <w:bottom w:val="single" w:sz="6" w:space="0" w:color="auto"/>
              <w:right w:val="single" w:sz="6" w:space="0" w:color="auto"/>
            </w:tcBorders>
          </w:tcPr>
          <w:p w14:paraId="13E9630D" w14:textId="77777777" w:rsidR="00D65EE3" w:rsidRPr="00551A87" w:rsidRDefault="00D65EE3" w:rsidP="00D65EE3">
            <w:pPr>
              <w:jc w:val="center"/>
              <w:rPr>
                <w:rFonts w:ascii="Arial" w:hAnsi="Arial" w:cs="Arial"/>
                <w:lang w:val="en-GB"/>
              </w:rPr>
            </w:pPr>
            <w:r>
              <w:rPr>
                <w:rFonts w:ascii="Arial" w:hAnsi="Arial" w:cs="Arial"/>
                <w:lang w:val="en-GB"/>
              </w:rPr>
              <w:t>Michael Huml</w:t>
            </w:r>
          </w:p>
        </w:tc>
      </w:tr>
      <w:tr w:rsidR="00395F34" w:rsidRPr="00551A87" w14:paraId="3755476E" w14:textId="77777777" w:rsidTr="00395F34">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5F6BC3C3" w14:textId="77777777" w:rsidR="00395F34" w:rsidRPr="00395F34" w:rsidRDefault="00395F34" w:rsidP="004A4494">
            <w:pPr>
              <w:rPr>
                <w:rFonts w:ascii="Arial" w:hAnsi="Arial" w:cs="Arial"/>
              </w:rPr>
            </w:pPr>
            <w:r w:rsidRPr="00395F34">
              <w:rPr>
                <w:rFonts w:ascii="Arial" w:hAnsi="Arial" w:cs="Arial"/>
              </w:rPr>
              <w:t>Ricola client-specific: Shopper Marketing claims are cleared as Trade and require an event number. (399824)</w:t>
            </w:r>
          </w:p>
          <w:p w14:paraId="4442058D" w14:textId="77777777" w:rsidR="00395F34" w:rsidRPr="00395F34" w:rsidRDefault="00395F34" w:rsidP="004A4494">
            <w:pPr>
              <w:rPr>
                <w:rFonts w:ascii="Arial" w:hAnsi="Arial" w:cs="Arial"/>
              </w:rPr>
            </w:pPr>
            <w:r w:rsidRPr="00395F34">
              <w:rPr>
                <w:rFonts w:ascii="Arial" w:hAnsi="Arial" w:cs="Arial"/>
              </w:rPr>
              <w:t>JM Smucker client-specific: 10% scan fee is built into the event rate. (No ticket)</w:t>
            </w:r>
          </w:p>
        </w:tc>
        <w:tc>
          <w:tcPr>
            <w:tcW w:w="1710" w:type="dxa"/>
            <w:gridSpan w:val="2"/>
            <w:tcBorders>
              <w:top w:val="single" w:sz="6" w:space="0" w:color="auto"/>
              <w:left w:val="single" w:sz="6" w:space="0" w:color="auto"/>
              <w:bottom w:val="single" w:sz="6" w:space="0" w:color="auto"/>
              <w:right w:val="single" w:sz="6" w:space="0" w:color="auto"/>
            </w:tcBorders>
          </w:tcPr>
          <w:p w14:paraId="33DBD9C6" w14:textId="77777777" w:rsidR="00395F34" w:rsidRPr="00551A87" w:rsidRDefault="00395F34" w:rsidP="00395F34">
            <w:pPr>
              <w:jc w:val="center"/>
              <w:rPr>
                <w:rFonts w:ascii="Arial" w:hAnsi="Arial" w:cs="Arial"/>
                <w:lang w:val="en-GB"/>
              </w:rPr>
            </w:pPr>
            <w:r>
              <w:rPr>
                <w:rFonts w:ascii="Arial" w:hAnsi="Arial" w:cs="Arial"/>
                <w:lang w:val="en-GB"/>
              </w:rPr>
              <w:t>9/30/2024</w:t>
            </w:r>
          </w:p>
        </w:tc>
        <w:tc>
          <w:tcPr>
            <w:tcW w:w="1890" w:type="dxa"/>
            <w:tcBorders>
              <w:top w:val="single" w:sz="6" w:space="0" w:color="auto"/>
              <w:left w:val="single" w:sz="6" w:space="0" w:color="auto"/>
              <w:bottom w:val="single" w:sz="6" w:space="0" w:color="auto"/>
              <w:right w:val="single" w:sz="6" w:space="0" w:color="auto"/>
            </w:tcBorders>
          </w:tcPr>
          <w:p w14:paraId="143E5BD2" w14:textId="77777777" w:rsidR="00395F34" w:rsidRPr="00551A87" w:rsidRDefault="00395F34" w:rsidP="00395F34">
            <w:pPr>
              <w:jc w:val="center"/>
              <w:rPr>
                <w:rFonts w:ascii="Arial" w:hAnsi="Arial" w:cs="Arial"/>
                <w:lang w:val="en-GB"/>
              </w:rPr>
            </w:pPr>
            <w:r>
              <w:rPr>
                <w:rFonts w:ascii="Arial" w:hAnsi="Arial" w:cs="Arial"/>
                <w:lang w:val="en-GB"/>
              </w:rPr>
              <w:t>Michael Huml</w:t>
            </w:r>
          </w:p>
        </w:tc>
      </w:tr>
      <w:tr w:rsidR="001A0B15" w:rsidRPr="00551A87" w14:paraId="6D192FF5" w14:textId="77777777" w:rsidTr="00395F34">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42FAD6EC" w14:textId="4F7830B7" w:rsidR="001A0B15" w:rsidRPr="00395F34" w:rsidRDefault="001A0B15" w:rsidP="001A0B15">
            <w:pPr>
              <w:rPr>
                <w:rFonts w:ascii="Arial" w:hAnsi="Arial" w:cs="Arial"/>
              </w:rPr>
            </w:pPr>
            <w:r>
              <w:rPr>
                <w:rFonts w:ascii="Arial" w:hAnsi="Arial" w:cs="Arial"/>
                <w:shd w:val="clear" w:color="auto" w:fill="FFFFFF"/>
              </w:rPr>
              <w:t>Campbell’s client-specific: Added Farm Snacks customer number. (402734)</w:t>
            </w:r>
          </w:p>
        </w:tc>
        <w:tc>
          <w:tcPr>
            <w:tcW w:w="1710" w:type="dxa"/>
            <w:gridSpan w:val="2"/>
            <w:tcBorders>
              <w:top w:val="single" w:sz="6" w:space="0" w:color="auto"/>
              <w:left w:val="single" w:sz="6" w:space="0" w:color="auto"/>
              <w:bottom w:val="single" w:sz="6" w:space="0" w:color="auto"/>
              <w:right w:val="single" w:sz="6" w:space="0" w:color="auto"/>
            </w:tcBorders>
          </w:tcPr>
          <w:p w14:paraId="2C13EC35" w14:textId="50F1C84D" w:rsidR="001A0B15" w:rsidRDefault="001A0B15" w:rsidP="001A0B15">
            <w:pPr>
              <w:jc w:val="center"/>
              <w:rPr>
                <w:rFonts w:ascii="Arial" w:hAnsi="Arial" w:cs="Arial"/>
                <w:lang w:val="en-GB"/>
              </w:rPr>
            </w:pPr>
            <w:r>
              <w:rPr>
                <w:rFonts w:ascii="Arial" w:hAnsi="Arial" w:cs="Arial"/>
                <w:lang w:val="en-GB"/>
              </w:rPr>
              <w:t>10/14/2024</w:t>
            </w:r>
          </w:p>
        </w:tc>
        <w:tc>
          <w:tcPr>
            <w:tcW w:w="1890" w:type="dxa"/>
            <w:tcBorders>
              <w:top w:val="single" w:sz="6" w:space="0" w:color="auto"/>
              <w:left w:val="single" w:sz="6" w:space="0" w:color="auto"/>
              <w:bottom w:val="single" w:sz="6" w:space="0" w:color="auto"/>
              <w:right w:val="single" w:sz="6" w:space="0" w:color="auto"/>
            </w:tcBorders>
          </w:tcPr>
          <w:p w14:paraId="13598A3E" w14:textId="669E1A6C" w:rsidR="001A0B15" w:rsidRDefault="001A0B15" w:rsidP="001A0B15">
            <w:pPr>
              <w:jc w:val="center"/>
              <w:rPr>
                <w:rFonts w:ascii="Arial" w:hAnsi="Arial" w:cs="Arial"/>
                <w:lang w:val="en-GB"/>
              </w:rPr>
            </w:pPr>
            <w:r>
              <w:rPr>
                <w:rFonts w:ascii="Arial" w:hAnsi="Arial" w:cs="Arial"/>
                <w:lang w:val="en-GB"/>
              </w:rPr>
              <w:t>Michael Huml</w:t>
            </w:r>
          </w:p>
        </w:tc>
      </w:tr>
      <w:tr w:rsidR="002D7285" w:rsidRPr="00551A87" w14:paraId="074A12B9" w14:textId="77777777" w:rsidTr="00395F34">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66477965" w14:textId="221D85C8" w:rsidR="002D7285" w:rsidRDefault="002D7285" w:rsidP="001A0B15">
            <w:pPr>
              <w:rPr>
                <w:rFonts w:ascii="Arial" w:hAnsi="Arial" w:cs="Arial"/>
                <w:shd w:val="clear" w:color="auto" w:fill="FFFFFF"/>
              </w:rPr>
            </w:pPr>
            <w:r w:rsidRPr="002D7285">
              <w:rPr>
                <w:rFonts w:ascii="Arial" w:hAnsi="Arial" w:cs="Arial"/>
                <w:shd w:val="clear" w:color="auto" w:fill="FFFFFF"/>
              </w:rPr>
              <w:t>Added Beiersdorf and information to Client Specific Section (411379) (411466).</w:t>
            </w:r>
            <w:r w:rsidRPr="002D7285">
              <w:rPr>
                <w:rFonts w:ascii="Arial" w:hAnsi="Arial" w:cs="Arial"/>
                <w:shd w:val="clear" w:color="auto" w:fill="FFFFFF"/>
              </w:rPr>
              <w:tab/>
            </w:r>
          </w:p>
        </w:tc>
        <w:tc>
          <w:tcPr>
            <w:tcW w:w="1710" w:type="dxa"/>
            <w:gridSpan w:val="2"/>
            <w:tcBorders>
              <w:top w:val="single" w:sz="6" w:space="0" w:color="auto"/>
              <w:left w:val="single" w:sz="6" w:space="0" w:color="auto"/>
              <w:bottom w:val="single" w:sz="6" w:space="0" w:color="auto"/>
              <w:right w:val="single" w:sz="6" w:space="0" w:color="auto"/>
            </w:tcBorders>
          </w:tcPr>
          <w:p w14:paraId="5F09151F" w14:textId="1382F5D4" w:rsidR="002D7285" w:rsidRDefault="002D7285" w:rsidP="001A0B15">
            <w:pPr>
              <w:jc w:val="center"/>
              <w:rPr>
                <w:rFonts w:ascii="Arial" w:hAnsi="Arial" w:cs="Arial"/>
                <w:lang w:val="en-GB"/>
              </w:rPr>
            </w:pPr>
            <w:r>
              <w:rPr>
                <w:rFonts w:ascii="Arial" w:hAnsi="Arial" w:cs="Arial"/>
                <w:lang w:val="en-GB"/>
              </w:rPr>
              <w:t>01/21/2025</w:t>
            </w:r>
          </w:p>
        </w:tc>
        <w:tc>
          <w:tcPr>
            <w:tcW w:w="1890" w:type="dxa"/>
            <w:tcBorders>
              <w:top w:val="single" w:sz="6" w:space="0" w:color="auto"/>
              <w:left w:val="single" w:sz="6" w:space="0" w:color="auto"/>
              <w:bottom w:val="single" w:sz="6" w:space="0" w:color="auto"/>
              <w:right w:val="single" w:sz="6" w:space="0" w:color="auto"/>
            </w:tcBorders>
          </w:tcPr>
          <w:p w14:paraId="7A7C22A5" w14:textId="76EA0679" w:rsidR="002D7285" w:rsidRDefault="002D7285" w:rsidP="001A0B15">
            <w:pPr>
              <w:jc w:val="center"/>
              <w:rPr>
                <w:rFonts w:ascii="Arial" w:hAnsi="Arial" w:cs="Arial"/>
                <w:lang w:val="en-GB"/>
              </w:rPr>
            </w:pPr>
            <w:r>
              <w:rPr>
                <w:rFonts w:ascii="Arial" w:hAnsi="Arial" w:cs="Arial"/>
                <w:lang w:val="en-GB"/>
              </w:rPr>
              <w:t xml:space="preserve"> Dawn Regan</w:t>
            </w:r>
          </w:p>
        </w:tc>
      </w:tr>
      <w:tr w:rsidR="00F561EF" w:rsidRPr="00551A87" w14:paraId="6DD23185" w14:textId="77777777" w:rsidTr="00395F34">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2A2AD3B3" w14:textId="1DB8FBF4" w:rsidR="00F561EF" w:rsidRPr="002D7285" w:rsidRDefault="00F561EF" w:rsidP="00F561EF">
            <w:pPr>
              <w:rPr>
                <w:rFonts w:ascii="Arial" w:hAnsi="Arial" w:cs="Arial"/>
                <w:shd w:val="clear" w:color="auto" w:fill="FFFFFF"/>
              </w:rPr>
            </w:pPr>
            <w:r>
              <w:rPr>
                <w:rFonts w:ascii="Arial" w:hAnsi="Arial" w:cs="Arial"/>
                <w:shd w:val="clear" w:color="auto" w:fill="FFFFFF"/>
              </w:rPr>
              <w:t>Updated information for Beiersdorf in Client Specific Section (413519). Added Seneca Foods and information to Client Specific Section (413964).</w:t>
            </w:r>
          </w:p>
        </w:tc>
        <w:tc>
          <w:tcPr>
            <w:tcW w:w="1710" w:type="dxa"/>
            <w:gridSpan w:val="2"/>
            <w:tcBorders>
              <w:top w:val="single" w:sz="6" w:space="0" w:color="auto"/>
              <w:left w:val="single" w:sz="6" w:space="0" w:color="auto"/>
              <w:bottom w:val="single" w:sz="6" w:space="0" w:color="auto"/>
              <w:right w:val="single" w:sz="6" w:space="0" w:color="auto"/>
            </w:tcBorders>
          </w:tcPr>
          <w:p w14:paraId="4808336C" w14:textId="5CA68120" w:rsidR="00F561EF" w:rsidRDefault="00F561EF" w:rsidP="00F561EF">
            <w:pPr>
              <w:jc w:val="center"/>
              <w:rPr>
                <w:rFonts w:ascii="Arial" w:hAnsi="Arial" w:cs="Arial"/>
                <w:lang w:val="en-GB"/>
              </w:rPr>
            </w:pPr>
            <w:r>
              <w:rPr>
                <w:rFonts w:ascii="Arial" w:hAnsi="Arial" w:cs="Arial"/>
                <w:lang w:val="en-GB"/>
              </w:rPr>
              <w:t>02/03/2025</w:t>
            </w:r>
          </w:p>
        </w:tc>
        <w:tc>
          <w:tcPr>
            <w:tcW w:w="1890" w:type="dxa"/>
            <w:tcBorders>
              <w:top w:val="single" w:sz="6" w:space="0" w:color="auto"/>
              <w:left w:val="single" w:sz="6" w:space="0" w:color="auto"/>
              <w:bottom w:val="single" w:sz="6" w:space="0" w:color="auto"/>
              <w:right w:val="single" w:sz="6" w:space="0" w:color="auto"/>
            </w:tcBorders>
          </w:tcPr>
          <w:p w14:paraId="7DA99551" w14:textId="7AB49F62" w:rsidR="00F561EF" w:rsidRDefault="00F561EF" w:rsidP="00F561EF">
            <w:pPr>
              <w:jc w:val="center"/>
              <w:rPr>
                <w:rFonts w:ascii="Arial" w:hAnsi="Arial" w:cs="Arial"/>
                <w:lang w:val="en-GB"/>
              </w:rPr>
            </w:pPr>
            <w:r>
              <w:rPr>
                <w:rFonts w:ascii="Arial" w:hAnsi="Arial" w:cs="Arial"/>
                <w:lang w:val="en-GB"/>
              </w:rPr>
              <w:t>Dawn Regan</w:t>
            </w:r>
          </w:p>
        </w:tc>
      </w:tr>
      <w:tr w:rsidR="00634998" w:rsidRPr="00551A87" w14:paraId="4B2DA99A" w14:textId="77777777" w:rsidTr="00634998">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7004A7DC" w14:textId="77777777" w:rsidR="00634998" w:rsidRPr="00B8501D" w:rsidRDefault="00634998" w:rsidP="00B16024">
            <w:pPr>
              <w:rPr>
                <w:rFonts w:ascii="Arial" w:hAnsi="Arial" w:cs="Arial"/>
                <w:shd w:val="clear" w:color="auto" w:fill="FFFFFF"/>
              </w:rPr>
            </w:pPr>
            <w:r>
              <w:rPr>
                <w:rFonts w:ascii="Arial" w:hAnsi="Arial" w:cs="Arial"/>
                <w:shd w:val="clear" w:color="auto" w:fill="FFFFFF"/>
              </w:rPr>
              <w:t>Removed information for Kens in BPS Team Information Section and in Client Specific Section (412265).</w:t>
            </w:r>
          </w:p>
        </w:tc>
        <w:tc>
          <w:tcPr>
            <w:tcW w:w="1710" w:type="dxa"/>
            <w:gridSpan w:val="2"/>
            <w:tcBorders>
              <w:top w:val="single" w:sz="6" w:space="0" w:color="auto"/>
              <w:left w:val="single" w:sz="6" w:space="0" w:color="auto"/>
              <w:bottom w:val="single" w:sz="6" w:space="0" w:color="auto"/>
              <w:right w:val="single" w:sz="6" w:space="0" w:color="auto"/>
            </w:tcBorders>
          </w:tcPr>
          <w:p w14:paraId="7DA890C3" w14:textId="77777777" w:rsidR="00634998" w:rsidRPr="00551A87" w:rsidRDefault="00634998" w:rsidP="00634998">
            <w:pPr>
              <w:jc w:val="center"/>
              <w:rPr>
                <w:rFonts w:ascii="Arial" w:hAnsi="Arial" w:cs="Arial"/>
                <w:lang w:val="en-GB"/>
              </w:rPr>
            </w:pPr>
            <w:r>
              <w:rPr>
                <w:rFonts w:ascii="Arial" w:hAnsi="Arial" w:cs="Arial"/>
                <w:lang w:val="en-GB"/>
              </w:rPr>
              <w:t>02/17/2025</w:t>
            </w:r>
          </w:p>
        </w:tc>
        <w:tc>
          <w:tcPr>
            <w:tcW w:w="1890" w:type="dxa"/>
            <w:tcBorders>
              <w:top w:val="single" w:sz="6" w:space="0" w:color="auto"/>
              <w:left w:val="single" w:sz="6" w:space="0" w:color="auto"/>
              <w:bottom w:val="single" w:sz="6" w:space="0" w:color="auto"/>
              <w:right w:val="single" w:sz="6" w:space="0" w:color="auto"/>
            </w:tcBorders>
          </w:tcPr>
          <w:p w14:paraId="46C69422" w14:textId="77777777" w:rsidR="00634998" w:rsidRPr="00551A87" w:rsidRDefault="00634998" w:rsidP="00634998">
            <w:pPr>
              <w:jc w:val="center"/>
              <w:rPr>
                <w:rFonts w:ascii="Arial" w:hAnsi="Arial" w:cs="Arial"/>
                <w:lang w:val="en-GB"/>
              </w:rPr>
            </w:pPr>
            <w:r>
              <w:rPr>
                <w:rFonts w:ascii="Arial" w:hAnsi="Arial" w:cs="Arial"/>
                <w:lang w:val="en-GB"/>
              </w:rPr>
              <w:t>Dawn Regan</w:t>
            </w:r>
          </w:p>
        </w:tc>
      </w:tr>
      <w:tr w:rsidR="002115A3" w:rsidRPr="00551A87" w14:paraId="24DE0FDD" w14:textId="77777777" w:rsidTr="00634998">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55C30594" w14:textId="07A7815C" w:rsidR="002115A3" w:rsidRDefault="002115A3" w:rsidP="002115A3">
            <w:pPr>
              <w:rPr>
                <w:rFonts w:ascii="Arial" w:hAnsi="Arial" w:cs="Arial"/>
                <w:shd w:val="clear" w:color="auto" w:fill="FFFFFF"/>
              </w:rPr>
            </w:pPr>
            <w:r>
              <w:rPr>
                <w:rFonts w:ascii="Arial" w:hAnsi="Arial" w:cs="Arial"/>
                <w:shd w:val="clear" w:color="auto" w:fill="FFFFFF"/>
              </w:rPr>
              <w:t>Campbell’s client-specific: Customer recode number also applies to Bakery. (417825).</w:t>
            </w:r>
          </w:p>
        </w:tc>
        <w:tc>
          <w:tcPr>
            <w:tcW w:w="1710" w:type="dxa"/>
            <w:gridSpan w:val="2"/>
            <w:tcBorders>
              <w:top w:val="single" w:sz="6" w:space="0" w:color="auto"/>
              <w:left w:val="single" w:sz="6" w:space="0" w:color="auto"/>
              <w:bottom w:val="single" w:sz="6" w:space="0" w:color="auto"/>
              <w:right w:val="single" w:sz="6" w:space="0" w:color="auto"/>
            </w:tcBorders>
          </w:tcPr>
          <w:p w14:paraId="35B9E4BE" w14:textId="401A5CBF" w:rsidR="002115A3" w:rsidRDefault="002115A3" w:rsidP="002115A3">
            <w:pPr>
              <w:jc w:val="center"/>
              <w:rPr>
                <w:rFonts w:ascii="Arial" w:hAnsi="Arial" w:cs="Arial"/>
                <w:lang w:val="en-GB"/>
              </w:rPr>
            </w:pPr>
            <w:r>
              <w:rPr>
                <w:rFonts w:ascii="Arial" w:hAnsi="Arial" w:cs="Arial"/>
                <w:lang w:val="en-GB"/>
              </w:rPr>
              <w:t>3/10/2025</w:t>
            </w:r>
          </w:p>
        </w:tc>
        <w:tc>
          <w:tcPr>
            <w:tcW w:w="1890" w:type="dxa"/>
            <w:tcBorders>
              <w:top w:val="single" w:sz="6" w:space="0" w:color="auto"/>
              <w:left w:val="single" w:sz="6" w:space="0" w:color="auto"/>
              <w:bottom w:val="single" w:sz="6" w:space="0" w:color="auto"/>
              <w:right w:val="single" w:sz="6" w:space="0" w:color="auto"/>
            </w:tcBorders>
          </w:tcPr>
          <w:p w14:paraId="37892F08" w14:textId="4E64D950" w:rsidR="002115A3" w:rsidRDefault="002115A3" w:rsidP="002115A3">
            <w:pPr>
              <w:jc w:val="center"/>
              <w:rPr>
                <w:rFonts w:ascii="Arial" w:hAnsi="Arial" w:cs="Arial"/>
                <w:lang w:val="en-GB"/>
              </w:rPr>
            </w:pPr>
            <w:r>
              <w:rPr>
                <w:rFonts w:ascii="Arial" w:hAnsi="Arial" w:cs="Arial"/>
                <w:lang w:val="en-GB"/>
              </w:rPr>
              <w:t>Michael Huml</w:t>
            </w:r>
          </w:p>
        </w:tc>
      </w:tr>
      <w:tr w:rsidR="007C2087" w:rsidRPr="00551A87" w14:paraId="346CC82B" w14:textId="77777777" w:rsidTr="007C2087">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42845906" w14:textId="77777777" w:rsidR="007C2087" w:rsidRPr="00B8501D" w:rsidRDefault="007C2087" w:rsidP="001E0C2F">
            <w:pPr>
              <w:rPr>
                <w:rFonts w:ascii="Arial" w:hAnsi="Arial" w:cs="Arial"/>
                <w:shd w:val="clear" w:color="auto" w:fill="FFFFFF"/>
              </w:rPr>
            </w:pPr>
            <w:r>
              <w:rPr>
                <w:rFonts w:ascii="Arial" w:hAnsi="Arial" w:cs="Arial"/>
                <w:shd w:val="clear" w:color="auto" w:fill="FFFFFF"/>
              </w:rPr>
              <w:t>Added information for client Method Products in Client Specific Section. (421672).</w:t>
            </w:r>
          </w:p>
        </w:tc>
        <w:tc>
          <w:tcPr>
            <w:tcW w:w="1710" w:type="dxa"/>
            <w:gridSpan w:val="2"/>
            <w:tcBorders>
              <w:top w:val="single" w:sz="6" w:space="0" w:color="auto"/>
              <w:left w:val="single" w:sz="6" w:space="0" w:color="auto"/>
              <w:bottom w:val="single" w:sz="6" w:space="0" w:color="auto"/>
              <w:right w:val="single" w:sz="6" w:space="0" w:color="auto"/>
            </w:tcBorders>
          </w:tcPr>
          <w:p w14:paraId="6A5803A2" w14:textId="77777777" w:rsidR="007C2087" w:rsidRPr="00551A87" w:rsidRDefault="007C2087" w:rsidP="007C2087">
            <w:pPr>
              <w:jc w:val="center"/>
              <w:rPr>
                <w:rFonts w:ascii="Arial" w:hAnsi="Arial" w:cs="Arial"/>
                <w:lang w:val="en-GB"/>
              </w:rPr>
            </w:pPr>
            <w:r>
              <w:rPr>
                <w:rFonts w:ascii="Arial" w:hAnsi="Arial" w:cs="Arial"/>
                <w:lang w:val="en-GB"/>
              </w:rPr>
              <w:t>4/14/2025</w:t>
            </w:r>
          </w:p>
        </w:tc>
        <w:tc>
          <w:tcPr>
            <w:tcW w:w="1890" w:type="dxa"/>
            <w:tcBorders>
              <w:top w:val="single" w:sz="6" w:space="0" w:color="auto"/>
              <w:left w:val="single" w:sz="6" w:space="0" w:color="auto"/>
              <w:bottom w:val="single" w:sz="6" w:space="0" w:color="auto"/>
              <w:right w:val="single" w:sz="6" w:space="0" w:color="auto"/>
            </w:tcBorders>
          </w:tcPr>
          <w:p w14:paraId="4D90507E" w14:textId="77777777" w:rsidR="007C2087" w:rsidRPr="00551A87" w:rsidRDefault="007C2087" w:rsidP="007C2087">
            <w:pPr>
              <w:jc w:val="center"/>
              <w:rPr>
                <w:rFonts w:ascii="Arial" w:hAnsi="Arial" w:cs="Arial"/>
                <w:lang w:val="en-GB"/>
              </w:rPr>
            </w:pPr>
            <w:r>
              <w:rPr>
                <w:rFonts w:ascii="Arial" w:hAnsi="Arial" w:cs="Arial"/>
                <w:lang w:val="en-GB"/>
              </w:rPr>
              <w:t>Dawn Regan</w:t>
            </w:r>
          </w:p>
        </w:tc>
      </w:tr>
      <w:tr w:rsidR="00916CF8" w:rsidRPr="00551A87" w14:paraId="507982C7" w14:textId="77777777" w:rsidTr="00916CF8">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4F0A9DE1" w14:textId="77777777" w:rsidR="00916CF8" w:rsidRPr="00B8501D" w:rsidRDefault="00916CF8" w:rsidP="009F1883">
            <w:pPr>
              <w:rPr>
                <w:rFonts w:ascii="Arial" w:hAnsi="Arial" w:cs="Arial"/>
                <w:shd w:val="clear" w:color="auto" w:fill="FFFFFF"/>
              </w:rPr>
            </w:pPr>
            <w:r>
              <w:rPr>
                <w:rFonts w:ascii="Arial" w:hAnsi="Arial" w:cs="Arial"/>
                <w:shd w:val="clear" w:color="auto" w:fill="FFFFFF"/>
              </w:rPr>
              <w:t>Beiersdorf client-specific: Acosta does not represent Coppertone. (424650).</w:t>
            </w:r>
          </w:p>
        </w:tc>
        <w:tc>
          <w:tcPr>
            <w:tcW w:w="1710" w:type="dxa"/>
            <w:gridSpan w:val="2"/>
            <w:tcBorders>
              <w:top w:val="single" w:sz="6" w:space="0" w:color="auto"/>
              <w:left w:val="single" w:sz="6" w:space="0" w:color="auto"/>
              <w:bottom w:val="single" w:sz="6" w:space="0" w:color="auto"/>
              <w:right w:val="single" w:sz="6" w:space="0" w:color="auto"/>
            </w:tcBorders>
          </w:tcPr>
          <w:p w14:paraId="6557B374" w14:textId="77777777" w:rsidR="00916CF8" w:rsidRPr="00551A87" w:rsidRDefault="00916CF8" w:rsidP="00916CF8">
            <w:pPr>
              <w:jc w:val="center"/>
              <w:rPr>
                <w:rFonts w:ascii="Arial" w:hAnsi="Arial" w:cs="Arial"/>
                <w:lang w:val="en-GB"/>
              </w:rPr>
            </w:pPr>
            <w:r>
              <w:rPr>
                <w:rFonts w:ascii="Arial" w:hAnsi="Arial" w:cs="Arial"/>
                <w:lang w:val="en-GB"/>
              </w:rPr>
              <w:t>5/12/2025</w:t>
            </w:r>
          </w:p>
        </w:tc>
        <w:tc>
          <w:tcPr>
            <w:tcW w:w="1890" w:type="dxa"/>
            <w:tcBorders>
              <w:top w:val="single" w:sz="6" w:space="0" w:color="auto"/>
              <w:left w:val="single" w:sz="6" w:space="0" w:color="auto"/>
              <w:bottom w:val="single" w:sz="6" w:space="0" w:color="auto"/>
              <w:right w:val="single" w:sz="6" w:space="0" w:color="auto"/>
            </w:tcBorders>
          </w:tcPr>
          <w:p w14:paraId="708C4680" w14:textId="77777777" w:rsidR="00916CF8" w:rsidRPr="00551A87" w:rsidRDefault="00916CF8" w:rsidP="00916CF8">
            <w:pPr>
              <w:jc w:val="center"/>
              <w:rPr>
                <w:rFonts w:ascii="Arial" w:hAnsi="Arial" w:cs="Arial"/>
                <w:lang w:val="en-GB"/>
              </w:rPr>
            </w:pPr>
            <w:r>
              <w:rPr>
                <w:rFonts w:ascii="Arial" w:hAnsi="Arial" w:cs="Arial"/>
                <w:lang w:val="en-GB"/>
              </w:rPr>
              <w:t>Michael Huml</w:t>
            </w:r>
          </w:p>
        </w:tc>
      </w:tr>
      <w:tr w:rsidR="00141077" w:rsidRPr="00551A87" w14:paraId="76285110" w14:textId="77777777" w:rsidTr="00141077">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469CB8E8" w14:textId="77777777" w:rsidR="00141077" w:rsidRPr="00B8501D" w:rsidRDefault="00141077" w:rsidP="00B14B49">
            <w:pPr>
              <w:rPr>
                <w:rFonts w:ascii="Arial" w:hAnsi="Arial" w:cs="Arial"/>
                <w:shd w:val="clear" w:color="auto" w:fill="FFFFFF"/>
              </w:rPr>
            </w:pPr>
            <w:r>
              <w:rPr>
                <w:rFonts w:ascii="Arial" w:hAnsi="Arial" w:cs="Arial"/>
                <w:shd w:val="clear" w:color="auto" w:fill="FFFFFF"/>
              </w:rPr>
              <w:t>Mars Petcare client-specific: added instructions for Damages. (425287).</w:t>
            </w:r>
          </w:p>
        </w:tc>
        <w:tc>
          <w:tcPr>
            <w:tcW w:w="1710" w:type="dxa"/>
            <w:gridSpan w:val="2"/>
            <w:tcBorders>
              <w:top w:val="single" w:sz="6" w:space="0" w:color="auto"/>
              <w:left w:val="single" w:sz="6" w:space="0" w:color="auto"/>
              <w:bottom w:val="single" w:sz="6" w:space="0" w:color="auto"/>
              <w:right w:val="single" w:sz="6" w:space="0" w:color="auto"/>
            </w:tcBorders>
          </w:tcPr>
          <w:p w14:paraId="056E875C" w14:textId="77777777" w:rsidR="00141077" w:rsidRPr="00551A87" w:rsidRDefault="00141077" w:rsidP="00141077">
            <w:pPr>
              <w:jc w:val="center"/>
              <w:rPr>
                <w:rFonts w:ascii="Arial" w:hAnsi="Arial" w:cs="Arial"/>
                <w:lang w:val="en-GB"/>
              </w:rPr>
            </w:pPr>
            <w:r>
              <w:rPr>
                <w:rFonts w:ascii="Arial" w:hAnsi="Arial" w:cs="Arial"/>
                <w:lang w:val="en-GB"/>
              </w:rPr>
              <w:t>5/19/2025</w:t>
            </w:r>
          </w:p>
        </w:tc>
        <w:tc>
          <w:tcPr>
            <w:tcW w:w="1890" w:type="dxa"/>
            <w:tcBorders>
              <w:top w:val="single" w:sz="6" w:space="0" w:color="auto"/>
              <w:left w:val="single" w:sz="6" w:space="0" w:color="auto"/>
              <w:bottom w:val="single" w:sz="6" w:space="0" w:color="auto"/>
              <w:right w:val="single" w:sz="6" w:space="0" w:color="auto"/>
            </w:tcBorders>
          </w:tcPr>
          <w:p w14:paraId="7C4B772F" w14:textId="77777777" w:rsidR="00141077" w:rsidRPr="00551A87" w:rsidRDefault="00141077" w:rsidP="00141077">
            <w:pPr>
              <w:jc w:val="center"/>
              <w:rPr>
                <w:rFonts w:ascii="Arial" w:hAnsi="Arial" w:cs="Arial"/>
                <w:lang w:val="en-GB"/>
              </w:rPr>
            </w:pPr>
            <w:r>
              <w:rPr>
                <w:rFonts w:ascii="Arial" w:hAnsi="Arial" w:cs="Arial"/>
                <w:lang w:val="en-GB"/>
              </w:rPr>
              <w:t>Michael Huml</w:t>
            </w:r>
          </w:p>
        </w:tc>
      </w:tr>
      <w:tr w:rsidR="00544016" w:rsidRPr="00551A87" w14:paraId="4F1EDFE1" w14:textId="77777777" w:rsidTr="00544016">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4A9027A0" w14:textId="77777777" w:rsidR="00544016" w:rsidRPr="00B8501D" w:rsidRDefault="00544016" w:rsidP="004218F5">
            <w:pPr>
              <w:rPr>
                <w:rFonts w:ascii="Arial" w:hAnsi="Arial" w:cs="Arial"/>
                <w:shd w:val="clear" w:color="auto" w:fill="FFFFFF"/>
              </w:rPr>
            </w:pPr>
            <w:r>
              <w:rPr>
                <w:rFonts w:ascii="Arial" w:hAnsi="Arial" w:cs="Arial"/>
                <w:shd w:val="clear" w:color="auto" w:fill="FFFFFF"/>
              </w:rPr>
              <w:t>Beiersdorf client-specific: added additional instructions for Coppertone deductions. (427301).</w:t>
            </w:r>
          </w:p>
        </w:tc>
        <w:tc>
          <w:tcPr>
            <w:tcW w:w="1710" w:type="dxa"/>
            <w:gridSpan w:val="2"/>
            <w:tcBorders>
              <w:top w:val="single" w:sz="6" w:space="0" w:color="auto"/>
              <w:left w:val="single" w:sz="6" w:space="0" w:color="auto"/>
              <w:bottom w:val="single" w:sz="6" w:space="0" w:color="auto"/>
              <w:right w:val="single" w:sz="6" w:space="0" w:color="auto"/>
            </w:tcBorders>
          </w:tcPr>
          <w:p w14:paraId="174D14D9" w14:textId="77777777" w:rsidR="00544016" w:rsidRPr="00551A87" w:rsidRDefault="00544016" w:rsidP="00544016">
            <w:pPr>
              <w:jc w:val="center"/>
              <w:rPr>
                <w:rFonts w:ascii="Arial" w:hAnsi="Arial" w:cs="Arial"/>
                <w:lang w:val="en-GB"/>
              </w:rPr>
            </w:pPr>
            <w:r>
              <w:rPr>
                <w:rFonts w:ascii="Arial" w:hAnsi="Arial" w:cs="Arial"/>
                <w:lang w:val="en-GB"/>
              </w:rPr>
              <w:t>6/9/2025</w:t>
            </w:r>
          </w:p>
        </w:tc>
        <w:tc>
          <w:tcPr>
            <w:tcW w:w="1890" w:type="dxa"/>
            <w:tcBorders>
              <w:top w:val="single" w:sz="6" w:space="0" w:color="auto"/>
              <w:left w:val="single" w:sz="6" w:space="0" w:color="auto"/>
              <w:bottom w:val="single" w:sz="6" w:space="0" w:color="auto"/>
              <w:right w:val="single" w:sz="6" w:space="0" w:color="auto"/>
            </w:tcBorders>
          </w:tcPr>
          <w:p w14:paraId="032575A5" w14:textId="77777777" w:rsidR="00544016" w:rsidRPr="00551A87" w:rsidRDefault="00544016" w:rsidP="00544016">
            <w:pPr>
              <w:jc w:val="center"/>
              <w:rPr>
                <w:rFonts w:ascii="Arial" w:hAnsi="Arial" w:cs="Arial"/>
                <w:lang w:val="en-GB"/>
              </w:rPr>
            </w:pPr>
            <w:r>
              <w:rPr>
                <w:rFonts w:ascii="Arial" w:hAnsi="Arial" w:cs="Arial"/>
                <w:lang w:val="en-GB"/>
              </w:rPr>
              <w:t>Michael Huml</w:t>
            </w:r>
          </w:p>
        </w:tc>
      </w:tr>
      <w:tr w:rsidR="00326A88" w:rsidRPr="00551A87" w14:paraId="10A57667" w14:textId="77777777" w:rsidTr="00326A88">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6A1A35E8" w14:textId="77777777" w:rsidR="00326A88" w:rsidRPr="00B8501D" w:rsidRDefault="00326A88" w:rsidP="003561B5">
            <w:pPr>
              <w:rPr>
                <w:rFonts w:ascii="Arial" w:hAnsi="Arial" w:cs="Arial"/>
                <w:shd w:val="clear" w:color="auto" w:fill="FFFFFF"/>
              </w:rPr>
            </w:pPr>
            <w:r>
              <w:rPr>
                <w:rFonts w:ascii="Arial" w:hAnsi="Arial" w:cs="Arial"/>
                <w:shd w:val="clear" w:color="auto" w:fill="FFFFFF"/>
              </w:rPr>
              <w:t>Added contract example for Markdowns and updated verbiage to reflect that Deletions are considered Markdowns. (429500).</w:t>
            </w:r>
          </w:p>
        </w:tc>
        <w:tc>
          <w:tcPr>
            <w:tcW w:w="1710" w:type="dxa"/>
            <w:gridSpan w:val="2"/>
            <w:tcBorders>
              <w:top w:val="single" w:sz="6" w:space="0" w:color="auto"/>
              <w:left w:val="single" w:sz="6" w:space="0" w:color="auto"/>
              <w:bottom w:val="single" w:sz="6" w:space="0" w:color="auto"/>
              <w:right w:val="single" w:sz="6" w:space="0" w:color="auto"/>
            </w:tcBorders>
          </w:tcPr>
          <w:p w14:paraId="0A92F9B9" w14:textId="77777777" w:rsidR="00326A88" w:rsidRPr="00551A87" w:rsidRDefault="00326A88" w:rsidP="00326A88">
            <w:pPr>
              <w:jc w:val="center"/>
              <w:rPr>
                <w:rFonts w:ascii="Arial" w:hAnsi="Arial" w:cs="Arial"/>
                <w:lang w:val="en-GB"/>
              </w:rPr>
            </w:pPr>
            <w:r>
              <w:rPr>
                <w:rFonts w:ascii="Arial" w:hAnsi="Arial" w:cs="Arial"/>
                <w:lang w:val="en-GB"/>
              </w:rPr>
              <w:t>6/23/2025</w:t>
            </w:r>
          </w:p>
        </w:tc>
        <w:tc>
          <w:tcPr>
            <w:tcW w:w="1890" w:type="dxa"/>
            <w:tcBorders>
              <w:top w:val="single" w:sz="6" w:space="0" w:color="auto"/>
              <w:left w:val="single" w:sz="6" w:space="0" w:color="auto"/>
              <w:bottom w:val="single" w:sz="6" w:space="0" w:color="auto"/>
              <w:right w:val="single" w:sz="6" w:space="0" w:color="auto"/>
            </w:tcBorders>
          </w:tcPr>
          <w:p w14:paraId="4382EC06" w14:textId="77777777" w:rsidR="00326A88" w:rsidRPr="00551A87" w:rsidRDefault="00326A88" w:rsidP="00326A88">
            <w:pPr>
              <w:jc w:val="center"/>
              <w:rPr>
                <w:rFonts w:ascii="Arial" w:hAnsi="Arial" w:cs="Arial"/>
                <w:lang w:val="en-GB"/>
              </w:rPr>
            </w:pPr>
            <w:r>
              <w:rPr>
                <w:rFonts w:ascii="Arial" w:hAnsi="Arial" w:cs="Arial"/>
                <w:lang w:val="en-GB"/>
              </w:rPr>
              <w:t>Michael Huml</w:t>
            </w:r>
          </w:p>
        </w:tc>
      </w:tr>
      <w:tr w:rsidR="00A45C81" w:rsidRPr="00551A87" w14:paraId="74FC3515" w14:textId="77777777" w:rsidTr="00A45C81">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410D614D" w14:textId="77777777" w:rsidR="00A45C81" w:rsidRPr="00B8501D" w:rsidRDefault="00A45C81" w:rsidP="008C2C4E">
            <w:pPr>
              <w:rPr>
                <w:rFonts w:ascii="Arial" w:hAnsi="Arial" w:cs="Arial"/>
                <w:shd w:val="clear" w:color="auto" w:fill="FFFFFF"/>
              </w:rPr>
            </w:pPr>
            <w:r>
              <w:rPr>
                <w:rFonts w:ascii="Arial" w:hAnsi="Arial" w:cs="Arial"/>
                <w:shd w:val="clear" w:color="auto" w:fill="FFFFFF"/>
              </w:rPr>
              <w:t>Removed Mars Ice Cream client-specific section. (432798).</w:t>
            </w:r>
          </w:p>
        </w:tc>
        <w:tc>
          <w:tcPr>
            <w:tcW w:w="1710" w:type="dxa"/>
            <w:gridSpan w:val="2"/>
            <w:tcBorders>
              <w:top w:val="single" w:sz="6" w:space="0" w:color="auto"/>
              <w:left w:val="single" w:sz="6" w:space="0" w:color="auto"/>
              <w:bottom w:val="single" w:sz="6" w:space="0" w:color="auto"/>
              <w:right w:val="single" w:sz="6" w:space="0" w:color="auto"/>
            </w:tcBorders>
          </w:tcPr>
          <w:p w14:paraId="395AAF46" w14:textId="77777777" w:rsidR="00A45C81" w:rsidRPr="00551A87" w:rsidRDefault="00A45C81" w:rsidP="00A45C81">
            <w:pPr>
              <w:jc w:val="center"/>
              <w:rPr>
                <w:rFonts w:ascii="Arial" w:hAnsi="Arial" w:cs="Arial"/>
                <w:lang w:val="en-GB"/>
              </w:rPr>
            </w:pPr>
            <w:r>
              <w:rPr>
                <w:rFonts w:ascii="Arial" w:hAnsi="Arial" w:cs="Arial"/>
                <w:lang w:val="en-GB"/>
              </w:rPr>
              <w:t>7/14/2025</w:t>
            </w:r>
          </w:p>
        </w:tc>
        <w:tc>
          <w:tcPr>
            <w:tcW w:w="1890" w:type="dxa"/>
            <w:tcBorders>
              <w:top w:val="single" w:sz="6" w:space="0" w:color="auto"/>
              <w:left w:val="single" w:sz="6" w:space="0" w:color="auto"/>
              <w:bottom w:val="single" w:sz="6" w:space="0" w:color="auto"/>
              <w:right w:val="single" w:sz="6" w:space="0" w:color="auto"/>
            </w:tcBorders>
          </w:tcPr>
          <w:p w14:paraId="6702E446" w14:textId="77777777" w:rsidR="00A45C81" w:rsidRPr="00551A87" w:rsidRDefault="00A45C81" w:rsidP="00A45C81">
            <w:pPr>
              <w:jc w:val="center"/>
              <w:rPr>
                <w:rFonts w:ascii="Arial" w:hAnsi="Arial" w:cs="Arial"/>
                <w:lang w:val="en-GB"/>
              </w:rPr>
            </w:pPr>
            <w:r>
              <w:rPr>
                <w:rFonts w:ascii="Arial" w:hAnsi="Arial" w:cs="Arial"/>
                <w:lang w:val="en-GB"/>
              </w:rPr>
              <w:t>Michael Huml</w:t>
            </w:r>
          </w:p>
        </w:tc>
      </w:tr>
      <w:tr w:rsidR="006A5EBC" w:rsidRPr="00551A87" w14:paraId="357671BD" w14:textId="77777777" w:rsidTr="006A5EBC">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3BE788AE" w14:textId="77777777" w:rsidR="006A5EBC" w:rsidRDefault="006A5EBC" w:rsidP="005B7A71">
            <w:pPr>
              <w:rPr>
                <w:rFonts w:ascii="Arial" w:hAnsi="Arial" w:cs="Arial"/>
                <w:shd w:val="clear" w:color="auto" w:fill="FFFFFF"/>
              </w:rPr>
            </w:pPr>
            <w:r>
              <w:rPr>
                <w:rFonts w:ascii="Arial" w:hAnsi="Arial" w:cs="Arial"/>
                <w:shd w:val="clear" w:color="auto" w:fill="FFFFFF"/>
              </w:rPr>
              <w:lastRenderedPageBreak/>
              <w:t>Mars Petcare client-specific: added instructions for Damages. (432800).</w:t>
            </w:r>
          </w:p>
          <w:p w14:paraId="3C733FD6" w14:textId="77777777" w:rsidR="006A5EBC" w:rsidRPr="00B8501D" w:rsidRDefault="006A5EBC" w:rsidP="005B7A71">
            <w:pPr>
              <w:rPr>
                <w:rFonts w:ascii="Arial" w:hAnsi="Arial" w:cs="Arial"/>
                <w:shd w:val="clear" w:color="auto" w:fill="FFFFFF"/>
              </w:rPr>
            </w:pPr>
            <w:r>
              <w:rPr>
                <w:rFonts w:ascii="Arial" w:hAnsi="Arial" w:cs="Arial"/>
                <w:shd w:val="clear" w:color="auto" w:fill="FFFFFF"/>
              </w:rPr>
              <w:t>Mars Food client-specific: added instructions for Shopper Marketing. (431834)</w:t>
            </w:r>
          </w:p>
        </w:tc>
        <w:tc>
          <w:tcPr>
            <w:tcW w:w="1710" w:type="dxa"/>
            <w:gridSpan w:val="2"/>
            <w:tcBorders>
              <w:top w:val="single" w:sz="6" w:space="0" w:color="auto"/>
              <w:left w:val="single" w:sz="6" w:space="0" w:color="auto"/>
              <w:bottom w:val="single" w:sz="6" w:space="0" w:color="auto"/>
              <w:right w:val="single" w:sz="6" w:space="0" w:color="auto"/>
            </w:tcBorders>
          </w:tcPr>
          <w:p w14:paraId="2C64CDFC" w14:textId="77777777" w:rsidR="006A5EBC" w:rsidRPr="00551A87" w:rsidRDefault="006A5EBC" w:rsidP="006A5EBC">
            <w:pPr>
              <w:jc w:val="center"/>
              <w:rPr>
                <w:rFonts w:ascii="Arial" w:hAnsi="Arial" w:cs="Arial"/>
                <w:lang w:val="en-GB"/>
              </w:rPr>
            </w:pPr>
            <w:r>
              <w:rPr>
                <w:rFonts w:ascii="Arial" w:hAnsi="Arial" w:cs="Arial"/>
                <w:lang w:val="en-GB"/>
              </w:rPr>
              <w:t>7/21/2025</w:t>
            </w:r>
          </w:p>
        </w:tc>
        <w:tc>
          <w:tcPr>
            <w:tcW w:w="1890" w:type="dxa"/>
            <w:tcBorders>
              <w:top w:val="single" w:sz="6" w:space="0" w:color="auto"/>
              <w:left w:val="single" w:sz="6" w:space="0" w:color="auto"/>
              <w:bottom w:val="single" w:sz="6" w:space="0" w:color="auto"/>
              <w:right w:val="single" w:sz="6" w:space="0" w:color="auto"/>
            </w:tcBorders>
          </w:tcPr>
          <w:p w14:paraId="323EFCD6" w14:textId="77777777" w:rsidR="006A5EBC" w:rsidRPr="00551A87" w:rsidRDefault="006A5EBC" w:rsidP="006A5EBC">
            <w:pPr>
              <w:jc w:val="center"/>
              <w:rPr>
                <w:rFonts w:ascii="Arial" w:hAnsi="Arial" w:cs="Arial"/>
                <w:lang w:val="en-GB"/>
              </w:rPr>
            </w:pPr>
            <w:r>
              <w:rPr>
                <w:rFonts w:ascii="Arial" w:hAnsi="Arial" w:cs="Arial"/>
                <w:lang w:val="en-GB"/>
              </w:rPr>
              <w:t>Michael Huml</w:t>
            </w:r>
          </w:p>
        </w:tc>
      </w:tr>
      <w:tr w:rsidR="00D901E2" w:rsidRPr="00551A87" w14:paraId="4A5176E4" w14:textId="77777777" w:rsidTr="00D901E2">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6291C0B9" w14:textId="77777777" w:rsidR="00D901E2" w:rsidRDefault="00D901E2" w:rsidP="00840A2A">
            <w:pPr>
              <w:rPr>
                <w:rFonts w:ascii="Arial" w:hAnsi="Arial" w:cs="Arial"/>
                <w:shd w:val="clear" w:color="auto" w:fill="FFFFFF"/>
              </w:rPr>
            </w:pPr>
            <w:r>
              <w:rPr>
                <w:rFonts w:ascii="Arial" w:hAnsi="Arial" w:cs="Arial"/>
                <w:shd w:val="clear" w:color="auto" w:fill="FFFFFF"/>
              </w:rPr>
              <w:t>Beiersdorf client-specific: added instructions for invoices that include Coppertone. (438130).</w:t>
            </w:r>
          </w:p>
          <w:p w14:paraId="0C9B7511" w14:textId="77777777" w:rsidR="00D901E2" w:rsidRPr="00B8501D" w:rsidRDefault="00D901E2" w:rsidP="00840A2A">
            <w:pPr>
              <w:rPr>
                <w:rFonts w:ascii="Arial" w:hAnsi="Arial" w:cs="Arial"/>
                <w:shd w:val="clear" w:color="auto" w:fill="FFFFFF"/>
              </w:rPr>
            </w:pPr>
            <w:r>
              <w:rPr>
                <w:rFonts w:ascii="Arial" w:hAnsi="Arial" w:cs="Arial"/>
                <w:shd w:val="clear" w:color="auto" w:fill="FFFFFF"/>
              </w:rPr>
              <w:t xml:space="preserve">Beiersdorf client-specific: updated verbiage for bullet </w:t>
            </w:r>
            <w:proofErr w:type="gramStart"/>
            <w:r>
              <w:rPr>
                <w:rFonts w:ascii="Arial" w:hAnsi="Arial" w:cs="Arial"/>
                <w:shd w:val="clear" w:color="auto" w:fill="FFFFFF"/>
              </w:rPr>
              <w:t>point</w:t>
            </w:r>
            <w:proofErr w:type="gramEnd"/>
            <w:r>
              <w:rPr>
                <w:rFonts w:ascii="Arial" w:hAnsi="Arial" w:cs="Arial"/>
                <w:shd w:val="clear" w:color="auto" w:fill="FFFFFF"/>
              </w:rPr>
              <w:t xml:space="preserve"> 1 to add rejected as Non-TTC in Kantar. (438296)</w:t>
            </w:r>
          </w:p>
        </w:tc>
        <w:tc>
          <w:tcPr>
            <w:tcW w:w="1710" w:type="dxa"/>
            <w:gridSpan w:val="2"/>
            <w:tcBorders>
              <w:top w:val="single" w:sz="6" w:space="0" w:color="auto"/>
              <w:left w:val="single" w:sz="6" w:space="0" w:color="auto"/>
              <w:bottom w:val="single" w:sz="6" w:space="0" w:color="auto"/>
              <w:right w:val="single" w:sz="6" w:space="0" w:color="auto"/>
            </w:tcBorders>
          </w:tcPr>
          <w:p w14:paraId="42E6CA51" w14:textId="77777777" w:rsidR="00D901E2" w:rsidRPr="00551A87" w:rsidRDefault="00D901E2" w:rsidP="00D901E2">
            <w:pPr>
              <w:jc w:val="center"/>
              <w:rPr>
                <w:rFonts w:ascii="Arial" w:hAnsi="Arial" w:cs="Arial"/>
                <w:lang w:val="en-GB"/>
              </w:rPr>
            </w:pPr>
            <w:r>
              <w:rPr>
                <w:rFonts w:ascii="Arial" w:hAnsi="Arial" w:cs="Arial"/>
                <w:lang w:val="en-GB"/>
              </w:rPr>
              <w:t>8/25/2025</w:t>
            </w:r>
          </w:p>
        </w:tc>
        <w:tc>
          <w:tcPr>
            <w:tcW w:w="1890" w:type="dxa"/>
            <w:tcBorders>
              <w:top w:val="single" w:sz="6" w:space="0" w:color="auto"/>
              <w:left w:val="single" w:sz="6" w:space="0" w:color="auto"/>
              <w:bottom w:val="single" w:sz="6" w:space="0" w:color="auto"/>
              <w:right w:val="single" w:sz="6" w:space="0" w:color="auto"/>
            </w:tcBorders>
          </w:tcPr>
          <w:p w14:paraId="2AEC67A9" w14:textId="77777777" w:rsidR="00D901E2" w:rsidRPr="00551A87" w:rsidRDefault="00D901E2" w:rsidP="00D901E2">
            <w:pPr>
              <w:jc w:val="center"/>
              <w:rPr>
                <w:rFonts w:ascii="Arial" w:hAnsi="Arial" w:cs="Arial"/>
                <w:lang w:val="en-GB"/>
              </w:rPr>
            </w:pPr>
            <w:r>
              <w:rPr>
                <w:rFonts w:ascii="Arial" w:hAnsi="Arial" w:cs="Arial"/>
                <w:lang w:val="en-GB"/>
              </w:rPr>
              <w:t>Michael Huml</w:t>
            </w:r>
          </w:p>
        </w:tc>
      </w:tr>
      <w:tr w:rsidR="00841211" w:rsidRPr="00551A87" w14:paraId="0B3B930B" w14:textId="77777777" w:rsidTr="00841211">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3D6E403F" w14:textId="77777777" w:rsidR="00841211" w:rsidRPr="00B8501D" w:rsidRDefault="00841211" w:rsidP="00B65E0C">
            <w:pPr>
              <w:rPr>
                <w:rFonts w:ascii="Arial" w:hAnsi="Arial" w:cs="Arial"/>
                <w:shd w:val="clear" w:color="auto" w:fill="FFFFFF"/>
              </w:rPr>
            </w:pPr>
            <w:r>
              <w:rPr>
                <w:rFonts w:ascii="Arial" w:hAnsi="Arial" w:cs="Arial"/>
                <w:shd w:val="clear" w:color="auto" w:fill="FFFFFF"/>
              </w:rPr>
              <w:t xml:space="preserve">Campbell’s client-specific: Vendor #009730 is </w:t>
            </w:r>
            <w:proofErr w:type="spellStart"/>
            <w:r>
              <w:rPr>
                <w:rFonts w:ascii="Arial" w:hAnsi="Arial" w:cs="Arial"/>
                <w:shd w:val="clear" w:color="auto" w:fill="FFFFFF"/>
              </w:rPr>
              <w:t>Raos</w:t>
            </w:r>
            <w:proofErr w:type="spellEnd"/>
            <w:r>
              <w:rPr>
                <w:rFonts w:ascii="Arial" w:hAnsi="Arial" w:cs="Arial"/>
                <w:shd w:val="clear" w:color="auto" w:fill="FFFFFF"/>
              </w:rPr>
              <w:t>/MA Frozen. (442479)</w:t>
            </w:r>
          </w:p>
        </w:tc>
        <w:tc>
          <w:tcPr>
            <w:tcW w:w="1710" w:type="dxa"/>
            <w:gridSpan w:val="2"/>
            <w:tcBorders>
              <w:top w:val="single" w:sz="6" w:space="0" w:color="auto"/>
              <w:left w:val="single" w:sz="6" w:space="0" w:color="auto"/>
              <w:bottom w:val="single" w:sz="6" w:space="0" w:color="auto"/>
              <w:right w:val="single" w:sz="6" w:space="0" w:color="auto"/>
            </w:tcBorders>
          </w:tcPr>
          <w:p w14:paraId="49A3901F" w14:textId="77777777" w:rsidR="00841211" w:rsidRPr="00551A87" w:rsidRDefault="00841211" w:rsidP="00841211">
            <w:pPr>
              <w:jc w:val="center"/>
              <w:rPr>
                <w:rFonts w:ascii="Arial" w:hAnsi="Arial" w:cs="Arial"/>
                <w:lang w:val="en-GB"/>
              </w:rPr>
            </w:pPr>
            <w:r>
              <w:rPr>
                <w:rFonts w:ascii="Arial" w:hAnsi="Arial" w:cs="Arial"/>
                <w:lang w:val="en-GB"/>
              </w:rPr>
              <w:t>10/6/2025</w:t>
            </w:r>
          </w:p>
        </w:tc>
        <w:tc>
          <w:tcPr>
            <w:tcW w:w="1890" w:type="dxa"/>
            <w:tcBorders>
              <w:top w:val="single" w:sz="6" w:space="0" w:color="auto"/>
              <w:left w:val="single" w:sz="6" w:space="0" w:color="auto"/>
              <w:bottom w:val="single" w:sz="6" w:space="0" w:color="auto"/>
              <w:right w:val="single" w:sz="6" w:space="0" w:color="auto"/>
            </w:tcBorders>
          </w:tcPr>
          <w:p w14:paraId="22DCC9EF" w14:textId="77777777" w:rsidR="00841211" w:rsidRPr="00551A87" w:rsidRDefault="00841211" w:rsidP="00841211">
            <w:pPr>
              <w:jc w:val="center"/>
              <w:rPr>
                <w:rFonts w:ascii="Arial" w:hAnsi="Arial" w:cs="Arial"/>
                <w:lang w:val="en-GB"/>
              </w:rPr>
            </w:pPr>
            <w:r>
              <w:rPr>
                <w:rFonts w:ascii="Arial" w:hAnsi="Arial" w:cs="Arial"/>
                <w:lang w:val="en-GB"/>
              </w:rPr>
              <w:t>Michael Huml</w:t>
            </w:r>
          </w:p>
        </w:tc>
      </w:tr>
      <w:tr w:rsidR="00A841BC" w:rsidRPr="00551A87" w14:paraId="47942DAF" w14:textId="77777777" w:rsidTr="00A841BC">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3BA33F87" w14:textId="77777777" w:rsidR="00A841BC" w:rsidRPr="00B8501D" w:rsidRDefault="00A841BC" w:rsidP="00600B0F">
            <w:pPr>
              <w:rPr>
                <w:rFonts w:ascii="Arial" w:hAnsi="Arial" w:cs="Arial"/>
                <w:shd w:val="clear" w:color="auto" w:fill="FFFFFF"/>
              </w:rPr>
            </w:pPr>
            <w:r>
              <w:rPr>
                <w:rFonts w:ascii="Arial" w:hAnsi="Arial" w:cs="Arial"/>
                <w:shd w:val="clear" w:color="auto" w:fill="FFFFFF"/>
              </w:rPr>
              <w:t>EVIC contract needed for EVIC lines on CI. (444315)</w:t>
            </w:r>
          </w:p>
        </w:tc>
        <w:tc>
          <w:tcPr>
            <w:tcW w:w="1710" w:type="dxa"/>
            <w:gridSpan w:val="2"/>
            <w:tcBorders>
              <w:top w:val="single" w:sz="6" w:space="0" w:color="auto"/>
              <w:left w:val="single" w:sz="6" w:space="0" w:color="auto"/>
              <w:bottom w:val="single" w:sz="6" w:space="0" w:color="auto"/>
              <w:right w:val="single" w:sz="6" w:space="0" w:color="auto"/>
            </w:tcBorders>
          </w:tcPr>
          <w:p w14:paraId="00C9029A" w14:textId="77777777" w:rsidR="00A841BC" w:rsidRPr="00551A87" w:rsidRDefault="00A841BC" w:rsidP="00A841BC">
            <w:pPr>
              <w:jc w:val="center"/>
              <w:rPr>
                <w:rFonts w:ascii="Arial" w:hAnsi="Arial" w:cs="Arial"/>
                <w:lang w:val="en-GB"/>
              </w:rPr>
            </w:pPr>
            <w:r>
              <w:rPr>
                <w:rFonts w:ascii="Arial" w:hAnsi="Arial" w:cs="Arial"/>
                <w:lang w:val="en-GB"/>
              </w:rPr>
              <w:t>10/13/2025</w:t>
            </w:r>
          </w:p>
        </w:tc>
        <w:tc>
          <w:tcPr>
            <w:tcW w:w="1890" w:type="dxa"/>
            <w:tcBorders>
              <w:top w:val="single" w:sz="6" w:space="0" w:color="auto"/>
              <w:left w:val="single" w:sz="6" w:space="0" w:color="auto"/>
              <w:bottom w:val="single" w:sz="6" w:space="0" w:color="auto"/>
              <w:right w:val="single" w:sz="6" w:space="0" w:color="auto"/>
            </w:tcBorders>
          </w:tcPr>
          <w:p w14:paraId="3A757848" w14:textId="77777777" w:rsidR="00A841BC" w:rsidRPr="00551A87" w:rsidRDefault="00A841BC" w:rsidP="00A841BC">
            <w:pPr>
              <w:jc w:val="center"/>
              <w:rPr>
                <w:rFonts w:ascii="Arial" w:hAnsi="Arial" w:cs="Arial"/>
                <w:lang w:val="en-GB"/>
              </w:rPr>
            </w:pPr>
            <w:r>
              <w:rPr>
                <w:rFonts w:ascii="Arial" w:hAnsi="Arial" w:cs="Arial"/>
                <w:lang w:val="en-GB"/>
              </w:rPr>
              <w:t>Michael Huml</w:t>
            </w:r>
          </w:p>
        </w:tc>
      </w:tr>
      <w:tr w:rsidR="00DF6848" w:rsidRPr="00551A87" w14:paraId="5E834CDF" w14:textId="77777777" w:rsidTr="00DF6848">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0414F7AC" w14:textId="77777777" w:rsidR="00DF6848" w:rsidRPr="00B8501D" w:rsidRDefault="00DF6848" w:rsidP="002853EA">
            <w:pPr>
              <w:rPr>
                <w:rFonts w:ascii="Arial" w:hAnsi="Arial" w:cs="Arial"/>
                <w:shd w:val="clear" w:color="auto" w:fill="FFFFFF"/>
              </w:rPr>
            </w:pPr>
            <w:r>
              <w:rPr>
                <w:rFonts w:ascii="Arial" w:hAnsi="Arial" w:cs="Arial"/>
                <w:shd w:val="clear" w:color="auto" w:fill="FFFFFF"/>
              </w:rPr>
              <w:t>Beiersdorf client-specific: added instructions for Eucerin Suncare products. (447129)</w:t>
            </w:r>
          </w:p>
        </w:tc>
        <w:tc>
          <w:tcPr>
            <w:tcW w:w="1710" w:type="dxa"/>
            <w:gridSpan w:val="2"/>
            <w:tcBorders>
              <w:top w:val="single" w:sz="6" w:space="0" w:color="auto"/>
              <w:left w:val="single" w:sz="6" w:space="0" w:color="auto"/>
              <w:bottom w:val="single" w:sz="6" w:space="0" w:color="auto"/>
              <w:right w:val="single" w:sz="6" w:space="0" w:color="auto"/>
            </w:tcBorders>
          </w:tcPr>
          <w:p w14:paraId="336E254D" w14:textId="77777777" w:rsidR="00DF6848" w:rsidRPr="00551A87" w:rsidRDefault="00DF6848" w:rsidP="00DF6848">
            <w:pPr>
              <w:jc w:val="center"/>
              <w:rPr>
                <w:rFonts w:ascii="Arial" w:hAnsi="Arial" w:cs="Arial"/>
                <w:lang w:val="en-GB"/>
              </w:rPr>
            </w:pPr>
            <w:r>
              <w:rPr>
                <w:rFonts w:ascii="Arial" w:hAnsi="Arial" w:cs="Arial"/>
                <w:lang w:val="en-GB"/>
              </w:rPr>
              <w:t>11/3/2025</w:t>
            </w:r>
          </w:p>
        </w:tc>
        <w:tc>
          <w:tcPr>
            <w:tcW w:w="1890" w:type="dxa"/>
            <w:tcBorders>
              <w:top w:val="single" w:sz="6" w:space="0" w:color="auto"/>
              <w:left w:val="single" w:sz="6" w:space="0" w:color="auto"/>
              <w:bottom w:val="single" w:sz="6" w:space="0" w:color="auto"/>
              <w:right w:val="single" w:sz="6" w:space="0" w:color="auto"/>
            </w:tcBorders>
          </w:tcPr>
          <w:p w14:paraId="2399CE12" w14:textId="77777777" w:rsidR="00DF6848" w:rsidRPr="00551A87" w:rsidRDefault="00DF6848" w:rsidP="00DF6848">
            <w:pPr>
              <w:jc w:val="center"/>
              <w:rPr>
                <w:rFonts w:ascii="Arial" w:hAnsi="Arial" w:cs="Arial"/>
                <w:lang w:val="en-GB"/>
              </w:rPr>
            </w:pPr>
            <w:r>
              <w:rPr>
                <w:rFonts w:ascii="Arial" w:hAnsi="Arial" w:cs="Arial"/>
                <w:lang w:val="en-GB"/>
              </w:rPr>
              <w:t>Michael Huml</w:t>
            </w:r>
          </w:p>
        </w:tc>
      </w:tr>
      <w:tr w:rsidR="0018569E" w:rsidRPr="00551A87" w14:paraId="7D3DF085" w14:textId="77777777" w:rsidTr="0018569E">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207C93E0" w14:textId="77777777" w:rsidR="0018569E" w:rsidRPr="00B8501D" w:rsidRDefault="0018569E" w:rsidP="00693FAB">
            <w:pPr>
              <w:rPr>
                <w:rFonts w:ascii="Arial" w:hAnsi="Arial" w:cs="Arial"/>
                <w:shd w:val="clear" w:color="auto" w:fill="FFFFFF"/>
              </w:rPr>
            </w:pPr>
            <w:r>
              <w:rPr>
                <w:rFonts w:ascii="Arial" w:hAnsi="Arial" w:cs="Arial"/>
                <w:shd w:val="clear" w:color="auto" w:fill="FFFFFF"/>
              </w:rPr>
              <w:t>Added Harvest Hill - Sunny D client-specific section: added validation instructions for prior broker contracts. (445456)</w:t>
            </w:r>
          </w:p>
        </w:tc>
        <w:tc>
          <w:tcPr>
            <w:tcW w:w="1710" w:type="dxa"/>
            <w:gridSpan w:val="2"/>
            <w:tcBorders>
              <w:top w:val="single" w:sz="6" w:space="0" w:color="auto"/>
              <w:left w:val="single" w:sz="6" w:space="0" w:color="auto"/>
              <w:bottom w:val="single" w:sz="6" w:space="0" w:color="auto"/>
              <w:right w:val="single" w:sz="6" w:space="0" w:color="auto"/>
            </w:tcBorders>
          </w:tcPr>
          <w:p w14:paraId="6641AD92" w14:textId="77777777" w:rsidR="0018569E" w:rsidRPr="00551A87" w:rsidRDefault="0018569E" w:rsidP="0018569E">
            <w:pPr>
              <w:jc w:val="center"/>
              <w:rPr>
                <w:rFonts w:ascii="Arial" w:hAnsi="Arial" w:cs="Arial"/>
                <w:lang w:val="en-GB"/>
              </w:rPr>
            </w:pPr>
            <w:r>
              <w:rPr>
                <w:rFonts w:ascii="Arial" w:hAnsi="Arial" w:cs="Arial"/>
                <w:lang w:val="en-GB"/>
              </w:rPr>
              <w:t>11/17/2025</w:t>
            </w:r>
          </w:p>
        </w:tc>
        <w:tc>
          <w:tcPr>
            <w:tcW w:w="1890" w:type="dxa"/>
            <w:tcBorders>
              <w:top w:val="single" w:sz="6" w:space="0" w:color="auto"/>
              <w:left w:val="single" w:sz="6" w:space="0" w:color="auto"/>
              <w:bottom w:val="single" w:sz="6" w:space="0" w:color="auto"/>
              <w:right w:val="single" w:sz="6" w:space="0" w:color="auto"/>
            </w:tcBorders>
          </w:tcPr>
          <w:p w14:paraId="00ACB8E6" w14:textId="77777777" w:rsidR="0018569E" w:rsidRPr="00551A87" w:rsidRDefault="0018569E" w:rsidP="0018569E">
            <w:pPr>
              <w:jc w:val="center"/>
              <w:rPr>
                <w:rFonts w:ascii="Arial" w:hAnsi="Arial" w:cs="Arial"/>
                <w:lang w:val="en-GB"/>
              </w:rPr>
            </w:pPr>
            <w:r>
              <w:rPr>
                <w:rFonts w:ascii="Arial" w:hAnsi="Arial" w:cs="Arial"/>
                <w:lang w:val="en-GB"/>
              </w:rPr>
              <w:t>Michael Huml</w:t>
            </w:r>
          </w:p>
        </w:tc>
      </w:tr>
      <w:tr w:rsidR="00B6598E" w:rsidRPr="00551A87" w14:paraId="4E2659E2" w14:textId="77777777" w:rsidTr="00B6598E">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36A0D076" w14:textId="77777777" w:rsidR="00B6598E" w:rsidRPr="00B8501D" w:rsidRDefault="00B6598E" w:rsidP="006538B4">
            <w:pPr>
              <w:rPr>
                <w:rFonts w:ascii="Arial" w:hAnsi="Arial" w:cs="Arial"/>
                <w:shd w:val="clear" w:color="auto" w:fill="FFFFFF"/>
              </w:rPr>
            </w:pPr>
            <w:r>
              <w:rPr>
                <w:rFonts w:ascii="Arial" w:hAnsi="Arial" w:cs="Arial"/>
                <w:shd w:val="clear" w:color="auto" w:fill="FFFFFF"/>
              </w:rPr>
              <w:t>Updated coupon invoice identifier. (449215)</w:t>
            </w:r>
          </w:p>
        </w:tc>
        <w:tc>
          <w:tcPr>
            <w:tcW w:w="1710" w:type="dxa"/>
            <w:gridSpan w:val="2"/>
            <w:tcBorders>
              <w:top w:val="single" w:sz="6" w:space="0" w:color="auto"/>
              <w:left w:val="single" w:sz="6" w:space="0" w:color="auto"/>
              <w:bottom w:val="single" w:sz="6" w:space="0" w:color="auto"/>
              <w:right w:val="single" w:sz="6" w:space="0" w:color="auto"/>
            </w:tcBorders>
          </w:tcPr>
          <w:p w14:paraId="526A017A" w14:textId="77777777" w:rsidR="00B6598E" w:rsidRPr="00551A87" w:rsidRDefault="00B6598E" w:rsidP="00B6598E">
            <w:pPr>
              <w:jc w:val="center"/>
              <w:rPr>
                <w:rFonts w:ascii="Arial" w:hAnsi="Arial" w:cs="Arial"/>
                <w:lang w:val="en-GB"/>
              </w:rPr>
            </w:pPr>
            <w:r>
              <w:rPr>
                <w:rFonts w:ascii="Arial" w:hAnsi="Arial" w:cs="Arial"/>
                <w:lang w:val="en-GB"/>
              </w:rPr>
              <w:t>11/24/2025</w:t>
            </w:r>
          </w:p>
        </w:tc>
        <w:tc>
          <w:tcPr>
            <w:tcW w:w="1890" w:type="dxa"/>
            <w:tcBorders>
              <w:top w:val="single" w:sz="6" w:space="0" w:color="auto"/>
              <w:left w:val="single" w:sz="6" w:space="0" w:color="auto"/>
              <w:bottom w:val="single" w:sz="6" w:space="0" w:color="auto"/>
              <w:right w:val="single" w:sz="6" w:space="0" w:color="auto"/>
            </w:tcBorders>
          </w:tcPr>
          <w:p w14:paraId="47C79184" w14:textId="77777777" w:rsidR="00B6598E" w:rsidRPr="00551A87" w:rsidRDefault="00B6598E" w:rsidP="00B6598E">
            <w:pPr>
              <w:jc w:val="center"/>
              <w:rPr>
                <w:rFonts w:ascii="Arial" w:hAnsi="Arial" w:cs="Arial"/>
                <w:lang w:val="en-GB"/>
              </w:rPr>
            </w:pPr>
            <w:r>
              <w:rPr>
                <w:rFonts w:ascii="Arial" w:hAnsi="Arial" w:cs="Arial"/>
                <w:lang w:val="en-GB"/>
              </w:rPr>
              <w:t>Michael Huml</w:t>
            </w:r>
          </w:p>
        </w:tc>
      </w:tr>
      <w:tr w:rsidR="009276D8" w:rsidRPr="00551A87" w14:paraId="56E5CF9C" w14:textId="77777777" w:rsidTr="009276D8">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5E2F1EA3" w14:textId="77777777" w:rsidR="009276D8" w:rsidRPr="00B8501D" w:rsidRDefault="009276D8" w:rsidP="000C6E52">
            <w:pPr>
              <w:rPr>
                <w:rFonts w:ascii="Arial" w:hAnsi="Arial" w:cs="Arial"/>
                <w:shd w:val="clear" w:color="auto" w:fill="FFFFFF"/>
              </w:rPr>
            </w:pPr>
            <w:r>
              <w:rPr>
                <w:rFonts w:ascii="Arial" w:hAnsi="Arial" w:cs="Arial"/>
                <w:shd w:val="clear" w:color="auto" w:fill="FFFFFF"/>
              </w:rPr>
              <w:t>Updated backup request instructions for 097 invoices. (450630)</w:t>
            </w:r>
          </w:p>
        </w:tc>
        <w:tc>
          <w:tcPr>
            <w:tcW w:w="1710" w:type="dxa"/>
            <w:gridSpan w:val="2"/>
            <w:tcBorders>
              <w:top w:val="single" w:sz="6" w:space="0" w:color="auto"/>
              <w:left w:val="single" w:sz="6" w:space="0" w:color="auto"/>
              <w:bottom w:val="single" w:sz="6" w:space="0" w:color="auto"/>
              <w:right w:val="single" w:sz="6" w:space="0" w:color="auto"/>
            </w:tcBorders>
          </w:tcPr>
          <w:p w14:paraId="50B73E5D" w14:textId="77777777" w:rsidR="009276D8" w:rsidRPr="00551A87" w:rsidRDefault="009276D8" w:rsidP="009276D8">
            <w:pPr>
              <w:jc w:val="center"/>
              <w:rPr>
                <w:rFonts w:ascii="Arial" w:hAnsi="Arial" w:cs="Arial"/>
                <w:lang w:val="en-GB"/>
              </w:rPr>
            </w:pPr>
            <w:r>
              <w:rPr>
                <w:rFonts w:ascii="Arial" w:hAnsi="Arial" w:cs="Arial"/>
                <w:lang w:val="en-GB"/>
              </w:rPr>
              <w:t>12/8/2025</w:t>
            </w:r>
          </w:p>
        </w:tc>
        <w:tc>
          <w:tcPr>
            <w:tcW w:w="1890" w:type="dxa"/>
            <w:tcBorders>
              <w:top w:val="single" w:sz="6" w:space="0" w:color="auto"/>
              <w:left w:val="single" w:sz="6" w:space="0" w:color="auto"/>
              <w:bottom w:val="single" w:sz="6" w:space="0" w:color="auto"/>
              <w:right w:val="single" w:sz="6" w:space="0" w:color="auto"/>
            </w:tcBorders>
          </w:tcPr>
          <w:p w14:paraId="20E045E3" w14:textId="77777777" w:rsidR="009276D8" w:rsidRPr="00551A87" w:rsidRDefault="009276D8" w:rsidP="009276D8">
            <w:pPr>
              <w:jc w:val="center"/>
              <w:rPr>
                <w:rFonts w:ascii="Arial" w:hAnsi="Arial" w:cs="Arial"/>
                <w:lang w:val="en-GB"/>
              </w:rPr>
            </w:pPr>
            <w:r>
              <w:rPr>
                <w:rFonts w:ascii="Arial" w:hAnsi="Arial" w:cs="Arial"/>
                <w:lang w:val="en-GB"/>
              </w:rPr>
              <w:t>Michael Huml</w:t>
            </w:r>
          </w:p>
        </w:tc>
      </w:tr>
      <w:tr w:rsidR="00284080" w:rsidRPr="00551A87" w14:paraId="594CC919" w14:textId="77777777" w:rsidTr="00284080">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7C58B552" w14:textId="77777777" w:rsidR="00284080" w:rsidRPr="00B8501D" w:rsidRDefault="00284080" w:rsidP="00266812">
            <w:pPr>
              <w:rPr>
                <w:rFonts w:ascii="Arial" w:hAnsi="Arial" w:cs="Arial"/>
                <w:shd w:val="clear" w:color="auto" w:fill="FFFFFF"/>
              </w:rPr>
            </w:pPr>
            <w:r>
              <w:rPr>
                <w:rFonts w:ascii="Arial" w:hAnsi="Arial" w:cs="Arial"/>
                <w:shd w:val="clear" w:color="auto" w:fill="FFFFFF"/>
              </w:rPr>
              <w:t>Added identification information for Markdown invoices. (453638)</w:t>
            </w:r>
          </w:p>
        </w:tc>
        <w:tc>
          <w:tcPr>
            <w:tcW w:w="1710" w:type="dxa"/>
            <w:gridSpan w:val="2"/>
            <w:tcBorders>
              <w:top w:val="single" w:sz="6" w:space="0" w:color="auto"/>
              <w:left w:val="single" w:sz="6" w:space="0" w:color="auto"/>
              <w:bottom w:val="single" w:sz="6" w:space="0" w:color="auto"/>
              <w:right w:val="single" w:sz="6" w:space="0" w:color="auto"/>
            </w:tcBorders>
          </w:tcPr>
          <w:p w14:paraId="723100B9" w14:textId="77777777" w:rsidR="00284080" w:rsidRPr="00551A87" w:rsidRDefault="00284080" w:rsidP="00284080">
            <w:pPr>
              <w:jc w:val="center"/>
              <w:rPr>
                <w:rFonts w:ascii="Arial" w:hAnsi="Arial" w:cs="Arial"/>
                <w:lang w:val="en-GB"/>
              </w:rPr>
            </w:pPr>
            <w:r>
              <w:rPr>
                <w:rFonts w:ascii="Arial" w:hAnsi="Arial" w:cs="Arial"/>
                <w:lang w:val="en-GB"/>
              </w:rPr>
              <w:t>1/12/2026</w:t>
            </w:r>
          </w:p>
        </w:tc>
        <w:tc>
          <w:tcPr>
            <w:tcW w:w="1890" w:type="dxa"/>
            <w:tcBorders>
              <w:top w:val="single" w:sz="6" w:space="0" w:color="auto"/>
              <w:left w:val="single" w:sz="6" w:space="0" w:color="auto"/>
              <w:bottom w:val="single" w:sz="6" w:space="0" w:color="auto"/>
              <w:right w:val="single" w:sz="6" w:space="0" w:color="auto"/>
            </w:tcBorders>
          </w:tcPr>
          <w:p w14:paraId="5CF5B5D0" w14:textId="77777777" w:rsidR="00284080" w:rsidRPr="00551A87" w:rsidRDefault="00284080" w:rsidP="00284080">
            <w:pPr>
              <w:jc w:val="center"/>
              <w:rPr>
                <w:rFonts w:ascii="Arial" w:hAnsi="Arial" w:cs="Arial"/>
                <w:lang w:val="en-GB"/>
              </w:rPr>
            </w:pPr>
            <w:r>
              <w:rPr>
                <w:rFonts w:ascii="Arial" w:hAnsi="Arial" w:cs="Arial"/>
                <w:lang w:val="en-GB"/>
              </w:rPr>
              <w:t>Michael Huml</w:t>
            </w:r>
          </w:p>
        </w:tc>
      </w:tr>
      <w:tr w:rsidR="000E416E" w:rsidRPr="00551A87" w14:paraId="44FCDB50" w14:textId="77777777" w:rsidTr="000E416E">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170C1487" w14:textId="77777777" w:rsidR="000E416E" w:rsidRDefault="000E416E" w:rsidP="00041F1E">
            <w:pPr>
              <w:rPr>
                <w:rFonts w:ascii="Arial" w:hAnsi="Arial" w:cs="Arial"/>
                <w:shd w:val="clear" w:color="auto" w:fill="FFFFFF"/>
              </w:rPr>
            </w:pPr>
            <w:r>
              <w:rPr>
                <w:rFonts w:ascii="Arial" w:hAnsi="Arial" w:cs="Arial"/>
                <w:shd w:val="clear" w:color="auto" w:fill="FFFFFF"/>
              </w:rPr>
              <w:t>Nestle Coffee client-specific: added instructions for Markdowns and Scan/Scan fees. (454855)</w:t>
            </w:r>
          </w:p>
          <w:p w14:paraId="457C2ACD" w14:textId="77777777" w:rsidR="000E416E" w:rsidRPr="00B8501D" w:rsidRDefault="000E416E" w:rsidP="00041F1E">
            <w:pPr>
              <w:rPr>
                <w:rFonts w:ascii="Arial" w:hAnsi="Arial" w:cs="Arial"/>
                <w:shd w:val="clear" w:color="auto" w:fill="FFFFFF"/>
              </w:rPr>
            </w:pPr>
            <w:r>
              <w:rPr>
                <w:rFonts w:ascii="Arial" w:hAnsi="Arial" w:cs="Arial"/>
                <w:shd w:val="clear" w:color="auto" w:fill="FFFFFF"/>
              </w:rPr>
              <w:t>Campbell’s client-specific: added instructions and tactic IDs for shorted deal deductions. (455198)</w:t>
            </w:r>
          </w:p>
        </w:tc>
        <w:tc>
          <w:tcPr>
            <w:tcW w:w="1710" w:type="dxa"/>
            <w:gridSpan w:val="2"/>
            <w:tcBorders>
              <w:top w:val="single" w:sz="6" w:space="0" w:color="auto"/>
              <w:left w:val="single" w:sz="6" w:space="0" w:color="auto"/>
              <w:bottom w:val="single" w:sz="6" w:space="0" w:color="auto"/>
              <w:right w:val="single" w:sz="6" w:space="0" w:color="auto"/>
            </w:tcBorders>
          </w:tcPr>
          <w:p w14:paraId="4782D74F" w14:textId="77777777" w:rsidR="000E416E" w:rsidRPr="00551A87" w:rsidRDefault="000E416E" w:rsidP="000E416E">
            <w:pPr>
              <w:jc w:val="center"/>
              <w:rPr>
                <w:rFonts w:ascii="Arial" w:hAnsi="Arial" w:cs="Arial"/>
                <w:lang w:val="en-GB"/>
              </w:rPr>
            </w:pPr>
            <w:r>
              <w:rPr>
                <w:rFonts w:ascii="Arial" w:hAnsi="Arial" w:cs="Arial"/>
                <w:lang w:val="en-GB"/>
              </w:rPr>
              <w:t>1/26/2026</w:t>
            </w:r>
          </w:p>
        </w:tc>
        <w:tc>
          <w:tcPr>
            <w:tcW w:w="1890" w:type="dxa"/>
            <w:tcBorders>
              <w:top w:val="single" w:sz="6" w:space="0" w:color="auto"/>
              <w:left w:val="single" w:sz="6" w:space="0" w:color="auto"/>
              <w:bottom w:val="single" w:sz="6" w:space="0" w:color="auto"/>
              <w:right w:val="single" w:sz="6" w:space="0" w:color="auto"/>
            </w:tcBorders>
          </w:tcPr>
          <w:p w14:paraId="018ACD91" w14:textId="77777777" w:rsidR="000E416E" w:rsidRPr="00551A87" w:rsidRDefault="000E416E" w:rsidP="000E416E">
            <w:pPr>
              <w:jc w:val="center"/>
              <w:rPr>
                <w:rFonts w:ascii="Arial" w:hAnsi="Arial" w:cs="Arial"/>
                <w:lang w:val="en-GB"/>
              </w:rPr>
            </w:pPr>
            <w:r>
              <w:rPr>
                <w:rFonts w:ascii="Arial" w:hAnsi="Arial" w:cs="Arial"/>
                <w:lang w:val="en-GB"/>
              </w:rPr>
              <w:t>Michael Huml</w:t>
            </w:r>
          </w:p>
        </w:tc>
      </w:tr>
      <w:tr w:rsidR="00647D3F" w:rsidRPr="00551A87" w14:paraId="7B6ABB35" w14:textId="77777777" w:rsidTr="00647D3F">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3F828D30" w14:textId="77777777" w:rsidR="00647D3F" w:rsidRPr="00B8501D" w:rsidRDefault="00647D3F" w:rsidP="00BD0395">
            <w:pPr>
              <w:rPr>
                <w:rFonts w:ascii="Arial" w:hAnsi="Arial" w:cs="Arial"/>
                <w:shd w:val="clear" w:color="auto" w:fill="FFFFFF"/>
              </w:rPr>
            </w:pPr>
            <w:r>
              <w:rPr>
                <w:rFonts w:ascii="Arial" w:hAnsi="Arial" w:cs="Arial"/>
                <w:shd w:val="clear" w:color="auto" w:fill="FFFFFF"/>
              </w:rPr>
              <w:t>Added Food Show Booth Fee invoice example. (462656)</w:t>
            </w:r>
          </w:p>
        </w:tc>
        <w:tc>
          <w:tcPr>
            <w:tcW w:w="1710" w:type="dxa"/>
            <w:gridSpan w:val="2"/>
            <w:tcBorders>
              <w:top w:val="single" w:sz="6" w:space="0" w:color="auto"/>
              <w:left w:val="single" w:sz="6" w:space="0" w:color="auto"/>
              <w:bottom w:val="single" w:sz="6" w:space="0" w:color="auto"/>
              <w:right w:val="single" w:sz="6" w:space="0" w:color="auto"/>
            </w:tcBorders>
          </w:tcPr>
          <w:p w14:paraId="0E6F3C56" w14:textId="77777777" w:rsidR="00647D3F" w:rsidRPr="00551A87" w:rsidRDefault="00647D3F" w:rsidP="00647D3F">
            <w:pPr>
              <w:jc w:val="center"/>
              <w:rPr>
                <w:rFonts w:ascii="Arial" w:hAnsi="Arial" w:cs="Arial"/>
                <w:lang w:val="en-GB"/>
              </w:rPr>
            </w:pPr>
            <w:r>
              <w:rPr>
                <w:rFonts w:ascii="Arial" w:hAnsi="Arial" w:cs="Arial"/>
                <w:lang w:val="en-GB"/>
              </w:rPr>
              <w:t>3/23/2026</w:t>
            </w:r>
          </w:p>
        </w:tc>
        <w:tc>
          <w:tcPr>
            <w:tcW w:w="1890" w:type="dxa"/>
            <w:tcBorders>
              <w:top w:val="single" w:sz="6" w:space="0" w:color="auto"/>
              <w:left w:val="single" w:sz="6" w:space="0" w:color="auto"/>
              <w:bottom w:val="single" w:sz="6" w:space="0" w:color="auto"/>
              <w:right w:val="single" w:sz="6" w:space="0" w:color="auto"/>
            </w:tcBorders>
          </w:tcPr>
          <w:p w14:paraId="5C6A772C" w14:textId="77777777" w:rsidR="00647D3F" w:rsidRPr="00551A87" w:rsidRDefault="00647D3F" w:rsidP="00647D3F">
            <w:pPr>
              <w:jc w:val="center"/>
              <w:rPr>
                <w:rFonts w:ascii="Arial" w:hAnsi="Arial" w:cs="Arial"/>
                <w:lang w:val="en-GB"/>
              </w:rPr>
            </w:pPr>
            <w:r>
              <w:rPr>
                <w:rFonts w:ascii="Arial" w:hAnsi="Arial" w:cs="Arial"/>
                <w:lang w:val="en-GB"/>
              </w:rPr>
              <w:t>Michael Huml</w:t>
            </w:r>
          </w:p>
        </w:tc>
      </w:tr>
      <w:tr w:rsidR="004824F9" w:rsidRPr="00551A87" w14:paraId="6FC90155" w14:textId="77777777" w:rsidTr="004824F9">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655D51E7" w14:textId="77777777" w:rsidR="004824F9" w:rsidRPr="00B8501D" w:rsidRDefault="004824F9" w:rsidP="00AD5EDD">
            <w:pPr>
              <w:rPr>
                <w:rFonts w:ascii="Arial" w:hAnsi="Arial" w:cs="Arial"/>
                <w:shd w:val="clear" w:color="auto" w:fill="FFFFFF"/>
              </w:rPr>
            </w:pPr>
            <w:r>
              <w:rPr>
                <w:rFonts w:ascii="Arial" w:hAnsi="Arial" w:cs="Arial"/>
                <w:shd w:val="clear" w:color="auto" w:fill="FFFFFF"/>
              </w:rPr>
              <w:t>Eagle client-specific: added instructions for 10% fee on invoices. (464579)</w:t>
            </w:r>
          </w:p>
        </w:tc>
        <w:tc>
          <w:tcPr>
            <w:tcW w:w="1710" w:type="dxa"/>
            <w:gridSpan w:val="2"/>
            <w:tcBorders>
              <w:top w:val="single" w:sz="6" w:space="0" w:color="auto"/>
              <w:left w:val="single" w:sz="6" w:space="0" w:color="auto"/>
              <w:bottom w:val="single" w:sz="6" w:space="0" w:color="auto"/>
              <w:right w:val="single" w:sz="6" w:space="0" w:color="auto"/>
            </w:tcBorders>
          </w:tcPr>
          <w:p w14:paraId="481C06ED" w14:textId="77777777" w:rsidR="004824F9" w:rsidRPr="00551A87" w:rsidRDefault="004824F9" w:rsidP="004824F9">
            <w:pPr>
              <w:jc w:val="center"/>
              <w:rPr>
                <w:rFonts w:ascii="Arial" w:hAnsi="Arial" w:cs="Arial"/>
                <w:lang w:val="en-GB"/>
              </w:rPr>
            </w:pPr>
            <w:r>
              <w:rPr>
                <w:rFonts w:ascii="Arial" w:hAnsi="Arial" w:cs="Arial"/>
                <w:lang w:val="en-GB"/>
              </w:rPr>
              <w:t>4/13/2026</w:t>
            </w:r>
          </w:p>
        </w:tc>
        <w:tc>
          <w:tcPr>
            <w:tcW w:w="1890" w:type="dxa"/>
            <w:tcBorders>
              <w:top w:val="single" w:sz="6" w:space="0" w:color="auto"/>
              <w:left w:val="single" w:sz="6" w:space="0" w:color="auto"/>
              <w:bottom w:val="single" w:sz="6" w:space="0" w:color="auto"/>
              <w:right w:val="single" w:sz="6" w:space="0" w:color="auto"/>
            </w:tcBorders>
          </w:tcPr>
          <w:p w14:paraId="76427D2C" w14:textId="77777777" w:rsidR="004824F9" w:rsidRPr="00551A87" w:rsidRDefault="004824F9" w:rsidP="004824F9">
            <w:pPr>
              <w:jc w:val="center"/>
              <w:rPr>
                <w:rFonts w:ascii="Arial" w:hAnsi="Arial" w:cs="Arial"/>
                <w:lang w:val="en-GB"/>
              </w:rPr>
            </w:pPr>
            <w:r>
              <w:rPr>
                <w:rFonts w:ascii="Arial" w:hAnsi="Arial" w:cs="Arial"/>
                <w:lang w:val="en-GB"/>
              </w:rPr>
              <w:t>Michael Huml</w:t>
            </w:r>
          </w:p>
        </w:tc>
      </w:tr>
      <w:tr w:rsidR="00E211A0" w:rsidRPr="00551A87" w14:paraId="4777B5C5" w14:textId="77777777" w:rsidTr="00E211A0">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1461D9A0" w14:textId="77777777" w:rsidR="00E211A0" w:rsidRDefault="00E211A0" w:rsidP="008C6A90">
            <w:pPr>
              <w:rPr>
                <w:rFonts w:ascii="Arial" w:hAnsi="Arial" w:cs="Arial"/>
                <w:shd w:val="clear" w:color="auto" w:fill="FFFFFF"/>
              </w:rPr>
            </w:pPr>
            <w:r>
              <w:rPr>
                <w:rFonts w:ascii="Arial" w:hAnsi="Arial" w:cs="Arial"/>
                <w:shd w:val="clear" w:color="auto" w:fill="FFFFFF"/>
              </w:rPr>
              <w:t>Beiersdorf client-specific: added instructions for 2026 Fairshare Billing. (470468)</w:t>
            </w:r>
          </w:p>
          <w:p w14:paraId="08E6818E" w14:textId="77777777" w:rsidR="00E211A0" w:rsidRPr="00B8501D" w:rsidRDefault="00E211A0" w:rsidP="008C6A90">
            <w:pPr>
              <w:rPr>
                <w:rFonts w:ascii="Arial" w:hAnsi="Arial" w:cs="Arial"/>
                <w:shd w:val="clear" w:color="auto" w:fill="FFFFFF"/>
              </w:rPr>
            </w:pPr>
            <w:r>
              <w:rPr>
                <w:rFonts w:ascii="Arial" w:hAnsi="Arial" w:cs="Arial"/>
                <w:shd w:val="clear" w:color="auto" w:fill="FFFFFF"/>
              </w:rPr>
              <w:t>Seneca Foods client-specific: POP required for all promotions. (470633)</w:t>
            </w:r>
          </w:p>
        </w:tc>
        <w:tc>
          <w:tcPr>
            <w:tcW w:w="1710" w:type="dxa"/>
            <w:gridSpan w:val="2"/>
            <w:tcBorders>
              <w:top w:val="single" w:sz="6" w:space="0" w:color="auto"/>
              <w:left w:val="single" w:sz="6" w:space="0" w:color="auto"/>
              <w:bottom w:val="single" w:sz="6" w:space="0" w:color="auto"/>
              <w:right w:val="single" w:sz="6" w:space="0" w:color="auto"/>
            </w:tcBorders>
          </w:tcPr>
          <w:p w14:paraId="0E04E16E" w14:textId="77777777" w:rsidR="00E211A0" w:rsidRPr="00551A87" w:rsidRDefault="00E211A0" w:rsidP="00E211A0">
            <w:pPr>
              <w:jc w:val="center"/>
              <w:rPr>
                <w:rFonts w:ascii="Arial" w:hAnsi="Arial" w:cs="Arial"/>
                <w:lang w:val="en-GB"/>
              </w:rPr>
            </w:pPr>
            <w:r>
              <w:rPr>
                <w:rFonts w:ascii="Arial" w:hAnsi="Arial" w:cs="Arial"/>
                <w:lang w:val="en-GB"/>
              </w:rPr>
              <w:t>5/25/2026</w:t>
            </w:r>
          </w:p>
        </w:tc>
        <w:tc>
          <w:tcPr>
            <w:tcW w:w="1890" w:type="dxa"/>
            <w:tcBorders>
              <w:top w:val="single" w:sz="6" w:space="0" w:color="auto"/>
              <w:left w:val="single" w:sz="6" w:space="0" w:color="auto"/>
              <w:bottom w:val="single" w:sz="6" w:space="0" w:color="auto"/>
              <w:right w:val="single" w:sz="6" w:space="0" w:color="auto"/>
            </w:tcBorders>
          </w:tcPr>
          <w:p w14:paraId="6C48FF51" w14:textId="77777777" w:rsidR="00E211A0" w:rsidRPr="00551A87" w:rsidRDefault="00E211A0" w:rsidP="00E211A0">
            <w:pPr>
              <w:jc w:val="center"/>
              <w:rPr>
                <w:rFonts w:ascii="Arial" w:hAnsi="Arial" w:cs="Arial"/>
                <w:lang w:val="en-GB"/>
              </w:rPr>
            </w:pPr>
            <w:r>
              <w:rPr>
                <w:rFonts w:ascii="Arial" w:hAnsi="Arial" w:cs="Arial"/>
                <w:lang w:val="en-GB"/>
              </w:rPr>
              <w:t>Michael Huml</w:t>
            </w:r>
          </w:p>
        </w:tc>
      </w:tr>
      <w:tr w:rsidR="001D42DF" w:rsidRPr="00551A87" w14:paraId="73761529" w14:textId="77777777" w:rsidTr="001D42DF">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0E67132C" w14:textId="77777777" w:rsidR="001D42DF" w:rsidRPr="00B8501D" w:rsidRDefault="001D42DF" w:rsidP="00587B39">
            <w:pPr>
              <w:rPr>
                <w:rFonts w:ascii="Arial" w:hAnsi="Arial" w:cs="Arial"/>
                <w:shd w:val="clear" w:color="auto" w:fill="FFFFFF"/>
              </w:rPr>
            </w:pPr>
            <w:r>
              <w:rPr>
                <w:rFonts w:ascii="Arial" w:hAnsi="Arial" w:cs="Arial"/>
                <w:shd w:val="clear" w:color="auto" w:fill="FFFFFF"/>
              </w:rPr>
              <w:t>CCNA client-specific: added instructions for Single Source deductions. (470641)</w:t>
            </w:r>
          </w:p>
        </w:tc>
        <w:tc>
          <w:tcPr>
            <w:tcW w:w="1710" w:type="dxa"/>
            <w:gridSpan w:val="2"/>
            <w:tcBorders>
              <w:top w:val="single" w:sz="6" w:space="0" w:color="auto"/>
              <w:left w:val="single" w:sz="6" w:space="0" w:color="auto"/>
              <w:bottom w:val="single" w:sz="6" w:space="0" w:color="auto"/>
              <w:right w:val="single" w:sz="6" w:space="0" w:color="auto"/>
            </w:tcBorders>
          </w:tcPr>
          <w:p w14:paraId="23573157" w14:textId="77777777" w:rsidR="001D42DF" w:rsidRPr="00551A87" w:rsidRDefault="001D42DF" w:rsidP="001D42DF">
            <w:pPr>
              <w:jc w:val="center"/>
              <w:rPr>
                <w:rFonts w:ascii="Arial" w:hAnsi="Arial" w:cs="Arial"/>
                <w:lang w:val="en-GB"/>
              </w:rPr>
            </w:pPr>
            <w:r>
              <w:rPr>
                <w:rFonts w:ascii="Arial" w:hAnsi="Arial" w:cs="Arial"/>
                <w:lang w:val="en-GB"/>
              </w:rPr>
              <w:t>6/1/2026</w:t>
            </w:r>
          </w:p>
        </w:tc>
        <w:tc>
          <w:tcPr>
            <w:tcW w:w="1890" w:type="dxa"/>
            <w:tcBorders>
              <w:top w:val="single" w:sz="6" w:space="0" w:color="auto"/>
              <w:left w:val="single" w:sz="6" w:space="0" w:color="auto"/>
              <w:bottom w:val="single" w:sz="6" w:space="0" w:color="auto"/>
              <w:right w:val="single" w:sz="6" w:space="0" w:color="auto"/>
            </w:tcBorders>
          </w:tcPr>
          <w:p w14:paraId="630C8C7A" w14:textId="77777777" w:rsidR="001D42DF" w:rsidRPr="00551A87" w:rsidRDefault="001D42DF" w:rsidP="001D42DF">
            <w:pPr>
              <w:jc w:val="center"/>
              <w:rPr>
                <w:rFonts w:ascii="Arial" w:hAnsi="Arial" w:cs="Arial"/>
                <w:lang w:val="en-GB"/>
              </w:rPr>
            </w:pPr>
            <w:r>
              <w:rPr>
                <w:rFonts w:ascii="Arial" w:hAnsi="Arial" w:cs="Arial"/>
                <w:lang w:val="en-GB"/>
              </w:rPr>
              <w:t>Michael Huml</w:t>
            </w:r>
          </w:p>
        </w:tc>
      </w:tr>
      <w:tr w:rsidR="00BF1570" w:rsidRPr="00551A87" w14:paraId="40284B6B" w14:textId="77777777" w:rsidTr="00BF1570">
        <w:trPr>
          <w:gridAfter w:val="1"/>
          <w:wAfter w:w="26" w:type="dxa"/>
          <w:cantSplit/>
          <w:trHeight w:val="433"/>
        </w:trPr>
        <w:tc>
          <w:tcPr>
            <w:tcW w:w="6904" w:type="dxa"/>
            <w:gridSpan w:val="3"/>
            <w:tcBorders>
              <w:top w:val="single" w:sz="6" w:space="0" w:color="auto"/>
              <w:left w:val="single" w:sz="6" w:space="0" w:color="auto"/>
              <w:bottom w:val="single" w:sz="6" w:space="0" w:color="auto"/>
              <w:right w:val="single" w:sz="6" w:space="0" w:color="auto"/>
            </w:tcBorders>
          </w:tcPr>
          <w:p w14:paraId="4DC435BA" w14:textId="77777777" w:rsidR="00BF1570" w:rsidRPr="00B8501D" w:rsidRDefault="00BF1570" w:rsidP="0085774B">
            <w:pPr>
              <w:rPr>
                <w:rFonts w:ascii="Arial" w:hAnsi="Arial" w:cs="Arial"/>
                <w:shd w:val="clear" w:color="auto" w:fill="FFFFFF"/>
              </w:rPr>
            </w:pPr>
            <w:r>
              <w:rPr>
                <w:rFonts w:ascii="Arial" w:hAnsi="Arial" w:cs="Arial"/>
                <w:shd w:val="clear" w:color="auto" w:fill="FFFFFF"/>
              </w:rPr>
              <w:t>Updated backup request instructions for 097 customer reference number. (473262)</w:t>
            </w:r>
          </w:p>
        </w:tc>
        <w:tc>
          <w:tcPr>
            <w:tcW w:w="1710" w:type="dxa"/>
            <w:gridSpan w:val="2"/>
            <w:tcBorders>
              <w:top w:val="single" w:sz="6" w:space="0" w:color="auto"/>
              <w:left w:val="single" w:sz="6" w:space="0" w:color="auto"/>
              <w:bottom w:val="single" w:sz="6" w:space="0" w:color="auto"/>
              <w:right w:val="single" w:sz="6" w:space="0" w:color="auto"/>
            </w:tcBorders>
          </w:tcPr>
          <w:p w14:paraId="7B4E0E43" w14:textId="77777777" w:rsidR="00BF1570" w:rsidRPr="00551A87" w:rsidRDefault="00BF1570" w:rsidP="00BF1570">
            <w:pPr>
              <w:jc w:val="center"/>
              <w:rPr>
                <w:rFonts w:ascii="Arial" w:hAnsi="Arial" w:cs="Arial"/>
                <w:lang w:val="en-GB"/>
              </w:rPr>
            </w:pPr>
            <w:r>
              <w:rPr>
                <w:rFonts w:ascii="Arial" w:hAnsi="Arial" w:cs="Arial"/>
                <w:lang w:val="en-GB"/>
              </w:rPr>
              <w:t>6/15/2026</w:t>
            </w:r>
          </w:p>
        </w:tc>
        <w:tc>
          <w:tcPr>
            <w:tcW w:w="1890" w:type="dxa"/>
            <w:tcBorders>
              <w:top w:val="single" w:sz="6" w:space="0" w:color="auto"/>
              <w:left w:val="single" w:sz="6" w:space="0" w:color="auto"/>
              <w:bottom w:val="single" w:sz="6" w:space="0" w:color="auto"/>
              <w:right w:val="single" w:sz="6" w:space="0" w:color="auto"/>
            </w:tcBorders>
          </w:tcPr>
          <w:p w14:paraId="7C861D8B" w14:textId="77777777" w:rsidR="00BF1570" w:rsidRPr="00551A87" w:rsidRDefault="00BF1570" w:rsidP="00BF1570">
            <w:pPr>
              <w:jc w:val="center"/>
              <w:rPr>
                <w:rFonts w:ascii="Arial" w:hAnsi="Arial" w:cs="Arial"/>
                <w:lang w:val="en-GB"/>
              </w:rPr>
            </w:pPr>
            <w:r>
              <w:rPr>
                <w:rFonts w:ascii="Arial" w:hAnsi="Arial" w:cs="Arial"/>
                <w:lang w:val="en-GB"/>
              </w:rPr>
              <w:t>Michael Huml</w:t>
            </w:r>
          </w:p>
        </w:tc>
      </w:tr>
    </w:tbl>
    <w:p w14:paraId="0366976C" w14:textId="34D42AF7" w:rsidR="009958CC" w:rsidRPr="00FB3017" w:rsidRDefault="009958CC" w:rsidP="004824F9">
      <w:pPr>
        <w:tabs>
          <w:tab w:val="left" w:pos="2880"/>
        </w:tabs>
        <w:rPr>
          <w:rFonts w:ascii="Arial" w:hAnsi="Arial" w:cs="Arial"/>
          <w:b/>
          <w:sz w:val="28"/>
          <w:u w:val="single"/>
        </w:rPr>
      </w:pPr>
    </w:p>
    <w:sectPr w:rsidR="009958CC" w:rsidRPr="00FB3017" w:rsidSect="00590D9E">
      <w:headerReference w:type="default" r:id="rId156"/>
      <w:footerReference w:type="even" r:id="rId157"/>
      <w:footerReference w:type="default" r:id="rId158"/>
      <w:pgSz w:w="12242" w:h="15842" w:code="1"/>
      <w:pgMar w:top="288" w:right="677" w:bottom="907" w:left="80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E8AC5" w14:textId="77777777" w:rsidR="007B65B9" w:rsidRDefault="007B65B9">
      <w:r>
        <w:separator/>
      </w:r>
    </w:p>
  </w:endnote>
  <w:endnote w:type="continuationSeparator" w:id="0">
    <w:p w14:paraId="5A05C4EA" w14:textId="77777777" w:rsidR="007B65B9" w:rsidRDefault="007B65B9">
      <w:r>
        <w:continuationSeparator/>
      </w:r>
    </w:p>
  </w:endnote>
  <w:endnote w:type="continuationNotice" w:id="1">
    <w:p w14:paraId="44473F9C" w14:textId="77777777" w:rsidR="007B65B9" w:rsidRDefault="007B65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CenturySchoolbook">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1)">
    <w:altName w:val="Times New Roman"/>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W1)">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Print">
    <w:panose1 w:val="02000600000000000000"/>
    <w:charset w:val="00"/>
    <w:family w:val="auto"/>
    <w:pitch w:val="variable"/>
    <w:sig w:usb0="0000028F"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C2F46" w14:textId="77777777" w:rsidR="00257BB1" w:rsidRDefault="00257BB1" w:rsidP="00CD46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1E96ED" w14:textId="77777777" w:rsidR="00257BB1" w:rsidRDefault="00257BB1" w:rsidP="00935C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54C2" w14:textId="77777777" w:rsidR="00257BB1" w:rsidRPr="001B1078" w:rsidRDefault="00257BB1" w:rsidP="00AC6B43">
    <w:pPr>
      <w:jc w:val="center"/>
      <w:rPr>
        <w:rFonts w:ascii="Arial" w:hAnsi="Arial" w:cs="Arial"/>
        <w:lang w:val="en-GB"/>
      </w:rPr>
    </w:pPr>
    <w:r>
      <w:rPr>
        <w:rFonts w:ascii="Arial" w:hAnsi="Arial" w:cs="Arial"/>
      </w:rPr>
      <w:t xml:space="preserve">Acosta </w:t>
    </w:r>
    <w:r w:rsidRPr="001B1078">
      <w:rPr>
        <w:rFonts w:ascii="Arial" w:hAnsi="Arial" w:cs="Arial"/>
      </w:rPr>
      <w:t>Confidential and Proprietary</w:t>
    </w:r>
  </w:p>
  <w:p w14:paraId="739B59AF" w14:textId="677FD9F4" w:rsidR="00257BB1" w:rsidRPr="00226E07" w:rsidRDefault="00257BB1" w:rsidP="00505673">
    <w:pPr>
      <w:jc w:val="center"/>
      <w:rPr>
        <w:rFonts w:ascii="Arial" w:hAnsi="Arial" w:cs="Arial"/>
        <w:lang w:val="en-GB"/>
      </w:rPr>
    </w:pPr>
    <w:r w:rsidRPr="00226E07">
      <w:rPr>
        <w:rFonts w:ascii="Arial" w:hAnsi="Arial" w:cs="Arial"/>
        <w:lang w:val="en-GB"/>
      </w:rPr>
      <w:t xml:space="preserve">Page </w:t>
    </w:r>
    <w:r w:rsidRPr="00226E07">
      <w:rPr>
        <w:rStyle w:val="PageNumber"/>
        <w:rFonts w:ascii="Arial" w:hAnsi="Arial" w:cs="Arial"/>
      </w:rPr>
      <w:fldChar w:fldCharType="begin"/>
    </w:r>
    <w:r w:rsidRPr="00226E07">
      <w:rPr>
        <w:rStyle w:val="PageNumber"/>
        <w:rFonts w:ascii="Arial" w:hAnsi="Arial" w:cs="Arial"/>
      </w:rPr>
      <w:instrText xml:space="preserve"> PAGE </w:instrText>
    </w:r>
    <w:r w:rsidRPr="00226E07">
      <w:rPr>
        <w:rStyle w:val="PageNumber"/>
        <w:rFonts w:ascii="Arial" w:hAnsi="Arial" w:cs="Arial"/>
      </w:rPr>
      <w:fldChar w:fldCharType="separate"/>
    </w:r>
    <w:r>
      <w:rPr>
        <w:rStyle w:val="PageNumber"/>
        <w:rFonts w:ascii="Arial" w:hAnsi="Arial" w:cs="Arial"/>
        <w:noProof/>
      </w:rPr>
      <w:t>1</w:t>
    </w:r>
    <w:r w:rsidRPr="00226E07">
      <w:rPr>
        <w:rStyle w:val="PageNumber"/>
        <w:rFonts w:ascii="Arial" w:hAnsi="Arial" w:cs="Arial"/>
      </w:rPr>
      <w:fldChar w:fldCharType="end"/>
    </w:r>
    <w:r w:rsidRPr="00226E07">
      <w:rPr>
        <w:rStyle w:val="PageNumber"/>
        <w:rFonts w:ascii="Arial" w:hAnsi="Arial" w:cs="Arial"/>
      </w:rPr>
      <w:t xml:space="preserve"> of </w:t>
    </w:r>
    <w:r w:rsidRPr="00226E07">
      <w:rPr>
        <w:rStyle w:val="PageNumber"/>
        <w:rFonts w:ascii="Arial" w:hAnsi="Arial" w:cs="Arial"/>
      </w:rPr>
      <w:fldChar w:fldCharType="begin"/>
    </w:r>
    <w:r w:rsidRPr="00226E07">
      <w:rPr>
        <w:rStyle w:val="PageNumber"/>
        <w:rFonts w:ascii="Arial" w:hAnsi="Arial" w:cs="Arial"/>
      </w:rPr>
      <w:instrText xml:space="preserve"> NUMPAGES </w:instrText>
    </w:r>
    <w:r w:rsidRPr="00226E07">
      <w:rPr>
        <w:rStyle w:val="PageNumber"/>
        <w:rFonts w:ascii="Arial" w:hAnsi="Arial" w:cs="Arial"/>
      </w:rPr>
      <w:fldChar w:fldCharType="separate"/>
    </w:r>
    <w:r>
      <w:rPr>
        <w:rStyle w:val="PageNumber"/>
        <w:rFonts w:ascii="Arial" w:hAnsi="Arial" w:cs="Arial"/>
        <w:noProof/>
      </w:rPr>
      <w:t>129</w:t>
    </w:r>
    <w:r w:rsidRPr="00226E07">
      <w:rPr>
        <w:rStyle w:val="PageNumber"/>
        <w:rFonts w:ascii="Arial" w:hAnsi="Arial" w:cs="Arial"/>
      </w:rPr>
      <w:fldChar w:fldCharType="end"/>
    </w:r>
  </w:p>
  <w:p w14:paraId="29CC8C28" w14:textId="77777777" w:rsidR="00257BB1" w:rsidRDefault="00257B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DABAF" w14:textId="77777777" w:rsidR="007B65B9" w:rsidRDefault="007B65B9">
      <w:r>
        <w:separator/>
      </w:r>
    </w:p>
  </w:footnote>
  <w:footnote w:type="continuationSeparator" w:id="0">
    <w:p w14:paraId="083DA319" w14:textId="77777777" w:rsidR="007B65B9" w:rsidRDefault="007B65B9">
      <w:r>
        <w:continuationSeparator/>
      </w:r>
    </w:p>
  </w:footnote>
  <w:footnote w:type="continuationNotice" w:id="1">
    <w:p w14:paraId="782B1FF6" w14:textId="77777777" w:rsidR="007B65B9" w:rsidRDefault="007B65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0E7D" w14:textId="77777777" w:rsidR="00257BB1" w:rsidRDefault="00257BB1" w:rsidP="003B2B67">
    <w:pPr>
      <w:pStyle w:val="Header"/>
      <w:jc w:val="right"/>
      <w:rPr>
        <w:rFonts w:ascii="Arial" w:hAnsi="Arial" w:cs="Arial"/>
        <w:b/>
        <w:noProof/>
      </w:rPr>
    </w:pPr>
    <w:bookmarkStart w:id="542" w:name="Logo"/>
    <w:r>
      <w:rPr>
        <w:rFonts w:ascii="Arial" w:hAnsi="Arial" w:cs="Arial"/>
        <w:b/>
        <w:noProof/>
        <w:lang w:val="en-US"/>
      </w:rPr>
      <w:drawing>
        <wp:inline distT="0" distB="0" distL="0" distR="0" wp14:anchorId="054D8665" wp14:editId="0A297E41">
          <wp:extent cx="1916430" cy="723900"/>
          <wp:effectExtent l="19050" t="0" r="7620" b="0"/>
          <wp:docPr id="55" name="Picture 44" descr="AC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COSTA"/>
                  <pic:cNvPicPr>
                    <a:picLocks noChangeAspect="1" noChangeArrowheads="1"/>
                  </pic:cNvPicPr>
                </pic:nvPicPr>
                <pic:blipFill>
                  <a:blip r:embed="rId1"/>
                  <a:srcRect/>
                  <a:stretch>
                    <a:fillRect/>
                  </a:stretch>
                </pic:blipFill>
                <pic:spPr bwMode="auto">
                  <a:xfrm>
                    <a:off x="0" y="0"/>
                    <a:ext cx="1916430" cy="723900"/>
                  </a:xfrm>
                  <a:prstGeom prst="rect">
                    <a:avLst/>
                  </a:prstGeom>
                  <a:noFill/>
                  <a:ln w="9525">
                    <a:noFill/>
                    <a:miter lim="800000"/>
                    <a:headEnd/>
                    <a:tailEnd/>
                  </a:ln>
                </pic:spPr>
              </pic:pic>
            </a:graphicData>
          </a:graphic>
        </wp:inline>
      </w:drawing>
    </w:r>
    <w:r>
      <w:rPr>
        <w:rFonts w:ascii="Arial" w:hAnsi="Arial" w:cs="Arial"/>
        <w:b/>
        <w:noProof/>
      </w:rPr>
      <w:t xml:space="preserve">                                                                                                                                                                                                         </w:t>
    </w:r>
  </w:p>
  <w:p w14:paraId="10A98617" w14:textId="77777777" w:rsidR="00257BB1" w:rsidRDefault="00257BB1" w:rsidP="003B2B67">
    <w:pPr>
      <w:pStyle w:val="Header"/>
      <w:jc w:val="right"/>
      <w:rPr>
        <w:rFonts w:ascii="Arial" w:hAnsi="Arial" w:cs="Arial"/>
        <w:b/>
        <w:noProof/>
      </w:rPr>
    </w:pPr>
  </w:p>
  <w:p w14:paraId="5289C811" w14:textId="77777777" w:rsidR="00257BB1" w:rsidRDefault="00257BB1" w:rsidP="003B2B67">
    <w:pPr>
      <w:pStyle w:val="Header"/>
      <w:jc w:val="right"/>
      <w:rPr>
        <w:rFonts w:ascii="Arial" w:hAnsi="Arial" w:cs="Arial"/>
        <w:b/>
        <w:noProof/>
      </w:rPr>
    </w:pPr>
    <w:r>
      <w:rPr>
        <w:rFonts w:ascii="Arial" w:hAnsi="Arial" w:cs="Arial"/>
        <w:b/>
        <w:noProof/>
      </w:rPr>
      <w:tab/>
      <w:t xml:space="preserve">  </w:t>
    </w:r>
    <w:bookmarkEnd w:id="542"/>
    <w:r>
      <w:rPr>
        <w:rFonts w:ascii="Arial" w:hAnsi="Arial" w:cs="Arial"/>
        <w:b/>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00D9F2"/>
    <w:lvl w:ilvl="0">
      <w:start w:val="1"/>
      <w:numFmt w:val="decimal"/>
      <w:pStyle w:val="Heading1"/>
      <w:lvlText w:val="%1."/>
      <w:lvlJc w:val="left"/>
      <w:pPr>
        <w:tabs>
          <w:tab w:val="num" w:pos="180"/>
        </w:tabs>
        <w:ind w:left="540" w:hanging="360"/>
      </w:pPr>
      <w:rPr>
        <w:rFonts w:hint="default"/>
      </w:rPr>
    </w:lvl>
    <w:lvl w:ilvl="1">
      <w:start w:val="1"/>
      <w:numFmt w:val="decimal"/>
      <w:pStyle w:val="Heading2"/>
      <w:lvlText w:val="%1.%2."/>
      <w:lvlJc w:val="left"/>
      <w:pPr>
        <w:tabs>
          <w:tab w:val="num" w:pos="-180"/>
        </w:tabs>
        <w:ind w:left="612" w:hanging="432"/>
      </w:pPr>
      <w:rPr>
        <w:rFonts w:hint="default"/>
      </w:rPr>
    </w:lvl>
    <w:lvl w:ilvl="2">
      <w:start w:val="1"/>
      <w:numFmt w:val="decimal"/>
      <w:pStyle w:val="Heading3"/>
      <w:lvlText w:val="%1.%2.%3."/>
      <w:lvlJc w:val="left"/>
      <w:pPr>
        <w:tabs>
          <w:tab w:val="num" w:pos="180"/>
        </w:tabs>
        <w:ind w:left="1404" w:hanging="504"/>
      </w:pPr>
      <w:rPr>
        <w:rFonts w:hint="default"/>
      </w:rPr>
    </w:lvl>
    <w:lvl w:ilvl="3">
      <w:numFmt w:val="none"/>
      <w:lvlText w:val=""/>
      <w:lvlJc w:val="left"/>
      <w:pPr>
        <w:tabs>
          <w:tab w:val="num" w:pos="180"/>
        </w:tabs>
        <w:ind w:left="180" w:firstLine="0"/>
      </w:pPr>
      <w:rPr>
        <w:rFonts w:hint="default"/>
      </w:rPr>
    </w:lvl>
    <w:lvl w:ilvl="4">
      <w:numFmt w:val="none"/>
      <w:lvlText w:val=""/>
      <w:lvlJc w:val="left"/>
      <w:pPr>
        <w:tabs>
          <w:tab w:val="num" w:pos="180"/>
        </w:tabs>
        <w:ind w:left="180" w:firstLine="0"/>
      </w:pPr>
      <w:rPr>
        <w:rFonts w:hint="default"/>
      </w:rPr>
    </w:lvl>
    <w:lvl w:ilvl="5">
      <w:numFmt w:val="none"/>
      <w:lvlText w:val=""/>
      <w:lvlJc w:val="left"/>
      <w:pPr>
        <w:tabs>
          <w:tab w:val="num" w:pos="180"/>
        </w:tabs>
        <w:ind w:left="180" w:firstLine="0"/>
      </w:pPr>
      <w:rPr>
        <w:rFonts w:hint="default"/>
      </w:rPr>
    </w:lvl>
    <w:lvl w:ilvl="6">
      <w:numFmt w:val="none"/>
      <w:lvlText w:val=""/>
      <w:lvlJc w:val="left"/>
      <w:pPr>
        <w:tabs>
          <w:tab w:val="num" w:pos="180"/>
        </w:tabs>
        <w:ind w:left="180" w:firstLine="0"/>
      </w:pPr>
      <w:rPr>
        <w:rFonts w:hint="default"/>
      </w:rPr>
    </w:lvl>
    <w:lvl w:ilvl="7">
      <w:numFmt w:val="none"/>
      <w:lvlText w:val=""/>
      <w:lvlJc w:val="left"/>
      <w:pPr>
        <w:tabs>
          <w:tab w:val="num" w:pos="180"/>
        </w:tabs>
        <w:ind w:left="180" w:firstLine="0"/>
      </w:pPr>
      <w:rPr>
        <w:rFonts w:hint="default"/>
      </w:rPr>
    </w:lvl>
    <w:lvl w:ilvl="8">
      <w:numFmt w:val="none"/>
      <w:lvlText w:val=""/>
      <w:lvlJc w:val="left"/>
      <w:pPr>
        <w:tabs>
          <w:tab w:val="num" w:pos="180"/>
        </w:tabs>
        <w:ind w:left="180" w:firstLine="0"/>
      </w:pPr>
      <w:rPr>
        <w:rFonts w:hint="default"/>
      </w:rPr>
    </w:lvl>
  </w:abstractNum>
  <w:abstractNum w:abstractNumId="1" w15:restartNumberingAfterBreak="0">
    <w:nsid w:val="027C6C99"/>
    <w:multiLevelType w:val="hybridMultilevel"/>
    <w:tmpl w:val="0F3A8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63F3C"/>
    <w:multiLevelType w:val="hybridMultilevel"/>
    <w:tmpl w:val="324A98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9A7391"/>
    <w:multiLevelType w:val="hybridMultilevel"/>
    <w:tmpl w:val="BAF244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26BD6"/>
    <w:multiLevelType w:val="hybridMultilevel"/>
    <w:tmpl w:val="92DC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FF4B27"/>
    <w:multiLevelType w:val="hybridMultilevel"/>
    <w:tmpl w:val="12DA9E02"/>
    <w:lvl w:ilvl="0" w:tplc="C3D43B30">
      <w:start w:val="1"/>
      <w:numFmt w:val="bullet"/>
      <w:pStyle w:val="Bullet2"/>
      <w:lvlText w:val=""/>
      <w:lvlJc w:val="left"/>
      <w:pPr>
        <w:tabs>
          <w:tab w:val="num" w:pos="2520"/>
        </w:tabs>
        <w:ind w:left="2520" w:hanging="360"/>
      </w:pPr>
      <w:rPr>
        <w:rFonts w:ascii="Symbol" w:hAnsi="Symbol" w:hint="default"/>
        <w:sz w:val="20"/>
      </w:rPr>
    </w:lvl>
    <w:lvl w:ilvl="1" w:tplc="178A64CA" w:tentative="1">
      <w:start w:val="1"/>
      <w:numFmt w:val="bullet"/>
      <w:lvlText w:val="o"/>
      <w:lvlJc w:val="left"/>
      <w:pPr>
        <w:tabs>
          <w:tab w:val="num" w:pos="1440"/>
        </w:tabs>
        <w:ind w:left="1440" w:hanging="360"/>
      </w:pPr>
      <w:rPr>
        <w:rFonts w:ascii="Courier New" w:hAnsi="Courier New" w:cs="Courier New" w:hint="default"/>
      </w:rPr>
    </w:lvl>
    <w:lvl w:ilvl="2" w:tplc="37F87A1A" w:tentative="1">
      <w:start w:val="1"/>
      <w:numFmt w:val="bullet"/>
      <w:lvlText w:val=""/>
      <w:lvlJc w:val="left"/>
      <w:pPr>
        <w:tabs>
          <w:tab w:val="num" w:pos="2160"/>
        </w:tabs>
        <w:ind w:left="2160" w:hanging="360"/>
      </w:pPr>
      <w:rPr>
        <w:rFonts w:ascii="Wingdings" w:hAnsi="Wingdings" w:hint="default"/>
      </w:rPr>
    </w:lvl>
    <w:lvl w:ilvl="3" w:tplc="C07CFB1E" w:tentative="1">
      <w:start w:val="1"/>
      <w:numFmt w:val="bullet"/>
      <w:lvlText w:val=""/>
      <w:lvlJc w:val="left"/>
      <w:pPr>
        <w:tabs>
          <w:tab w:val="num" w:pos="2880"/>
        </w:tabs>
        <w:ind w:left="2880" w:hanging="360"/>
      </w:pPr>
      <w:rPr>
        <w:rFonts w:ascii="Symbol" w:hAnsi="Symbol" w:hint="default"/>
      </w:rPr>
    </w:lvl>
    <w:lvl w:ilvl="4" w:tplc="47F03D52" w:tentative="1">
      <w:start w:val="1"/>
      <w:numFmt w:val="bullet"/>
      <w:lvlText w:val="o"/>
      <w:lvlJc w:val="left"/>
      <w:pPr>
        <w:tabs>
          <w:tab w:val="num" w:pos="3600"/>
        </w:tabs>
        <w:ind w:left="3600" w:hanging="360"/>
      </w:pPr>
      <w:rPr>
        <w:rFonts w:ascii="Courier New" w:hAnsi="Courier New" w:cs="Courier New" w:hint="default"/>
      </w:rPr>
    </w:lvl>
    <w:lvl w:ilvl="5" w:tplc="BC547AE2" w:tentative="1">
      <w:start w:val="1"/>
      <w:numFmt w:val="bullet"/>
      <w:lvlText w:val=""/>
      <w:lvlJc w:val="left"/>
      <w:pPr>
        <w:tabs>
          <w:tab w:val="num" w:pos="4320"/>
        </w:tabs>
        <w:ind w:left="4320" w:hanging="360"/>
      </w:pPr>
      <w:rPr>
        <w:rFonts w:ascii="Wingdings" w:hAnsi="Wingdings" w:hint="default"/>
      </w:rPr>
    </w:lvl>
    <w:lvl w:ilvl="6" w:tplc="9FCE4ADA" w:tentative="1">
      <w:start w:val="1"/>
      <w:numFmt w:val="bullet"/>
      <w:lvlText w:val=""/>
      <w:lvlJc w:val="left"/>
      <w:pPr>
        <w:tabs>
          <w:tab w:val="num" w:pos="5040"/>
        </w:tabs>
        <w:ind w:left="5040" w:hanging="360"/>
      </w:pPr>
      <w:rPr>
        <w:rFonts w:ascii="Symbol" w:hAnsi="Symbol" w:hint="default"/>
      </w:rPr>
    </w:lvl>
    <w:lvl w:ilvl="7" w:tplc="F456247E" w:tentative="1">
      <w:start w:val="1"/>
      <w:numFmt w:val="bullet"/>
      <w:lvlText w:val="o"/>
      <w:lvlJc w:val="left"/>
      <w:pPr>
        <w:tabs>
          <w:tab w:val="num" w:pos="5760"/>
        </w:tabs>
        <w:ind w:left="5760" w:hanging="360"/>
      </w:pPr>
      <w:rPr>
        <w:rFonts w:ascii="Courier New" w:hAnsi="Courier New" w:cs="Courier New" w:hint="default"/>
      </w:rPr>
    </w:lvl>
    <w:lvl w:ilvl="8" w:tplc="465483A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FF1FC2"/>
    <w:multiLevelType w:val="hybridMultilevel"/>
    <w:tmpl w:val="48A40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876CF1"/>
    <w:multiLevelType w:val="multilevel"/>
    <w:tmpl w:val="4022BA7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157C7034"/>
    <w:multiLevelType w:val="hybridMultilevel"/>
    <w:tmpl w:val="D8D0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3E7E5A"/>
    <w:multiLevelType w:val="hybridMultilevel"/>
    <w:tmpl w:val="208C1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66326"/>
    <w:multiLevelType w:val="hybridMultilevel"/>
    <w:tmpl w:val="667632B2"/>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356864"/>
    <w:multiLevelType w:val="hybridMultilevel"/>
    <w:tmpl w:val="2F3ED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959C7"/>
    <w:multiLevelType w:val="hybridMultilevel"/>
    <w:tmpl w:val="3EB401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27F2935"/>
    <w:multiLevelType w:val="hybridMultilevel"/>
    <w:tmpl w:val="0BB69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4C7BA1"/>
    <w:multiLevelType w:val="hybridMultilevel"/>
    <w:tmpl w:val="27067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B7146D"/>
    <w:multiLevelType w:val="hybridMultilevel"/>
    <w:tmpl w:val="AE56CCB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pStyle w:val="bULLET1"/>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B742C8D"/>
    <w:multiLevelType w:val="hybridMultilevel"/>
    <w:tmpl w:val="C380B0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5C33F8B"/>
    <w:multiLevelType w:val="hybridMultilevel"/>
    <w:tmpl w:val="636C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2E4191"/>
    <w:multiLevelType w:val="hybridMultilevel"/>
    <w:tmpl w:val="54D4D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4027CE"/>
    <w:multiLevelType w:val="hybridMultilevel"/>
    <w:tmpl w:val="A99C5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583ECA"/>
    <w:multiLevelType w:val="hybridMultilevel"/>
    <w:tmpl w:val="C5F609A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0566065"/>
    <w:multiLevelType w:val="hybridMultilevel"/>
    <w:tmpl w:val="B23E8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180874"/>
    <w:multiLevelType w:val="hybridMultilevel"/>
    <w:tmpl w:val="E8709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2E3CB3"/>
    <w:multiLevelType w:val="hybridMultilevel"/>
    <w:tmpl w:val="7E3404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FC3EBD"/>
    <w:multiLevelType w:val="hybridMultilevel"/>
    <w:tmpl w:val="224E7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CAF14CE"/>
    <w:multiLevelType w:val="hybridMultilevel"/>
    <w:tmpl w:val="2C10AA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EE1231"/>
    <w:multiLevelType w:val="hybridMultilevel"/>
    <w:tmpl w:val="1CA06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107037"/>
    <w:multiLevelType w:val="hybridMultilevel"/>
    <w:tmpl w:val="58E0E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8905ED"/>
    <w:multiLevelType w:val="hybridMultilevel"/>
    <w:tmpl w:val="F81A9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C026B2"/>
    <w:multiLevelType w:val="hybridMultilevel"/>
    <w:tmpl w:val="C03441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A884D03"/>
    <w:multiLevelType w:val="singleLevel"/>
    <w:tmpl w:val="4746B9FC"/>
    <w:lvl w:ilvl="0">
      <w:start w:val="1"/>
      <w:numFmt w:val="bullet"/>
      <w:pStyle w:val="P101TextBullet"/>
      <w:lvlText w:val=""/>
      <w:lvlJc w:val="left"/>
      <w:pPr>
        <w:tabs>
          <w:tab w:val="num" w:pos="360"/>
        </w:tabs>
        <w:ind w:left="0" w:firstLine="0"/>
      </w:pPr>
      <w:rPr>
        <w:rFonts w:ascii="Symbol" w:hAnsi="Symbol" w:hint="default"/>
      </w:rPr>
    </w:lvl>
  </w:abstractNum>
  <w:abstractNum w:abstractNumId="31" w15:restartNumberingAfterBreak="0">
    <w:nsid w:val="6013001E"/>
    <w:multiLevelType w:val="hybridMultilevel"/>
    <w:tmpl w:val="60ECA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667202"/>
    <w:multiLevelType w:val="hybridMultilevel"/>
    <w:tmpl w:val="20803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412AEA"/>
    <w:multiLevelType w:val="hybridMultilevel"/>
    <w:tmpl w:val="3EEA0B1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4B06F0F"/>
    <w:multiLevelType w:val="multilevel"/>
    <w:tmpl w:val="3294D408"/>
    <w:lvl w:ilvl="0">
      <w:start w:val="3"/>
      <w:numFmt w:val="decimal"/>
      <w:lvlText w:val="%1"/>
      <w:lvlJc w:val="left"/>
      <w:pPr>
        <w:ind w:left="360" w:hanging="360"/>
      </w:pPr>
      <w:rPr>
        <w:rFonts w:hint="default"/>
        <w:sz w:val="20"/>
      </w:rPr>
    </w:lvl>
    <w:lvl w:ilvl="1">
      <w:start w:val="1"/>
      <w:numFmt w:val="decimal"/>
      <w:lvlText w:val="%1.%2"/>
      <w:lvlJc w:val="left"/>
      <w:pPr>
        <w:ind w:left="450" w:hanging="360"/>
      </w:pPr>
      <w:rPr>
        <w:rFonts w:hint="default"/>
        <w:b/>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800" w:hanging="1800"/>
      </w:pPr>
      <w:rPr>
        <w:rFonts w:hint="default"/>
        <w:sz w:val="20"/>
      </w:rPr>
    </w:lvl>
  </w:abstractNum>
  <w:abstractNum w:abstractNumId="35" w15:restartNumberingAfterBreak="0">
    <w:nsid w:val="66004E9A"/>
    <w:multiLevelType w:val="hybridMultilevel"/>
    <w:tmpl w:val="4E50B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44084A"/>
    <w:multiLevelType w:val="hybridMultilevel"/>
    <w:tmpl w:val="83BC35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9970919"/>
    <w:multiLevelType w:val="hybridMultilevel"/>
    <w:tmpl w:val="8EBAE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B317513"/>
    <w:multiLevelType w:val="hybridMultilevel"/>
    <w:tmpl w:val="15F4B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62773B"/>
    <w:multiLevelType w:val="multilevel"/>
    <w:tmpl w:val="CB76F872"/>
    <w:lvl w:ilvl="0">
      <w:start w:val="1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FEE4104"/>
    <w:multiLevelType w:val="hybridMultilevel"/>
    <w:tmpl w:val="F238E3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0ED146E"/>
    <w:multiLevelType w:val="hybridMultilevel"/>
    <w:tmpl w:val="C9CC2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270695"/>
    <w:multiLevelType w:val="hybridMultilevel"/>
    <w:tmpl w:val="392C9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C33E05"/>
    <w:multiLevelType w:val="hybridMultilevel"/>
    <w:tmpl w:val="E37E1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85B8B"/>
    <w:multiLevelType w:val="hybridMultilevel"/>
    <w:tmpl w:val="A9C0A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771D17"/>
    <w:multiLevelType w:val="hybridMultilevel"/>
    <w:tmpl w:val="6D861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FE2660"/>
    <w:multiLevelType w:val="hybridMultilevel"/>
    <w:tmpl w:val="D0AC0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4228B4"/>
    <w:multiLevelType w:val="hybridMultilevel"/>
    <w:tmpl w:val="18887D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383967">
    <w:abstractNumId w:val="0"/>
  </w:num>
  <w:num w:numId="2" w16cid:durableId="1213809150">
    <w:abstractNumId w:val="15"/>
  </w:num>
  <w:num w:numId="3" w16cid:durableId="813910183">
    <w:abstractNumId w:val="5"/>
  </w:num>
  <w:num w:numId="4" w16cid:durableId="996419827">
    <w:abstractNumId w:val="30"/>
  </w:num>
  <w:num w:numId="5" w16cid:durableId="1760250009">
    <w:abstractNumId w:val="34"/>
  </w:num>
  <w:num w:numId="6" w16cid:durableId="2977653">
    <w:abstractNumId w:val="7"/>
  </w:num>
  <w:num w:numId="7" w16cid:durableId="1353384890">
    <w:abstractNumId w:val="39"/>
  </w:num>
  <w:num w:numId="8" w16cid:durableId="1959989666">
    <w:abstractNumId w:val="38"/>
  </w:num>
  <w:num w:numId="9" w16cid:durableId="344014944">
    <w:abstractNumId w:val="1"/>
  </w:num>
  <w:num w:numId="10" w16cid:durableId="600383851">
    <w:abstractNumId w:val="40"/>
  </w:num>
  <w:num w:numId="11" w16cid:durableId="1249118340">
    <w:abstractNumId w:val="45"/>
  </w:num>
  <w:num w:numId="12" w16cid:durableId="237904981">
    <w:abstractNumId w:val="22"/>
  </w:num>
  <w:num w:numId="13" w16cid:durableId="1924535027">
    <w:abstractNumId w:val="47"/>
  </w:num>
  <w:num w:numId="14" w16cid:durableId="1282034632">
    <w:abstractNumId w:val="28"/>
  </w:num>
  <w:num w:numId="15" w16cid:durableId="1056585749">
    <w:abstractNumId w:val="19"/>
  </w:num>
  <w:num w:numId="16" w16cid:durableId="670832387">
    <w:abstractNumId w:val="41"/>
  </w:num>
  <w:num w:numId="17" w16cid:durableId="1355226771">
    <w:abstractNumId w:val="3"/>
  </w:num>
  <w:num w:numId="18" w16cid:durableId="535580716">
    <w:abstractNumId w:val="42"/>
  </w:num>
  <w:num w:numId="19" w16cid:durableId="1304430466">
    <w:abstractNumId w:val="17"/>
  </w:num>
  <w:num w:numId="20" w16cid:durableId="142502999">
    <w:abstractNumId w:val="25"/>
  </w:num>
  <w:num w:numId="21" w16cid:durableId="1668512360">
    <w:abstractNumId w:val="2"/>
  </w:num>
  <w:num w:numId="22" w16cid:durableId="1579360690">
    <w:abstractNumId w:val="24"/>
  </w:num>
  <w:num w:numId="23" w16cid:durableId="685905636">
    <w:abstractNumId w:val="8"/>
  </w:num>
  <w:num w:numId="24" w16cid:durableId="203175929">
    <w:abstractNumId w:val="29"/>
  </w:num>
  <w:num w:numId="25" w16cid:durableId="1969042599">
    <w:abstractNumId w:val="12"/>
  </w:num>
  <w:num w:numId="26" w16cid:durableId="1661689875">
    <w:abstractNumId w:val="37"/>
  </w:num>
  <w:num w:numId="27" w16cid:durableId="1845515988">
    <w:abstractNumId w:val="20"/>
  </w:num>
  <w:num w:numId="28" w16cid:durableId="1754206698">
    <w:abstractNumId w:val="9"/>
  </w:num>
  <w:num w:numId="29" w16cid:durableId="1346518979">
    <w:abstractNumId w:val="16"/>
  </w:num>
  <w:num w:numId="30" w16cid:durableId="68160204">
    <w:abstractNumId w:val="6"/>
  </w:num>
  <w:num w:numId="31" w16cid:durableId="1052540863">
    <w:abstractNumId w:val="4"/>
  </w:num>
  <w:num w:numId="32" w16cid:durableId="1695614558">
    <w:abstractNumId w:val="44"/>
  </w:num>
  <w:num w:numId="33" w16cid:durableId="366176391">
    <w:abstractNumId w:val="33"/>
  </w:num>
  <w:num w:numId="34" w16cid:durableId="1300112607">
    <w:abstractNumId w:val="18"/>
  </w:num>
  <w:num w:numId="35" w16cid:durableId="681473112">
    <w:abstractNumId w:val="23"/>
  </w:num>
  <w:num w:numId="36" w16cid:durableId="1968579446">
    <w:abstractNumId w:val="21"/>
  </w:num>
  <w:num w:numId="37" w16cid:durableId="1907759486">
    <w:abstractNumId w:val="26"/>
  </w:num>
  <w:num w:numId="38" w16cid:durableId="2055425374">
    <w:abstractNumId w:val="43"/>
  </w:num>
  <w:num w:numId="39" w16cid:durableId="2016149982">
    <w:abstractNumId w:val="27"/>
  </w:num>
  <w:num w:numId="40" w16cid:durableId="1206916915">
    <w:abstractNumId w:val="14"/>
  </w:num>
  <w:num w:numId="41" w16cid:durableId="2140760094">
    <w:abstractNumId w:val="13"/>
  </w:num>
  <w:num w:numId="42" w16cid:durableId="2046447947">
    <w:abstractNumId w:val="35"/>
  </w:num>
  <w:num w:numId="43" w16cid:durableId="1088581291">
    <w:abstractNumId w:val="36"/>
  </w:num>
  <w:num w:numId="44" w16cid:durableId="827209003">
    <w:abstractNumId w:val="31"/>
  </w:num>
  <w:num w:numId="45" w16cid:durableId="719552030">
    <w:abstractNumId w:val="11"/>
  </w:num>
  <w:num w:numId="46" w16cid:durableId="1082487204">
    <w:abstractNumId w:val="32"/>
  </w:num>
  <w:num w:numId="47" w16cid:durableId="710886709">
    <w:abstractNumId w:val="10"/>
  </w:num>
  <w:num w:numId="48" w16cid:durableId="1094400546">
    <w:abstractNumId w:val="46"/>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hitney Eiss">
    <w15:presenceInfo w15:providerId="AD" w15:userId="S-1-5-21-2084123183-1427112714-1093625069-1650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hideGrammaticalErrors/>
  <w:activeWritingStyle w:appName="MSWord" w:lang="en-AU" w:vendorID="64" w:dllVersion="0" w:nlCheck="1" w:checkStyle="1"/>
  <w:activeWritingStyle w:appName="MSWord" w:lang="en-GB" w:vendorID="64" w:dllVersion="0" w:nlCheck="1" w:checkStyle="1"/>
  <w:activeWritingStyle w:appName="MSWord" w:lang="en-US" w:vendorID="64" w:dllVersion="0" w:nlCheck="1" w:checkStyle="1"/>
  <w:activeWritingStyle w:appName="MSWord" w:lang="fr-FR" w:vendorID="64" w:dllVersion="0" w:nlCheck="1" w:checkStyle="0"/>
  <w:activeWritingStyle w:appName="MSWord" w:lang="en-GB" w:vendorID="64" w:dllVersion="6" w:nlCheck="1" w:checkStyle="1"/>
  <w:activeWritingStyle w:appName="MSWord" w:lang="en-AU" w:vendorID="64" w:dllVersion="6" w:nlCheck="1" w:checkStyle="1"/>
  <w:activeWritingStyle w:appName="MSWord" w:lang="en-US"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width-relative:margin;mso-height-relative:margin">
      <v:stroke weight="1.5pt"/>
      <o:colormru v:ext="edit" colors="#f90,#630,#dff27e,#f5ea95,#eef58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baseID" w:val="ꓠц鳀ц였̧цꁠц罠рцццццꫠцﱠцц﷠цﰀц፠ьᏀь蘒цጀь鱠цአьц가цц所ьц괠ццꍠцꕀц恠ьᨠь柠ьᄠьцц怒ц亠ў쨠э脠ў쫠э䏀ў䃀ў簀ў癠ўᭀь璀ўᧀь슠ц躠ў枀ь朠ьᴠь지ц訠ў䕀ў졀ц챠ц憀ь釠цᐠьꖠц준̧ццц䆀ў䐠ў䊠ўццццṀьꒀц搠ь䌀ў᪀ьц骀цц章р찀э춀э지э쇠ц샀ц쉀ц跠ў﹀ц疠рﶀцц챠эჀь鼀цꃀц祠рццц籠р霠ц韠ц陠цц鹀ц鞀ц鐠ц镀ц阀ц窀р雀ц閠ц郀цꞀц꟠ц꤀цꡀцꊠц铠цꇠц钀ц＀цנּцﴠццц鏀цц簀рᖠьᛀь쒀эᙠь秀рᡀьᜠь魀ц鷠ц麠ц餀ц饠ц齠цកь﫠ц"/>
  </w:docVars>
  <w:rsids>
    <w:rsidRoot w:val="00E572E3"/>
    <w:rsid w:val="00001056"/>
    <w:rsid w:val="00002022"/>
    <w:rsid w:val="00002570"/>
    <w:rsid w:val="0000274F"/>
    <w:rsid w:val="00002BDD"/>
    <w:rsid w:val="00002EF5"/>
    <w:rsid w:val="000030CC"/>
    <w:rsid w:val="00003122"/>
    <w:rsid w:val="0000344A"/>
    <w:rsid w:val="000035B7"/>
    <w:rsid w:val="00003FAB"/>
    <w:rsid w:val="000042F2"/>
    <w:rsid w:val="00004781"/>
    <w:rsid w:val="0000491A"/>
    <w:rsid w:val="000052B0"/>
    <w:rsid w:val="00005777"/>
    <w:rsid w:val="0000589C"/>
    <w:rsid w:val="00006F8A"/>
    <w:rsid w:val="00010C9C"/>
    <w:rsid w:val="00010D30"/>
    <w:rsid w:val="00010E2C"/>
    <w:rsid w:val="0001252F"/>
    <w:rsid w:val="00012C05"/>
    <w:rsid w:val="00013075"/>
    <w:rsid w:val="00013218"/>
    <w:rsid w:val="00013425"/>
    <w:rsid w:val="00013F4F"/>
    <w:rsid w:val="000165DB"/>
    <w:rsid w:val="00016EBE"/>
    <w:rsid w:val="000170AA"/>
    <w:rsid w:val="000171B9"/>
    <w:rsid w:val="000171BF"/>
    <w:rsid w:val="00017804"/>
    <w:rsid w:val="00017ECD"/>
    <w:rsid w:val="00020849"/>
    <w:rsid w:val="00020BC1"/>
    <w:rsid w:val="00021C79"/>
    <w:rsid w:val="00024667"/>
    <w:rsid w:val="000247E8"/>
    <w:rsid w:val="00025F48"/>
    <w:rsid w:val="0002705C"/>
    <w:rsid w:val="000273A6"/>
    <w:rsid w:val="00027DAF"/>
    <w:rsid w:val="00030951"/>
    <w:rsid w:val="00030A39"/>
    <w:rsid w:val="00030BB4"/>
    <w:rsid w:val="00030F8C"/>
    <w:rsid w:val="000313C4"/>
    <w:rsid w:val="00032296"/>
    <w:rsid w:val="000324B9"/>
    <w:rsid w:val="000328C7"/>
    <w:rsid w:val="0003317E"/>
    <w:rsid w:val="00033728"/>
    <w:rsid w:val="0003382B"/>
    <w:rsid w:val="00033868"/>
    <w:rsid w:val="00034D27"/>
    <w:rsid w:val="00034EF5"/>
    <w:rsid w:val="0003515B"/>
    <w:rsid w:val="0003535F"/>
    <w:rsid w:val="00035615"/>
    <w:rsid w:val="00035A50"/>
    <w:rsid w:val="00035E22"/>
    <w:rsid w:val="000360C2"/>
    <w:rsid w:val="000360DC"/>
    <w:rsid w:val="0003768E"/>
    <w:rsid w:val="0004005F"/>
    <w:rsid w:val="000403AA"/>
    <w:rsid w:val="00040C25"/>
    <w:rsid w:val="00040CED"/>
    <w:rsid w:val="00040EB1"/>
    <w:rsid w:val="000413BC"/>
    <w:rsid w:val="00041B7E"/>
    <w:rsid w:val="00042864"/>
    <w:rsid w:val="00042AFE"/>
    <w:rsid w:val="0004391E"/>
    <w:rsid w:val="00044108"/>
    <w:rsid w:val="0004505B"/>
    <w:rsid w:val="00045A92"/>
    <w:rsid w:val="00047297"/>
    <w:rsid w:val="0004784C"/>
    <w:rsid w:val="00047D0C"/>
    <w:rsid w:val="00050093"/>
    <w:rsid w:val="00050716"/>
    <w:rsid w:val="00050CEA"/>
    <w:rsid w:val="0005141A"/>
    <w:rsid w:val="00051518"/>
    <w:rsid w:val="00051956"/>
    <w:rsid w:val="000526C3"/>
    <w:rsid w:val="00052CF3"/>
    <w:rsid w:val="000531CB"/>
    <w:rsid w:val="00053CFC"/>
    <w:rsid w:val="0005498D"/>
    <w:rsid w:val="00055097"/>
    <w:rsid w:val="000562C9"/>
    <w:rsid w:val="000563E5"/>
    <w:rsid w:val="000564D3"/>
    <w:rsid w:val="00060299"/>
    <w:rsid w:val="000625CC"/>
    <w:rsid w:val="000628D4"/>
    <w:rsid w:val="00064016"/>
    <w:rsid w:val="00065A48"/>
    <w:rsid w:val="00066D0F"/>
    <w:rsid w:val="00067300"/>
    <w:rsid w:val="00067D36"/>
    <w:rsid w:val="00067DBD"/>
    <w:rsid w:val="00070ED5"/>
    <w:rsid w:val="0007147F"/>
    <w:rsid w:val="00071E5E"/>
    <w:rsid w:val="00072063"/>
    <w:rsid w:val="00072C9E"/>
    <w:rsid w:val="00073D00"/>
    <w:rsid w:val="00075E28"/>
    <w:rsid w:val="00075EB5"/>
    <w:rsid w:val="00076150"/>
    <w:rsid w:val="000767AB"/>
    <w:rsid w:val="00080347"/>
    <w:rsid w:val="00081040"/>
    <w:rsid w:val="000815AD"/>
    <w:rsid w:val="000817E5"/>
    <w:rsid w:val="000827E8"/>
    <w:rsid w:val="0008367E"/>
    <w:rsid w:val="0008369C"/>
    <w:rsid w:val="00083A55"/>
    <w:rsid w:val="00084291"/>
    <w:rsid w:val="00085771"/>
    <w:rsid w:val="00085EB0"/>
    <w:rsid w:val="00086214"/>
    <w:rsid w:val="000862F3"/>
    <w:rsid w:val="000864E4"/>
    <w:rsid w:val="00086B89"/>
    <w:rsid w:val="00086D9D"/>
    <w:rsid w:val="00086FB7"/>
    <w:rsid w:val="00087657"/>
    <w:rsid w:val="00090DB2"/>
    <w:rsid w:val="0009124D"/>
    <w:rsid w:val="0009162F"/>
    <w:rsid w:val="000919E4"/>
    <w:rsid w:val="00092183"/>
    <w:rsid w:val="00092478"/>
    <w:rsid w:val="000939F5"/>
    <w:rsid w:val="00093C81"/>
    <w:rsid w:val="00094773"/>
    <w:rsid w:val="00095F0E"/>
    <w:rsid w:val="00096239"/>
    <w:rsid w:val="00096B8E"/>
    <w:rsid w:val="000971A5"/>
    <w:rsid w:val="0009785C"/>
    <w:rsid w:val="000A01B8"/>
    <w:rsid w:val="000A02DD"/>
    <w:rsid w:val="000A0316"/>
    <w:rsid w:val="000A0B42"/>
    <w:rsid w:val="000A0C0D"/>
    <w:rsid w:val="000A0DF7"/>
    <w:rsid w:val="000A1234"/>
    <w:rsid w:val="000A13FE"/>
    <w:rsid w:val="000A17F2"/>
    <w:rsid w:val="000A1BA5"/>
    <w:rsid w:val="000A2061"/>
    <w:rsid w:val="000A298E"/>
    <w:rsid w:val="000A5027"/>
    <w:rsid w:val="000A505C"/>
    <w:rsid w:val="000A5320"/>
    <w:rsid w:val="000A697D"/>
    <w:rsid w:val="000A6F26"/>
    <w:rsid w:val="000A7774"/>
    <w:rsid w:val="000B0751"/>
    <w:rsid w:val="000B08BB"/>
    <w:rsid w:val="000B2961"/>
    <w:rsid w:val="000B3472"/>
    <w:rsid w:val="000B3ABF"/>
    <w:rsid w:val="000B4081"/>
    <w:rsid w:val="000B51CB"/>
    <w:rsid w:val="000B5270"/>
    <w:rsid w:val="000B5916"/>
    <w:rsid w:val="000B5F76"/>
    <w:rsid w:val="000B6049"/>
    <w:rsid w:val="000B61CE"/>
    <w:rsid w:val="000B6558"/>
    <w:rsid w:val="000B6C81"/>
    <w:rsid w:val="000B6D89"/>
    <w:rsid w:val="000B6E2D"/>
    <w:rsid w:val="000C0A22"/>
    <w:rsid w:val="000C191F"/>
    <w:rsid w:val="000C2746"/>
    <w:rsid w:val="000C2955"/>
    <w:rsid w:val="000C3345"/>
    <w:rsid w:val="000C5523"/>
    <w:rsid w:val="000C6190"/>
    <w:rsid w:val="000C662F"/>
    <w:rsid w:val="000C6EF8"/>
    <w:rsid w:val="000C7614"/>
    <w:rsid w:val="000C7864"/>
    <w:rsid w:val="000D1242"/>
    <w:rsid w:val="000D1420"/>
    <w:rsid w:val="000D1AF9"/>
    <w:rsid w:val="000D1B77"/>
    <w:rsid w:val="000D405F"/>
    <w:rsid w:val="000D4A60"/>
    <w:rsid w:val="000D4F6D"/>
    <w:rsid w:val="000D5186"/>
    <w:rsid w:val="000D7E39"/>
    <w:rsid w:val="000D7FF6"/>
    <w:rsid w:val="000E06A0"/>
    <w:rsid w:val="000E0C96"/>
    <w:rsid w:val="000E1745"/>
    <w:rsid w:val="000E19C8"/>
    <w:rsid w:val="000E19CC"/>
    <w:rsid w:val="000E1A6D"/>
    <w:rsid w:val="000E218B"/>
    <w:rsid w:val="000E2CDE"/>
    <w:rsid w:val="000E3610"/>
    <w:rsid w:val="000E3988"/>
    <w:rsid w:val="000E4060"/>
    <w:rsid w:val="000E416E"/>
    <w:rsid w:val="000E4811"/>
    <w:rsid w:val="000E4813"/>
    <w:rsid w:val="000E57AB"/>
    <w:rsid w:val="000E5B45"/>
    <w:rsid w:val="000E5CBC"/>
    <w:rsid w:val="000E630D"/>
    <w:rsid w:val="000E6F58"/>
    <w:rsid w:val="000E7071"/>
    <w:rsid w:val="000E7F60"/>
    <w:rsid w:val="000F010B"/>
    <w:rsid w:val="000F1E48"/>
    <w:rsid w:val="000F3609"/>
    <w:rsid w:val="000F42E6"/>
    <w:rsid w:val="000F4388"/>
    <w:rsid w:val="000F46A4"/>
    <w:rsid w:val="000F5A97"/>
    <w:rsid w:val="000F5CC8"/>
    <w:rsid w:val="000F5DC1"/>
    <w:rsid w:val="000F5F96"/>
    <w:rsid w:val="000F6908"/>
    <w:rsid w:val="000F6AFF"/>
    <w:rsid w:val="000F79B6"/>
    <w:rsid w:val="00101103"/>
    <w:rsid w:val="00101AA3"/>
    <w:rsid w:val="0010289E"/>
    <w:rsid w:val="00102AD7"/>
    <w:rsid w:val="00102D37"/>
    <w:rsid w:val="001035ED"/>
    <w:rsid w:val="00104095"/>
    <w:rsid w:val="00104699"/>
    <w:rsid w:val="001056D0"/>
    <w:rsid w:val="001058AC"/>
    <w:rsid w:val="00105A92"/>
    <w:rsid w:val="00105B5D"/>
    <w:rsid w:val="00105DCD"/>
    <w:rsid w:val="00106143"/>
    <w:rsid w:val="0010626C"/>
    <w:rsid w:val="001066E8"/>
    <w:rsid w:val="0010725D"/>
    <w:rsid w:val="00111139"/>
    <w:rsid w:val="001112BB"/>
    <w:rsid w:val="0011149B"/>
    <w:rsid w:val="00111BED"/>
    <w:rsid w:val="00111D5D"/>
    <w:rsid w:val="001123E2"/>
    <w:rsid w:val="0011243D"/>
    <w:rsid w:val="00112611"/>
    <w:rsid w:val="00113DCD"/>
    <w:rsid w:val="00116238"/>
    <w:rsid w:val="00117215"/>
    <w:rsid w:val="001204C5"/>
    <w:rsid w:val="00120DA1"/>
    <w:rsid w:val="001212E6"/>
    <w:rsid w:val="00122157"/>
    <w:rsid w:val="00122F66"/>
    <w:rsid w:val="00124010"/>
    <w:rsid w:val="00124152"/>
    <w:rsid w:val="0012430E"/>
    <w:rsid w:val="00124DB8"/>
    <w:rsid w:val="00125B08"/>
    <w:rsid w:val="001261B4"/>
    <w:rsid w:val="00126864"/>
    <w:rsid w:val="001274FA"/>
    <w:rsid w:val="001278A5"/>
    <w:rsid w:val="0013061D"/>
    <w:rsid w:val="0013084D"/>
    <w:rsid w:val="00130BF5"/>
    <w:rsid w:val="00130CE2"/>
    <w:rsid w:val="0013163B"/>
    <w:rsid w:val="00131F8E"/>
    <w:rsid w:val="00131FFB"/>
    <w:rsid w:val="0013499D"/>
    <w:rsid w:val="00136419"/>
    <w:rsid w:val="0013665C"/>
    <w:rsid w:val="00136750"/>
    <w:rsid w:val="00136C4B"/>
    <w:rsid w:val="00136F15"/>
    <w:rsid w:val="001379C2"/>
    <w:rsid w:val="0014042E"/>
    <w:rsid w:val="00140927"/>
    <w:rsid w:val="00140C7D"/>
    <w:rsid w:val="00140E1C"/>
    <w:rsid w:val="00141077"/>
    <w:rsid w:val="0014122C"/>
    <w:rsid w:val="00141365"/>
    <w:rsid w:val="001422AE"/>
    <w:rsid w:val="00142536"/>
    <w:rsid w:val="001425FD"/>
    <w:rsid w:val="00142900"/>
    <w:rsid w:val="0014324E"/>
    <w:rsid w:val="0014398E"/>
    <w:rsid w:val="00144350"/>
    <w:rsid w:val="00144698"/>
    <w:rsid w:val="001454FD"/>
    <w:rsid w:val="00146151"/>
    <w:rsid w:val="001469E0"/>
    <w:rsid w:val="001470B5"/>
    <w:rsid w:val="00147295"/>
    <w:rsid w:val="00147B22"/>
    <w:rsid w:val="0015064A"/>
    <w:rsid w:val="00150C3A"/>
    <w:rsid w:val="00151247"/>
    <w:rsid w:val="001519DB"/>
    <w:rsid w:val="00151F71"/>
    <w:rsid w:val="00152358"/>
    <w:rsid w:val="00152372"/>
    <w:rsid w:val="00152E44"/>
    <w:rsid w:val="001531C2"/>
    <w:rsid w:val="00153C03"/>
    <w:rsid w:val="00153D93"/>
    <w:rsid w:val="00153F97"/>
    <w:rsid w:val="001540CC"/>
    <w:rsid w:val="00156653"/>
    <w:rsid w:val="0015776B"/>
    <w:rsid w:val="00157C4C"/>
    <w:rsid w:val="00160268"/>
    <w:rsid w:val="0016146B"/>
    <w:rsid w:val="00163753"/>
    <w:rsid w:val="00163A9E"/>
    <w:rsid w:val="00163D58"/>
    <w:rsid w:val="00163EDB"/>
    <w:rsid w:val="00164201"/>
    <w:rsid w:val="00164228"/>
    <w:rsid w:val="00164660"/>
    <w:rsid w:val="00164B00"/>
    <w:rsid w:val="001658B0"/>
    <w:rsid w:val="00165BE5"/>
    <w:rsid w:val="001667F7"/>
    <w:rsid w:val="00167320"/>
    <w:rsid w:val="00167875"/>
    <w:rsid w:val="00170669"/>
    <w:rsid w:val="00170A3E"/>
    <w:rsid w:val="001711B7"/>
    <w:rsid w:val="00172E6B"/>
    <w:rsid w:val="00173000"/>
    <w:rsid w:val="001740F7"/>
    <w:rsid w:val="001746BF"/>
    <w:rsid w:val="00174832"/>
    <w:rsid w:val="00175B38"/>
    <w:rsid w:val="00175FD8"/>
    <w:rsid w:val="001765AB"/>
    <w:rsid w:val="00180E02"/>
    <w:rsid w:val="0018103F"/>
    <w:rsid w:val="001810A7"/>
    <w:rsid w:val="001822D8"/>
    <w:rsid w:val="00182590"/>
    <w:rsid w:val="001828F7"/>
    <w:rsid w:val="001837FD"/>
    <w:rsid w:val="00183D16"/>
    <w:rsid w:val="00183D35"/>
    <w:rsid w:val="0018569E"/>
    <w:rsid w:val="00185AD5"/>
    <w:rsid w:val="00185B89"/>
    <w:rsid w:val="0018693E"/>
    <w:rsid w:val="00187393"/>
    <w:rsid w:val="00190377"/>
    <w:rsid w:val="001904B5"/>
    <w:rsid w:val="00190BC7"/>
    <w:rsid w:val="00191406"/>
    <w:rsid w:val="00191438"/>
    <w:rsid w:val="0019177A"/>
    <w:rsid w:val="00191C69"/>
    <w:rsid w:val="00193272"/>
    <w:rsid w:val="00193464"/>
    <w:rsid w:val="00193ECB"/>
    <w:rsid w:val="00194EA6"/>
    <w:rsid w:val="0019509B"/>
    <w:rsid w:val="00196405"/>
    <w:rsid w:val="00196AB1"/>
    <w:rsid w:val="00196EAC"/>
    <w:rsid w:val="00197258"/>
    <w:rsid w:val="001A063D"/>
    <w:rsid w:val="001A07E1"/>
    <w:rsid w:val="001A0B15"/>
    <w:rsid w:val="001A0DC4"/>
    <w:rsid w:val="001A0EE6"/>
    <w:rsid w:val="001A118C"/>
    <w:rsid w:val="001A14C8"/>
    <w:rsid w:val="001A2A68"/>
    <w:rsid w:val="001A3162"/>
    <w:rsid w:val="001A38E7"/>
    <w:rsid w:val="001A3D83"/>
    <w:rsid w:val="001A4647"/>
    <w:rsid w:val="001A4975"/>
    <w:rsid w:val="001A4F7F"/>
    <w:rsid w:val="001A5AAD"/>
    <w:rsid w:val="001A5CD1"/>
    <w:rsid w:val="001A6266"/>
    <w:rsid w:val="001A64CA"/>
    <w:rsid w:val="001A67D0"/>
    <w:rsid w:val="001A69CF"/>
    <w:rsid w:val="001A6F38"/>
    <w:rsid w:val="001B0732"/>
    <w:rsid w:val="001B089E"/>
    <w:rsid w:val="001B0E2B"/>
    <w:rsid w:val="001B1078"/>
    <w:rsid w:val="001B1AAF"/>
    <w:rsid w:val="001B20B8"/>
    <w:rsid w:val="001B234D"/>
    <w:rsid w:val="001B29AA"/>
    <w:rsid w:val="001B4106"/>
    <w:rsid w:val="001B43AF"/>
    <w:rsid w:val="001B45C6"/>
    <w:rsid w:val="001B5EC0"/>
    <w:rsid w:val="001B615C"/>
    <w:rsid w:val="001B6A70"/>
    <w:rsid w:val="001B6ED5"/>
    <w:rsid w:val="001B7381"/>
    <w:rsid w:val="001B738E"/>
    <w:rsid w:val="001B7548"/>
    <w:rsid w:val="001C02F8"/>
    <w:rsid w:val="001C05D7"/>
    <w:rsid w:val="001C0FE0"/>
    <w:rsid w:val="001C11E0"/>
    <w:rsid w:val="001C24E8"/>
    <w:rsid w:val="001C3253"/>
    <w:rsid w:val="001C333D"/>
    <w:rsid w:val="001C3E75"/>
    <w:rsid w:val="001C4988"/>
    <w:rsid w:val="001C4CA2"/>
    <w:rsid w:val="001C4E07"/>
    <w:rsid w:val="001C6317"/>
    <w:rsid w:val="001C6774"/>
    <w:rsid w:val="001C6DD5"/>
    <w:rsid w:val="001C7344"/>
    <w:rsid w:val="001D05FA"/>
    <w:rsid w:val="001D07EB"/>
    <w:rsid w:val="001D10FE"/>
    <w:rsid w:val="001D1728"/>
    <w:rsid w:val="001D21D6"/>
    <w:rsid w:val="001D2AE2"/>
    <w:rsid w:val="001D2C59"/>
    <w:rsid w:val="001D385E"/>
    <w:rsid w:val="001D3929"/>
    <w:rsid w:val="001D3FC2"/>
    <w:rsid w:val="001D42DF"/>
    <w:rsid w:val="001D47B4"/>
    <w:rsid w:val="001D5E0D"/>
    <w:rsid w:val="001D6505"/>
    <w:rsid w:val="001D666D"/>
    <w:rsid w:val="001D6926"/>
    <w:rsid w:val="001D6BB9"/>
    <w:rsid w:val="001D70EA"/>
    <w:rsid w:val="001E1772"/>
    <w:rsid w:val="001E1C45"/>
    <w:rsid w:val="001E27E5"/>
    <w:rsid w:val="001E2AA0"/>
    <w:rsid w:val="001E2E79"/>
    <w:rsid w:val="001E3D49"/>
    <w:rsid w:val="001E4669"/>
    <w:rsid w:val="001E4EBF"/>
    <w:rsid w:val="001E543E"/>
    <w:rsid w:val="001E5481"/>
    <w:rsid w:val="001E5B17"/>
    <w:rsid w:val="001E5C5E"/>
    <w:rsid w:val="001E62A9"/>
    <w:rsid w:val="001E673C"/>
    <w:rsid w:val="001E6FCB"/>
    <w:rsid w:val="001F0191"/>
    <w:rsid w:val="001F13CE"/>
    <w:rsid w:val="001F1B93"/>
    <w:rsid w:val="001F2DCB"/>
    <w:rsid w:val="001F30EE"/>
    <w:rsid w:val="001F549B"/>
    <w:rsid w:val="001F5B3F"/>
    <w:rsid w:val="001F62E6"/>
    <w:rsid w:val="001F66B1"/>
    <w:rsid w:val="001F7203"/>
    <w:rsid w:val="001F7275"/>
    <w:rsid w:val="001F7654"/>
    <w:rsid w:val="00200006"/>
    <w:rsid w:val="002011AA"/>
    <w:rsid w:val="00201802"/>
    <w:rsid w:val="00201C3D"/>
    <w:rsid w:val="0020361C"/>
    <w:rsid w:val="00204C08"/>
    <w:rsid w:val="002058BC"/>
    <w:rsid w:val="002059AD"/>
    <w:rsid w:val="002065A0"/>
    <w:rsid w:val="00207139"/>
    <w:rsid w:val="002073BB"/>
    <w:rsid w:val="00207C0A"/>
    <w:rsid w:val="00207C3D"/>
    <w:rsid w:val="00207E81"/>
    <w:rsid w:val="00210150"/>
    <w:rsid w:val="00210788"/>
    <w:rsid w:val="0021114C"/>
    <w:rsid w:val="0021156B"/>
    <w:rsid w:val="002115A3"/>
    <w:rsid w:val="00211639"/>
    <w:rsid w:val="00211AD2"/>
    <w:rsid w:val="00211EF5"/>
    <w:rsid w:val="00212F4A"/>
    <w:rsid w:val="002130F0"/>
    <w:rsid w:val="00213DE7"/>
    <w:rsid w:val="00213E94"/>
    <w:rsid w:val="0021578F"/>
    <w:rsid w:val="0021598B"/>
    <w:rsid w:val="00217159"/>
    <w:rsid w:val="002177B8"/>
    <w:rsid w:val="00220762"/>
    <w:rsid w:val="00220F63"/>
    <w:rsid w:val="00221BD8"/>
    <w:rsid w:val="00222744"/>
    <w:rsid w:val="002233B9"/>
    <w:rsid w:val="002238E8"/>
    <w:rsid w:val="00224242"/>
    <w:rsid w:val="0022563A"/>
    <w:rsid w:val="002257A9"/>
    <w:rsid w:val="00226706"/>
    <w:rsid w:val="00226E07"/>
    <w:rsid w:val="002272D4"/>
    <w:rsid w:val="00227C0E"/>
    <w:rsid w:val="00231495"/>
    <w:rsid w:val="00233906"/>
    <w:rsid w:val="00234457"/>
    <w:rsid w:val="002358E4"/>
    <w:rsid w:val="002359B5"/>
    <w:rsid w:val="00235BB1"/>
    <w:rsid w:val="00235F63"/>
    <w:rsid w:val="002367A2"/>
    <w:rsid w:val="00237211"/>
    <w:rsid w:val="00237B93"/>
    <w:rsid w:val="00240A7E"/>
    <w:rsid w:val="00241EEE"/>
    <w:rsid w:val="002433AB"/>
    <w:rsid w:val="002434D8"/>
    <w:rsid w:val="0024440A"/>
    <w:rsid w:val="002445A3"/>
    <w:rsid w:val="002445C6"/>
    <w:rsid w:val="00244EBE"/>
    <w:rsid w:val="0024558A"/>
    <w:rsid w:val="00246647"/>
    <w:rsid w:val="00247241"/>
    <w:rsid w:val="00247CFA"/>
    <w:rsid w:val="0025038E"/>
    <w:rsid w:val="00250A93"/>
    <w:rsid w:val="00250B5C"/>
    <w:rsid w:val="00250E9A"/>
    <w:rsid w:val="002528C5"/>
    <w:rsid w:val="002531D9"/>
    <w:rsid w:val="00253329"/>
    <w:rsid w:val="00253A2D"/>
    <w:rsid w:val="00254D92"/>
    <w:rsid w:val="002551A4"/>
    <w:rsid w:val="002551B8"/>
    <w:rsid w:val="002558B1"/>
    <w:rsid w:val="00255B77"/>
    <w:rsid w:val="0025657B"/>
    <w:rsid w:val="00256934"/>
    <w:rsid w:val="00256D91"/>
    <w:rsid w:val="00256EF0"/>
    <w:rsid w:val="00257BB1"/>
    <w:rsid w:val="00260056"/>
    <w:rsid w:val="00261095"/>
    <w:rsid w:val="00262283"/>
    <w:rsid w:val="002623CF"/>
    <w:rsid w:val="00262E08"/>
    <w:rsid w:val="00262E2B"/>
    <w:rsid w:val="0026365B"/>
    <w:rsid w:val="00263EB4"/>
    <w:rsid w:val="002642D6"/>
    <w:rsid w:val="00264731"/>
    <w:rsid w:val="0026508F"/>
    <w:rsid w:val="00265E7A"/>
    <w:rsid w:val="0026631E"/>
    <w:rsid w:val="00266A9C"/>
    <w:rsid w:val="00266E58"/>
    <w:rsid w:val="00267A94"/>
    <w:rsid w:val="00267F32"/>
    <w:rsid w:val="002703DA"/>
    <w:rsid w:val="002705FD"/>
    <w:rsid w:val="00270E87"/>
    <w:rsid w:val="00270F7E"/>
    <w:rsid w:val="00271684"/>
    <w:rsid w:val="002722B4"/>
    <w:rsid w:val="002722F7"/>
    <w:rsid w:val="00276079"/>
    <w:rsid w:val="002765CE"/>
    <w:rsid w:val="00276A3B"/>
    <w:rsid w:val="00276B0C"/>
    <w:rsid w:val="00277D07"/>
    <w:rsid w:val="00280B50"/>
    <w:rsid w:val="00280CAA"/>
    <w:rsid w:val="00280CEE"/>
    <w:rsid w:val="00281123"/>
    <w:rsid w:val="00281C7C"/>
    <w:rsid w:val="00282B5D"/>
    <w:rsid w:val="00283356"/>
    <w:rsid w:val="00283A9A"/>
    <w:rsid w:val="00284080"/>
    <w:rsid w:val="00284119"/>
    <w:rsid w:val="00284864"/>
    <w:rsid w:val="00284B2C"/>
    <w:rsid w:val="00284EAC"/>
    <w:rsid w:val="00285267"/>
    <w:rsid w:val="00285B29"/>
    <w:rsid w:val="00287953"/>
    <w:rsid w:val="00290510"/>
    <w:rsid w:val="00290CAC"/>
    <w:rsid w:val="00291035"/>
    <w:rsid w:val="00291BC7"/>
    <w:rsid w:val="00292239"/>
    <w:rsid w:val="002925D6"/>
    <w:rsid w:val="00293BAC"/>
    <w:rsid w:val="002951E9"/>
    <w:rsid w:val="00295649"/>
    <w:rsid w:val="00296071"/>
    <w:rsid w:val="00296121"/>
    <w:rsid w:val="00296CAB"/>
    <w:rsid w:val="00296ED9"/>
    <w:rsid w:val="00297092"/>
    <w:rsid w:val="00297169"/>
    <w:rsid w:val="00297476"/>
    <w:rsid w:val="002977C9"/>
    <w:rsid w:val="00297997"/>
    <w:rsid w:val="00297EF6"/>
    <w:rsid w:val="002A0317"/>
    <w:rsid w:val="002A0727"/>
    <w:rsid w:val="002A083F"/>
    <w:rsid w:val="002A1416"/>
    <w:rsid w:val="002A1591"/>
    <w:rsid w:val="002A1ACE"/>
    <w:rsid w:val="002A2679"/>
    <w:rsid w:val="002A270C"/>
    <w:rsid w:val="002A3840"/>
    <w:rsid w:val="002A38D7"/>
    <w:rsid w:val="002A4608"/>
    <w:rsid w:val="002A5287"/>
    <w:rsid w:val="002A538C"/>
    <w:rsid w:val="002A579A"/>
    <w:rsid w:val="002A597C"/>
    <w:rsid w:val="002A62A2"/>
    <w:rsid w:val="002A65B4"/>
    <w:rsid w:val="002A6B68"/>
    <w:rsid w:val="002A7824"/>
    <w:rsid w:val="002B0327"/>
    <w:rsid w:val="002B1164"/>
    <w:rsid w:val="002B3AF7"/>
    <w:rsid w:val="002B4384"/>
    <w:rsid w:val="002B45DB"/>
    <w:rsid w:val="002B4C8E"/>
    <w:rsid w:val="002B5232"/>
    <w:rsid w:val="002B5584"/>
    <w:rsid w:val="002B6118"/>
    <w:rsid w:val="002B698B"/>
    <w:rsid w:val="002B7952"/>
    <w:rsid w:val="002C01A2"/>
    <w:rsid w:val="002C051C"/>
    <w:rsid w:val="002C056D"/>
    <w:rsid w:val="002C0EAB"/>
    <w:rsid w:val="002C1606"/>
    <w:rsid w:val="002C1981"/>
    <w:rsid w:val="002C24F8"/>
    <w:rsid w:val="002C29A0"/>
    <w:rsid w:val="002C36D9"/>
    <w:rsid w:val="002C3D27"/>
    <w:rsid w:val="002C48ED"/>
    <w:rsid w:val="002C4921"/>
    <w:rsid w:val="002C552E"/>
    <w:rsid w:val="002C5B7D"/>
    <w:rsid w:val="002C5B83"/>
    <w:rsid w:val="002C6733"/>
    <w:rsid w:val="002C68CC"/>
    <w:rsid w:val="002C6D6E"/>
    <w:rsid w:val="002C7221"/>
    <w:rsid w:val="002D0A01"/>
    <w:rsid w:val="002D0CCE"/>
    <w:rsid w:val="002D0F36"/>
    <w:rsid w:val="002D1DED"/>
    <w:rsid w:val="002D2322"/>
    <w:rsid w:val="002D2C0C"/>
    <w:rsid w:val="002D302A"/>
    <w:rsid w:val="002D3194"/>
    <w:rsid w:val="002D3658"/>
    <w:rsid w:val="002D3DBD"/>
    <w:rsid w:val="002D59B8"/>
    <w:rsid w:val="002D5A6D"/>
    <w:rsid w:val="002D5B93"/>
    <w:rsid w:val="002D6F73"/>
    <w:rsid w:val="002D7285"/>
    <w:rsid w:val="002D7507"/>
    <w:rsid w:val="002D78FE"/>
    <w:rsid w:val="002D7F7D"/>
    <w:rsid w:val="002D7FFE"/>
    <w:rsid w:val="002E08BC"/>
    <w:rsid w:val="002E09F2"/>
    <w:rsid w:val="002E0FD1"/>
    <w:rsid w:val="002E2024"/>
    <w:rsid w:val="002E2C1D"/>
    <w:rsid w:val="002E32D4"/>
    <w:rsid w:val="002E3B5B"/>
    <w:rsid w:val="002E3BBF"/>
    <w:rsid w:val="002E51E4"/>
    <w:rsid w:val="002E52EC"/>
    <w:rsid w:val="002E5E5F"/>
    <w:rsid w:val="002E6DCD"/>
    <w:rsid w:val="002E76A0"/>
    <w:rsid w:val="002E795F"/>
    <w:rsid w:val="002F0222"/>
    <w:rsid w:val="002F0D3A"/>
    <w:rsid w:val="002F0F08"/>
    <w:rsid w:val="002F11AD"/>
    <w:rsid w:val="002F3A77"/>
    <w:rsid w:val="002F451B"/>
    <w:rsid w:val="002F56A4"/>
    <w:rsid w:val="002F5A74"/>
    <w:rsid w:val="002F5F70"/>
    <w:rsid w:val="002F601D"/>
    <w:rsid w:val="002F72BB"/>
    <w:rsid w:val="002F733E"/>
    <w:rsid w:val="002F78B2"/>
    <w:rsid w:val="002F7E48"/>
    <w:rsid w:val="00300553"/>
    <w:rsid w:val="00300790"/>
    <w:rsid w:val="00301C4E"/>
    <w:rsid w:val="003027AF"/>
    <w:rsid w:val="00302A22"/>
    <w:rsid w:val="00302F69"/>
    <w:rsid w:val="003034DB"/>
    <w:rsid w:val="00303614"/>
    <w:rsid w:val="00303875"/>
    <w:rsid w:val="003043AB"/>
    <w:rsid w:val="00304880"/>
    <w:rsid w:val="00304D56"/>
    <w:rsid w:val="00305090"/>
    <w:rsid w:val="003072FE"/>
    <w:rsid w:val="00307A01"/>
    <w:rsid w:val="00307BB1"/>
    <w:rsid w:val="00310171"/>
    <w:rsid w:val="00310451"/>
    <w:rsid w:val="00310C8A"/>
    <w:rsid w:val="00310D22"/>
    <w:rsid w:val="0031100B"/>
    <w:rsid w:val="00314903"/>
    <w:rsid w:val="00314A83"/>
    <w:rsid w:val="00314BC6"/>
    <w:rsid w:val="00316118"/>
    <w:rsid w:val="0031623C"/>
    <w:rsid w:val="00316AFB"/>
    <w:rsid w:val="003201C5"/>
    <w:rsid w:val="003208F0"/>
    <w:rsid w:val="00320983"/>
    <w:rsid w:val="00320AB1"/>
    <w:rsid w:val="00321129"/>
    <w:rsid w:val="00321330"/>
    <w:rsid w:val="00321703"/>
    <w:rsid w:val="003221C1"/>
    <w:rsid w:val="00322D0B"/>
    <w:rsid w:val="003241EC"/>
    <w:rsid w:val="003242E0"/>
    <w:rsid w:val="00324FDB"/>
    <w:rsid w:val="003254B8"/>
    <w:rsid w:val="0032550D"/>
    <w:rsid w:val="00325522"/>
    <w:rsid w:val="0032597B"/>
    <w:rsid w:val="00325C4F"/>
    <w:rsid w:val="00325F8D"/>
    <w:rsid w:val="00326A88"/>
    <w:rsid w:val="00327E70"/>
    <w:rsid w:val="00330278"/>
    <w:rsid w:val="00330B36"/>
    <w:rsid w:val="003312F2"/>
    <w:rsid w:val="00331673"/>
    <w:rsid w:val="0033286A"/>
    <w:rsid w:val="00332BCE"/>
    <w:rsid w:val="00333195"/>
    <w:rsid w:val="00333AEE"/>
    <w:rsid w:val="00333E03"/>
    <w:rsid w:val="00334001"/>
    <w:rsid w:val="00334286"/>
    <w:rsid w:val="00334F7B"/>
    <w:rsid w:val="0033525C"/>
    <w:rsid w:val="00335643"/>
    <w:rsid w:val="00335A8F"/>
    <w:rsid w:val="00336AE7"/>
    <w:rsid w:val="00337444"/>
    <w:rsid w:val="0034207F"/>
    <w:rsid w:val="003422DB"/>
    <w:rsid w:val="00342EC6"/>
    <w:rsid w:val="00343512"/>
    <w:rsid w:val="00343B15"/>
    <w:rsid w:val="00344613"/>
    <w:rsid w:val="00344D28"/>
    <w:rsid w:val="00346196"/>
    <w:rsid w:val="0034621B"/>
    <w:rsid w:val="00351F44"/>
    <w:rsid w:val="003539FF"/>
    <w:rsid w:val="00354AD5"/>
    <w:rsid w:val="00354E52"/>
    <w:rsid w:val="00356259"/>
    <w:rsid w:val="0035632F"/>
    <w:rsid w:val="00357D68"/>
    <w:rsid w:val="00360701"/>
    <w:rsid w:val="00361431"/>
    <w:rsid w:val="003619AF"/>
    <w:rsid w:val="00361F57"/>
    <w:rsid w:val="00363A35"/>
    <w:rsid w:val="00363A7D"/>
    <w:rsid w:val="00363C16"/>
    <w:rsid w:val="00363E4D"/>
    <w:rsid w:val="00364142"/>
    <w:rsid w:val="003644A9"/>
    <w:rsid w:val="00364621"/>
    <w:rsid w:val="003653AA"/>
    <w:rsid w:val="003655D5"/>
    <w:rsid w:val="00366529"/>
    <w:rsid w:val="003676D3"/>
    <w:rsid w:val="003679DF"/>
    <w:rsid w:val="00370302"/>
    <w:rsid w:val="00370999"/>
    <w:rsid w:val="00370BFE"/>
    <w:rsid w:val="003716C1"/>
    <w:rsid w:val="003721B8"/>
    <w:rsid w:val="003729CE"/>
    <w:rsid w:val="0037515F"/>
    <w:rsid w:val="003757B8"/>
    <w:rsid w:val="003758A6"/>
    <w:rsid w:val="00375B82"/>
    <w:rsid w:val="00376146"/>
    <w:rsid w:val="00376B6A"/>
    <w:rsid w:val="00376F20"/>
    <w:rsid w:val="003773A2"/>
    <w:rsid w:val="00380376"/>
    <w:rsid w:val="00380A0D"/>
    <w:rsid w:val="00380C8A"/>
    <w:rsid w:val="0038111E"/>
    <w:rsid w:val="00382B4E"/>
    <w:rsid w:val="00383627"/>
    <w:rsid w:val="0038375D"/>
    <w:rsid w:val="00383BA2"/>
    <w:rsid w:val="003843AF"/>
    <w:rsid w:val="00384C68"/>
    <w:rsid w:val="00384F7D"/>
    <w:rsid w:val="00385A6F"/>
    <w:rsid w:val="003861FB"/>
    <w:rsid w:val="00386204"/>
    <w:rsid w:val="00386F81"/>
    <w:rsid w:val="00387C53"/>
    <w:rsid w:val="00390189"/>
    <w:rsid w:val="00390CAD"/>
    <w:rsid w:val="00392DA7"/>
    <w:rsid w:val="00393496"/>
    <w:rsid w:val="00394881"/>
    <w:rsid w:val="00394B75"/>
    <w:rsid w:val="0039557E"/>
    <w:rsid w:val="00395F34"/>
    <w:rsid w:val="00396494"/>
    <w:rsid w:val="00396D6F"/>
    <w:rsid w:val="003A074B"/>
    <w:rsid w:val="003A09DF"/>
    <w:rsid w:val="003A104D"/>
    <w:rsid w:val="003A2646"/>
    <w:rsid w:val="003A26AD"/>
    <w:rsid w:val="003A2B0C"/>
    <w:rsid w:val="003A3CB6"/>
    <w:rsid w:val="003A4AD6"/>
    <w:rsid w:val="003A4D6B"/>
    <w:rsid w:val="003A55EA"/>
    <w:rsid w:val="003A57B9"/>
    <w:rsid w:val="003A5979"/>
    <w:rsid w:val="003A597A"/>
    <w:rsid w:val="003A6161"/>
    <w:rsid w:val="003A632C"/>
    <w:rsid w:val="003A6A33"/>
    <w:rsid w:val="003A6F8A"/>
    <w:rsid w:val="003A702F"/>
    <w:rsid w:val="003A70EB"/>
    <w:rsid w:val="003A7264"/>
    <w:rsid w:val="003A77FA"/>
    <w:rsid w:val="003A7C8C"/>
    <w:rsid w:val="003A7CC6"/>
    <w:rsid w:val="003A7D38"/>
    <w:rsid w:val="003B10B5"/>
    <w:rsid w:val="003B1142"/>
    <w:rsid w:val="003B13A6"/>
    <w:rsid w:val="003B1E61"/>
    <w:rsid w:val="003B235F"/>
    <w:rsid w:val="003B2A59"/>
    <w:rsid w:val="003B2B67"/>
    <w:rsid w:val="003B3596"/>
    <w:rsid w:val="003B3982"/>
    <w:rsid w:val="003B49BF"/>
    <w:rsid w:val="003B4AC1"/>
    <w:rsid w:val="003B4E90"/>
    <w:rsid w:val="003B4F04"/>
    <w:rsid w:val="003B5820"/>
    <w:rsid w:val="003B67C3"/>
    <w:rsid w:val="003B704A"/>
    <w:rsid w:val="003B7263"/>
    <w:rsid w:val="003B76D7"/>
    <w:rsid w:val="003B7839"/>
    <w:rsid w:val="003B7A25"/>
    <w:rsid w:val="003C05CF"/>
    <w:rsid w:val="003C085D"/>
    <w:rsid w:val="003C0924"/>
    <w:rsid w:val="003C0A75"/>
    <w:rsid w:val="003C149C"/>
    <w:rsid w:val="003C1590"/>
    <w:rsid w:val="003C3294"/>
    <w:rsid w:val="003C337F"/>
    <w:rsid w:val="003C3916"/>
    <w:rsid w:val="003C4415"/>
    <w:rsid w:val="003C51F2"/>
    <w:rsid w:val="003C58E5"/>
    <w:rsid w:val="003C5C1A"/>
    <w:rsid w:val="003C6ADB"/>
    <w:rsid w:val="003C6EF7"/>
    <w:rsid w:val="003C6F0C"/>
    <w:rsid w:val="003C71C2"/>
    <w:rsid w:val="003C7448"/>
    <w:rsid w:val="003D041D"/>
    <w:rsid w:val="003D1036"/>
    <w:rsid w:val="003D1605"/>
    <w:rsid w:val="003D1EF1"/>
    <w:rsid w:val="003D2038"/>
    <w:rsid w:val="003D22D8"/>
    <w:rsid w:val="003D23CE"/>
    <w:rsid w:val="003D2852"/>
    <w:rsid w:val="003D2859"/>
    <w:rsid w:val="003D2E24"/>
    <w:rsid w:val="003D42AC"/>
    <w:rsid w:val="003D4B51"/>
    <w:rsid w:val="003D51DC"/>
    <w:rsid w:val="003D548F"/>
    <w:rsid w:val="003D54C0"/>
    <w:rsid w:val="003D6752"/>
    <w:rsid w:val="003D6B96"/>
    <w:rsid w:val="003E0097"/>
    <w:rsid w:val="003E05C5"/>
    <w:rsid w:val="003E201F"/>
    <w:rsid w:val="003E297E"/>
    <w:rsid w:val="003E2DDB"/>
    <w:rsid w:val="003E2F47"/>
    <w:rsid w:val="003E3848"/>
    <w:rsid w:val="003E3A0C"/>
    <w:rsid w:val="003E6DCB"/>
    <w:rsid w:val="003E7048"/>
    <w:rsid w:val="003F10D9"/>
    <w:rsid w:val="003F141F"/>
    <w:rsid w:val="003F2136"/>
    <w:rsid w:val="003F242F"/>
    <w:rsid w:val="003F2B61"/>
    <w:rsid w:val="003F35F2"/>
    <w:rsid w:val="003F3C04"/>
    <w:rsid w:val="003F3FB3"/>
    <w:rsid w:val="003F450B"/>
    <w:rsid w:val="003F5623"/>
    <w:rsid w:val="003F70B0"/>
    <w:rsid w:val="003F78E5"/>
    <w:rsid w:val="00401205"/>
    <w:rsid w:val="0040131C"/>
    <w:rsid w:val="00402319"/>
    <w:rsid w:val="004023EF"/>
    <w:rsid w:val="00402472"/>
    <w:rsid w:val="004026A2"/>
    <w:rsid w:val="00402CFF"/>
    <w:rsid w:val="00403E01"/>
    <w:rsid w:val="00404091"/>
    <w:rsid w:val="00404D05"/>
    <w:rsid w:val="00405033"/>
    <w:rsid w:val="00405211"/>
    <w:rsid w:val="00405D4C"/>
    <w:rsid w:val="004063ED"/>
    <w:rsid w:val="0040745C"/>
    <w:rsid w:val="004076AD"/>
    <w:rsid w:val="00407795"/>
    <w:rsid w:val="00407C01"/>
    <w:rsid w:val="00410C44"/>
    <w:rsid w:val="00410D02"/>
    <w:rsid w:val="00411F8E"/>
    <w:rsid w:val="0041212A"/>
    <w:rsid w:val="004121D6"/>
    <w:rsid w:val="004122D2"/>
    <w:rsid w:val="004122F9"/>
    <w:rsid w:val="00412304"/>
    <w:rsid w:val="004134C9"/>
    <w:rsid w:val="00413CBD"/>
    <w:rsid w:val="004143CD"/>
    <w:rsid w:val="00415235"/>
    <w:rsid w:val="00415C6D"/>
    <w:rsid w:val="00416610"/>
    <w:rsid w:val="004167A4"/>
    <w:rsid w:val="00417489"/>
    <w:rsid w:val="00417B7C"/>
    <w:rsid w:val="00417BD8"/>
    <w:rsid w:val="00417E2F"/>
    <w:rsid w:val="00417F9F"/>
    <w:rsid w:val="00417FF5"/>
    <w:rsid w:val="00420000"/>
    <w:rsid w:val="0042003E"/>
    <w:rsid w:val="00420559"/>
    <w:rsid w:val="00420C59"/>
    <w:rsid w:val="0042149C"/>
    <w:rsid w:val="00421590"/>
    <w:rsid w:val="00421EFF"/>
    <w:rsid w:val="00422045"/>
    <w:rsid w:val="004225C1"/>
    <w:rsid w:val="0042284F"/>
    <w:rsid w:val="00422BCA"/>
    <w:rsid w:val="00423085"/>
    <w:rsid w:val="00423942"/>
    <w:rsid w:val="00425288"/>
    <w:rsid w:val="004258CF"/>
    <w:rsid w:val="00425B4C"/>
    <w:rsid w:val="0042693E"/>
    <w:rsid w:val="00426CE4"/>
    <w:rsid w:val="0042730E"/>
    <w:rsid w:val="004273A2"/>
    <w:rsid w:val="004301D1"/>
    <w:rsid w:val="00430796"/>
    <w:rsid w:val="00431FD2"/>
    <w:rsid w:val="004335E5"/>
    <w:rsid w:val="00433640"/>
    <w:rsid w:val="0043447C"/>
    <w:rsid w:val="00434AF8"/>
    <w:rsid w:val="00434E41"/>
    <w:rsid w:val="0043528D"/>
    <w:rsid w:val="004353B3"/>
    <w:rsid w:val="0043549C"/>
    <w:rsid w:val="00435D92"/>
    <w:rsid w:val="00436BE1"/>
    <w:rsid w:val="00436FE9"/>
    <w:rsid w:val="00437295"/>
    <w:rsid w:val="00437ABA"/>
    <w:rsid w:val="00440ED0"/>
    <w:rsid w:val="00442357"/>
    <w:rsid w:val="00442441"/>
    <w:rsid w:val="00442CE0"/>
    <w:rsid w:val="00442FED"/>
    <w:rsid w:val="0044414A"/>
    <w:rsid w:val="004446CA"/>
    <w:rsid w:val="00444F1B"/>
    <w:rsid w:val="00444F78"/>
    <w:rsid w:val="0044510F"/>
    <w:rsid w:val="00445427"/>
    <w:rsid w:val="00445742"/>
    <w:rsid w:val="00445779"/>
    <w:rsid w:val="0044589D"/>
    <w:rsid w:val="00445C0F"/>
    <w:rsid w:val="00445FDA"/>
    <w:rsid w:val="004465DC"/>
    <w:rsid w:val="00446A8D"/>
    <w:rsid w:val="00446D51"/>
    <w:rsid w:val="00446E7E"/>
    <w:rsid w:val="00447CE2"/>
    <w:rsid w:val="00450AE2"/>
    <w:rsid w:val="00450B65"/>
    <w:rsid w:val="00450ED8"/>
    <w:rsid w:val="00451D0A"/>
    <w:rsid w:val="004531A6"/>
    <w:rsid w:val="00453AD0"/>
    <w:rsid w:val="004545AC"/>
    <w:rsid w:val="004545ED"/>
    <w:rsid w:val="00455A09"/>
    <w:rsid w:val="00456AE8"/>
    <w:rsid w:val="00457B3A"/>
    <w:rsid w:val="004600AA"/>
    <w:rsid w:val="0046037D"/>
    <w:rsid w:val="00460B66"/>
    <w:rsid w:val="00461770"/>
    <w:rsid w:val="004617CD"/>
    <w:rsid w:val="004629DE"/>
    <w:rsid w:val="00463694"/>
    <w:rsid w:val="00463917"/>
    <w:rsid w:val="00463C34"/>
    <w:rsid w:val="00463C48"/>
    <w:rsid w:val="00464804"/>
    <w:rsid w:val="00465066"/>
    <w:rsid w:val="00465D23"/>
    <w:rsid w:val="0046620F"/>
    <w:rsid w:val="00466558"/>
    <w:rsid w:val="00466D22"/>
    <w:rsid w:val="00466F06"/>
    <w:rsid w:val="00467172"/>
    <w:rsid w:val="0047026C"/>
    <w:rsid w:val="00470775"/>
    <w:rsid w:val="00470A98"/>
    <w:rsid w:val="00470BB1"/>
    <w:rsid w:val="00470EAD"/>
    <w:rsid w:val="00472485"/>
    <w:rsid w:val="004726C6"/>
    <w:rsid w:val="00473531"/>
    <w:rsid w:val="00473EC3"/>
    <w:rsid w:val="0047401F"/>
    <w:rsid w:val="00474F6C"/>
    <w:rsid w:val="004754C6"/>
    <w:rsid w:val="004760B2"/>
    <w:rsid w:val="004760C5"/>
    <w:rsid w:val="00476481"/>
    <w:rsid w:val="00476761"/>
    <w:rsid w:val="004768CD"/>
    <w:rsid w:val="004769F5"/>
    <w:rsid w:val="00476C74"/>
    <w:rsid w:val="00477875"/>
    <w:rsid w:val="004778FB"/>
    <w:rsid w:val="00477CE8"/>
    <w:rsid w:val="004806BF"/>
    <w:rsid w:val="00480B91"/>
    <w:rsid w:val="00480C11"/>
    <w:rsid w:val="00480C47"/>
    <w:rsid w:val="004814C1"/>
    <w:rsid w:val="0048218E"/>
    <w:rsid w:val="004824F9"/>
    <w:rsid w:val="004829F9"/>
    <w:rsid w:val="00482D98"/>
    <w:rsid w:val="00482EC9"/>
    <w:rsid w:val="004830E9"/>
    <w:rsid w:val="0048316D"/>
    <w:rsid w:val="00483252"/>
    <w:rsid w:val="00483656"/>
    <w:rsid w:val="004836E4"/>
    <w:rsid w:val="00484284"/>
    <w:rsid w:val="00484B30"/>
    <w:rsid w:val="00485783"/>
    <w:rsid w:val="00485897"/>
    <w:rsid w:val="00485E0D"/>
    <w:rsid w:val="00486063"/>
    <w:rsid w:val="00486E59"/>
    <w:rsid w:val="00486E82"/>
    <w:rsid w:val="00487302"/>
    <w:rsid w:val="004873C3"/>
    <w:rsid w:val="00487DFF"/>
    <w:rsid w:val="00490209"/>
    <w:rsid w:val="004906E0"/>
    <w:rsid w:val="00490824"/>
    <w:rsid w:val="004908D8"/>
    <w:rsid w:val="00491ABB"/>
    <w:rsid w:val="00492D57"/>
    <w:rsid w:val="0049357D"/>
    <w:rsid w:val="00493BC1"/>
    <w:rsid w:val="00493C7A"/>
    <w:rsid w:val="00493E7E"/>
    <w:rsid w:val="0049454A"/>
    <w:rsid w:val="00494FA3"/>
    <w:rsid w:val="00495182"/>
    <w:rsid w:val="004953FD"/>
    <w:rsid w:val="00495A41"/>
    <w:rsid w:val="00495D5E"/>
    <w:rsid w:val="004961BD"/>
    <w:rsid w:val="00497BFF"/>
    <w:rsid w:val="00497FB8"/>
    <w:rsid w:val="004A00AE"/>
    <w:rsid w:val="004A02B1"/>
    <w:rsid w:val="004A0AA7"/>
    <w:rsid w:val="004A12A5"/>
    <w:rsid w:val="004A1C95"/>
    <w:rsid w:val="004A2AEB"/>
    <w:rsid w:val="004A3411"/>
    <w:rsid w:val="004A34CB"/>
    <w:rsid w:val="004A35B2"/>
    <w:rsid w:val="004A3C2B"/>
    <w:rsid w:val="004A3EC0"/>
    <w:rsid w:val="004A5131"/>
    <w:rsid w:val="004A607B"/>
    <w:rsid w:val="004A69F2"/>
    <w:rsid w:val="004A7760"/>
    <w:rsid w:val="004A7922"/>
    <w:rsid w:val="004A7C7C"/>
    <w:rsid w:val="004B0592"/>
    <w:rsid w:val="004B10C2"/>
    <w:rsid w:val="004B15EA"/>
    <w:rsid w:val="004B1619"/>
    <w:rsid w:val="004B20F1"/>
    <w:rsid w:val="004B2303"/>
    <w:rsid w:val="004B2B31"/>
    <w:rsid w:val="004B365E"/>
    <w:rsid w:val="004B3822"/>
    <w:rsid w:val="004B39F6"/>
    <w:rsid w:val="004B48C4"/>
    <w:rsid w:val="004B48F1"/>
    <w:rsid w:val="004B5C88"/>
    <w:rsid w:val="004B5E70"/>
    <w:rsid w:val="004B67FE"/>
    <w:rsid w:val="004B6A55"/>
    <w:rsid w:val="004B6DE2"/>
    <w:rsid w:val="004C0B56"/>
    <w:rsid w:val="004C1ADA"/>
    <w:rsid w:val="004C207F"/>
    <w:rsid w:val="004C20AC"/>
    <w:rsid w:val="004C2A8B"/>
    <w:rsid w:val="004C39C7"/>
    <w:rsid w:val="004C3A40"/>
    <w:rsid w:val="004C3C6D"/>
    <w:rsid w:val="004C3D98"/>
    <w:rsid w:val="004C4DFB"/>
    <w:rsid w:val="004C51BE"/>
    <w:rsid w:val="004C537D"/>
    <w:rsid w:val="004C633F"/>
    <w:rsid w:val="004C6C66"/>
    <w:rsid w:val="004C7B46"/>
    <w:rsid w:val="004C7C3D"/>
    <w:rsid w:val="004C7CD4"/>
    <w:rsid w:val="004C7F89"/>
    <w:rsid w:val="004D0167"/>
    <w:rsid w:val="004D048A"/>
    <w:rsid w:val="004D0C1E"/>
    <w:rsid w:val="004D0CAC"/>
    <w:rsid w:val="004D119E"/>
    <w:rsid w:val="004D14BF"/>
    <w:rsid w:val="004D1A01"/>
    <w:rsid w:val="004D2093"/>
    <w:rsid w:val="004D271D"/>
    <w:rsid w:val="004D2C5E"/>
    <w:rsid w:val="004D3919"/>
    <w:rsid w:val="004D484B"/>
    <w:rsid w:val="004D59B2"/>
    <w:rsid w:val="004D5D99"/>
    <w:rsid w:val="004D680D"/>
    <w:rsid w:val="004D74E0"/>
    <w:rsid w:val="004E26BA"/>
    <w:rsid w:val="004E4A46"/>
    <w:rsid w:val="004E4BAB"/>
    <w:rsid w:val="004E4E1D"/>
    <w:rsid w:val="004E5123"/>
    <w:rsid w:val="004E54C2"/>
    <w:rsid w:val="004E558B"/>
    <w:rsid w:val="004E5B03"/>
    <w:rsid w:val="004E72FE"/>
    <w:rsid w:val="004E778A"/>
    <w:rsid w:val="004E7BD4"/>
    <w:rsid w:val="004E7EAA"/>
    <w:rsid w:val="004F0577"/>
    <w:rsid w:val="004F0C28"/>
    <w:rsid w:val="004F1EDF"/>
    <w:rsid w:val="004F2A9A"/>
    <w:rsid w:val="004F2C26"/>
    <w:rsid w:val="004F37B1"/>
    <w:rsid w:val="004F381F"/>
    <w:rsid w:val="004F38CA"/>
    <w:rsid w:val="004F3FD8"/>
    <w:rsid w:val="004F4CB2"/>
    <w:rsid w:val="004F5916"/>
    <w:rsid w:val="004F75EF"/>
    <w:rsid w:val="004F76A7"/>
    <w:rsid w:val="004F77BA"/>
    <w:rsid w:val="004F7B46"/>
    <w:rsid w:val="00500580"/>
    <w:rsid w:val="00500A63"/>
    <w:rsid w:val="005023B8"/>
    <w:rsid w:val="005023C4"/>
    <w:rsid w:val="00502598"/>
    <w:rsid w:val="00502A88"/>
    <w:rsid w:val="00503623"/>
    <w:rsid w:val="00504533"/>
    <w:rsid w:val="0050496D"/>
    <w:rsid w:val="00504A30"/>
    <w:rsid w:val="005053AE"/>
    <w:rsid w:val="00505673"/>
    <w:rsid w:val="005057B7"/>
    <w:rsid w:val="005059A4"/>
    <w:rsid w:val="00506B17"/>
    <w:rsid w:val="005074D1"/>
    <w:rsid w:val="00507586"/>
    <w:rsid w:val="00507887"/>
    <w:rsid w:val="00510407"/>
    <w:rsid w:val="00511367"/>
    <w:rsid w:val="00512EC3"/>
    <w:rsid w:val="00513299"/>
    <w:rsid w:val="00513811"/>
    <w:rsid w:val="00514377"/>
    <w:rsid w:val="00514382"/>
    <w:rsid w:val="0051453E"/>
    <w:rsid w:val="00515485"/>
    <w:rsid w:val="00515684"/>
    <w:rsid w:val="00516326"/>
    <w:rsid w:val="0051663D"/>
    <w:rsid w:val="00516A1E"/>
    <w:rsid w:val="00516B80"/>
    <w:rsid w:val="00516F95"/>
    <w:rsid w:val="00517324"/>
    <w:rsid w:val="0051737C"/>
    <w:rsid w:val="005173EE"/>
    <w:rsid w:val="00517D80"/>
    <w:rsid w:val="00520A07"/>
    <w:rsid w:val="005212C0"/>
    <w:rsid w:val="00521932"/>
    <w:rsid w:val="00522B83"/>
    <w:rsid w:val="00522D52"/>
    <w:rsid w:val="005235B2"/>
    <w:rsid w:val="00523876"/>
    <w:rsid w:val="005243C8"/>
    <w:rsid w:val="00524502"/>
    <w:rsid w:val="00524A08"/>
    <w:rsid w:val="005260D0"/>
    <w:rsid w:val="005262E1"/>
    <w:rsid w:val="0052696D"/>
    <w:rsid w:val="00526B3D"/>
    <w:rsid w:val="00526E9B"/>
    <w:rsid w:val="005274AD"/>
    <w:rsid w:val="005278AA"/>
    <w:rsid w:val="00530C30"/>
    <w:rsid w:val="00530DDA"/>
    <w:rsid w:val="005311D5"/>
    <w:rsid w:val="00531272"/>
    <w:rsid w:val="00531C12"/>
    <w:rsid w:val="005332DA"/>
    <w:rsid w:val="00533FA7"/>
    <w:rsid w:val="005357E8"/>
    <w:rsid w:val="00535889"/>
    <w:rsid w:val="00536730"/>
    <w:rsid w:val="00536AF6"/>
    <w:rsid w:val="005370BA"/>
    <w:rsid w:val="0053763A"/>
    <w:rsid w:val="00537C28"/>
    <w:rsid w:val="00541052"/>
    <w:rsid w:val="00541F09"/>
    <w:rsid w:val="005425B2"/>
    <w:rsid w:val="00542DBC"/>
    <w:rsid w:val="005433A4"/>
    <w:rsid w:val="00543726"/>
    <w:rsid w:val="00544016"/>
    <w:rsid w:val="00544E59"/>
    <w:rsid w:val="0054656A"/>
    <w:rsid w:val="0054737C"/>
    <w:rsid w:val="00547930"/>
    <w:rsid w:val="00547ABE"/>
    <w:rsid w:val="00547D78"/>
    <w:rsid w:val="00551A87"/>
    <w:rsid w:val="00552304"/>
    <w:rsid w:val="00552A28"/>
    <w:rsid w:val="00552CE8"/>
    <w:rsid w:val="00553E11"/>
    <w:rsid w:val="00554416"/>
    <w:rsid w:val="005548E7"/>
    <w:rsid w:val="00554F9A"/>
    <w:rsid w:val="0055502D"/>
    <w:rsid w:val="005554FB"/>
    <w:rsid w:val="00555B19"/>
    <w:rsid w:val="00555B36"/>
    <w:rsid w:val="00555D8F"/>
    <w:rsid w:val="0055604C"/>
    <w:rsid w:val="0055616D"/>
    <w:rsid w:val="00560871"/>
    <w:rsid w:val="00560A3A"/>
    <w:rsid w:val="00561517"/>
    <w:rsid w:val="00562228"/>
    <w:rsid w:val="005623D3"/>
    <w:rsid w:val="005629C0"/>
    <w:rsid w:val="00563253"/>
    <w:rsid w:val="00563970"/>
    <w:rsid w:val="00563B30"/>
    <w:rsid w:val="00563DB4"/>
    <w:rsid w:val="005646B6"/>
    <w:rsid w:val="005657E7"/>
    <w:rsid w:val="00565A3E"/>
    <w:rsid w:val="0056603D"/>
    <w:rsid w:val="00566901"/>
    <w:rsid w:val="00567AB7"/>
    <w:rsid w:val="005706F8"/>
    <w:rsid w:val="005708D7"/>
    <w:rsid w:val="00571879"/>
    <w:rsid w:val="00572CCD"/>
    <w:rsid w:val="00572FEF"/>
    <w:rsid w:val="005733A6"/>
    <w:rsid w:val="0057591B"/>
    <w:rsid w:val="00575F07"/>
    <w:rsid w:val="00575F2E"/>
    <w:rsid w:val="005768DF"/>
    <w:rsid w:val="00576D88"/>
    <w:rsid w:val="0058018D"/>
    <w:rsid w:val="005828C1"/>
    <w:rsid w:val="00582962"/>
    <w:rsid w:val="0058500F"/>
    <w:rsid w:val="0058541D"/>
    <w:rsid w:val="005856DB"/>
    <w:rsid w:val="0058675B"/>
    <w:rsid w:val="005907BF"/>
    <w:rsid w:val="00590C85"/>
    <w:rsid w:val="00590D9E"/>
    <w:rsid w:val="00591296"/>
    <w:rsid w:val="00591F82"/>
    <w:rsid w:val="0059456B"/>
    <w:rsid w:val="00594665"/>
    <w:rsid w:val="00594835"/>
    <w:rsid w:val="0059582B"/>
    <w:rsid w:val="005958A6"/>
    <w:rsid w:val="00597202"/>
    <w:rsid w:val="0059751B"/>
    <w:rsid w:val="005978BB"/>
    <w:rsid w:val="005A0768"/>
    <w:rsid w:val="005A0E67"/>
    <w:rsid w:val="005A1129"/>
    <w:rsid w:val="005A1644"/>
    <w:rsid w:val="005A18CA"/>
    <w:rsid w:val="005A24A6"/>
    <w:rsid w:val="005A2894"/>
    <w:rsid w:val="005A2D0A"/>
    <w:rsid w:val="005A3887"/>
    <w:rsid w:val="005A3DDA"/>
    <w:rsid w:val="005A42F5"/>
    <w:rsid w:val="005A4C9F"/>
    <w:rsid w:val="005A4E9E"/>
    <w:rsid w:val="005A54BF"/>
    <w:rsid w:val="005A576F"/>
    <w:rsid w:val="005A596E"/>
    <w:rsid w:val="005A5BA9"/>
    <w:rsid w:val="005A5C0C"/>
    <w:rsid w:val="005A5C1E"/>
    <w:rsid w:val="005A647B"/>
    <w:rsid w:val="005A6A31"/>
    <w:rsid w:val="005A6F74"/>
    <w:rsid w:val="005A70D2"/>
    <w:rsid w:val="005A726B"/>
    <w:rsid w:val="005A763C"/>
    <w:rsid w:val="005A7B47"/>
    <w:rsid w:val="005B01D7"/>
    <w:rsid w:val="005B0320"/>
    <w:rsid w:val="005B036F"/>
    <w:rsid w:val="005B04B2"/>
    <w:rsid w:val="005B0A75"/>
    <w:rsid w:val="005B0F57"/>
    <w:rsid w:val="005B10A0"/>
    <w:rsid w:val="005B1604"/>
    <w:rsid w:val="005B1D28"/>
    <w:rsid w:val="005B204A"/>
    <w:rsid w:val="005B255E"/>
    <w:rsid w:val="005B2AA5"/>
    <w:rsid w:val="005B363C"/>
    <w:rsid w:val="005B3685"/>
    <w:rsid w:val="005B37A9"/>
    <w:rsid w:val="005B3AEB"/>
    <w:rsid w:val="005B4C3D"/>
    <w:rsid w:val="005B54A1"/>
    <w:rsid w:val="005B5651"/>
    <w:rsid w:val="005B57C0"/>
    <w:rsid w:val="005B59B2"/>
    <w:rsid w:val="005B626B"/>
    <w:rsid w:val="005B68F2"/>
    <w:rsid w:val="005B6A85"/>
    <w:rsid w:val="005B7A71"/>
    <w:rsid w:val="005B7DFF"/>
    <w:rsid w:val="005C0932"/>
    <w:rsid w:val="005C16F6"/>
    <w:rsid w:val="005C1E3B"/>
    <w:rsid w:val="005C21AC"/>
    <w:rsid w:val="005C2519"/>
    <w:rsid w:val="005C2F3B"/>
    <w:rsid w:val="005C34A1"/>
    <w:rsid w:val="005C381A"/>
    <w:rsid w:val="005C3E87"/>
    <w:rsid w:val="005C4214"/>
    <w:rsid w:val="005C47BA"/>
    <w:rsid w:val="005C4B99"/>
    <w:rsid w:val="005C569D"/>
    <w:rsid w:val="005C5AF2"/>
    <w:rsid w:val="005C5FBB"/>
    <w:rsid w:val="005C61C3"/>
    <w:rsid w:val="005C7B15"/>
    <w:rsid w:val="005D0F10"/>
    <w:rsid w:val="005D0F24"/>
    <w:rsid w:val="005D1886"/>
    <w:rsid w:val="005D2EAD"/>
    <w:rsid w:val="005D317E"/>
    <w:rsid w:val="005D33E1"/>
    <w:rsid w:val="005D3DB1"/>
    <w:rsid w:val="005D51F8"/>
    <w:rsid w:val="005D53FA"/>
    <w:rsid w:val="005D5884"/>
    <w:rsid w:val="005D65AC"/>
    <w:rsid w:val="005D72C6"/>
    <w:rsid w:val="005E1078"/>
    <w:rsid w:val="005E1A17"/>
    <w:rsid w:val="005E2C0F"/>
    <w:rsid w:val="005E4055"/>
    <w:rsid w:val="005E4AD7"/>
    <w:rsid w:val="005E5070"/>
    <w:rsid w:val="005E5738"/>
    <w:rsid w:val="005E701F"/>
    <w:rsid w:val="005E7D40"/>
    <w:rsid w:val="005F02D6"/>
    <w:rsid w:val="005F0431"/>
    <w:rsid w:val="005F0F29"/>
    <w:rsid w:val="005F123F"/>
    <w:rsid w:val="005F2003"/>
    <w:rsid w:val="005F267D"/>
    <w:rsid w:val="005F27BE"/>
    <w:rsid w:val="005F3180"/>
    <w:rsid w:val="005F3BD7"/>
    <w:rsid w:val="005F474A"/>
    <w:rsid w:val="005F5899"/>
    <w:rsid w:val="005F6284"/>
    <w:rsid w:val="005F65F4"/>
    <w:rsid w:val="005F6B2F"/>
    <w:rsid w:val="005F72A1"/>
    <w:rsid w:val="00600110"/>
    <w:rsid w:val="00601A9A"/>
    <w:rsid w:val="00601E01"/>
    <w:rsid w:val="00602116"/>
    <w:rsid w:val="00602DDE"/>
    <w:rsid w:val="00603A3A"/>
    <w:rsid w:val="00603BE8"/>
    <w:rsid w:val="006041A5"/>
    <w:rsid w:val="006046FF"/>
    <w:rsid w:val="006053EE"/>
    <w:rsid w:val="00605B6A"/>
    <w:rsid w:val="00605EE9"/>
    <w:rsid w:val="00606267"/>
    <w:rsid w:val="00606AFF"/>
    <w:rsid w:val="00606D61"/>
    <w:rsid w:val="006073A3"/>
    <w:rsid w:val="006079BF"/>
    <w:rsid w:val="00610894"/>
    <w:rsid w:val="00613819"/>
    <w:rsid w:val="00613C65"/>
    <w:rsid w:val="00614F2E"/>
    <w:rsid w:val="00615EA4"/>
    <w:rsid w:val="00616FCA"/>
    <w:rsid w:val="00617074"/>
    <w:rsid w:val="00620342"/>
    <w:rsid w:val="00620717"/>
    <w:rsid w:val="006221EE"/>
    <w:rsid w:val="006231E6"/>
    <w:rsid w:val="00623EE8"/>
    <w:rsid w:val="00624C44"/>
    <w:rsid w:val="006250B0"/>
    <w:rsid w:val="00626771"/>
    <w:rsid w:val="00626D9F"/>
    <w:rsid w:val="0062782A"/>
    <w:rsid w:val="0063041E"/>
    <w:rsid w:val="00630687"/>
    <w:rsid w:val="00632834"/>
    <w:rsid w:val="00633119"/>
    <w:rsid w:val="00633901"/>
    <w:rsid w:val="00633D3A"/>
    <w:rsid w:val="006346E3"/>
    <w:rsid w:val="00634998"/>
    <w:rsid w:val="00634A9A"/>
    <w:rsid w:val="00635E15"/>
    <w:rsid w:val="006360B6"/>
    <w:rsid w:val="006366CF"/>
    <w:rsid w:val="00636FA8"/>
    <w:rsid w:val="00636FE8"/>
    <w:rsid w:val="0063784F"/>
    <w:rsid w:val="00637DC3"/>
    <w:rsid w:val="00640037"/>
    <w:rsid w:val="006407E2"/>
    <w:rsid w:val="006407FD"/>
    <w:rsid w:val="006410F2"/>
    <w:rsid w:val="00641A26"/>
    <w:rsid w:val="00642F4D"/>
    <w:rsid w:val="006431E3"/>
    <w:rsid w:val="00644359"/>
    <w:rsid w:val="00645854"/>
    <w:rsid w:val="00645A78"/>
    <w:rsid w:val="00645F76"/>
    <w:rsid w:val="0064676C"/>
    <w:rsid w:val="00646819"/>
    <w:rsid w:val="00646E38"/>
    <w:rsid w:val="00647D3F"/>
    <w:rsid w:val="00650065"/>
    <w:rsid w:val="00650164"/>
    <w:rsid w:val="006506EB"/>
    <w:rsid w:val="00650716"/>
    <w:rsid w:val="00650BF6"/>
    <w:rsid w:val="00650D72"/>
    <w:rsid w:val="00650FCD"/>
    <w:rsid w:val="006518B5"/>
    <w:rsid w:val="00651FC0"/>
    <w:rsid w:val="006533AD"/>
    <w:rsid w:val="00653B10"/>
    <w:rsid w:val="00653DDA"/>
    <w:rsid w:val="00653F5A"/>
    <w:rsid w:val="00654380"/>
    <w:rsid w:val="00655D3D"/>
    <w:rsid w:val="00660826"/>
    <w:rsid w:val="00660FDD"/>
    <w:rsid w:val="00662465"/>
    <w:rsid w:val="00662477"/>
    <w:rsid w:val="0066247F"/>
    <w:rsid w:val="006627F4"/>
    <w:rsid w:val="00663416"/>
    <w:rsid w:val="00664678"/>
    <w:rsid w:val="006647C3"/>
    <w:rsid w:val="00665360"/>
    <w:rsid w:val="00665BA8"/>
    <w:rsid w:val="00665D8F"/>
    <w:rsid w:val="00666247"/>
    <w:rsid w:val="00666453"/>
    <w:rsid w:val="006665F7"/>
    <w:rsid w:val="00666DB5"/>
    <w:rsid w:val="00666E1F"/>
    <w:rsid w:val="0066730C"/>
    <w:rsid w:val="006678E8"/>
    <w:rsid w:val="006704D4"/>
    <w:rsid w:val="00670C2F"/>
    <w:rsid w:val="006711FE"/>
    <w:rsid w:val="0067170D"/>
    <w:rsid w:val="00671744"/>
    <w:rsid w:val="00671901"/>
    <w:rsid w:val="00672141"/>
    <w:rsid w:val="00672C9F"/>
    <w:rsid w:val="006735F4"/>
    <w:rsid w:val="006743B4"/>
    <w:rsid w:val="00674628"/>
    <w:rsid w:val="0067499C"/>
    <w:rsid w:val="00674B6F"/>
    <w:rsid w:val="006758A9"/>
    <w:rsid w:val="00675AF9"/>
    <w:rsid w:val="00677588"/>
    <w:rsid w:val="006775B8"/>
    <w:rsid w:val="006779CB"/>
    <w:rsid w:val="00680EF0"/>
    <w:rsid w:val="006813E3"/>
    <w:rsid w:val="0068216B"/>
    <w:rsid w:val="006822B8"/>
    <w:rsid w:val="00682322"/>
    <w:rsid w:val="006828C0"/>
    <w:rsid w:val="00682DFA"/>
    <w:rsid w:val="00683CCF"/>
    <w:rsid w:val="006846E1"/>
    <w:rsid w:val="0068519C"/>
    <w:rsid w:val="00685C05"/>
    <w:rsid w:val="00685C25"/>
    <w:rsid w:val="00685F05"/>
    <w:rsid w:val="00685F56"/>
    <w:rsid w:val="00686164"/>
    <w:rsid w:val="00686E68"/>
    <w:rsid w:val="006874C5"/>
    <w:rsid w:val="006875ED"/>
    <w:rsid w:val="006878BF"/>
    <w:rsid w:val="006904BB"/>
    <w:rsid w:val="006915EC"/>
    <w:rsid w:val="0069189A"/>
    <w:rsid w:val="006918B5"/>
    <w:rsid w:val="00693909"/>
    <w:rsid w:val="0069438F"/>
    <w:rsid w:val="00694710"/>
    <w:rsid w:val="00694CDD"/>
    <w:rsid w:val="00694DBC"/>
    <w:rsid w:val="00695599"/>
    <w:rsid w:val="006965EB"/>
    <w:rsid w:val="00697449"/>
    <w:rsid w:val="00697493"/>
    <w:rsid w:val="00697538"/>
    <w:rsid w:val="00697C41"/>
    <w:rsid w:val="006A07E5"/>
    <w:rsid w:val="006A109C"/>
    <w:rsid w:val="006A1C66"/>
    <w:rsid w:val="006A1F62"/>
    <w:rsid w:val="006A2ACB"/>
    <w:rsid w:val="006A395E"/>
    <w:rsid w:val="006A42C3"/>
    <w:rsid w:val="006A4610"/>
    <w:rsid w:val="006A535D"/>
    <w:rsid w:val="006A5870"/>
    <w:rsid w:val="006A5EBC"/>
    <w:rsid w:val="006A6371"/>
    <w:rsid w:val="006A72BE"/>
    <w:rsid w:val="006A794C"/>
    <w:rsid w:val="006B162F"/>
    <w:rsid w:val="006B16E6"/>
    <w:rsid w:val="006B2151"/>
    <w:rsid w:val="006B2682"/>
    <w:rsid w:val="006B28A4"/>
    <w:rsid w:val="006B2B5B"/>
    <w:rsid w:val="006B3347"/>
    <w:rsid w:val="006B37F6"/>
    <w:rsid w:val="006B419F"/>
    <w:rsid w:val="006B45AC"/>
    <w:rsid w:val="006B4815"/>
    <w:rsid w:val="006B4C91"/>
    <w:rsid w:val="006B53FD"/>
    <w:rsid w:val="006B607E"/>
    <w:rsid w:val="006B62C3"/>
    <w:rsid w:val="006B675A"/>
    <w:rsid w:val="006B692A"/>
    <w:rsid w:val="006B6E5A"/>
    <w:rsid w:val="006C0E48"/>
    <w:rsid w:val="006C1998"/>
    <w:rsid w:val="006C260B"/>
    <w:rsid w:val="006C2A3F"/>
    <w:rsid w:val="006C2CD8"/>
    <w:rsid w:val="006C39F0"/>
    <w:rsid w:val="006C497A"/>
    <w:rsid w:val="006C5464"/>
    <w:rsid w:val="006C573B"/>
    <w:rsid w:val="006C5FDF"/>
    <w:rsid w:val="006C60F7"/>
    <w:rsid w:val="006C6A08"/>
    <w:rsid w:val="006C6E17"/>
    <w:rsid w:val="006C6FF9"/>
    <w:rsid w:val="006C7828"/>
    <w:rsid w:val="006C782F"/>
    <w:rsid w:val="006D233B"/>
    <w:rsid w:val="006D27B4"/>
    <w:rsid w:val="006D3892"/>
    <w:rsid w:val="006D3B28"/>
    <w:rsid w:val="006D3C18"/>
    <w:rsid w:val="006D61F6"/>
    <w:rsid w:val="006D657F"/>
    <w:rsid w:val="006D7C51"/>
    <w:rsid w:val="006D7FB2"/>
    <w:rsid w:val="006E11B8"/>
    <w:rsid w:val="006E13D3"/>
    <w:rsid w:val="006E14AD"/>
    <w:rsid w:val="006E1D3F"/>
    <w:rsid w:val="006E1E7C"/>
    <w:rsid w:val="006E25FF"/>
    <w:rsid w:val="006E274F"/>
    <w:rsid w:val="006E27BF"/>
    <w:rsid w:val="006E3828"/>
    <w:rsid w:val="006E42DB"/>
    <w:rsid w:val="006E471A"/>
    <w:rsid w:val="006E50FF"/>
    <w:rsid w:val="006E587D"/>
    <w:rsid w:val="006E61AD"/>
    <w:rsid w:val="006E638D"/>
    <w:rsid w:val="006E6950"/>
    <w:rsid w:val="006E6C24"/>
    <w:rsid w:val="006E73CD"/>
    <w:rsid w:val="006E7A8C"/>
    <w:rsid w:val="006F0861"/>
    <w:rsid w:val="006F0878"/>
    <w:rsid w:val="006F0CAA"/>
    <w:rsid w:val="006F1D7F"/>
    <w:rsid w:val="006F2321"/>
    <w:rsid w:val="006F270F"/>
    <w:rsid w:val="006F2FA9"/>
    <w:rsid w:val="006F3DBD"/>
    <w:rsid w:val="006F3DF8"/>
    <w:rsid w:val="006F4517"/>
    <w:rsid w:val="006F49C5"/>
    <w:rsid w:val="006F55B1"/>
    <w:rsid w:val="006F5B1C"/>
    <w:rsid w:val="006F5E07"/>
    <w:rsid w:val="006F5E10"/>
    <w:rsid w:val="006F6B9C"/>
    <w:rsid w:val="006F7984"/>
    <w:rsid w:val="006F7B1E"/>
    <w:rsid w:val="006F7F19"/>
    <w:rsid w:val="007000A0"/>
    <w:rsid w:val="007002DC"/>
    <w:rsid w:val="00700D99"/>
    <w:rsid w:val="00702877"/>
    <w:rsid w:val="0070288A"/>
    <w:rsid w:val="0070291D"/>
    <w:rsid w:val="007043B1"/>
    <w:rsid w:val="0070497C"/>
    <w:rsid w:val="00704A93"/>
    <w:rsid w:val="00704DC2"/>
    <w:rsid w:val="007069D1"/>
    <w:rsid w:val="00707B9B"/>
    <w:rsid w:val="00707D2B"/>
    <w:rsid w:val="0071032E"/>
    <w:rsid w:val="0071050C"/>
    <w:rsid w:val="00710A7D"/>
    <w:rsid w:val="00711589"/>
    <w:rsid w:val="00711936"/>
    <w:rsid w:val="0071217A"/>
    <w:rsid w:val="00712F3C"/>
    <w:rsid w:val="0071350A"/>
    <w:rsid w:val="00713689"/>
    <w:rsid w:val="00714249"/>
    <w:rsid w:val="00714539"/>
    <w:rsid w:val="00715802"/>
    <w:rsid w:val="00715998"/>
    <w:rsid w:val="00716EAC"/>
    <w:rsid w:val="00720535"/>
    <w:rsid w:val="007206D3"/>
    <w:rsid w:val="0072130D"/>
    <w:rsid w:val="007213E3"/>
    <w:rsid w:val="00721D41"/>
    <w:rsid w:val="00723170"/>
    <w:rsid w:val="0072556E"/>
    <w:rsid w:val="00725B28"/>
    <w:rsid w:val="0072618E"/>
    <w:rsid w:val="0072658D"/>
    <w:rsid w:val="007278A1"/>
    <w:rsid w:val="00727A5C"/>
    <w:rsid w:val="00727ACC"/>
    <w:rsid w:val="00727C99"/>
    <w:rsid w:val="00727DD3"/>
    <w:rsid w:val="0073086F"/>
    <w:rsid w:val="00730A3F"/>
    <w:rsid w:val="007317D0"/>
    <w:rsid w:val="00731DE3"/>
    <w:rsid w:val="00733004"/>
    <w:rsid w:val="00733131"/>
    <w:rsid w:val="00733376"/>
    <w:rsid w:val="00733613"/>
    <w:rsid w:val="007337CD"/>
    <w:rsid w:val="00733CB8"/>
    <w:rsid w:val="007343FD"/>
    <w:rsid w:val="0073503F"/>
    <w:rsid w:val="007358EC"/>
    <w:rsid w:val="007371FF"/>
    <w:rsid w:val="00737231"/>
    <w:rsid w:val="0073770B"/>
    <w:rsid w:val="00740A57"/>
    <w:rsid w:val="00740C64"/>
    <w:rsid w:val="00740CF5"/>
    <w:rsid w:val="00740FCF"/>
    <w:rsid w:val="00742ADE"/>
    <w:rsid w:val="00742F67"/>
    <w:rsid w:val="007438AD"/>
    <w:rsid w:val="007445E0"/>
    <w:rsid w:val="0074477A"/>
    <w:rsid w:val="00745F76"/>
    <w:rsid w:val="007469B5"/>
    <w:rsid w:val="007473DB"/>
    <w:rsid w:val="00747B4D"/>
    <w:rsid w:val="00747C1C"/>
    <w:rsid w:val="00750128"/>
    <w:rsid w:val="00750278"/>
    <w:rsid w:val="00750586"/>
    <w:rsid w:val="00750A3A"/>
    <w:rsid w:val="00751B3B"/>
    <w:rsid w:val="00753F9D"/>
    <w:rsid w:val="00753FCA"/>
    <w:rsid w:val="00754A19"/>
    <w:rsid w:val="00755824"/>
    <w:rsid w:val="0075592B"/>
    <w:rsid w:val="007567C0"/>
    <w:rsid w:val="007571F4"/>
    <w:rsid w:val="00757390"/>
    <w:rsid w:val="007578F0"/>
    <w:rsid w:val="007602DC"/>
    <w:rsid w:val="00762098"/>
    <w:rsid w:val="007622D5"/>
    <w:rsid w:val="00762CE2"/>
    <w:rsid w:val="007636D3"/>
    <w:rsid w:val="00763DA9"/>
    <w:rsid w:val="007649AC"/>
    <w:rsid w:val="00765833"/>
    <w:rsid w:val="00765DDC"/>
    <w:rsid w:val="00766250"/>
    <w:rsid w:val="00766823"/>
    <w:rsid w:val="00766C74"/>
    <w:rsid w:val="00766E22"/>
    <w:rsid w:val="0077045B"/>
    <w:rsid w:val="007704B2"/>
    <w:rsid w:val="0077052B"/>
    <w:rsid w:val="0077068D"/>
    <w:rsid w:val="007711C6"/>
    <w:rsid w:val="00771490"/>
    <w:rsid w:val="00771F17"/>
    <w:rsid w:val="00772C91"/>
    <w:rsid w:val="00772F6B"/>
    <w:rsid w:val="0077351E"/>
    <w:rsid w:val="00775075"/>
    <w:rsid w:val="00775120"/>
    <w:rsid w:val="00775C7E"/>
    <w:rsid w:val="0077688F"/>
    <w:rsid w:val="00777013"/>
    <w:rsid w:val="00777963"/>
    <w:rsid w:val="007803EC"/>
    <w:rsid w:val="00780982"/>
    <w:rsid w:val="00780FF5"/>
    <w:rsid w:val="00781D8F"/>
    <w:rsid w:val="007820A0"/>
    <w:rsid w:val="00782417"/>
    <w:rsid w:val="00782821"/>
    <w:rsid w:val="007831EC"/>
    <w:rsid w:val="00785071"/>
    <w:rsid w:val="0078529F"/>
    <w:rsid w:val="0078759A"/>
    <w:rsid w:val="00787703"/>
    <w:rsid w:val="0079027D"/>
    <w:rsid w:val="00791591"/>
    <w:rsid w:val="00791DF0"/>
    <w:rsid w:val="00792CB2"/>
    <w:rsid w:val="00792FB7"/>
    <w:rsid w:val="007933F2"/>
    <w:rsid w:val="007935EF"/>
    <w:rsid w:val="00793B31"/>
    <w:rsid w:val="00794066"/>
    <w:rsid w:val="00794702"/>
    <w:rsid w:val="00795179"/>
    <w:rsid w:val="00797E8B"/>
    <w:rsid w:val="00797FD2"/>
    <w:rsid w:val="007A05D8"/>
    <w:rsid w:val="007A078D"/>
    <w:rsid w:val="007A10B9"/>
    <w:rsid w:val="007A128B"/>
    <w:rsid w:val="007A245F"/>
    <w:rsid w:val="007A26FA"/>
    <w:rsid w:val="007A2A1D"/>
    <w:rsid w:val="007A2B7D"/>
    <w:rsid w:val="007A2F0E"/>
    <w:rsid w:val="007A3DD4"/>
    <w:rsid w:val="007A400D"/>
    <w:rsid w:val="007A419E"/>
    <w:rsid w:val="007A41D7"/>
    <w:rsid w:val="007A431E"/>
    <w:rsid w:val="007A4BA7"/>
    <w:rsid w:val="007A4D5F"/>
    <w:rsid w:val="007A563D"/>
    <w:rsid w:val="007A5BA4"/>
    <w:rsid w:val="007A5FFB"/>
    <w:rsid w:val="007A60A4"/>
    <w:rsid w:val="007A76FE"/>
    <w:rsid w:val="007A7ED1"/>
    <w:rsid w:val="007B01D6"/>
    <w:rsid w:val="007B0952"/>
    <w:rsid w:val="007B0A11"/>
    <w:rsid w:val="007B2044"/>
    <w:rsid w:val="007B20C3"/>
    <w:rsid w:val="007B22D9"/>
    <w:rsid w:val="007B2BAC"/>
    <w:rsid w:val="007B3383"/>
    <w:rsid w:val="007B3594"/>
    <w:rsid w:val="007B41AF"/>
    <w:rsid w:val="007B4213"/>
    <w:rsid w:val="007B4F38"/>
    <w:rsid w:val="007B5BFF"/>
    <w:rsid w:val="007B6080"/>
    <w:rsid w:val="007B65B9"/>
    <w:rsid w:val="007B7088"/>
    <w:rsid w:val="007B72BD"/>
    <w:rsid w:val="007B74AE"/>
    <w:rsid w:val="007C0E22"/>
    <w:rsid w:val="007C0E9E"/>
    <w:rsid w:val="007C104B"/>
    <w:rsid w:val="007C183D"/>
    <w:rsid w:val="007C1A98"/>
    <w:rsid w:val="007C1C1D"/>
    <w:rsid w:val="007C1F2F"/>
    <w:rsid w:val="007C2087"/>
    <w:rsid w:val="007C2470"/>
    <w:rsid w:val="007C3199"/>
    <w:rsid w:val="007C328A"/>
    <w:rsid w:val="007C4042"/>
    <w:rsid w:val="007C405E"/>
    <w:rsid w:val="007C481C"/>
    <w:rsid w:val="007C56F8"/>
    <w:rsid w:val="007C5D3A"/>
    <w:rsid w:val="007C734A"/>
    <w:rsid w:val="007D06D0"/>
    <w:rsid w:val="007D0CE8"/>
    <w:rsid w:val="007D13B5"/>
    <w:rsid w:val="007D1EE0"/>
    <w:rsid w:val="007D26C5"/>
    <w:rsid w:val="007D2884"/>
    <w:rsid w:val="007D3309"/>
    <w:rsid w:val="007D36F1"/>
    <w:rsid w:val="007D3998"/>
    <w:rsid w:val="007D3CF4"/>
    <w:rsid w:val="007D4AD0"/>
    <w:rsid w:val="007D54AD"/>
    <w:rsid w:val="007D580C"/>
    <w:rsid w:val="007D61F8"/>
    <w:rsid w:val="007D738C"/>
    <w:rsid w:val="007D7F95"/>
    <w:rsid w:val="007E13AA"/>
    <w:rsid w:val="007E16C2"/>
    <w:rsid w:val="007E41A5"/>
    <w:rsid w:val="007E5268"/>
    <w:rsid w:val="007E5701"/>
    <w:rsid w:val="007E650A"/>
    <w:rsid w:val="007E6CB2"/>
    <w:rsid w:val="007F07DD"/>
    <w:rsid w:val="007F227A"/>
    <w:rsid w:val="007F2390"/>
    <w:rsid w:val="007F3906"/>
    <w:rsid w:val="007F3F7D"/>
    <w:rsid w:val="007F53F7"/>
    <w:rsid w:val="007F54C8"/>
    <w:rsid w:val="007F5671"/>
    <w:rsid w:val="007F72F8"/>
    <w:rsid w:val="007F7489"/>
    <w:rsid w:val="007F7650"/>
    <w:rsid w:val="007F7A77"/>
    <w:rsid w:val="007F7CE5"/>
    <w:rsid w:val="00800218"/>
    <w:rsid w:val="00800F92"/>
    <w:rsid w:val="00801632"/>
    <w:rsid w:val="00801BC9"/>
    <w:rsid w:val="00801CCB"/>
    <w:rsid w:val="00801D62"/>
    <w:rsid w:val="00802294"/>
    <w:rsid w:val="00802722"/>
    <w:rsid w:val="0080283F"/>
    <w:rsid w:val="00802C53"/>
    <w:rsid w:val="00802DEF"/>
    <w:rsid w:val="00803080"/>
    <w:rsid w:val="00805B6D"/>
    <w:rsid w:val="00805EA2"/>
    <w:rsid w:val="00806B49"/>
    <w:rsid w:val="008076DB"/>
    <w:rsid w:val="00807888"/>
    <w:rsid w:val="00810310"/>
    <w:rsid w:val="00810B8E"/>
    <w:rsid w:val="00810DAE"/>
    <w:rsid w:val="008115DB"/>
    <w:rsid w:val="0081238C"/>
    <w:rsid w:val="008129E4"/>
    <w:rsid w:val="00813D97"/>
    <w:rsid w:val="00813E95"/>
    <w:rsid w:val="00817040"/>
    <w:rsid w:val="0081746F"/>
    <w:rsid w:val="008201E7"/>
    <w:rsid w:val="008205ED"/>
    <w:rsid w:val="008206F1"/>
    <w:rsid w:val="008213FA"/>
    <w:rsid w:val="0082216C"/>
    <w:rsid w:val="0082267D"/>
    <w:rsid w:val="008231F3"/>
    <w:rsid w:val="0082349C"/>
    <w:rsid w:val="00823A2E"/>
    <w:rsid w:val="00823A8D"/>
    <w:rsid w:val="00824A69"/>
    <w:rsid w:val="00824CE5"/>
    <w:rsid w:val="00824E0C"/>
    <w:rsid w:val="008252DB"/>
    <w:rsid w:val="00825E34"/>
    <w:rsid w:val="0082667C"/>
    <w:rsid w:val="00826687"/>
    <w:rsid w:val="00826DB8"/>
    <w:rsid w:val="00827935"/>
    <w:rsid w:val="00827C22"/>
    <w:rsid w:val="00827CDA"/>
    <w:rsid w:val="008309B0"/>
    <w:rsid w:val="00831197"/>
    <w:rsid w:val="00831474"/>
    <w:rsid w:val="00831760"/>
    <w:rsid w:val="00832420"/>
    <w:rsid w:val="00832696"/>
    <w:rsid w:val="00834046"/>
    <w:rsid w:val="00834052"/>
    <w:rsid w:val="00834604"/>
    <w:rsid w:val="008348FC"/>
    <w:rsid w:val="00835D90"/>
    <w:rsid w:val="008367B8"/>
    <w:rsid w:val="00836B9B"/>
    <w:rsid w:val="0083718F"/>
    <w:rsid w:val="00837821"/>
    <w:rsid w:val="00837B99"/>
    <w:rsid w:val="00837C49"/>
    <w:rsid w:val="0084002A"/>
    <w:rsid w:val="00841211"/>
    <w:rsid w:val="008415DB"/>
    <w:rsid w:val="00842322"/>
    <w:rsid w:val="0084235E"/>
    <w:rsid w:val="00842A36"/>
    <w:rsid w:val="00844028"/>
    <w:rsid w:val="008441FB"/>
    <w:rsid w:val="00844A07"/>
    <w:rsid w:val="00844B68"/>
    <w:rsid w:val="00844D68"/>
    <w:rsid w:val="00844FE4"/>
    <w:rsid w:val="008450CA"/>
    <w:rsid w:val="008454FA"/>
    <w:rsid w:val="00846C19"/>
    <w:rsid w:val="00846CC6"/>
    <w:rsid w:val="00846EEA"/>
    <w:rsid w:val="00847521"/>
    <w:rsid w:val="00847A38"/>
    <w:rsid w:val="00850222"/>
    <w:rsid w:val="008502BF"/>
    <w:rsid w:val="00850464"/>
    <w:rsid w:val="0085124F"/>
    <w:rsid w:val="008512A6"/>
    <w:rsid w:val="00851403"/>
    <w:rsid w:val="00852597"/>
    <w:rsid w:val="0085268C"/>
    <w:rsid w:val="00852777"/>
    <w:rsid w:val="00852A67"/>
    <w:rsid w:val="00852F79"/>
    <w:rsid w:val="00853B17"/>
    <w:rsid w:val="00854962"/>
    <w:rsid w:val="00854BF0"/>
    <w:rsid w:val="00854E2E"/>
    <w:rsid w:val="00854EF5"/>
    <w:rsid w:val="00854FAA"/>
    <w:rsid w:val="00856437"/>
    <w:rsid w:val="00857DD0"/>
    <w:rsid w:val="00860274"/>
    <w:rsid w:val="00860D91"/>
    <w:rsid w:val="00860E80"/>
    <w:rsid w:val="0086226C"/>
    <w:rsid w:val="008623A0"/>
    <w:rsid w:val="008624B4"/>
    <w:rsid w:val="00862751"/>
    <w:rsid w:val="008627CD"/>
    <w:rsid w:val="00862B3C"/>
    <w:rsid w:val="0086333E"/>
    <w:rsid w:val="00864842"/>
    <w:rsid w:val="0086657F"/>
    <w:rsid w:val="00866AF3"/>
    <w:rsid w:val="00866F4D"/>
    <w:rsid w:val="00866FC8"/>
    <w:rsid w:val="008676B7"/>
    <w:rsid w:val="0086775C"/>
    <w:rsid w:val="008700D5"/>
    <w:rsid w:val="00870CEE"/>
    <w:rsid w:val="008720A5"/>
    <w:rsid w:val="008731C0"/>
    <w:rsid w:val="008732EF"/>
    <w:rsid w:val="008732F4"/>
    <w:rsid w:val="00873359"/>
    <w:rsid w:val="008736FC"/>
    <w:rsid w:val="00873C9F"/>
    <w:rsid w:val="00873F8C"/>
    <w:rsid w:val="00875685"/>
    <w:rsid w:val="00875FD0"/>
    <w:rsid w:val="00876C34"/>
    <w:rsid w:val="00876F24"/>
    <w:rsid w:val="008811A7"/>
    <w:rsid w:val="008813A0"/>
    <w:rsid w:val="0088167F"/>
    <w:rsid w:val="00881FF4"/>
    <w:rsid w:val="0088234E"/>
    <w:rsid w:val="008825CF"/>
    <w:rsid w:val="00883887"/>
    <w:rsid w:val="00883AF1"/>
    <w:rsid w:val="0088446F"/>
    <w:rsid w:val="008847D1"/>
    <w:rsid w:val="00884915"/>
    <w:rsid w:val="00884C02"/>
    <w:rsid w:val="00885121"/>
    <w:rsid w:val="00885792"/>
    <w:rsid w:val="0088614C"/>
    <w:rsid w:val="008862E2"/>
    <w:rsid w:val="00886EA5"/>
    <w:rsid w:val="00887023"/>
    <w:rsid w:val="0088786D"/>
    <w:rsid w:val="008878F8"/>
    <w:rsid w:val="008879C6"/>
    <w:rsid w:val="008900AF"/>
    <w:rsid w:val="00890F78"/>
    <w:rsid w:val="008914C2"/>
    <w:rsid w:val="00892F89"/>
    <w:rsid w:val="008936A8"/>
    <w:rsid w:val="00893A2A"/>
    <w:rsid w:val="00894646"/>
    <w:rsid w:val="00894D5F"/>
    <w:rsid w:val="00895601"/>
    <w:rsid w:val="008956AA"/>
    <w:rsid w:val="00895733"/>
    <w:rsid w:val="00895CDC"/>
    <w:rsid w:val="008960B0"/>
    <w:rsid w:val="00896397"/>
    <w:rsid w:val="0089777E"/>
    <w:rsid w:val="00897964"/>
    <w:rsid w:val="00897FE3"/>
    <w:rsid w:val="008A057A"/>
    <w:rsid w:val="008A296F"/>
    <w:rsid w:val="008A2988"/>
    <w:rsid w:val="008A2BFD"/>
    <w:rsid w:val="008A32F4"/>
    <w:rsid w:val="008A34B0"/>
    <w:rsid w:val="008A3ABF"/>
    <w:rsid w:val="008A48D4"/>
    <w:rsid w:val="008A4B98"/>
    <w:rsid w:val="008A4CA9"/>
    <w:rsid w:val="008A62D8"/>
    <w:rsid w:val="008A64BC"/>
    <w:rsid w:val="008A74CC"/>
    <w:rsid w:val="008A7DF0"/>
    <w:rsid w:val="008B05D6"/>
    <w:rsid w:val="008B1F38"/>
    <w:rsid w:val="008B23D0"/>
    <w:rsid w:val="008B2CBA"/>
    <w:rsid w:val="008B2DEF"/>
    <w:rsid w:val="008B39B7"/>
    <w:rsid w:val="008B4BE7"/>
    <w:rsid w:val="008B5772"/>
    <w:rsid w:val="008B65D2"/>
    <w:rsid w:val="008C0394"/>
    <w:rsid w:val="008C0AE3"/>
    <w:rsid w:val="008C0D1C"/>
    <w:rsid w:val="008C12C8"/>
    <w:rsid w:val="008C15CD"/>
    <w:rsid w:val="008C18B6"/>
    <w:rsid w:val="008C1922"/>
    <w:rsid w:val="008C1FAD"/>
    <w:rsid w:val="008C24B1"/>
    <w:rsid w:val="008C26A1"/>
    <w:rsid w:val="008C271E"/>
    <w:rsid w:val="008C2BAF"/>
    <w:rsid w:val="008C2D4A"/>
    <w:rsid w:val="008C3C3A"/>
    <w:rsid w:val="008C44C4"/>
    <w:rsid w:val="008C52B6"/>
    <w:rsid w:val="008C5D5E"/>
    <w:rsid w:val="008C6229"/>
    <w:rsid w:val="008C7386"/>
    <w:rsid w:val="008C7D0E"/>
    <w:rsid w:val="008D0EA0"/>
    <w:rsid w:val="008D17E1"/>
    <w:rsid w:val="008D2964"/>
    <w:rsid w:val="008D48BE"/>
    <w:rsid w:val="008D4F4D"/>
    <w:rsid w:val="008D5DBB"/>
    <w:rsid w:val="008D5DE0"/>
    <w:rsid w:val="008D6F8C"/>
    <w:rsid w:val="008E02F4"/>
    <w:rsid w:val="008E0BB9"/>
    <w:rsid w:val="008E0C8B"/>
    <w:rsid w:val="008E1E97"/>
    <w:rsid w:val="008E1F58"/>
    <w:rsid w:val="008E2558"/>
    <w:rsid w:val="008E3604"/>
    <w:rsid w:val="008E387E"/>
    <w:rsid w:val="008E4574"/>
    <w:rsid w:val="008E466B"/>
    <w:rsid w:val="008E4EB4"/>
    <w:rsid w:val="008E5606"/>
    <w:rsid w:val="008E62A0"/>
    <w:rsid w:val="008E647E"/>
    <w:rsid w:val="008E692B"/>
    <w:rsid w:val="008E6ED2"/>
    <w:rsid w:val="008E783C"/>
    <w:rsid w:val="008E7D0D"/>
    <w:rsid w:val="008E7D72"/>
    <w:rsid w:val="008F134C"/>
    <w:rsid w:val="008F2226"/>
    <w:rsid w:val="008F2238"/>
    <w:rsid w:val="008F2294"/>
    <w:rsid w:val="008F2B32"/>
    <w:rsid w:val="008F33B1"/>
    <w:rsid w:val="008F348E"/>
    <w:rsid w:val="008F377A"/>
    <w:rsid w:val="008F385B"/>
    <w:rsid w:val="008F436E"/>
    <w:rsid w:val="008F6274"/>
    <w:rsid w:val="008F7479"/>
    <w:rsid w:val="008F78CC"/>
    <w:rsid w:val="008F799F"/>
    <w:rsid w:val="008F7B93"/>
    <w:rsid w:val="009006C3"/>
    <w:rsid w:val="00900777"/>
    <w:rsid w:val="00900EBC"/>
    <w:rsid w:val="00901399"/>
    <w:rsid w:val="00901D57"/>
    <w:rsid w:val="00902590"/>
    <w:rsid w:val="00902870"/>
    <w:rsid w:val="00902BA9"/>
    <w:rsid w:val="00902C98"/>
    <w:rsid w:val="0090325F"/>
    <w:rsid w:val="00903B81"/>
    <w:rsid w:val="00904016"/>
    <w:rsid w:val="009052CC"/>
    <w:rsid w:val="0090554D"/>
    <w:rsid w:val="00905C26"/>
    <w:rsid w:val="00906386"/>
    <w:rsid w:val="00907596"/>
    <w:rsid w:val="00910573"/>
    <w:rsid w:val="009105FB"/>
    <w:rsid w:val="00910C2D"/>
    <w:rsid w:val="00911182"/>
    <w:rsid w:val="009111A6"/>
    <w:rsid w:val="00911FC4"/>
    <w:rsid w:val="009137E4"/>
    <w:rsid w:val="00914A2B"/>
    <w:rsid w:val="009150F2"/>
    <w:rsid w:val="00915A5A"/>
    <w:rsid w:val="00915D41"/>
    <w:rsid w:val="009161F8"/>
    <w:rsid w:val="0091648B"/>
    <w:rsid w:val="00916741"/>
    <w:rsid w:val="00916CF8"/>
    <w:rsid w:val="00917490"/>
    <w:rsid w:val="00920646"/>
    <w:rsid w:val="00920AED"/>
    <w:rsid w:val="00920B4C"/>
    <w:rsid w:val="00920B6E"/>
    <w:rsid w:val="00921DC5"/>
    <w:rsid w:val="00921E88"/>
    <w:rsid w:val="00923944"/>
    <w:rsid w:val="009241A8"/>
    <w:rsid w:val="009250CC"/>
    <w:rsid w:val="00926572"/>
    <w:rsid w:val="009268C2"/>
    <w:rsid w:val="00926DC8"/>
    <w:rsid w:val="00926FEE"/>
    <w:rsid w:val="00927524"/>
    <w:rsid w:val="009276D8"/>
    <w:rsid w:val="00927CC7"/>
    <w:rsid w:val="0093155E"/>
    <w:rsid w:val="009324E9"/>
    <w:rsid w:val="00932531"/>
    <w:rsid w:val="00932A2F"/>
    <w:rsid w:val="009332AB"/>
    <w:rsid w:val="009334D3"/>
    <w:rsid w:val="00934041"/>
    <w:rsid w:val="00934795"/>
    <w:rsid w:val="009347AC"/>
    <w:rsid w:val="00934BEC"/>
    <w:rsid w:val="009359D5"/>
    <w:rsid w:val="00935C7C"/>
    <w:rsid w:val="00936585"/>
    <w:rsid w:val="00936FDB"/>
    <w:rsid w:val="00937C4D"/>
    <w:rsid w:val="0094033D"/>
    <w:rsid w:val="009403E8"/>
    <w:rsid w:val="00940C14"/>
    <w:rsid w:val="00940EBC"/>
    <w:rsid w:val="009417B4"/>
    <w:rsid w:val="00941C3C"/>
    <w:rsid w:val="00941CCC"/>
    <w:rsid w:val="009429C5"/>
    <w:rsid w:val="00942C59"/>
    <w:rsid w:val="00942E37"/>
    <w:rsid w:val="00943851"/>
    <w:rsid w:val="009444FA"/>
    <w:rsid w:val="0094451B"/>
    <w:rsid w:val="0094539E"/>
    <w:rsid w:val="00946306"/>
    <w:rsid w:val="00946ADB"/>
    <w:rsid w:val="00946DD1"/>
    <w:rsid w:val="0094754C"/>
    <w:rsid w:val="00947683"/>
    <w:rsid w:val="009477AC"/>
    <w:rsid w:val="00950231"/>
    <w:rsid w:val="0095068A"/>
    <w:rsid w:val="0095120A"/>
    <w:rsid w:val="009513A4"/>
    <w:rsid w:val="00953E62"/>
    <w:rsid w:val="0095547F"/>
    <w:rsid w:val="009558F8"/>
    <w:rsid w:val="009562FB"/>
    <w:rsid w:val="00956ADB"/>
    <w:rsid w:val="00956D39"/>
    <w:rsid w:val="00956EC6"/>
    <w:rsid w:val="00957143"/>
    <w:rsid w:val="0095744A"/>
    <w:rsid w:val="009600BE"/>
    <w:rsid w:val="00961840"/>
    <w:rsid w:val="0096236D"/>
    <w:rsid w:val="009629E9"/>
    <w:rsid w:val="00963E11"/>
    <w:rsid w:val="00964266"/>
    <w:rsid w:val="009643CA"/>
    <w:rsid w:val="00965139"/>
    <w:rsid w:val="009673FE"/>
    <w:rsid w:val="00967695"/>
    <w:rsid w:val="00967BBD"/>
    <w:rsid w:val="009705CE"/>
    <w:rsid w:val="00970885"/>
    <w:rsid w:val="00971EBB"/>
    <w:rsid w:val="00972194"/>
    <w:rsid w:val="009727DA"/>
    <w:rsid w:val="009752B0"/>
    <w:rsid w:val="00975D67"/>
    <w:rsid w:val="00975EBA"/>
    <w:rsid w:val="00976A5E"/>
    <w:rsid w:val="00976EA2"/>
    <w:rsid w:val="0097728E"/>
    <w:rsid w:val="00977551"/>
    <w:rsid w:val="009779B9"/>
    <w:rsid w:val="009809D3"/>
    <w:rsid w:val="00980F96"/>
    <w:rsid w:val="0098163D"/>
    <w:rsid w:val="00981E19"/>
    <w:rsid w:val="0098281F"/>
    <w:rsid w:val="00983C20"/>
    <w:rsid w:val="00984CB4"/>
    <w:rsid w:val="00984D57"/>
    <w:rsid w:val="00986100"/>
    <w:rsid w:val="0098617B"/>
    <w:rsid w:val="0098664B"/>
    <w:rsid w:val="00987207"/>
    <w:rsid w:val="009874F0"/>
    <w:rsid w:val="00990247"/>
    <w:rsid w:val="00990DFB"/>
    <w:rsid w:val="009911B1"/>
    <w:rsid w:val="009912DC"/>
    <w:rsid w:val="00991435"/>
    <w:rsid w:val="00991781"/>
    <w:rsid w:val="00992034"/>
    <w:rsid w:val="00992729"/>
    <w:rsid w:val="00993042"/>
    <w:rsid w:val="009934B4"/>
    <w:rsid w:val="009943DF"/>
    <w:rsid w:val="009947D3"/>
    <w:rsid w:val="00994DD9"/>
    <w:rsid w:val="00995428"/>
    <w:rsid w:val="009956B8"/>
    <w:rsid w:val="009958CC"/>
    <w:rsid w:val="00995BC2"/>
    <w:rsid w:val="00995C0F"/>
    <w:rsid w:val="009966F7"/>
    <w:rsid w:val="00996CCF"/>
    <w:rsid w:val="00997A61"/>
    <w:rsid w:val="00997C44"/>
    <w:rsid w:val="009A03C9"/>
    <w:rsid w:val="009A0CB4"/>
    <w:rsid w:val="009A0CB7"/>
    <w:rsid w:val="009A0E6E"/>
    <w:rsid w:val="009A0EBA"/>
    <w:rsid w:val="009A1305"/>
    <w:rsid w:val="009A1609"/>
    <w:rsid w:val="009A184D"/>
    <w:rsid w:val="009A196E"/>
    <w:rsid w:val="009A19B5"/>
    <w:rsid w:val="009A2285"/>
    <w:rsid w:val="009A2BBC"/>
    <w:rsid w:val="009A37AC"/>
    <w:rsid w:val="009A38F0"/>
    <w:rsid w:val="009A39FB"/>
    <w:rsid w:val="009A3DC8"/>
    <w:rsid w:val="009A56FB"/>
    <w:rsid w:val="009A578C"/>
    <w:rsid w:val="009A57A8"/>
    <w:rsid w:val="009A5D00"/>
    <w:rsid w:val="009A7169"/>
    <w:rsid w:val="009A7465"/>
    <w:rsid w:val="009A74DD"/>
    <w:rsid w:val="009A7B84"/>
    <w:rsid w:val="009B07C8"/>
    <w:rsid w:val="009B1668"/>
    <w:rsid w:val="009B22E5"/>
    <w:rsid w:val="009B2843"/>
    <w:rsid w:val="009B307B"/>
    <w:rsid w:val="009B3A1A"/>
    <w:rsid w:val="009B3D28"/>
    <w:rsid w:val="009B41E7"/>
    <w:rsid w:val="009B48A5"/>
    <w:rsid w:val="009B52B9"/>
    <w:rsid w:val="009B5371"/>
    <w:rsid w:val="009B5D78"/>
    <w:rsid w:val="009B766C"/>
    <w:rsid w:val="009B7D8D"/>
    <w:rsid w:val="009C0E50"/>
    <w:rsid w:val="009C1223"/>
    <w:rsid w:val="009C12F7"/>
    <w:rsid w:val="009C278B"/>
    <w:rsid w:val="009C2F07"/>
    <w:rsid w:val="009C3590"/>
    <w:rsid w:val="009C3B01"/>
    <w:rsid w:val="009C3C26"/>
    <w:rsid w:val="009C4277"/>
    <w:rsid w:val="009C4427"/>
    <w:rsid w:val="009C4588"/>
    <w:rsid w:val="009C5C12"/>
    <w:rsid w:val="009C6AAA"/>
    <w:rsid w:val="009C6E7F"/>
    <w:rsid w:val="009C7244"/>
    <w:rsid w:val="009D01D5"/>
    <w:rsid w:val="009D0A97"/>
    <w:rsid w:val="009D0DA6"/>
    <w:rsid w:val="009D1AFC"/>
    <w:rsid w:val="009D31F2"/>
    <w:rsid w:val="009D38F0"/>
    <w:rsid w:val="009D3951"/>
    <w:rsid w:val="009D3ED6"/>
    <w:rsid w:val="009D4751"/>
    <w:rsid w:val="009D4F17"/>
    <w:rsid w:val="009D53D6"/>
    <w:rsid w:val="009D609A"/>
    <w:rsid w:val="009D6365"/>
    <w:rsid w:val="009D699E"/>
    <w:rsid w:val="009D6FA6"/>
    <w:rsid w:val="009E0996"/>
    <w:rsid w:val="009E1B53"/>
    <w:rsid w:val="009E283A"/>
    <w:rsid w:val="009E2951"/>
    <w:rsid w:val="009E2FCC"/>
    <w:rsid w:val="009E34F7"/>
    <w:rsid w:val="009E3BE5"/>
    <w:rsid w:val="009E4415"/>
    <w:rsid w:val="009E48A1"/>
    <w:rsid w:val="009E5339"/>
    <w:rsid w:val="009E585B"/>
    <w:rsid w:val="009E5F63"/>
    <w:rsid w:val="009E6A93"/>
    <w:rsid w:val="009F037A"/>
    <w:rsid w:val="009F088C"/>
    <w:rsid w:val="009F0DB2"/>
    <w:rsid w:val="009F140E"/>
    <w:rsid w:val="009F2123"/>
    <w:rsid w:val="009F2AF1"/>
    <w:rsid w:val="009F2D54"/>
    <w:rsid w:val="009F3838"/>
    <w:rsid w:val="009F4FC8"/>
    <w:rsid w:val="009F51EB"/>
    <w:rsid w:val="009F57F2"/>
    <w:rsid w:val="009F60DC"/>
    <w:rsid w:val="009F6A53"/>
    <w:rsid w:val="009F6DFF"/>
    <w:rsid w:val="00A00949"/>
    <w:rsid w:val="00A00C26"/>
    <w:rsid w:val="00A010B9"/>
    <w:rsid w:val="00A019B1"/>
    <w:rsid w:val="00A01D9E"/>
    <w:rsid w:val="00A01DC6"/>
    <w:rsid w:val="00A024ED"/>
    <w:rsid w:val="00A0293A"/>
    <w:rsid w:val="00A03A13"/>
    <w:rsid w:val="00A05738"/>
    <w:rsid w:val="00A05ACA"/>
    <w:rsid w:val="00A05CA9"/>
    <w:rsid w:val="00A06AB4"/>
    <w:rsid w:val="00A079DE"/>
    <w:rsid w:val="00A10A92"/>
    <w:rsid w:val="00A10BCF"/>
    <w:rsid w:val="00A110CF"/>
    <w:rsid w:val="00A11451"/>
    <w:rsid w:val="00A126E4"/>
    <w:rsid w:val="00A1369D"/>
    <w:rsid w:val="00A13D13"/>
    <w:rsid w:val="00A14425"/>
    <w:rsid w:val="00A14856"/>
    <w:rsid w:val="00A150A3"/>
    <w:rsid w:val="00A150E3"/>
    <w:rsid w:val="00A155AE"/>
    <w:rsid w:val="00A1583C"/>
    <w:rsid w:val="00A15F2F"/>
    <w:rsid w:val="00A1674E"/>
    <w:rsid w:val="00A169CF"/>
    <w:rsid w:val="00A178B4"/>
    <w:rsid w:val="00A17F5E"/>
    <w:rsid w:val="00A20474"/>
    <w:rsid w:val="00A216B8"/>
    <w:rsid w:val="00A221AA"/>
    <w:rsid w:val="00A243A7"/>
    <w:rsid w:val="00A24BE2"/>
    <w:rsid w:val="00A2521C"/>
    <w:rsid w:val="00A257EA"/>
    <w:rsid w:val="00A25866"/>
    <w:rsid w:val="00A26425"/>
    <w:rsid w:val="00A27253"/>
    <w:rsid w:val="00A27A84"/>
    <w:rsid w:val="00A27D82"/>
    <w:rsid w:val="00A30E8F"/>
    <w:rsid w:val="00A32052"/>
    <w:rsid w:val="00A32302"/>
    <w:rsid w:val="00A333E6"/>
    <w:rsid w:val="00A340D7"/>
    <w:rsid w:val="00A350C4"/>
    <w:rsid w:val="00A35269"/>
    <w:rsid w:val="00A3676F"/>
    <w:rsid w:val="00A410A4"/>
    <w:rsid w:val="00A414F1"/>
    <w:rsid w:val="00A417F7"/>
    <w:rsid w:val="00A41902"/>
    <w:rsid w:val="00A41B14"/>
    <w:rsid w:val="00A4221C"/>
    <w:rsid w:val="00A42D6F"/>
    <w:rsid w:val="00A42DE3"/>
    <w:rsid w:val="00A4306F"/>
    <w:rsid w:val="00A4321B"/>
    <w:rsid w:val="00A44408"/>
    <w:rsid w:val="00A447B7"/>
    <w:rsid w:val="00A4555F"/>
    <w:rsid w:val="00A458F8"/>
    <w:rsid w:val="00A4590C"/>
    <w:rsid w:val="00A45C81"/>
    <w:rsid w:val="00A46246"/>
    <w:rsid w:val="00A465FC"/>
    <w:rsid w:val="00A46FF9"/>
    <w:rsid w:val="00A4757C"/>
    <w:rsid w:val="00A50672"/>
    <w:rsid w:val="00A50873"/>
    <w:rsid w:val="00A50C96"/>
    <w:rsid w:val="00A50DEF"/>
    <w:rsid w:val="00A510CC"/>
    <w:rsid w:val="00A51553"/>
    <w:rsid w:val="00A51CF8"/>
    <w:rsid w:val="00A51E3D"/>
    <w:rsid w:val="00A526E0"/>
    <w:rsid w:val="00A52BB8"/>
    <w:rsid w:val="00A539FE"/>
    <w:rsid w:val="00A54B58"/>
    <w:rsid w:val="00A55565"/>
    <w:rsid w:val="00A5598D"/>
    <w:rsid w:val="00A5620E"/>
    <w:rsid w:val="00A563C6"/>
    <w:rsid w:val="00A56700"/>
    <w:rsid w:val="00A56CE4"/>
    <w:rsid w:val="00A5723A"/>
    <w:rsid w:val="00A578E9"/>
    <w:rsid w:val="00A60181"/>
    <w:rsid w:val="00A60517"/>
    <w:rsid w:val="00A60B9E"/>
    <w:rsid w:val="00A60E43"/>
    <w:rsid w:val="00A617C7"/>
    <w:rsid w:val="00A620F9"/>
    <w:rsid w:val="00A623C2"/>
    <w:rsid w:val="00A63D42"/>
    <w:rsid w:val="00A64108"/>
    <w:rsid w:val="00A6443B"/>
    <w:rsid w:val="00A6544C"/>
    <w:rsid w:val="00A65C93"/>
    <w:rsid w:val="00A65EC7"/>
    <w:rsid w:val="00A66CAB"/>
    <w:rsid w:val="00A67B5A"/>
    <w:rsid w:val="00A67C88"/>
    <w:rsid w:val="00A701C4"/>
    <w:rsid w:val="00A70314"/>
    <w:rsid w:val="00A70457"/>
    <w:rsid w:val="00A70D32"/>
    <w:rsid w:val="00A70D9D"/>
    <w:rsid w:val="00A717E2"/>
    <w:rsid w:val="00A73064"/>
    <w:rsid w:val="00A7336A"/>
    <w:rsid w:val="00A73845"/>
    <w:rsid w:val="00A7394D"/>
    <w:rsid w:val="00A73FE0"/>
    <w:rsid w:val="00A7419B"/>
    <w:rsid w:val="00A748B4"/>
    <w:rsid w:val="00A7549F"/>
    <w:rsid w:val="00A75CE7"/>
    <w:rsid w:val="00A7667A"/>
    <w:rsid w:val="00A76A2B"/>
    <w:rsid w:val="00A808C0"/>
    <w:rsid w:val="00A8145D"/>
    <w:rsid w:val="00A81843"/>
    <w:rsid w:val="00A8267B"/>
    <w:rsid w:val="00A82B45"/>
    <w:rsid w:val="00A82C88"/>
    <w:rsid w:val="00A83E64"/>
    <w:rsid w:val="00A83E8F"/>
    <w:rsid w:val="00A841BC"/>
    <w:rsid w:val="00A84D14"/>
    <w:rsid w:val="00A85449"/>
    <w:rsid w:val="00A866EF"/>
    <w:rsid w:val="00A869E5"/>
    <w:rsid w:val="00A86CF4"/>
    <w:rsid w:val="00A86E50"/>
    <w:rsid w:val="00A87986"/>
    <w:rsid w:val="00A87E4C"/>
    <w:rsid w:val="00A90CFB"/>
    <w:rsid w:val="00A93240"/>
    <w:rsid w:val="00A93B04"/>
    <w:rsid w:val="00A97035"/>
    <w:rsid w:val="00A970F4"/>
    <w:rsid w:val="00A97B56"/>
    <w:rsid w:val="00A97C56"/>
    <w:rsid w:val="00A97F03"/>
    <w:rsid w:val="00AA0CE7"/>
    <w:rsid w:val="00AA14A8"/>
    <w:rsid w:val="00AA1A68"/>
    <w:rsid w:val="00AA1AB1"/>
    <w:rsid w:val="00AA1AB8"/>
    <w:rsid w:val="00AA1EA7"/>
    <w:rsid w:val="00AA1F9E"/>
    <w:rsid w:val="00AA20A8"/>
    <w:rsid w:val="00AA276C"/>
    <w:rsid w:val="00AA2794"/>
    <w:rsid w:val="00AA2E73"/>
    <w:rsid w:val="00AA356D"/>
    <w:rsid w:val="00AA3EB3"/>
    <w:rsid w:val="00AA4A6A"/>
    <w:rsid w:val="00AA679F"/>
    <w:rsid w:val="00AA6B7F"/>
    <w:rsid w:val="00AA6DEE"/>
    <w:rsid w:val="00AA78F3"/>
    <w:rsid w:val="00AB04B0"/>
    <w:rsid w:val="00AB140D"/>
    <w:rsid w:val="00AB25B8"/>
    <w:rsid w:val="00AB27A8"/>
    <w:rsid w:val="00AB35F9"/>
    <w:rsid w:val="00AB4736"/>
    <w:rsid w:val="00AB4CD6"/>
    <w:rsid w:val="00AB5200"/>
    <w:rsid w:val="00AB56C7"/>
    <w:rsid w:val="00AB5FB5"/>
    <w:rsid w:val="00AB6F21"/>
    <w:rsid w:val="00AB6F83"/>
    <w:rsid w:val="00AC0665"/>
    <w:rsid w:val="00AC0817"/>
    <w:rsid w:val="00AC0A0F"/>
    <w:rsid w:val="00AC12D1"/>
    <w:rsid w:val="00AC16BC"/>
    <w:rsid w:val="00AC16F7"/>
    <w:rsid w:val="00AC1809"/>
    <w:rsid w:val="00AC233C"/>
    <w:rsid w:val="00AC2FEB"/>
    <w:rsid w:val="00AC32EF"/>
    <w:rsid w:val="00AC34A6"/>
    <w:rsid w:val="00AC3642"/>
    <w:rsid w:val="00AC402E"/>
    <w:rsid w:val="00AC4216"/>
    <w:rsid w:val="00AC48E2"/>
    <w:rsid w:val="00AC5BB1"/>
    <w:rsid w:val="00AC6150"/>
    <w:rsid w:val="00AC6B43"/>
    <w:rsid w:val="00AC6C5E"/>
    <w:rsid w:val="00AD015C"/>
    <w:rsid w:val="00AD0991"/>
    <w:rsid w:val="00AD0D61"/>
    <w:rsid w:val="00AD0DF7"/>
    <w:rsid w:val="00AD10E9"/>
    <w:rsid w:val="00AD139B"/>
    <w:rsid w:val="00AD17B6"/>
    <w:rsid w:val="00AD1DFC"/>
    <w:rsid w:val="00AD25B5"/>
    <w:rsid w:val="00AD2A52"/>
    <w:rsid w:val="00AD33AF"/>
    <w:rsid w:val="00AD33B7"/>
    <w:rsid w:val="00AD35C3"/>
    <w:rsid w:val="00AD4837"/>
    <w:rsid w:val="00AD49BA"/>
    <w:rsid w:val="00AD5527"/>
    <w:rsid w:val="00AD579C"/>
    <w:rsid w:val="00AD615B"/>
    <w:rsid w:val="00AD6901"/>
    <w:rsid w:val="00AD6C51"/>
    <w:rsid w:val="00AD72B6"/>
    <w:rsid w:val="00AD7610"/>
    <w:rsid w:val="00AD773C"/>
    <w:rsid w:val="00AE0EC7"/>
    <w:rsid w:val="00AE0FA4"/>
    <w:rsid w:val="00AE1656"/>
    <w:rsid w:val="00AE1D0A"/>
    <w:rsid w:val="00AE2672"/>
    <w:rsid w:val="00AE291D"/>
    <w:rsid w:val="00AE2C8F"/>
    <w:rsid w:val="00AE3555"/>
    <w:rsid w:val="00AE3916"/>
    <w:rsid w:val="00AE3BB3"/>
    <w:rsid w:val="00AE434A"/>
    <w:rsid w:val="00AE4A86"/>
    <w:rsid w:val="00AE4FAC"/>
    <w:rsid w:val="00AE52CD"/>
    <w:rsid w:val="00AE5769"/>
    <w:rsid w:val="00AE6002"/>
    <w:rsid w:val="00AE6FA2"/>
    <w:rsid w:val="00AE70BA"/>
    <w:rsid w:val="00AE721C"/>
    <w:rsid w:val="00AE743F"/>
    <w:rsid w:val="00AF01B7"/>
    <w:rsid w:val="00AF02BE"/>
    <w:rsid w:val="00AF14A1"/>
    <w:rsid w:val="00AF2940"/>
    <w:rsid w:val="00AF3311"/>
    <w:rsid w:val="00AF4B57"/>
    <w:rsid w:val="00AF4E72"/>
    <w:rsid w:val="00AF5327"/>
    <w:rsid w:val="00AF6137"/>
    <w:rsid w:val="00AF677C"/>
    <w:rsid w:val="00AF6C7C"/>
    <w:rsid w:val="00AF71C3"/>
    <w:rsid w:val="00AF794F"/>
    <w:rsid w:val="00AF7D5E"/>
    <w:rsid w:val="00B00038"/>
    <w:rsid w:val="00B000A0"/>
    <w:rsid w:val="00B00341"/>
    <w:rsid w:val="00B00B66"/>
    <w:rsid w:val="00B014C4"/>
    <w:rsid w:val="00B02562"/>
    <w:rsid w:val="00B032A7"/>
    <w:rsid w:val="00B034EB"/>
    <w:rsid w:val="00B05186"/>
    <w:rsid w:val="00B06124"/>
    <w:rsid w:val="00B06469"/>
    <w:rsid w:val="00B073CF"/>
    <w:rsid w:val="00B076C8"/>
    <w:rsid w:val="00B07C4A"/>
    <w:rsid w:val="00B10C0C"/>
    <w:rsid w:val="00B132F2"/>
    <w:rsid w:val="00B13A22"/>
    <w:rsid w:val="00B13CAE"/>
    <w:rsid w:val="00B14812"/>
    <w:rsid w:val="00B148FD"/>
    <w:rsid w:val="00B14A10"/>
    <w:rsid w:val="00B15210"/>
    <w:rsid w:val="00B16057"/>
    <w:rsid w:val="00B160EB"/>
    <w:rsid w:val="00B20E3B"/>
    <w:rsid w:val="00B21D76"/>
    <w:rsid w:val="00B223FE"/>
    <w:rsid w:val="00B231A6"/>
    <w:rsid w:val="00B23B98"/>
    <w:rsid w:val="00B23C9A"/>
    <w:rsid w:val="00B24CD2"/>
    <w:rsid w:val="00B257DF"/>
    <w:rsid w:val="00B272E2"/>
    <w:rsid w:val="00B30FC6"/>
    <w:rsid w:val="00B311AB"/>
    <w:rsid w:val="00B313A7"/>
    <w:rsid w:val="00B31994"/>
    <w:rsid w:val="00B31B8F"/>
    <w:rsid w:val="00B32663"/>
    <w:rsid w:val="00B32E93"/>
    <w:rsid w:val="00B347FA"/>
    <w:rsid w:val="00B362CD"/>
    <w:rsid w:val="00B36824"/>
    <w:rsid w:val="00B37DCD"/>
    <w:rsid w:val="00B40633"/>
    <w:rsid w:val="00B40717"/>
    <w:rsid w:val="00B4144B"/>
    <w:rsid w:val="00B42142"/>
    <w:rsid w:val="00B42946"/>
    <w:rsid w:val="00B42A77"/>
    <w:rsid w:val="00B44EF1"/>
    <w:rsid w:val="00B451A8"/>
    <w:rsid w:val="00B45EEF"/>
    <w:rsid w:val="00B46362"/>
    <w:rsid w:val="00B46980"/>
    <w:rsid w:val="00B47EDA"/>
    <w:rsid w:val="00B506B2"/>
    <w:rsid w:val="00B50A7A"/>
    <w:rsid w:val="00B50D33"/>
    <w:rsid w:val="00B50F1B"/>
    <w:rsid w:val="00B51B9D"/>
    <w:rsid w:val="00B51FC6"/>
    <w:rsid w:val="00B525F9"/>
    <w:rsid w:val="00B5300A"/>
    <w:rsid w:val="00B5369F"/>
    <w:rsid w:val="00B53E78"/>
    <w:rsid w:val="00B540BA"/>
    <w:rsid w:val="00B54147"/>
    <w:rsid w:val="00B5508C"/>
    <w:rsid w:val="00B5513E"/>
    <w:rsid w:val="00B55316"/>
    <w:rsid w:val="00B55750"/>
    <w:rsid w:val="00B5625D"/>
    <w:rsid w:val="00B563E5"/>
    <w:rsid w:val="00B566C1"/>
    <w:rsid w:val="00B56F60"/>
    <w:rsid w:val="00B603D3"/>
    <w:rsid w:val="00B60428"/>
    <w:rsid w:val="00B607AF"/>
    <w:rsid w:val="00B60C1F"/>
    <w:rsid w:val="00B61D8B"/>
    <w:rsid w:val="00B61E6C"/>
    <w:rsid w:val="00B621BD"/>
    <w:rsid w:val="00B63274"/>
    <w:rsid w:val="00B6341C"/>
    <w:rsid w:val="00B6381B"/>
    <w:rsid w:val="00B64668"/>
    <w:rsid w:val="00B65093"/>
    <w:rsid w:val="00B6535F"/>
    <w:rsid w:val="00B6598E"/>
    <w:rsid w:val="00B659E1"/>
    <w:rsid w:val="00B65A16"/>
    <w:rsid w:val="00B66F2E"/>
    <w:rsid w:val="00B66F5E"/>
    <w:rsid w:val="00B674E2"/>
    <w:rsid w:val="00B705AC"/>
    <w:rsid w:val="00B70D47"/>
    <w:rsid w:val="00B714D3"/>
    <w:rsid w:val="00B726A1"/>
    <w:rsid w:val="00B748B0"/>
    <w:rsid w:val="00B74951"/>
    <w:rsid w:val="00B76698"/>
    <w:rsid w:val="00B77293"/>
    <w:rsid w:val="00B77700"/>
    <w:rsid w:val="00B77E55"/>
    <w:rsid w:val="00B77FDB"/>
    <w:rsid w:val="00B8017C"/>
    <w:rsid w:val="00B807F2"/>
    <w:rsid w:val="00B80D86"/>
    <w:rsid w:val="00B80FDF"/>
    <w:rsid w:val="00B81F58"/>
    <w:rsid w:val="00B82100"/>
    <w:rsid w:val="00B82658"/>
    <w:rsid w:val="00B83851"/>
    <w:rsid w:val="00B8385B"/>
    <w:rsid w:val="00B8501D"/>
    <w:rsid w:val="00B85594"/>
    <w:rsid w:val="00B85741"/>
    <w:rsid w:val="00B85EEA"/>
    <w:rsid w:val="00B86356"/>
    <w:rsid w:val="00B8667B"/>
    <w:rsid w:val="00B86CCF"/>
    <w:rsid w:val="00B871D2"/>
    <w:rsid w:val="00B87372"/>
    <w:rsid w:val="00B873FB"/>
    <w:rsid w:val="00B876FA"/>
    <w:rsid w:val="00B9040A"/>
    <w:rsid w:val="00B90E60"/>
    <w:rsid w:val="00B9208F"/>
    <w:rsid w:val="00B928C2"/>
    <w:rsid w:val="00B930EF"/>
    <w:rsid w:val="00B93DC7"/>
    <w:rsid w:val="00B93F12"/>
    <w:rsid w:val="00B940C3"/>
    <w:rsid w:val="00B94C95"/>
    <w:rsid w:val="00B9557A"/>
    <w:rsid w:val="00B956AA"/>
    <w:rsid w:val="00B959CC"/>
    <w:rsid w:val="00B96236"/>
    <w:rsid w:val="00B96DC7"/>
    <w:rsid w:val="00B9716F"/>
    <w:rsid w:val="00B977AC"/>
    <w:rsid w:val="00B97C17"/>
    <w:rsid w:val="00B97D74"/>
    <w:rsid w:val="00BA04D5"/>
    <w:rsid w:val="00BA1FD6"/>
    <w:rsid w:val="00BA1FFC"/>
    <w:rsid w:val="00BA22EB"/>
    <w:rsid w:val="00BA2513"/>
    <w:rsid w:val="00BA2E6E"/>
    <w:rsid w:val="00BA2F22"/>
    <w:rsid w:val="00BA2F94"/>
    <w:rsid w:val="00BA3717"/>
    <w:rsid w:val="00BA3BC4"/>
    <w:rsid w:val="00BA4CDF"/>
    <w:rsid w:val="00BA517D"/>
    <w:rsid w:val="00BA578A"/>
    <w:rsid w:val="00BA5DDE"/>
    <w:rsid w:val="00BA5E35"/>
    <w:rsid w:val="00BA79D5"/>
    <w:rsid w:val="00BA7ED7"/>
    <w:rsid w:val="00BA7FC7"/>
    <w:rsid w:val="00BB00AE"/>
    <w:rsid w:val="00BB0598"/>
    <w:rsid w:val="00BB1599"/>
    <w:rsid w:val="00BB1757"/>
    <w:rsid w:val="00BB1869"/>
    <w:rsid w:val="00BB2169"/>
    <w:rsid w:val="00BB2303"/>
    <w:rsid w:val="00BB2381"/>
    <w:rsid w:val="00BB28E1"/>
    <w:rsid w:val="00BB2AF5"/>
    <w:rsid w:val="00BB3C6E"/>
    <w:rsid w:val="00BB4704"/>
    <w:rsid w:val="00BB4AEB"/>
    <w:rsid w:val="00BB54A4"/>
    <w:rsid w:val="00BB5BDA"/>
    <w:rsid w:val="00BB60C2"/>
    <w:rsid w:val="00BB60D6"/>
    <w:rsid w:val="00BB6107"/>
    <w:rsid w:val="00BB6A94"/>
    <w:rsid w:val="00BB72E8"/>
    <w:rsid w:val="00BB73E5"/>
    <w:rsid w:val="00BC0072"/>
    <w:rsid w:val="00BC0420"/>
    <w:rsid w:val="00BC195E"/>
    <w:rsid w:val="00BC1AD4"/>
    <w:rsid w:val="00BC201B"/>
    <w:rsid w:val="00BC3AA2"/>
    <w:rsid w:val="00BC3FFF"/>
    <w:rsid w:val="00BC4250"/>
    <w:rsid w:val="00BC45F5"/>
    <w:rsid w:val="00BC49EC"/>
    <w:rsid w:val="00BC5205"/>
    <w:rsid w:val="00BC52E8"/>
    <w:rsid w:val="00BC58C0"/>
    <w:rsid w:val="00BC61BF"/>
    <w:rsid w:val="00BC68FB"/>
    <w:rsid w:val="00BC72E2"/>
    <w:rsid w:val="00BC73EB"/>
    <w:rsid w:val="00BC748B"/>
    <w:rsid w:val="00BC76BB"/>
    <w:rsid w:val="00BC7F59"/>
    <w:rsid w:val="00BD0138"/>
    <w:rsid w:val="00BD11AB"/>
    <w:rsid w:val="00BD2A52"/>
    <w:rsid w:val="00BD30C5"/>
    <w:rsid w:val="00BD3133"/>
    <w:rsid w:val="00BD31AC"/>
    <w:rsid w:val="00BD330E"/>
    <w:rsid w:val="00BD3394"/>
    <w:rsid w:val="00BD3A6F"/>
    <w:rsid w:val="00BD3D6A"/>
    <w:rsid w:val="00BD3F46"/>
    <w:rsid w:val="00BD3F5B"/>
    <w:rsid w:val="00BD43C9"/>
    <w:rsid w:val="00BD4427"/>
    <w:rsid w:val="00BD4841"/>
    <w:rsid w:val="00BD49A5"/>
    <w:rsid w:val="00BD5F15"/>
    <w:rsid w:val="00BD671A"/>
    <w:rsid w:val="00BD6DBB"/>
    <w:rsid w:val="00BD7CED"/>
    <w:rsid w:val="00BE185D"/>
    <w:rsid w:val="00BE19E5"/>
    <w:rsid w:val="00BE1E5B"/>
    <w:rsid w:val="00BE341C"/>
    <w:rsid w:val="00BE3928"/>
    <w:rsid w:val="00BE3E70"/>
    <w:rsid w:val="00BE500B"/>
    <w:rsid w:val="00BE52F3"/>
    <w:rsid w:val="00BE552F"/>
    <w:rsid w:val="00BE5C15"/>
    <w:rsid w:val="00BE66EA"/>
    <w:rsid w:val="00BE6BCB"/>
    <w:rsid w:val="00BE789F"/>
    <w:rsid w:val="00BF0570"/>
    <w:rsid w:val="00BF06B2"/>
    <w:rsid w:val="00BF0763"/>
    <w:rsid w:val="00BF0947"/>
    <w:rsid w:val="00BF0CAA"/>
    <w:rsid w:val="00BF0DF3"/>
    <w:rsid w:val="00BF0F0E"/>
    <w:rsid w:val="00BF0FDA"/>
    <w:rsid w:val="00BF103F"/>
    <w:rsid w:val="00BF1570"/>
    <w:rsid w:val="00BF18A5"/>
    <w:rsid w:val="00BF239B"/>
    <w:rsid w:val="00BF2AE6"/>
    <w:rsid w:val="00BF31DC"/>
    <w:rsid w:val="00BF33F4"/>
    <w:rsid w:val="00BF3C95"/>
    <w:rsid w:val="00BF3D94"/>
    <w:rsid w:val="00BF413C"/>
    <w:rsid w:val="00BF4BC6"/>
    <w:rsid w:val="00BF7499"/>
    <w:rsid w:val="00C00246"/>
    <w:rsid w:val="00C008B6"/>
    <w:rsid w:val="00C00AAC"/>
    <w:rsid w:val="00C01054"/>
    <w:rsid w:val="00C01437"/>
    <w:rsid w:val="00C01825"/>
    <w:rsid w:val="00C01A01"/>
    <w:rsid w:val="00C01C1C"/>
    <w:rsid w:val="00C03BB1"/>
    <w:rsid w:val="00C04657"/>
    <w:rsid w:val="00C0493D"/>
    <w:rsid w:val="00C05BFE"/>
    <w:rsid w:val="00C05C00"/>
    <w:rsid w:val="00C06550"/>
    <w:rsid w:val="00C06B55"/>
    <w:rsid w:val="00C07C8E"/>
    <w:rsid w:val="00C07FBB"/>
    <w:rsid w:val="00C101DB"/>
    <w:rsid w:val="00C10297"/>
    <w:rsid w:val="00C11208"/>
    <w:rsid w:val="00C11CB4"/>
    <w:rsid w:val="00C130C6"/>
    <w:rsid w:val="00C1311B"/>
    <w:rsid w:val="00C133C9"/>
    <w:rsid w:val="00C137B8"/>
    <w:rsid w:val="00C13B0B"/>
    <w:rsid w:val="00C14EAB"/>
    <w:rsid w:val="00C14EBE"/>
    <w:rsid w:val="00C15317"/>
    <w:rsid w:val="00C154CC"/>
    <w:rsid w:val="00C15730"/>
    <w:rsid w:val="00C15E26"/>
    <w:rsid w:val="00C16903"/>
    <w:rsid w:val="00C17989"/>
    <w:rsid w:val="00C17A8C"/>
    <w:rsid w:val="00C21537"/>
    <w:rsid w:val="00C21876"/>
    <w:rsid w:val="00C221BE"/>
    <w:rsid w:val="00C221E6"/>
    <w:rsid w:val="00C226E7"/>
    <w:rsid w:val="00C2312E"/>
    <w:rsid w:val="00C2345A"/>
    <w:rsid w:val="00C24B34"/>
    <w:rsid w:val="00C25229"/>
    <w:rsid w:val="00C26F7D"/>
    <w:rsid w:val="00C27341"/>
    <w:rsid w:val="00C27D17"/>
    <w:rsid w:val="00C27F4E"/>
    <w:rsid w:val="00C300FE"/>
    <w:rsid w:val="00C30F1A"/>
    <w:rsid w:val="00C32158"/>
    <w:rsid w:val="00C326C6"/>
    <w:rsid w:val="00C32E01"/>
    <w:rsid w:val="00C335B9"/>
    <w:rsid w:val="00C339FB"/>
    <w:rsid w:val="00C33C93"/>
    <w:rsid w:val="00C34BFE"/>
    <w:rsid w:val="00C356E1"/>
    <w:rsid w:val="00C3647D"/>
    <w:rsid w:val="00C36F14"/>
    <w:rsid w:val="00C3761D"/>
    <w:rsid w:val="00C37684"/>
    <w:rsid w:val="00C37DAE"/>
    <w:rsid w:val="00C37EBC"/>
    <w:rsid w:val="00C400E6"/>
    <w:rsid w:val="00C40155"/>
    <w:rsid w:val="00C406FC"/>
    <w:rsid w:val="00C41788"/>
    <w:rsid w:val="00C42410"/>
    <w:rsid w:val="00C4341E"/>
    <w:rsid w:val="00C43918"/>
    <w:rsid w:val="00C448C5"/>
    <w:rsid w:val="00C44AFC"/>
    <w:rsid w:val="00C45880"/>
    <w:rsid w:val="00C45EE9"/>
    <w:rsid w:val="00C46679"/>
    <w:rsid w:val="00C46CAA"/>
    <w:rsid w:val="00C47593"/>
    <w:rsid w:val="00C478D9"/>
    <w:rsid w:val="00C47923"/>
    <w:rsid w:val="00C50E10"/>
    <w:rsid w:val="00C51879"/>
    <w:rsid w:val="00C51922"/>
    <w:rsid w:val="00C51C23"/>
    <w:rsid w:val="00C5206A"/>
    <w:rsid w:val="00C531CC"/>
    <w:rsid w:val="00C535EE"/>
    <w:rsid w:val="00C54865"/>
    <w:rsid w:val="00C54E1A"/>
    <w:rsid w:val="00C56011"/>
    <w:rsid w:val="00C5631D"/>
    <w:rsid w:val="00C56414"/>
    <w:rsid w:val="00C56558"/>
    <w:rsid w:val="00C57770"/>
    <w:rsid w:val="00C57AE9"/>
    <w:rsid w:val="00C57BFF"/>
    <w:rsid w:val="00C6094E"/>
    <w:rsid w:val="00C60AAC"/>
    <w:rsid w:val="00C618D0"/>
    <w:rsid w:val="00C61F4C"/>
    <w:rsid w:val="00C62D71"/>
    <w:rsid w:val="00C6359C"/>
    <w:rsid w:val="00C63B42"/>
    <w:rsid w:val="00C63CC3"/>
    <w:rsid w:val="00C64674"/>
    <w:rsid w:val="00C648E6"/>
    <w:rsid w:val="00C64C1C"/>
    <w:rsid w:val="00C6566B"/>
    <w:rsid w:val="00C65C47"/>
    <w:rsid w:val="00C66120"/>
    <w:rsid w:val="00C6631F"/>
    <w:rsid w:val="00C66708"/>
    <w:rsid w:val="00C66716"/>
    <w:rsid w:val="00C67363"/>
    <w:rsid w:val="00C67E65"/>
    <w:rsid w:val="00C70B4F"/>
    <w:rsid w:val="00C710A9"/>
    <w:rsid w:val="00C71AC7"/>
    <w:rsid w:val="00C71F9C"/>
    <w:rsid w:val="00C72049"/>
    <w:rsid w:val="00C72539"/>
    <w:rsid w:val="00C728D5"/>
    <w:rsid w:val="00C728F1"/>
    <w:rsid w:val="00C72DF2"/>
    <w:rsid w:val="00C74A46"/>
    <w:rsid w:val="00C74AC1"/>
    <w:rsid w:val="00C754EF"/>
    <w:rsid w:val="00C757DB"/>
    <w:rsid w:val="00C7648D"/>
    <w:rsid w:val="00C76759"/>
    <w:rsid w:val="00C76C4E"/>
    <w:rsid w:val="00C773E3"/>
    <w:rsid w:val="00C80A53"/>
    <w:rsid w:val="00C80C2E"/>
    <w:rsid w:val="00C80CAD"/>
    <w:rsid w:val="00C8125C"/>
    <w:rsid w:val="00C81301"/>
    <w:rsid w:val="00C818AA"/>
    <w:rsid w:val="00C82879"/>
    <w:rsid w:val="00C82E35"/>
    <w:rsid w:val="00C830BB"/>
    <w:rsid w:val="00C839AD"/>
    <w:rsid w:val="00C83AD9"/>
    <w:rsid w:val="00C83CC5"/>
    <w:rsid w:val="00C83E0C"/>
    <w:rsid w:val="00C84247"/>
    <w:rsid w:val="00C85135"/>
    <w:rsid w:val="00C8586C"/>
    <w:rsid w:val="00C85E72"/>
    <w:rsid w:val="00C86219"/>
    <w:rsid w:val="00C8655C"/>
    <w:rsid w:val="00C86BA5"/>
    <w:rsid w:val="00C90182"/>
    <w:rsid w:val="00C90625"/>
    <w:rsid w:val="00C91714"/>
    <w:rsid w:val="00C919F6"/>
    <w:rsid w:val="00C91D17"/>
    <w:rsid w:val="00C925DA"/>
    <w:rsid w:val="00C926F6"/>
    <w:rsid w:val="00C94651"/>
    <w:rsid w:val="00C972BE"/>
    <w:rsid w:val="00CA0076"/>
    <w:rsid w:val="00CA009D"/>
    <w:rsid w:val="00CA0F8B"/>
    <w:rsid w:val="00CA111C"/>
    <w:rsid w:val="00CA2978"/>
    <w:rsid w:val="00CA29D1"/>
    <w:rsid w:val="00CA317F"/>
    <w:rsid w:val="00CA327E"/>
    <w:rsid w:val="00CA3D77"/>
    <w:rsid w:val="00CA4AA6"/>
    <w:rsid w:val="00CA659A"/>
    <w:rsid w:val="00CA68D2"/>
    <w:rsid w:val="00CA6EFB"/>
    <w:rsid w:val="00CA74A6"/>
    <w:rsid w:val="00CA7EBB"/>
    <w:rsid w:val="00CA7EE6"/>
    <w:rsid w:val="00CB0698"/>
    <w:rsid w:val="00CB36D8"/>
    <w:rsid w:val="00CB38F7"/>
    <w:rsid w:val="00CB44D2"/>
    <w:rsid w:val="00CB5789"/>
    <w:rsid w:val="00CB600A"/>
    <w:rsid w:val="00CB61F8"/>
    <w:rsid w:val="00CB6B1E"/>
    <w:rsid w:val="00CB705D"/>
    <w:rsid w:val="00CB7A78"/>
    <w:rsid w:val="00CB7B68"/>
    <w:rsid w:val="00CB7CC7"/>
    <w:rsid w:val="00CC050F"/>
    <w:rsid w:val="00CC07A8"/>
    <w:rsid w:val="00CC0F10"/>
    <w:rsid w:val="00CC2076"/>
    <w:rsid w:val="00CC24F6"/>
    <w:rsid w:val="00CC2C59"/>
    <w:rsid w:val="00CC3165"/>
    <w:rsid w:val="00CC3ADF"/>
    <w:rsid w:val="00CC598E"/>
    <w:rsid w:val="00CC599A"/>
    <w:rsid w:val="00CC5EE8"/>
    <w:rsid w:val="00CC6D55"/>
    <w:rsid w:val="00CC71BD"/>
    <w:rsid w:val="00CC79DE"/>
    <w:rsid w:val="00CC7EEF"/>
    <w:rsid w:val="00CD01A4"/>
    <w:rsid w:val="00CD0231"/>
    <w:rsid w:val="00CD0308"/>
    <w:rsid w:val="00CD1337"/>
    <w:rsid w:val="00CD1C25"/>
    <w:rsid w:val="00CD1D48"/>
    <w:rsid w:val="00CD238D"/>
    <w:rsid w:val="00CD23E8"/>
    <w:rsid w:val="00CD319B"/>
    <w:rsid w:val="00CD32EC"/>
    <w:rsid w:val="00CD3301"/>
    <w:rsid w:val="00CD4232"/>
    <w:rsid w:val="00CD4685"/>
    <w:rsid w:val="00CD4A07"/>
    <w:rsid w:val="00CD571C"/>
    <w:rsid w:val="00CD5A23"/>
    <w:rsid w:val="00CD6A94"/>
    <w:rsid w:val="00CD7F50"/>
    <w:rsid w:val="00CE0399"/>
    <w:rsid w:val="00CE0C9A"/>
    <w:rsid w:val="00CE0C9F"/>
    <w:rsid w:val="00CE291E"/>
    <w:rsid w:val="00CE3F58"/>
    <w:rsid w:val="00CE4883"/>
    <w:rsid w:val="00CE7447"/>
    <w:rsid w:val="00CE7E1E"/>
    <w:rsid w:val="00CF2686"/>
    <w:rsid w:val="00CF29DE"/>
    <w:rsid w:val="00CF2A24"/>
    <w:rsid w:val="00CF2A69"/>
    <w:rsid w:val="00CF2DED"/>
    <w:rsid w:val="00CF3179"/>
    <w:rsid w:val="00CF3B86"/>
    <w:rsid w:val="00CF4E09"/>
    <w:rsid w:val="00CF4E96"/>
    <w:rsid w:val="00CF5063"/>
    <w:rsid w:val="00CF50DA"/>
    <w:rsid w:val="00CF618D"/>
    <w:rsid w:val="00CF64E3"/>
    <w:rsid w:val="00CF6549"/>
    <w:rsid w:val="00CF7825"/>
    <w:rsid w:val="00D008EF"/>
    <w:rsid w:val="00D010ED"/>
    <w:rsid w:val="00D014A1"/>
    <w:rsid w:val="00D0186D"/>
    <w:rsid w:val="00D0197D"/>
    <w:rsid w:val="00D0205D"/>
    <w:rsid w:val="00D021AA"/>
    <w:rsid w:val="00D02451"/>
    <w:rsid w:val="00D0279B"/>
    <w:rsid w:val="00D02F0A"/>
    <w:rsid w:val="00D03059"/>
    <w:rsid w:val="00D03484"/>
    <w:rsid w:val="00D05904"/>
    <w:rsid w:val="00D0634C"/>
    <w:rsid w:val="00D06C55"/>
    <w:rsid w:val="00D077EB"/>
    <w:rsid w:val="00D07FF7"/>
    <w:rsid w:val="00D1055C"/>
    <w:rsid w:val="00D109C7"/>
    <w:rsid w:val="00D10FB7"/>
    <w:rsid w:val="00D12880"/>
    <w:rsid w:val="00D136F6"/>
    <w:rsid w:val="00D14A6B"/>
    <w:rsid w:val="00D15998"/>
    <w:rsid w:val="00D15CF7"/>
    <w:rsid w:val="00D164C6"/>
    <w:rsid w:val="00D1691D"/>
    <w:rsid w:val="00D16B0B"/>
    <w:rsid w:val="00D16D38"/>
    <w:rsid w:val="00D1739A"/>
    <w:rsid w:val="00D17CED"/>
    <w:rsid w:val="00D17F0D"/>
    <w:rsid w:val="00D20346"/>
    <w:rsid w:val="00D2055D"/>
    <w:rsid w:val="00D20E05"/>
    <w:rsid w:val="00D21017"/>
    <w:rsid w:val="00D218FB"/>
    <w:rsid w:val="00D22323"/>
    <w:rsid w:val="00D23001"/>
    <w:rsid w:val="00D23312"/>
    <w:rsid w:val="00D2345C"/>
    <w:rsid w:val="00D23AF4"/>
    <w:rsid w:val="00D248BF"/>
    <w:rsid w:val="00D24C4D"/>
    <w:rsid w:val="00D26EBB"/>
    <w:rsid w:val="00D30758"/>
    <w:rsid w:val="00D30F76"/>
    <w:rsid w:val="00D3175C"/>
    <w:rsid w:val="00D31C0E"/>
    <w:rsid w:val="00D32679"/>
    <w:rsid w:val="00D32B4F"/>
    <w:rsid w:val="00D335D3"/>
    <w:rsid w:val="00D33C7A"/>
    <w:rsid w:val="00D33D07"/>
    <w:rsid w:val="00D34FE5"/>
    <w:rsid w:val="00D35292"/>
    <w:rsid w:val="00D353D7"/>
    <w:rsid w:val="00D3557D"/>
    <w:rsid w:val="00D35DBA"/>
    <w:rsid w:val="00D36A9A"/>
    <w:rsid w:val="00D37790"/>
    <w:rsid w:val="00D37919"/>
    <w:rsid w:val="00D379C4"/>
    <w:rsid w:val="00D40766"/>
    <w:rsid w:val="00D408F9"/>
    <w:rsid w:val="00D41157"/>
    <w:rsid w:val="00D416BD"/>
    <w:rsid w:val="00D42138"/>
    <w:rsid w:val="00D42676"/>
    <w:rsid w:val="00D42732"/>
    <w:rsid w:val="00D43B52"/>
    <w:rsid w:val="00D43FB6"/>
    <w:rsid w:val="00D44817"/>
    <w:rsid w:val="00D44905"/>
    <w:rsid w:val="00D44B81"/>
    <w:rsid w:val="00D4568A"/>
    <w:rsid w:val="00D4593D"/>
    <w:rsid w:val="00D45C44"/>
    <w:rsid w:val="00D46B45"/>
    <w:rsid w:val="00D46D34"/>
    <w:rsid w:val="00D47008"/>
    <w:rsid w:val="00D50227"/>
    <w:rsid w:val="00D5025D"/>
    <w:rsid w:val="00D50680"/>
    <w:rsid w:val="00D5223C"/>
    <w:rsid w:val="00D5321C"/>
    <w:rsid w:val="00D5525C"/>
    <w:rsid w:val="00D55297"/>
    <w:rsid w:val="00D55B69"/>
    <w:rsid w:val="00D55B78"/>
    <w:rsid w:val="00D5625A"/>
    <w:rsid w:val="00D56618"/>
    <w:rsid w:val="00D56BBC"/>
    <w:rsid w:val="00D57820"/>
    <w:rsid w:val="00D57873"/>
    <w:rsid w:val="00D57890"/>
    <w:rsid w:val="00D57A62"/>
    <w:rsid w:val="00D6055E"/>
    <w:rsid w:val="00D6171D"/>
    <w:rsid w:val="00D62497"/>
    <w:rsid w:val="00D626EB"/>
    <w:rsid w:val="00D63BE9"/>
    <w:rsid w:val="00D64604"/>
    <w:rsid w:val="00D647F9"/>
    <w:rsid w:val="00D64B57"/>
    <w:rsid w:val="00D64C52"/>
    <w:rsid w:val="00D651A6"/>
    <w:rsid w:val="00D65333"/>
    <w:rsid w:val="00D654F1"/>
    <w:rsid w:val="00D65EE3"/>
    <w:rsid w:val="00D66272"/>
    <w:rsid w:val="00D662F4"/>
    <w:rsid w:val="00D66EB1"/>
    <w:rsid w:val="00D66FF5"/>
    <w:rsid w:val="00D67CA6"/>
    <w:rsid w:val="00D704A2"/>
    <w:rsid w:val="00D70B14"/>
    <w:rsid w:val="00D7193A"/>
    <w:rsid w:val="00D72555"/>
    <w:rsid w:val="00D73B5B"/>
    <w:rsid w:val="00D73BFF"/>
    <w:rsid w:val="00D73F12"/>
    <w:rsid w:val="00D74998"/>
    <w:rsid w:val="00D75B12"/>
    <w:rsid w:val="00D76036"/>
    <w:rsid w:val="00D766CD"/>
    <w:rsid w:val="00D77169"/>
    <w:rsid w:val="00D77D68"/>
    <w:rsid w:val="00D77EFE"/>
    <w:rsid w:val="00D8039E"/>
    <w:rsid w:val="00D80977"/>
    <w:rsid w:val="00D80D09"/>
    <w:rsid w:val="00D80FBE"/>
    <w:rsid w:val="00D810EB"/>
    <w:rsid w:val="00D81694"/>
    <w:rsid w:val="00D81EE2"/>
    <w:rsid w:val="00D8289C"/>
    <w:rsid w:val="00D82D8A"/>
    <w:rsid w:val="00D8343E"/>
    <w:rsid w:val="00D8408E"/>
    <w:rsid w:val="00D841A3"/>
    <w:rsid w:val="00D846AE"/>
    <w:rsid w:val="00D849D4"/>
    <w:rsid w:val="00D851FF"/>
    <w:rsid w:val="00D858D8"/>
    <w:rsid w:val="00D866E3"/>
    <w:rsid w:val="00D86D05"/>
    <w:rsid w:val="00D86E02"/>
    <w:rsid w:val="00D86EB3"/>
    <w:rsid w:val="00D87A29"/>
    <w:rsid w:val="00D87AC9"/>
    <w:rsid w:val="00D87E03"/>
    <w:rsid w:val="00D901E2"/>
    <w:rsid w:val="00D90348"/>
    <w:rsid w:val="00D91016"/>
    <w:rsid w:val="00D91627"/>
    <w:rsid w:val="00D9169E"/>
    <w:rsid w:val="00D91864"/>
    <w:rsid w:val="00D919CB"/>
    <w:rsid w:val="00D93843"/>
    <w:rsid w:val="00D93D5C"/>
    <w:rsid w:val="00D941EE"/>
    <w:rsid w:val="00D9491E"/>
    <w:rsid w:val="00D957FD"/>
    <w:rsid w:val="00D95DCB"/>
    <w:rsid w:val="00D965DE"/>
    <w:rsid w:val="00D96B20"/>
    <w:rsid w:val="00D96EE1"/>
    <w:rsid w:val="00D97A00"/>
    <w:rsid w:val="00DA0643"/>
    <w:rsid w:val="00DA0B94"/>
    <w:rsid w:val="00DA2B00"/>
    <w:rsid w:val="00DA479B"/>
    <w:rsid w:val="00DA4921"/>
    <w:rsid w:val="00DA492A"/>
    <w:rsid w:val="00DA4DF3"/>
    <w:rsid w:val="00DA597B"/>
    <w:rsid w:val="00DA64AD"/>
    <w:rsid w:val="00DA6783"/>
    <w:rsid w:val="00DA6EF6"/>
    <w:rsid w:val="00DA724B"/>
    <w:rsid w:val="00DA7C36"/>
    <w:rsid w:val="00DB0063"/>
    <w:rsid w:val="00DB0347"/>
    <w:rsid w:val="00DB07B3"/>
    <w:rsid w:val="00DB120D"/>
    <w:rsid w:val="00DB14F5"/>
    <w:rsid w:val="00DB24B4"/>
    <w:rsid w:val="00DB29CB"/>
    <w:rsid w:val="00DB3321"/>
    <w:rsid w:val="00DB3952"/>
    <w:rsid w:val="00DB4008"/>
    <w:rsid w:val="00DB439D"/>
    <w:rsid w:val="00DB4739"/>
    <w:rsid w:val="00DB5D09"/>
    <w:rsid w:val="00DB661F"/>
    <w:rsid w:val="00DC01AE"/>
    <w:rsid w:val="00DC0344"/>
    <w:rsid w:val="00DC11D3"/>
    <w:rsid w:val="00DC1B77"/>
    <w:rsid w:val="00DC2EAA"/>
    <w:rsid w:val="00DC333C"/>
    <w:rsid w:val="00DC469C"/>
    <w:rsid w:val="00DC4888"/>
    <w:rsid w:val="00DC4E19"/>
    <w:rsid w:val="00DC5BE3"/>
    <w:rsid w:val="00DC614C"/>
    <w:rsid w:val="00DC7001"/>
    <w:rsid w:val="00DC7D4B"/>
    <w:rsid w:val="00DC7D59"/>
    <w:rsid w:val="00DD09FC"/>
    <w:rsid w:val="00DD0B65"/>
    <w:rsid w:val="00DD1091"/>
    <w:rsid w:val="00DD165B"/>
    <w:rsid w:val="00DD1A6A"/>
    <w:rsid w:val="00DD1C33"/>
    <w:rsid w:val="00DD3288"/>
    <w:rsid w:val="00DD3B5C"/>
    <w:rsid w:val="00DD4C0F"/>
    <w:rsid w:val="00DD4CF6"/>
    <w:rsid w:val="00DD4FC0"/>
    <w:rsid w:val="00DD5127"/>
    <w:rsid w:val="00DD520F"/>
    <w:rsid w:val="00DD5808"/>
    <w:rsid w:val="00DD6072"/>
    <w:rsid w:val="00DD612A"/>
    <w:rsid w:val="00DD7073"/>
    <w:rsid w:val="00DD7654"/>
    <w:rsid w:val="00DD7D4D"/>
    <w:rsid w:val="00DE02D6"/>
    <w:rsid w:val="00DE0494"/>
    <w:rsid w:val="00DE06E0"/>
    <w:rsid w:val="00DE13DB"/>
    <w:rsid w:val="00DE178C"/>
    <w:rsid w:val="00DE1B3C"/>
    <w:rsid w:val="00DE2654"/>
    <w:rsid w:val="00DE3377"/>
    <w:rsid w:val="00DE39A9"/>
    <w:rsid w:val="00DE498D"/>
    <w:rsid w:val="00DE5371"/>
    <w:rsid w:val="00DE593E"/>
    <w:rsid w:val="00DE609F"/>
    <w:rsid w:val="00DE66BB"/>
    <w:rsid w:val="00DE671A"/>
    <w:rsid w:val="00DE672A"/>
    <w:rsid w:val="00DE6BC8"/>
    <w:rsid w:val="00DE74DE"/>
    <w:rsid w:val="00DE7B54"/>
    <w:rsid w:val="00DF067F"/>
    <w:rsid w:val="00DF0711"/>
    <w:rsid w:val="00DF1ED9"/>
    <w:rsid w:val="00DF30FD"/>
    <w:rsid w:val="00DF4FC5"/>
    <w:rsid w:val="00DF511D"/>
    <w:rsid w:val="00DF5BBE"/>
    <w:rsid w:val="00DF6848"/>
    <w:rsid w:val="00DF6BA3"/>
    <w:rsid w:val="00DF6D74"/>
    <w:rsid w:val="00DF7436"/>
    <w:rsid w:val="00DF7EAB"/>
    <w:rsid w:val="00E01729"/>
    <w:rsid w:val="00E01D31"/>
    <w:rsid w:val="00E0257B"/>
    <w:rsid w:val="00E02B2E"/>
    <w:rsid w:val="00E02F86"/>
    <w:rsid w:val="00E0491E"/>
    <w:rsid w:val="00E04C76"/>
    <w:rsid w:val="00E051CF"/>
    <w:rsid w:val="00E05C54"/>
    <w:rsid w:val="00E06361"/>
    <w:rsid w:val="00E06F67"/>
    <w:rsid w:val="00E0751F"/>
    <w:rsid w:val="00E0765C"/>
    <w:rsid w:val="00E07B10"/>
    <w:rsid w:val="00E07EED"/>
    <w:rsid w:val="00E108B2"/>
    <w:rsid w:val="00E10F4E"/>
    <w:rsid w:val="00E11677"/>
    <w:rsid w:val="00E11CCD"/>
    <w:rsid w:val="00E121C0"/>
    <w:rsid w:val="00E12523"/>
    <w:rsid w:val="00E1363B"/>
    <w:rsid w:val="00E13973"/>
    <w:rsid w:val="00E13C55"/>
    <w:rsid w:val="00E13E81"/>
    <w:rsid w:val="00E142BD"/>
    <w:rsid w:val="00E14882"/>
    <w:rsid w:val="00E170E0"/>
    <w:rsid w:val="00E176AD"/>
    <w:rsid w:val="00E200D1"/>
    <w:rsid w:val="00E20212"/>
    <w:rsid w:val="00E2092E"/>
    <w:rsid w:val="00E211A0"/>
    <w:rsid w:val="00E22CF5"/>
    <w:rsid w:val="00E23332"/>
    <w:rsid w:val="00E234D4"/>
    <w:rsid w:val="00E23770"/>
    <w:rsid w:val="00E23BBD"/>
    <w:rsid w:val="00E24941"/>
    <w:rsid w:val="00E2531B"/>
    <w:rsid w:val="00E26995"/>
    <w:rsid w:val="00E26FA1"/>
    <w:rsid w:val="00E27BBD"/>
    <w:rsid w:val="00E27FF2"/>
    <w:rsid w:val="00E300DE"/>
    <w:rsid w:val="00E30E1D"/>
    <w:rsid w:val="00E3128B"/>
    <w:rsid w:val="00E316C9"/>
    <w:rsid w:val="00E32400"/>
    <w:rsid w:val="00E34530"/>
    <w:rsid w:val="00E35A00"/>
    <w:rsid w:val="00E36C3F"/>
    <w:rsid w:val="00E3721C"/>
    <w:rsid w:val="00E3736F"/>
    <w:rsid w:val="00E40BEF"/>
    <w:rsid w:val="00E4374C"/>
    <w:rsid w:val="00E437F3"/>
    <w:rsid w:val="00E43DA8"/>
    <w:rsid w:val="00E44281"/>
    <w:rsid w:val="00E44E60"/>
    <w:rsid w:val="00E46B43"/>
    <w:rsid w:val="00E46F0F"/>
    <w:rsid w:val="00E4793F"/>
    <w:rsid w:val="00E5090B"/>
    <w:rsid w:val="00E512B7"/>
    <w:rsid w:val="00E515E3"/>
    <w:rsid w:val="00E53ABB"/>
    <w:rsid w:val="00E53BDF"/>
    <w:rsid w:val="00E54215"/>
    <w:rsid w:val="00E559FA"/>
    <w:rsid w:val="00E572E3"/>
    <w:rsid w:val="00E57AC6"/>
    <w:rsid w:val="00E61636"/>
    <w:rsid w:val="00E61663"/>
    <w:rsid w:val="00E61E33"/>
    <w:rsid w:val="00E62F7A"/>
    <w:rsid w:val="00E633ED"/>
    <w:rsid w:val="00E64BEE"/>
    <w:rsid w:val="00E64BEF"/>
    <w:rsid w:val="00E65470"/>
    <w:rsid w:val="00E656B8"/>
    <w:rsid w:val="00E66237"/>
    <w:rsid w:val="00E70CCD"/>
    <w:rsid w:val="00E71570"/>
    <w:rsid w:val="00E72377"/>
    <w:rsid w:val="00E72B4D"/>
    <w:rsid w:val="00E7351F"/>
    <w:rsid w:val="00E73677"/>
    <w:rsid w:val="00E7382D"/>
    <w:rsid w:val="00E73AD9"/>
    <w:rsid w:val="00E7423F"/>
    <w:rsid w:val="00E74C39"/>
    <w:rsid w:val="00E760DA"/>
    <w:rsid w:val="00E76D9F"/>
    <w:rsid w:val="00E76E00"/>
    <w:rsid w:val="00E77648"/>
    <w:rsid w:val="00E7790E"/>
    <w:rsid w:val="00E779A1"/>
    <w:rsid w:val="00E82550"/>
    <w:rsid w:val="00E8279D"/>
    <w:rsid w:val="00E8424D"/>
    <w:rsid w:val="00E844EF"/>
    <w:rsid w:val="00E84C8C"/>
    <w:rsid w:val="00E86546"/>
    <w:rsid w:val="00E87034"/>
    <w:rsid w:val="00E874C2"/>
    <w:rsid w:val="00E8793F"/>
    <w:rsid w:val="00E87A8B"/>
    <w:rsid w:val="00E87DA2"/>
    <w:rsid w:val="00E87E4A"/>
    <w:rsid w:val="00E87E5C"/>
    <w:rsid w:val="00E87FC6"/>
    <w:rsid w:val="00E90F38"/>
    <w:rsid w:val="00E91295"/>
    <w:rsid w:val="00E91DF4"/>
    <w:rsid w:val="00E921F7"/>
    <w:rsid w:val="00E93A70"/>
    <w:rsid w:val="00E93B16"/>
    <w:rsid w:val="00E93CBC"/>
    <w:rsid w:val="00E93E1E"/>
    <w:rsid w:val="00E94E1B"/>
    <w:rsid w:val="00E94EFB"/>
    <w:rsid w:val="00E95416"/>
    <w:rsid w:val="00E959D4"/>
    <w:rsid w:val="00E95D34"/>
    <w:rsid w:val="00E95EFA"/>
    <w:rsid w:val="00E9617D"/>
    <w:rsid w:val="00E96686"/>
    <w:rsid w:val="00E967DA"/>
    <w:rsid w:val="00E9685D"/>
    <w:rsid w:val="00E9724C"/>
    <w:rsid w:val="00E97869"/>
    <w:rsid w:val="00E979DE"/>
    <w:rsid w:val="00EA05DC"/>
    <w:rsid w:val="00EA0647"/>
    <w:rsid w:val="00EA06C5"/>
    <w:rsid w:val="00EA091F"/>
    <w:rsid w:val="00EA1007"/>
    <w:rsid w:val="00EA1D6D"/>
    <w:rsid w:val="00EA2CD8"/>
    <w:rsid w:val="00EA3496"/>
    <w:rsid w:val="00EA3DD1"/>
    <w:rsid w:val="00EA4C8C"/>
    <w:rsid w:val="00EA4F2B"/>
    <w:rsid w:val="00EA5322"/>
    <w:rsid w:val="00EA6A96"/>
    <w:rsid w:val="00EB00CD"/>
    <w:rsid w:val="00EB057F"/>
    <w:rsid w:val="00EB0B3A"/>
    <w:rsid w:val="00EB0BA2"/>
    <w:rsid w:val="00EB1882"/>
    <w:rsid w:val="00EB2E29"/>
    <w:rsid w:val="00EB4945"/>
    <w:rsid w:val="00EB4AE9"/>
    <w:rsid w:val="00EB5CD2"/>
    <w:rsid w:val="00EB5FF7"/>
    <w:rsid w:val="00EB6029"/>
    <w:rsid w:val="00EB7736"/>
    <w:rsid w:val="00EB7F8B"/>
    <w:rsid w:val="00EC066C"/>
    <w:rsid w:val="00EC0994"/>
    <w:rsid w:val="00EC1760"/>
    <w:rsid w:val="00EC1B7C"/>
    <w:rsid w:val="00EC307C"/>
    <w:rsid w:val="00EC39EA"/>
    <w:rsid w:val="00EC4AED"/>
    <w:rsid w:val="00EC4C79"/>
    <w:rsid w:val="00EC5373"/>
    <w:rsid w:val="00EC567C"/>
    <w:rsid w:val="00EC574A"/>
    <w:rsid w:val="00EC5FA8"/>
    <w:rsid w:val="00EC63C9"/>
    <w:rsid w:val="00EC6934"/>
    <w:rsid w:val="00EC76CD"/>
    <w:rsid w:val="00EC76D2"/>
    <w:rsid w:val="00ED0396"/>
    <w:rsid w:val="00ED07EB"/>
    <w:rsid w:val="00ED0B21"/>
    <w:rsid w:val="00ED0E80"/>
    <w:rsid w:val="00ED109A"/>
    <w:rsid w:val="00ED12C3"/>
    <w:rsid w:val="00ED1500"/>
    <w:rsid w:val="00ED19F2"/>
    <w:rsid w:val="00ED1C88"/>
    <w:rsid w:val="00ED20B2"/>
    <w:rsid w:val="00ED2A6E"/>
    <w:rsid w:val="00ED315D"/>
    <w:rsid w:val="00ED323E"/>
    <w:rsid w:val="00ED34AF"/>
    <w:rsid w:val="00ED394A"/>
    <w:rsid w:val="00ED39E7"/>
    <w:rsid w:val="00ED403B"/>
    <w:rsid w:val="00ED485B"/>
    <w:rsid w:val="00ED4E05"/>
    <w:rsid w:val="00ED5403"/>
    <w:rsid w:val="00ED69E9"/>
    <w:rsid w:val="00ED79C2"/>
    <w:rsid w:val="00ED7E18"/>
    <w:rsid w:val="00EE026F"/>
    <w:rsid w:val="00EE111B"/>
    <w:rsid w:val="00EE1151"/>
    <w:rsid w:val="00EE1C39"/>
    <w:rsid w:val="00EE2281"/>
    <w:rsid w:val="00EE2E0A"/>
    <w:rsid w:val="00EE3169"/>
    <w:rsid w:val="00EE3516"/>
    <w:rsid w:val="00EE49B2"/>
    <w:rsid w:val="00EE4E1C"/>
    <w:rsid w:val="00EE55F9"/>
    <w:rsid w:val="00EE5692"/>
    <w:rsid w:val="00EE67EF"/>
    <w:rsid w:val="00EE7192"/>
    <w:rsid w:val="00EF0498"/>
    <w:rsid w:val="00EF0753"/>
    <w:rsid w:val="00EF1EA3"/>
    <w:rsid w:val="00EF2055"/>
    <w:rsid w:val="00EF3020"/>
    <w:rsid w:val="00EF307F"/>
    <w:rsid w:val="00EF3EDF"/>
    <w:rsid w:val="00EF4C1A"/>
    <w:rsid w:val="00EF4F48"/>
    <w:rsid w:val="00EF5AEF"/>
    <w:rsid w:val="00EF6308"/>
    <w:rsid w:val="00EF6BFF"/>
    <w:rsid w:val="00EF7E04"/>
    <w:rsid w:val="00F00D58"/>
    <w:rsid w:val="00F024D6"/>
    <w:rsid w:val="00F027F0"/>
    <w:rsid w:val="00F0281E"/>
    <w:rsid w:val="00F03687"/>
    <w:rsid w:val="00F037F9"/>
    <w:rsid w:val="00F04241"/>
    <w:rsid w:val="00F043B9"/>
    <w:rsid w:val="00F04A4A"/>
    <w:rsid w:val="00F04A6E"/>
    <w:rsid w:val="00F04A8C"/>
    <w:rsid w:val="00F05390"/>
    <w:rsid w:val="00F0640E"/>
    <w:rsid w:val="00F07DC7"/>
    <w:rsid w:val="00F10AB6"/>
    <w:rsid w:val="00F12486"/>
    <w:rsid w:val="00F135C0"/>
    <w:rsid w:val="00F13B53"/>
    <w:rsid w:val="00F1414F"/>
    <w:rsid w:val="00F1467B"/>
    <w:rsid w:val="00F147FB"/>
    <w:rsid w:val="00F151A7"/>
    <w:rsid w:val="00F151FE"/>
    <w:rsid w:val="00F15534"/>
    <w:rsid w:val="00F1591F"/>
    <w:rsid w:val="00F15B3A"/>
    <w:rsid w:val="00F16198"/>
    <w:rsid w:val="00F16672"/>
    <w:rsid w:val="00F16723"/>
    <w:rsid w:val="00F16A17"/>
    <w:rsid w:val="00F17C6D"/>
    <w:rsid w:val="00F17FB6"/>
    <w:rsid w:val="00F20847"/>
    <w:rsid w:val="00F208E3"/>
    <w:rsid w:val="00F20F86"/>
    <w:rsid w:val="00F2137A"/>
    <w:rsid w:val="00F22858"/>
    <w:rsid w:val="00F22BE2"/>
    <w:rsid w:val="00F23FCC"/>
    <w:rsid w:val="00F25A38"/>
    <w:rsid w:val="00F2663E"/>
    <w:rsid w:val="00F3005B"/>
    <w:rsid w:val="00F30487"/>
    <w:rsid w:val="00F3053C"/>
    <w:rsid w:val="00F31864"/>
    <w:rsid w:val="00F31F5C"/>
    <w:rsid w:val="00F322FB"/>
    <w:rsid w:val="00F3288A"/>
    <w:rsid w:val="00F32A37"/>
    <w:rsid w:val="00F32AEC"/>
    <w:rsid w:val="00F33E05"/>
    <w:rsid w:val="00F34052"/>
    <w:rsid w:val="00F3452C"/>
    <w:rsid w:val="00F35012"/>
    <w:rsid w:val="00F351B3"/>
    <w:rsid w:val="00F36AA4"/>
    <w:rsid w:val="00F36B03"/>
    <w:rsid w:val="00F376F7"/>
    <w:rsid w:val="00F37AD4"/>
    <w:rsid w:val="00F403F1"/>
    <w:rsid w:val="00F40416"/>
    <w:rsid w:val="00F4064A"/>
    <w:rsid w:val="00F4166A"/>
    <w:rsid w:val="00F417DF"/>
    <w:rsid w:val="00F41BCE"/>
    <w:rsid w:val="00F42385"/>
    <w:rsid w:val="00F426FF"/>
    <w:rsid w:val="00F42AA3"/>
    <w:rsid w:val="00F42B88"/>
    <w:rsid w:val="00F42FCB"/>
    <w:rsid w:val="00F43A9B"/>
    <w:rsid w:val="00F4409D"/>
    <w:rsid w:val="00F44621"/>
    <w:rsid w:val="00F44B6C"/>
    <w:rsid w:val="00F4584C"/>
    <w:rsid w:val="00F45AB4"/>
    <w:rsid w:val="00F46143"/>
    <w:rsid w:val="00F469EC"/>
    <w:rsid w:val="00F46EED"/>
    <w:rsid w:val="00F47175"/>
    <w:rsid w:val="00F4798E"/>
    <w:rsid w:val="00F47DA7"/>
    <w:rsid w:val="00F505F1"/>
    <w:rsid w:val="00F50A98"/>
    <w:rsid w:val="00F50CD9"/>
    <w:rsid w:val="00F51B3B"/>
    <w:rsid w:val="00F5213D"/>
    <w:rsid w:val="00F52157"/>
    <w:rsid w:val="00F52371"/>
    <w:rsid w:val="00F52E1E"/>
    <w:rsid w:val="00F53777"/>
    <w:rsid w:val="00F5377D"/>
    <w:rsid w:val="00F53DAB"/>
    <w:rsid w:val="00F548D7"/>
    <w:rsid w:val="00F54C08"/>
    <w:rsid w:val="00F55080"/>
    <w:rsid w:val="00F55971"/>
    <w:rsid w:val="00F561EF"/>
    <w:rsid w:val="00F56738"/>
    <w:rsid w:val="00F56BDD"/>
    <w:rsid w:val="00F57C50"/>
    <w:rsid w:val="00F60F28"/>
    <w:rsid w:val="00F61876"/>
    <w:rsid w:val="00F6193A"/>
    <w:rsid w:val="00F62D7B"/>
    <w:rsid w:val="00F62D81"/>
    <w:rsid w:val="00F642CC"/>
    <w:rsid w:val="00F64DD0"/>
    <w:rsid w:val="00F64ED1"/>
    <w:rsid w:val="00F64EDE"/>
    <w:rsid w:val="00F65382"/>
    <w:rsid w:val="00F6568C"/>
    <w:rsid w:val="00F66198"/>
    <w:rsid w:val="00F66C26"/>
    <w:rsid w:val="00F67A41"/>
    <w:rsid w:val="00F67F88"/>
    <w:rsid w:val="00F71014"/>
    <w:rsid w:val="00F71232"/>
    <w:rsid w:val="00F71A83"/>
    <w:rsid w:val="00F71DCF"/>
    <w:rsid w:val="00F72546"/>
    <w:rsid w:val="00F72AF4"/>
    <w:rsid w:val="00F72E75"/>
    <w:rsid w:val="00F73EA7"/>
    <w:rsid w:val="00F74C28"/>
    <w:rsid w:val="00F7510C"/>
    <w:rsid w:val="00F7585D"/>
    <w:rsid w:val="00F76838"/>
    <w:rsid w:val="00F80A80"/>
    <w:rsid w:val="00F8192F"/>
    <w:rsid w:val="00F8207E"/>
    <w:rsid w:val="00F82609"/>
    <w:rsid w:val="00F83C1B"/>
    <w:rsid w:val="00F83C6F"/>
    <w:rsid w:val="00F847C8"/>
    <w:rsid w:val="00F851AE"/>
    <w:rsid w:val="00F85587"/>
    <w:rsid w:val="00F85634"/>
    <w:rsid w:val="00F8575D"/>
    <w:rsid w:val="00F8685D"/>
    <w:rsid w:val="00F87120"/>
    <w:rsid w:val="00F90048"/>
    <w:rsid w:val="00F9004B"/>
    <w:rsid w:val="00F90D34"/>
    <w:rsid w:val="00F91191"/>
    <w:rsid w:val="00F913EA"/>
    <w:rsid w:val="00F9216A"/>
    <w:rsid w:val="00F92F8D"/>
    <w:rsid w:val="00F93338"/>
    <w:rsid w:val="00F93FC0"/>
    <w:rsid w:val="00F94AF6"/>
    <w:rsid w:val="00F954AF"/>
    <w:rsid w:val="00F9568D"/>
    <w:rsid w:val="00F9574F"/>
    <w:rsid w:val="00F95A01"/>
    <w:rsid w:val="00F96B95"/>
    <w:rsid w:val="00F96CDB"/>
    <w:rsid w:val="00F97541"/>
    <w:rsid w:val="00F97604"/>
    <w:rsid w:val="00F97EAE"/>
    <w:rsid w:val="00FA0178"/>
    <w:rsid w:val="00FA14B7"/>
    <w:rsid w:val="00FA2906"/>
    <w:rsid w:val="00FA2AE9"/>
    <w:rsid w:val="00FA31D4"/>
    <w:rsid w:val="00FA3E0C"/>
    <w:rsid w:val="00FA4A6C"/>
    <w:rsid w:val="00FA4BB3"/>
    <w:rsid w:val="00FA5779"/>
    <w:rsid w:val="00FA60A1"/>
    <w:rsid w:val="00FA65C4"/>
    <w:rsid w:val="00FA711D"/>
    <w:rsid w:val="00FA7D8F"/>
    <w:rsid w:val="00FB07DB"/>
    <w:rsid w:val="00FB0959"/>
    <w:rsid w:val="00FB0BD3"/>
    <w:rsid w:val="00FB139B"/>
    <w:rsid w:val="00FB17CA"/>
    <w:rsid w:val="00FB2C4F"/>
    <w:rsid w:val="00FB3017"/>
    <w:rsid w:val="00FB34F0"/>
    <w:rsid w:val="00FB34FD"/>
    <w:rsid w:val="00FB3F3A"/>
    <w:rsid w:val="00FB451F"/>
    <w:rsid w:val="00FB4895"/>
    <w:rsid w:val="00FB48B7"/>
    <w:rsid w:val="00FB4DA5"/>
    <w:rsid w:val="00FB6A7C"/>
    <w:rsid w:val="00FB6AFF"/>
    <w:rsid w:val="00FB6B3E"/>
    <w:rsid w:val="00FB6BB1"/>
    <w:rsid w:val="00FB7A18"/>
    <w:rsid w:val="00FC0C9E"/>
    <w:rsid w:val="00FC10B4"/>
    <w:rsid w:val="00FC2C1E"/>
    <w:rsid w:val="00FC3D64"/>
    <w:rsid w:val="00FC5A96"/>
    <w:rsid w:val="00FC669D"/>
    <w:rsid w:val="00FC675F"/>
    <w:rsid w:val="00FC7318"/>
    <w:rsid w:val="00FC731C"/>
    <w:rsid w:val="00FD05D2"/>
    <w:rsid w:val="00FD0707"/>
    <w:rsid w:val="00FD0D49"/>
    <w:rsid w:val="00FD16C5"/>
    <w:rsid w:val="00FD256F"/>
    <w:rsid w:val="00FD2742"/>
    <w:rsid w:val="00FD2F31"/>
    <w:rsid w:val="00FD38EA"/>
    <w:rsid w:val="00FD429B"/>
    <w:rsid w:val="00FD4FFE"/>
    <w:rsid w:val="00FD5053"/>
    <w:rsid w:val="00FD50CC"/>
    <w:rsid w:val="00FD5ECD"/>
    <w:rsid w:val="00FD6617"/>
    <w:rsid w:val="00FE0795"/>
    <w:rsid w:val="00FE209C"/>
    <w:rsid w:val="00FE24AB"/>
    <w:rsid w:val="00FE33A0"/>
    <w:rsid w:val="00FE33A6"/>
    <w:rsid w:val="00FE3915"/>
    <w:rsid w:val="00FE436D"/>
    <w:rsid w:val="00FE491E"/>
    <w:rsid w:val="00FE529D"/>
    <w:rsid w:val="00FE54B1"/>
    <w:rsid w:val="00FE768C"/>
    <w:rsid w:val="00FF0725"/>
    <w:rsid w:val="00FF113D"/>
    <w:rsid w:val="00FF1CE2"/>
    <w:rsid w:val="00FF2358"/>
    <w:rsid w:val="00FF2A6A"/>
    <w:rsid w:val="00FF2B12"/>
    <w:rsid w:val="00FF3DF5"/>
    <w:rsid w:val="00FF497B"/>
    <w:rsid w:val="00FF5DD2"/>
    <w:rsid w:val="00FF6C35"/>
    <w:rsid w:val="00FF7128"/>
    <w:rsid w:val="00FF736E"/>
    <w:rsid w:val="00FF7CB3"/>
    <w:rsid w:val="00FF7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v:stroke weight="1.5pt"/>
      <o:colormru v:ext="edit" colors="#f90,#630,#dff27e,#f5ea95,#eef58f"/>
    </o:shapedefaults>
    <o:shapelayout v:ext="edit">
      <o:idmap v:ext="edit" data="2"/>
    </o:shapelayout>
  </w:shapeDefaults>
  <w:decimalSymbol w:val="."/>
  <w:listSeparator w:val=","/>
  <w14:docId w14:val="55A4C4DB"/>
  <w15:docId w15:val="{F2C14E58-124F-4F6F-9784-8E0350A4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5FD8"/>
    <w:pPr>
      <w:overflowPunct w:val="0"/>
      <w:autoSpaceDE w:val="0"/>
      <w:autoSpaceDN w:val="0"/>
      <w:adjustRightInd w:val="0"/>
      <w:textAlignment w:val="baseline"/>
    </w:pPr>
    <w:rPr>
      <w:rFonts w:ascii="NewCenturySchoolbook" w:hAnsi="NewCenturySchoolbook"/>
      <w:lang w:val="en-AU"/>
    </w:rPr>
  </w:style>
  <w:style w:type="paragraph" w:styleId="Heading1">
    <w:name w:val="heading 1"/>
    <w:aliases w:val="h1"/>
    <w:basedOn w:val="Normal"/>
    <w:next w:val="Normal"/>
    <w:link w:val="Heading1Char"/>
    <w:uiPriority w:val="99"/>
    <w:qFormat/>
    <w:rsid w:val="00EF2055"/>
    <w:pPr>
      <w:keepNext/>
      <w:numPr>
        <w:numId w:val="1"/>
      </w:numPr>
      <w:shd w:val="clear" w:color="auto" w:fill="000000"/>
      <w:tabs>
        <w:tab w:val="left" w:pos="360"/>
      </w:tabs>
      <w:spacing w:before="240" w:after="60"/>
      <w:outlineLvl w:val="0"/>
    </w:pPr>
    <w:rPr>
      <w:rFonts w:ascii="Book Antiqua" w:hAnsi="Book Antiqua"/>
      <w:b/>
      <w:color w:val="FFFFFF"/>
      <w:kern w:val="28"/>
      <w:sz w:val="30"/>
    </w:rPr>
  </w:style>
  <w:style w:type="paragraph" w:styleId="Heading2">
    <w:name w:val="heading 2"/>
    <w:aliases w:val="h2"/>
    <w:basedOn w:val="Normal"/>
    <w:next w:val="Normal"/>
    <w:uiPriority w:val="99"/>
    <w:qFormat/>
    <w:rsid w:val="009250CC"/>
    <w:pPr>
      <w:keepNext/>
      <w:numPr>
        <w:ilvl w:val="1"/>
        <w:numId w:val="1"/>
      </w:numPr>
      <w:shd w:val="clear" w:color="auto" w:fill="0C0C0C"/>
      <w:tabs>
        <w:tab w:val="left" w:pos="792"/>
      </w:tabs>
      <w:spacing w:before="240" w:after="60"/>
      <w:outlineLvl w:val="1"/>
    </w:pPr>
    <w:rPr>
      <w:rFonts w:ascii="Arial (W1)" w:hAnsi="Arial (W1)"/>
      <w:b/>
      <w:sz w:val="28"/>
      <w:szCs w:val="28"/>
    </w:rPr>
  </w:style>
  <w:style w:type="paragraph" w:styleId="Heading3">
    <w:name w:val="heading 3"/>
    <w:aliases w:val="h3"/>
    <w:basedOn w:val="Normal"/>
    <w:next w:val="Normal"/>
    <w:uiPriority w:val="99"/>
    <w:qFormat/>
    <w:rsid w:val="00EF2055"/>
    <w:pPr>
      <w:keepNext/>
      <w:numPr>
        <w:ilvl w:val="2"/>
        <w:numId w:val="1"/>
      </w:numPr>
      <w:tabs>
        <w:tab w:val="left" w:pos="1440"/>
      </w:tabs>
      <w:spacing w:before="240" w:after="60"/>
      <w:outlineLvl w:val="2"/>
    </w:pPr>
    <w:rPr>
      <w:rFonts w:ascii="Book Antiqua" w:hAnsi="Book Antiqua"/>
      <w:sz w:val="22"/>
      <w:u w:val="single"/>
    </w:rPr>
  </w:style>
  <w:style w:type="paragraph" w:styleId="Heading4">
    <w:name w:val="heading 4"/>
    <w:basedOn w:val="Normal"/>
    <w:next w:val="Normal"/>
    <w:qFormat/>
    <w:rsid w:val="00EF2055"/>
    <w:pPr>
      <w:keepNext/>
      <w:spacing w:before="240" w:after="60"/>
      <w:outlineLvl w:val="3"/>
    </w:pPr>
    <w:rPr>
      <w:rFonts w:ascii="Arial" w:hAnsi="Arial"/>
      <w:b/>
      <w:sz w:val="24"/>
    </w:rPr>
  </w:style>
  <w:style w:type="paragraph" w:styleId="Heading5">
    <w:name w:val="heading 5"/>
    <w:basedOn w:val="Normal"/>
    <w:next w:val="Normal"/>
    <w:qFormat/>
    <w:rsid w:val="00EF2055"/>
    <w:pPr>
      <w:spacing w:before="240" w:after="60"/>
      <w:ind w:left="720"/>
      <w:outlineLvl w:val="4"/>
    </w:pPr>
    <w:rPr>
      <w:rFonts w:ascii="Times New Roman" w:hAnsi="Times New Roman"/>
      <w:i/>
      <w:sz w:val="22"/>
    </w:rPr>
  </w:style>
  <w:style w:type="paragraph" w:styleId="Heading6">
    <w:name w:val="heading 6"/>
    <w:basedOn w:val="Normal"/>
    <w:next w:val="Normal"/>
    <w:qFormat/>
    <w:rsid w:val="00EF2055"/>
    <w:pPr>
      <w:keepNext/>
      <w:spacing w:before="240" w:after="60"/>
      <w:outlineLvl w:val="5"/>
    </w:pPr>
    <w:rPr>
      <w:rFonts w:ascii="Arial" w:hAnsi="Arial"/>
      <w:b/>
      <w:i/>
      <w:sz w:val="52"/>
    </w:rPr>
  </w:style>
  <w:style w:type="paragraph" w:styleId="Heading7">
    <w:name w:val="heading 7"/>
    <w:basedOn w:val="Normal"/>
    <w:next w:val="Normal"/>
    <w:qFormat/>
    <w:rsid w:val="00EF2055"/>
    <w:pPr>
      <w:keepNext/>
      <w:spacing w:line="240" w:lineRule="atLeast"/>
      <w:outlineLvl w:val="6"/>
    </w:pPr>
    <w:rPr>
      <w:rFonts w:ascii="Arial" w:hAnsi="Arial"/>
      <w:b/>
      <w:sz w:val="18"/>
      <w:u w:val="single"/>
    </w:rPr>
  </w:style>
  <w:style w:type="paragraph" w:styleId="Heading8">
    <w:name w:val="heading 8"/>
    <w:basedOn w:val="Normal"/>
    <w:next w:val="Normal"/>
    <w:qFormat/>
    <w:rsid w:val="00EF2055"/>
    <w:pPr>
      <w:spacing w:before="240" w:after="60"/>
      <w:outlineLvl w:val="7"/>
    </w:pPr>
    <w:rPr>
      <w:rFonts w:ascii="Arial" w:hAnsi="Arial"/>
      <w:i/>
    </w:rPr>
  </w:style>
  <w:style w:type="paragraph" w:styleId="Heading9">
    <w:name w:val="heading 9"/>
    <w:basedOn w:val="Normal"/>
    <w:next w:val="Normal"/>
    <w:qFormat/>
    <w:rsid w:val="00EF205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2055"/>
    <w:pPr>
      <w:tabs>
        <w:tab w:val="left" w:pos="270"/>
        <w:tab w:val="left" w:pos="540"/>
      </w:tabs>
      <w:spacing w:after="120"/>
      <w:ind w:left="270" w:hanging="270"/>
    </w:pPr>
  </w:style>
  <w:style w:type="paragraph" w:customStyle="1" w:styleId="SOHHeading2">
    <w:name w:val="SOHHeading2"/>
    <w:basedOn w:val="Normal"/>
    <w:rsid w:val="00EF2055"/>
    <w:rPr>
      <w:b/>
      <w:sz w:val="24"/>
    </w:rPr>
  </w:style>
  <w:style w:type="paragraph" w:customStyle="1" w:styleId="SOHHeading1">
    <w:name w:val="SOHHeading1"/>
    <w:basedOn w:val="Heading1"/>
    <w:rsid w:val="00EF2055"/>
    <w:pPr>
      <w:numPr>
        <w:numId w:val="0"/>
      </w:numPr>
      <w:pBdr>
        <w:top w:val="single" w:sz="6" w:space="1" w:color="auto" w:shadow="1"/>
        <w:left w:val="single" w:sz="6" w:space="4" w:color="auto" w:shadow="1"/>
        <w:bottom w:val="single" w:sz="6" w:space="1" w:color="auto" w:shadow="1"/>
        <w:right w:val="single" w:sz="6" w:space="4" w:color="auto" w:shadow="1"/>
      </w:pBdr>
      <w:tabs>
        <w:tab w:val="left" w:pos="2880"/>
      </w:tabs>
      <w:ind w:left="360" w:hanging="360"/>
      <w:outlineLvl w:val="9"/>
    </w:pPr>
    <w:rPr>
      <w:rFonts w:ascii="Times New Roman" w:hAnsi="Times New Roman"/>
    </w:rPr>
  </w:style>
  <w:style w:type="paragraph" w:styleId="Caption">
    <w:name w:val="caption"/>
    <w:basedOn w:val="Normal"/>
    <w:next w:val="Normal"/>
    <w:qFormat/>
    <w:rsid w:val="00EF2055"/>
    <w:pPr>
      <w:spacing w:before="240" w:after="120"/>
      <w:ind w:left="360"/>
    </w:pPr>
    <w:rPr>
      <w:rFonts w:ascii="Times New Roman" w:hAnsi="Times New Roman"/>
      <w:b/>
      <w:sz w:val="22"/>
    </w:rPr>
  </w:style>
  <w:style w:type="paragraph" w:styleId="BodyText2">
    <w:name w:val="Body Text 2"/>
    <w:basedOn w:val="Normal"/>
    <w:rsid w:val="00EF2055"/>
    <w:rPr>
      <w:rFonts w:ascii="Times New Roman" w:hAnsi="Times New Roman"/>
      <w:sz w:val="18"/>
    </w:rPr>
  </w:style>
  <w:style w:type="paragraph" w:styleId="TOC1">
    <w:name w:val="toc 1"/>
    <w:basedOn w:val="Normal"/>
    <w:next w:val="Normal"/>
    <w:semiHidden/>
    <w:rsid w:val="00870CEE"/>
    <w:pPr>
      <w:tabs>
        <w:tab w:val="left" w:pos="450"/>
        <w:tab w:val="right" w:leader="underscore" w:pos="8630"/>
      </w:tabs>
      <w:spacing w:line="360" w:lineRule="auto"/>
    </w:pPr>
    <w:rPr>
      <w:rFonts w:ascii="Times New Roman" w:hAnsi="Times New Roman"/>
      <w:b/>
      <w:i/>
      <w:noProof/>
    </w:rPr>
  </w:style>
  <w:style w:type="paragraph" w:styleId="TOC2">
    <w:name w:val="toc 2"/>
    <w:basedOn w:val="Normal"/>
    <w:next w:val="Normal"/>
    <w:semiHidden/>
    <w:rsid w:val="00870CEE"/>
    <w:pPr>
      <w:tabs>
        <w:tab w:val="left" w:pos="800"/>
        <w:tab w:val="right" w:leader="underscore" w:pos="8630"/>
      </w:tabs>
      <w:spacing w:line="360" w:lineRule="auto"/>
      <w:ind w:left="446"/>
    </w:pPr>
    <w:rPr>
      <w:rFonts w:ascii="Times New (W1)" w:hAnsi="Times New (W1)"/>
      <w:noProof/>
      <w:sz w:val="16"/>
      <w:szCs w:val="16"/>
    </w:rPr>
  </w:style>
  <w:style w:type="paragraph" w:styleId="TOC3">
    <w:name w:val="toc 3"/>
    <w:basedOn w:val="Normal"/>
    <w:next w:val="Normal"/>
    <w:semiHidden/>
    <w:rsid w:val="00EF2055"/>
    <w:pPr>
      <w:ind w:left="400"/>
    </w:pPr>
    <w:rPr>
      <w:rFonts w:ascii="Times New Roman" w:hAnsi="Times New Roman"/>
    </w:rPr>
  </w:style>
  <w:style w:type="paragraph" w:styleId="CommentText">
    <w:name w:val="annotation text"/>
    <w:basedOn w:val="Normal"/>
    <w:semiHidden/>
    <w:rsid w:val="00EF2055"/>
    <w:rPr>
      <w:i/>
    </w:rPr>
  </w:style>
  <w:style w:type="character" w:styleId="CommentReference">
    <w:name w:val="annotation reference"/>
    <w:basedOn w:val="DefaultParagraphFont"/>
    <w:semiHidden/>
    <w:rsid w:val="00EF2055"/>
    <w:rPr>
      <w:sz w:val="16"/>
    </w:rPr>
  </w:style>
  <w:style w:type="paragraph" w:styleId="Header">
    <w:name w:val="header"/>
    <w:aliases w:val="Header Char,Header Char1 Char,Header Char Char Char"/>
    <w:basedOn w:val="Normal"/>
    <w:rsid w:val="00EF2055"/>
    <w:pPr>
      <w:tabs>
        <w:tab w:val="center" w:pos="4320"/>
        <w:tab w:val="right" w:pos="8640"/>
      </w:tabs>
    </w:pPr>
  </w:style>
  <w:style w:type="paragraph" w:styleId="Footer">
    <w:name w:val="footer"/>
    <w:basedOn w:val="Normal"/>
    <w:rsid w:val="00EF2055"/>
    <w:pPr>
      <w:tabs>
        <w:tab w:val="center" w:pos="4320"/>
        <w:tab w:val="right" w:pos="8640"/>
      </w:tabs>
    </w:pPr>
  </w:style>
  <w:style w:type="character" w:styleId="PageNumber">
    <w:name w:val="page number"/>
    <w:basedOn w:val="DefaultParagraphFont"/>
    <w:rsid w:val="00EF2055"/>
  </w:style>
  <w:style w:type="paragraph" w:styleId="TOC4">
    <w:name w:val="toc 4"/>
    <w:basedOn w:val="Normal"/>
    <w:next w:val="Normal"/>
    <w:semiHidden/>
    <w:rsid w:val="00EF2055"/>
    <w:pPr>
      <w:ind w:left="600"/>
    </w:pPr>
    <w:rPr>
      <w:rFonts w:ascii="Times New Roman" w:hAnsi="Times New Roman"/>
    </w:rPr>
  </w:style>
  <w:style w:type="paragraph" w:styleId="TOC5">
    <w:name w:val="toc 5"/>
    <w:basedOn w:val="Normal"/>
    <w:next w:val="Normal"/>
    <w:semiHidden/>
    <w:rsid w:val="00EF2055"/>
    <w:pPr>
      <w:ind w:left="800"/>
    </w:pPr>
    <w:rPr>
      <w:rFonts w:ascii="Times New Roman" w:hAnsi="Times New Roman"/>
    </w:rPr>
  </w:style>
  <w:style w:type="paragraph" w:styleId="TOC6">
    <w:name w:val="toc 6"/>
    <w:basedOn w:val="Normal"/>
    <w:next w:val="Normal"/>
    <w:semiHidden/>
    <w:rsid w:val="00EF2055"/>
    <w:pPr>
      <w:ind w:left="1000"/>
    </w:pPr>
    <w:rPr>
      <w:rFonts w:ascii="Times New Roman" w:hAnsi="Times New Roman"/>
    </w:rPr>
  </w:style>
  <w:style w:type="paragraph" w:styleId="TOC7">
    <w:name w:val="toc 7"/>
    <w:basedOn w:val="Normal"/>
    <w:next w:val="Normal"/>
    <w:semiHidden/>
    <w:rsid w:val="00EF2055"/>
    <w:pPr>
      <w:ind w:left="1200"/>
    </w:pPr>
    <w:rPr>
      <w:rFonts w:ascii="Times New Roman" w:hAnsi="Times New Roman"/>
    </w:rPr>
  </w:style>
  <w:style w:type="paragraph" w:styleId="TOC8">
    <w:name w:val="toc 8"/>
    <w:basedOn w:val="Normal"/>
    <w:next w:val="Normal"/>
    <w:semiHidden/>
    <w:rsid w:val="00EF2055"/>
    <w:pPr>
      <w:ind w:left="1400"/>
    </w:pPr>
    <w:rPr>
      <w:rFonts w:ascii="Times New Roman" w:hAnsi="Times New Roman"/>
    </w:rPr>
  </w:style>
  <w:style w:type="paragraph" w:styleId="TOC9">
    <w:name w:val="toc 9"/>
    <w:basedOn w:val="Normal"/>
    <w:next w:val="Normal"/>
    <w:semiHidden/>
    <w:rsid w:val="00EF2055"/>
    <w:pPr>
      <w:ind w:left="1600"/>
    </w:pPr>
    <w:rPr>
      <w:rFonts w:ascii="Times New Roman" w:hAnsi="Times New Roman"/>
    </w:rPr>
  </w:style>
  <w:style w:type="paragraph" w:styleId="BodyTextIndent2">
    <w:name w:val="Body Text Indent 2"/>
    <w:basedOn w:val="Normal"/>
    <w:rsid w:val="00EF2055"/>
    <w:pPr>
      <w:ind w:left="2790"/>
      <w:jc w:val="center"/>
    </w:pPr>
  </w:style>
  <w:style w:type="paragraph" w:styleId="Title">
    <w:name w:val="Title"/>
    <w:basedOn w:val="Normal"/>
    <w:qFormat/>
    <w:rsid w:val="00EF2055"/>
    <w:pPr>
      <w:jc w:val="center"/>
    </w:pPr>
    <w:rPr>
      <w:rFonts w:ascii="Times New Roman" w:hAnsi="Times New Roman"/>
      <w:b/>
      <w:sz w:val="32"/>
    </w:rPr>
  </w:style>
  <w:style w:type="paragraph" w:customStyle="1" w:styleId="NormalL3">
    <w:name w:val="NormalL3"/>
    <w:basedOn w:val="Normal"/>
    <w:rsid w:val="00EF2055"/>
    <w:pPr>
      <w:ind w:left="270"/>
    </w:pPr>
  </w:style>
  <w:style w:type="paragraph" w:customStyle="1" w:styleId="ABLOCKPARA">
    <w:name w:val="A BLOCK PARA"/>
    <w:basedOn w:val="Normal"/>
    <w:rsid w:val="00EF2055"/>
    <w:rPr>
      <w:rFonts w:ascii="Book Antiqua" w:hAnsi="Book Antiqua"/>
      <w:sz w:val="22"/>
    </w:rPr>
  </w:style>
  <w:style w:type="paragraph" w:customStyle="1" w:styleId="ABULLET">
    <w:name w:val="A BULLET"/>
    <w:basedOn w:val="ABLOCKPARA"/>
    <w:rsid w:val="00EF2055"/>
    <w:pPr>
      <w:ind w:left="331" w:hanging="331"/>
    </w:pPr>
  </w:style>
  <w:style w:type="paragraph" w:customStyle="1" w:styleId="AINDENTEDBULLET">
    <w:name w:val="A INDENTED BULLET"/>
    <w:basedOn w:val="ABLOCKPARA"/>
    <w:rsid w:val="00EF2055"/>
    <w:pPr>
      <w:tabs>
        <w:tab w:val="left" w:pos="1080"/>
      </w:tabs>
      <w:ind w:left="662" w:hanging="331"/>
    </w:pPr>
  </w:style>
  <w:style w:type="paragraph" w:customStyle="1" w:styleId="AINDENTEDPARA">
    <w:name w:val="A INDENTED PARA"/>
    <w:basedOn w:val="ABLOCKPARA"/>
    <w:rsid w:val="00EF2055"/>
    <w:pPr>
      <w:ind w:left="331"/>
    </w:pPr>
  </w:style>
  <w:style w:type="paragraph" w:customStyle="1" w:styleId="Copywright">
    <w:name w:val="Copywright"/>
    <w:basedOn w:val="Subtitle"/>
    <w:rsid w:val="00EF2055"/>
    <w:pPr>
      <w:keepLines/>
      <w:spacing w:before="240"/>
      <w:ind w:left="2160"/>
    </w:pPr>
    <w:rPr>
      <w:b/>
      <w:sz w:val="22"/>
      <w:lang w:val="en-GB"/>
    </w:rPr>
  </w:style>
  <w:style w:type="paragraph" w:styleId="Subtitle">
    <w:name w:val="Subtitle"/>
    <w:basedOn w:val="Normal"/>
    <w:qFormat/>
    <w:rsid w:val="00EF2055"/>
    <w:pPr>
      <w:spacing w:after="60"/>
      <w:jc w:val="center"/>
    </w:pPr>
    <w:rPr>
      <w:rFonts w:ascii="Arial" w:hAnsi="Arial"/>
      <w:sz w:val="24"/>
    </w:rPr>
  </w:style>
  <w:style w:type="paragraph" w:styleId="BodyText">
    <w:name w:val="Body Text"/>
    <w:basedOn w:val="Normal"/>
    <w:rsid w:val="00EF2055"/>
    <w:rPr>
      <w:rFonts w:ascii="Times New Roman" w:hAnsi="Times New Roman"/>
    </w:rPr>
  </w:style>
  <w:style w:type="paragraph" w:styleId="DocumentMap">
    <w:name w:val="Document Map"/>
    <w:basedOn w:val="Normal"/>
    <w:semiHidden/>
    <w:rsid w:val="00EF2055"/>
    <w:pPr>
      <w:shd w:val="clear" w:color="auto" w:fill="000080"/>
    </w:pPr>
    <w:rPr>
      <w:rFonts w:ascii="Tahoma" w:hAnsi="Tahoma"/>
      <w:sz w:val="22"/>
    </w:rPr>
  </w:style>
  <w:style w:type="paragraph" w:styleId="BodyText3">
    <w:name w:val="Body Text 3"/>
    <w:basedOn w:val="Normal"/>
    <w:rsid w:val="00EF2055"/>
    <w:rPr>
      <w:i/>
    </w:rPr>
  </w:style>
  <w:style w:type="paragraph" w:customStyle="1" w:styleId="Bullet">
    <w:name w:val="Bullet"/>
    <w:rsid w:val="00EF2055"/>
    <w:pPr>
      <w:tabs>
        <w:tab w:val="left" w:pos="360"/>
      </w:tabs>
      <w:overflowPunct w:val="0"/>
      <w:autoSpaceDE w:val="0"/>
      <w:autoSpaceDN w:val="0"/>
      <w:adjustRightInd w:val="0"/>
      <w:spacing w:before="40" w:after="40"/>
      <w:ind w:left="360" w:right="360" w:hanging="360"/>
      <w:textAlignment w:val="baseline"/>
    </w:pPr>
    <w:rPr>
      <w:sz w:val="22"/>
    </w:rPr>
  </w:style>
  <w:style w:type="paragraph" w:customStyle="1" w:styleId="tablehdg">
    <w:name w:val="table hdg"/>
    <w:basedOn w:val="Normal"/>
    <w:rsid w:val="00EF2055"/>
    <w:pPr>
      <w:spacing w:before="40" w:after="40"/>
      <w:jc w:val="center"/>
    </w:pPr>
    <w:rPr>
      <w:rFonts w:ascii="Arial" w:hAnsi="Arial"/>
      <w:b/>
      <w:sz w:val="22"/>
    </w:rPr>
  </w:style>
  <w:style w:type="paragraph" w:customStyle="1" w:styleId="tabletext">
    <w:name w:val="table text"/>
    <w:basedOn w:val="Normal"/>
    <w:rsid w:val="00EF2055"/>
    <w:pPr>
      <w:spacing w:before="40" w:after="40"/>
    </w:pPr>
    <w:rPr>
      <w:rFonts w:ascii="Times New Roman" w:hAnsi="Times New Roman"/>
      <w:sz w:val="22"/>
    </w:rPr>
  </w:style>
  <w:style w:type="paragraph" w:styleId="NormalWeb">
    <w:name w:val="Normal (Web)"/>
    <w:basedOn w:val="Normal"/>
    <w:uiPriority w:val="99"/>
    <w:rsid w:val="00EF2055"/>
    <w:pPr>
      <w:spacing w:before="100" w:after="100"/>
    </w:pPr>
    <w:rPr>
      <w:rFonts w:ascii="Arial Unicode MS" w:eastAsia="Arial Unicode MS"/>
      <w:sz w:val="24"/>
    </w:rPr>
  </w:style>
  <w:style w:type="paragraph" w:customStyle="1" w:styleId="GlossaryTerm">
    <w:name w:val="Glossary Term"/>
    <w:basedOn w:val="Normal"/>
    <w:rsid w:val="00EF2055"/>
    <w:pPr>
      <w:overflowPunct/>
      <w:autoSpaceDE/>
      <w:autoSpaceDN/>
      <w:adjustRightInd/>
      <w:spacing w:before="120" w:after="120"/>
      <w:textAlignment w:val="auto"/>
    </w:pPr>
    <w:rPr>
      <w:rFonts w:ascii="Arial" w:hAnsi="Arial"/>
      <w:b/>
    </w:rPr>
  </w:style>
  <w:style w:type="character" w:styleId="Hyperlink">
    <w:name w:val="Hyperlink"/>
    <w:basedOn w:val="DefaultParagraphFont"/>
    <w:rsid w:val="00EF2055"/>
    <w:rPr>
      <w:color w:val="0000FF"/>
      <w:u w:val="single"/>
    </w:rPr>
  </w:style>
  <w:style w:type="paragraph" w:styleId="BodyTextIndent">
    <w:name w:val="Body Text Indent"/>
    <w:basedOn w:val="Normal"/>
    <w:rsid w:val="00EF2055"/>
    <w:pPr>
      <w:ind w:left="2790"/>
    </w:pPr>
    <w:rPr>
      <w:rFonts w:ascii="Arial" w:hAnsi="Arial" w:cs="Arial"/>
      <w:b/>
      <w:bCs/>
      <w:i/>
      <w:iCs/>
    </w:rPr>
  </w:style>
  <w:style w:type="paragraph" w:styleId="BalloonText">
    <w:name w:val="Balloon Text"/>
    <w:basedOn w:val="Normal"/>
    <w:semiHidden/>
    <w:rsid w:val="00EA1D6D"/>
    <w:rPr>
      <w:rFonts w:ascii="Tahoma" w:hAnsi="Tahoma" w:cs="Tahoma"/>
      <w:sz w:val="16"/>
      <w:szCs w:val="16"/>
    </w:rPr>
  </w:style>
  <w:style w:type="table" w:styleId="TableGrid">
    <w:name w:val="Table Grid"/>
    <w:basedOn w:val="TableNormal"/>
    <w:rsid w:val="00092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7B3594"/>
    <w:rPr>
      <w:b/>
      <w:bCs/>
      <w:i w:val="0"/>
    </w:rPr>
  </w:style>
  <w:style w:type="paragraph" w:customStyle="1" w:styleId="Style1">
    <w:name w:val="Style1"/>
    <w:basedOn w:val="Heading2"/>
    <w:rsid w:val="00ED12C3"/>
    <w:pPr>
      <w:shd w:val="clear" w:color="auto" w:fill="auto"/>
    </w:pPr>
    <w:rPr>
      <w:rFonts w:cs="Arial"/>
    </w:rPr>
  </w:style>
  <w:style w:type="paragraph" w:customStyle="1" w:styleId="Arialbold">
    <w:name w:val="Arial bold"/>
    <w:rsid w:val="000B2961"/>
    <w:pPr>
      <w:tabs>
        <w:tab w:val="left" w:pos="284"/>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Pr>
      <w:rFonts w:ascii="Arial" w:hAnsi="Arial" w:cs="Arial"/>
      <w:b/>
      <w:bCs/>
      <w:noProof/>
      <w:sz w:val="22"/>
      <w:szCs w:val="22"/>
      <w:lang w:val="en-GB"/>
    </w:rPr>
  </w:style>
  <w:style w:type="paragraph" w:customStyle="1" w:styleId="TableHeader">
    <w:name w:val="Table Header"/>
    <w:aliases w:val="th"/>
    <w:basedOn w:val="Normal"/>
    <w:rsid w:val="000B2961"/>
    <w:pPr>
      <w:overflowPunct/>
      <w:autoSpaceDE/>
      <w:autoSpaceDN/>
      <w:adjustRightInd/>
      <w:spacing w:before="40" w:after="40"/>
      <w:ind w:left="96"/>
      <w:textAlignment w:val="auto"/>
    </w:pPr>
    <w:rPr>
      <w:rFonts w:ascii="Arial" w:hAnsi="Arial" w:cs="Arial"/>
      <w:b/>
      <w:bCs/>
      <w:lang w:val="en-GB" w:eastAsia="en-GB"/>
    </w:rPr>
  </w:style>
  <w:style w:type="paragraph" w:customStyle="1" w:styleId="Char">
    <w:name w:val="Char"/>
    <w:basedOn w:val="Heading2"/>
    <w:rsid w:val="000B2961"/>
    <w:pPr>
      <w:keepNext w:val="0"/>
      <w:numPr>
        <w:numId w:val="0"/>
      </w:numPr>
      <w:shd w:val="clear" w:color="auto" w:fill="auto"/>
      <w:tabs>
        <w:tab w:val="clear" w:pos="792"/>
        <w:tab w:val="num" w:pos="0"/>
      </w:tabs>
      <w:suppressAutoHyphens/>
      <w:overflowPunct/>
      <w:autoSpaceDE/>
      <w:autoSpaceDN/>
      <w:adjustRightInd/>
      <w:spacing w:before="0" w:after="240" w:line="288" w:lineRule="auto"/>
      <w:ind w:left="720" w:hanging="720"/>
      <w:jc w:val="both"/>
      <w:textAlignment w:val="auto"/>
    </w:pPr>
    <w:rPr>
      <w:rFonts w:ascii="Times New Roman" w:hAnsi="Times New Roman"/>
      <w:b w:val="0"/>
      <w:bCs/>
      <w:sz w:val="24"/>
      <w:szCs w:val="24"/>
      <w:lang w:val="en-GB"/>
    </w:rPr>
  </w:style>
  <w:style w:type="paragraph" w:customStyle="1" w:styleId="Taskbullet">
    <w:name w:val="Task bullet"/>
    <w:aliases w:val="tb"/>
    <w:basedOn w:val="Normal"/>
    <w:rsid w:val="0055604C"/>
    <w:pPr>
      <w:overflowPunct/>
      <w:autoSpaceDE/>
      <w:autoSpaceDN/>
      <w:adjustRightInd/>
      <w:spacing w:before="40" w:after="40"/>
      <w:textAlignment w:val="auto"/>
    </w:pPr>
    <w:rPr>
      <w:rFonts w:ascii="Arial" w:hAnsi="Arial" w:cs="Arial"/>
      <w:lang w:val="en-GB" w:eastAsia="en-GB"/>
    </w:rPr>
  </w:style>
  <w:style w:type="paragraph" w:customStyle="1" w:styleId="bULLET1">
    <w:name w:val="bULLET1"/>
    <w:aliases w:val="B1"/>
    <w:basedOn w:val="Normal"/>
    <w:rsid w:val="0055604C"/>
    <w:pPr>
      <w:numPr>
        <w:ilvl w:val="1"/>
        <w:numId w:val="2"/>
      </w:numPr>
      <w:overflowPunct/>
      <w:autoSpaceDE/>
      <w:autoSpaceDN/>
      <w:adjustRightInd/>
      <w:spacing w:before="40" w:after="40"/>
      <w:textAlignment w:val="auto"/>
    </w:pPr>
    <w:rPr>
      <w:rFonts w:ascii="Arial" w:hAnsi="Arial" w:cs="Arial"/>
      <w:lang w:val="en-GB" w:eastAsia="en-GB"/>
    </w:rPr>
  </w:style>
  <w:style w:type="paragraph" w:customStyle="1" w:styleId="Bullet2">
    <w:name w:val="Bullet2"/>
    <w:aliases w:val="B2"/>
    <w:basedOn w:val="bULLET1"/>
    <w:rsid w:val="0055604C"/>
    <w:pPr>
      <w:numPr>
        <w:ilvl w:val="0"/>
        <w:numId w:val="3"/>
      </w:numPr>
      <w:tabs>
        <w:tab w:val="clear" w:pos="2520"/>
        <w:tab w:val="num" w:pos="360"/>
        <w:tab w:val="left" w:pos="600"/>
      </w:tabs>
      <w:ind w:left="360"/>
    </w:pPr>
  </w:style>
  <w:style w:type="paragraph" w:customStyle="1" w:styleId="b4">
    <w:name w:val="b4"/>
    <w:basedOn w:val="Bullet2"/>
    <w:rsid w:val="0055604C"/>
  </w:style>
  <w:style w:type="paragraph" w:customStyle="1" w:styleId="TableText0">
    <w:name w:val="Table Text"/>
    <w:aliases w:val="TT"/>
    <w:basedOn w:val="Normal"/>
    <w:rsid w:val="0055604C"/>
    <w:pPr>
      <w:overflowPunct/>
      <w:autoSpaceDE/>
      <w:autoSpaceDN/>
      <w:adjustRightInd/>
      <w:spacing w:before="40" w:after="40"/>
      <w:textAlignment w:val="auto"/>
    </w:pPr>
    <w:rPr>
      <w:rFonts w:ascii="Arial" w:hAnsi="Arial" w:cs="Arial"/>
      <w:b/>
      <w:lang w:val="en-GB" w:eastAsia="en-GB"/>
    </w:rPr>
  </w:style>
  <w:style w:type="paragraph" w:customStyle="1" w:styleId="P101H2">
    <w:name w:val="P101_H2"/>
    <w:basedOn w:val="Normal"/>
    <w:rsid w:val="005C34A1"/>
    <w:pPr>
      <w:keepNext/>
      <w:shd w:val="pct15" w:color="auto" w:fill="FFFFFF"/>
      <w:overflowPunct/>
      <w:autoSpaceDE/>
      <w:autoSpaceDN/>
      <w:adjustRightInd/>
      <w:spacing w:before="240" w:after="120"/>
      <w:textAlignment w:val="auto"/>
      <w:outlineLvl w:val="1"/>
    </w:pPr>
    <w:rPr>
      <w:rFonts w:ascii="Arial" w:hAnsi="Arial"/>
      <w:b/>
    </w:rPr>
  </w:style>
  <w:style w:type="paragraph" w:customStyle="1" w:styleId="P101TextBullet">
    <w:name w:val="P101_Text_Bullet"/>
    <w:basedOn w:val="BodyText"/>
    <w:rsid w:val="005C34A1"/>
    <w:pPr>
      <w:numPr>
        <w:numId w:val="4"/>
      </w:numPr>
      <w:tabs>
        <w:tab w:val="clear" w:pos="360"/>
        <w:tab w:val="left" w:pos="936"/>
      </w:tabs>
      <w:overflowPunct/>
      <w:autoSpaceDE/>
      <w:autoSpaceDN/>
      <w:adjustRightInd/>
      <w:spacing w:before="60" w:after="60"/>
      <w:ind w:left="936" w:hanging="360"/>
      <w:textAlignment w:val="auto"/>
    </w:pPr>
    <w:rPr>
      <w:rFonts w:ascii="Arial" w:eastAsia="Arial Unicode MS" w:hAnsi="Arial"/>
    </w:rPr>
  </w:style>
  <w:style w:type="paragraph" w:customStyle="1" w:styleId="Bullet10">
    <w:name w:val="Bullet1"/>
    <w:basedOn w:val="Normal"/>
    <w:rsid w:val="00DD165B"/>
    <w:pPr>
      <w:overflowPunct/>
      <w:autoSpaceDE/>
      <w:autoSpaceDN/>
      <w:adjustRightInd/>
      <w:ind w:left="207"/>
      <w:textAlignment w:val="auto"/>
    </w:pPr>
    <w:rPr>
      <w:rFonts w:ascii="Arial" w:hAnsi="Arial" w:cs="Arial"/>
      <w:b/>
      <w:bCs/>
      <w:sz w:val="22"/>
      <w:szCs w:val="24"/>
    </w:rPr>
  </w:style>
  <w:style w:type="character" w:styleId="FollowedHyperlink">
    <w:name w:val="FollowedHyperlink"/>
    <w:basedOn w:val="DefaultParagraphFont"/>
    <w:rsid w:val="00A8267B"/>
    <w:rPr>
      <w:color w:val="800080"/>
      <w:u w:val="single"/>
    </w:rPr>
  </w:style>
  <w:style w:type="character" w:styleId="Strong">
    <w:name w:val="Strong"/>
    <w:basedOn w:val="DefaultParagraphFont"/>
    <w:uiPriority w:val="22"/>
    <w:qFormat/>
    <w:rsid w:val="00050093"/>
    <w:rPr>
      <w:b/>
      <w:bCs/>
    </w:rPr>
  </w:style>
  <w:style w:type="paragraph" w:styleId="ListParagraph">
    <w:name w:val="List Paragraph"/>
    <w:basedOn w:val="Normal"/>
    <w:uiPriority w:val="34"/>
    <w:qFormat/>
    <w:rsid w:val="000C5523"/>
    <w:pPr>
      <w:ind w:left="720"/>
      <w:contextualSpacing/>
    </w:pPr>
  </w:style>
  <w:style w:type="character" w:customStyle="1" w:styleId="Heading1Char">
    <w:name w:val="Heading 1 Char"/>
    <w:aliases w:val="h1 Char"/>
    <w:basedOn w:val="DefaultParagraphFont"/>
    <w:link w:val="Heading1"/>
    <w:uiPriority w:val="99"/>
    <w:rsid w:val="007A7ED1"/>
    <w:rPr>
      <w:rFonts w:ascii="Book Antiqua" w:hAnsi="Book Antiqua"/>
      <w:b/>
      <w:color w:val="FFFFFF"/>
      <w:kern w:val="28"/>
      <w:sz w:val="30"/>
      <w:shd w:val="clear" w:color="auto" w:fill="000000"/>
      <w:lang w:val="en-AU"/>
    </w:rPr>
  </w:style>
  <w:style w:type="paragraph" w:customStyle="1" w:styleId="text">
    <w:name w:val="text"/>
    <w:basedOn w:val="Normal"/>
    <w:rsid w:val="00F85587"/>
    <w:pPr>
      <w:overflowPunct/>
      <w:autoSpaceDE/>
      <w:autoSpaceDN/>
      <w:adjustRightInd/>
      <w:spacing w:after="240"/>
      <w:textAlignment w:val="auto"/>
    </w:pPr>
    <w:rPr>
      <w:rFonts w:ascii="Times" w:hAnsi="Times"/>
      <w:sz w:val="22"/>
      <w:lang w:val="en-US"/>
    </w:rPr>
  </w:style>
  <w:style w:type="character" w:styleId="Emphasis">
    <w:name w:val="Emphasis"/>
    <w:basedOn w:val="DefaultParagraphFont"/>
    <w:qFormat/>
    <w:rsid w:val="0013665C"/>
    <w:rPr>
      <w:i/>
      <w:iCs/>
    </w:rPr>
  </w:style>
  <w:style w:type="paragraph" w:styleId="Revision">
    <w:name w:val="Revision"/>
    <w:hidden/>
    <w:uiPriority w:val="99"/>
    <w:semiHidden/>
    <w:rsid w:val="0059582B"/>
    <w:rPr>
      <w:rFonts w:ascii="NewCenturySchoolbook" w:hAnsi="NewCenturySchoolbook"/>
      <w:lang w:val="en-AU"/>
    </w:rPr>
  </w:style>
  <w:style w:type="paragraph" w:styleId="PlainText">
    <w:name w:val="Plain Text"/>
    <w:basedOn w:val="Normal"/>
    <w:link w:val="PlainTextChar"/>
    <w:uiPriority w:val="99"/>
    <w:unhideWhenUsed/>
    <w:rsid w:val="008B2DEF"/>
    <w:pPr>
      <w:overflowPunct/>
      <w:autoSpaceDE/>
      <w:autoSpaceDN/>
      <w:adjustRightInd/>
      <w:textAlignment w:val="auto"/>
    </w:pPr>
    <w:rPr>
      <w:rFonts w:ascii="Arial" w:eastAsiaTheme="minorHAnsi" w:hAnsi="Arial" w:cs="Consolas"/>
      <w:szCs w:val="21"/>
      <w:lang w:val="en-US"/>
    </w:rPr>
  </w:style>
  <w:style w:type="character" w:customStyle="1" w:styleId="PlainTextChar">
    <w:name w:val="Plain Text Char"/>
    <w:basedOn w:val="DefaultParagraphFont"/>
    <w:link w:val="PlainText"/>
    <w:uiPriority w:val="99"/>
    <w:rsid w:val="008B2DEF"/>
    <w:rPr>
      <w:rFonts w:ascii="Arial" w:eastAsiaTheme="minorHAnsi" w:hAnsi="Arial" w:cs="Consolas"/>
      <w:szCs w:val="21"/>
    </w:rPr>
  </w:style>
  <w:style w:type="character" w:customStyle="1" w:styleId="Mention1">
    <w:name w:val="Mention1"/>
    <w:basedOn w:val="DefaultParagraphFont"/>
    <w:uiPriority w:val="99"/>
    <w:semiHidden/>
    <w:unhideWhenUsed/>
    <w:rsid w:val="00C130C6"/>
    <w:rPr>
      <w:color w:val="2B579A"/>
      <w:shd w:val="clear" w:color="auto" w:fill="E6E6E6"/>
    </w:rPr>
  </w:style>
  <w:style w:type="character" w:styleId="UnresolvedMention">
    <w:name w:val="Unresolved Mention"/>
    <w:basedOn w:val="DefaultParagraphFont"/>
    <w:uiPriority w:val="99"/>
    <w:semiHidden/>
    <w:unhideWhenUsed/>
    <w:rsid w:val="006D657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6497">
      <w:bodyDiv w:val="1"/>
      <w:marLeft w:val="0"/>
      <w:marRight w:val="0"/>
      <w:marTop w:val="0"/>
      <w:marBottom w:val="0"/>
      <w:divBdr>
        <w:top w:val="none" w:sz="0" w:space="0" w:color="auto"/>
        <w:left w:val="none" w:sz="0" w:space="0" w:color="auto"/>
        <w:bottom w:val="none" w:sz="0" w:space="0" w:color="auto"/>
        <w:right w:val="none" w:sz="0" w:space="0" w:color="auto"/>
      </w:divBdr>
    </w:div>
    <w:div w:id="21326248">
      <w:bodyDiv w:val="1"/>
      <w:marLeft w:val="0"/>
      <w:marRight w:val="0"/>
      <w:marTop w:val="0"/>
      <w:marBottom w:val="0"/>
      <w:divBdr>
        <w:top w:val="none" w:sz="0" w:space="0" w:color="auto"/>
        <w:left w:val="none" w:sz="0" w:space="0" w:color="auto"/>
        <w:bottom w:val="none" w:sz="0" w:space="0" w:color="auto"/>
        <w:right w:val="none" w:sz="0" w:space="0" w:color="auto"/>
      </w:divBdr>
    </w:div>
    <w:div w:id="86275852">
      <w:bodyDiv w:val="1"/>
      <w:marLeft w:val="0"/>
      <w:marRight w:val="0"/>
      <w:marTop w:val="0"/>
      <w:marBottom w:val="0"/>
      <w:divBdr>
        <w:top w:val="none" w:sz="0" w:space="0" w:color="auto"/>
        <w:left w:val="none" w:sz="0" w:space="0" w:color="auto"/>
        <w:bottom w:val="none" w:sz="0" w:space="0" w:color="auto"/>
        <w:right w:val="none" w:sz="0" w:space="0" w:color="auto"/>
      </w:divBdr>
    </w:div>
    <w:div w:id="113839364">
      <w:bodyDiv w:val="1"/>
      <w:marLeft w:val="0"/>
      <w:marRight w:val="0"/>
      <w:marTop w:val="0"/>
      <w:marBottom w:val="0"/>
      <w:divBdr>
        <w:top w:val="none" w:sz="0" w:space="0" w:color="auto"/>
        <w:left w:val="none" w:sz="0" w:space="0" w:color="auto"/>
        <w:bottom w:val="none" w:sz="0" w:space="0" w:color="auto"/>
        <w:right w:val="none" w:sz="0" w:space="0" w:color="auto"/>
      </w:divBdr>
      <w:divsChild>
        <w:div w:id="213002950">
          <w:marLeft w:val="0"/>
          <w:marRight w:val="0"/>
          <w:marTop w:val="0"/>
          <w:marBottom w:val="0"/>
          <w:divBdr>
            <w:top w:val="none" w:sz="0" w:space="0" w:color="auto"/>
            <w:left w:val="none" w:sz="0" w:space="0" w:color="auto"/>
            <w:bottom w:val="none" w:sz="0" w:space="0" w:color="auto"/>
            <w:right w:val="none" w:sz="0" w:space="0" w:color="auto"/>
          </w:divBdr>
          <w:divsChild>
            <w:div w:id="500899986">
              <w:marLeft w:val="0"/>
              <w:marRight w:val="0"/>
              <w:marTop w:val="0"/>
              <w:marBottom w:val="0"/>
              <w:divBdr>
                <w:top w:val="none" w:sz="0" w:space="0" w:color="auto"/>
                <w:left w:val="none" w:sz="0" w:space="0" w:color="auto"/>
                <w:bottom w:val="none" w:sz="0" w:space="0" w:color="auto"/>
                <w:right w:val="none" w:sz="0" w:space="0" w:color="auto"/>
              </w:divBdr>
              <w:divsChild>
                <w:div w:id="1074543824">
                  <w:marLeft w:val="0"/>
                  <w:marRight w:val="0"/>
                  <w:marTop w:val="0"/>
                  <w:marBottom w:val="0"/>
                  <w:divBdr>
                    <w:top w:val="none" w:sz="0" w:space="0" w:color="auto"/>
                    <w:left w:val="none" w:sz="0" w:space="0" w:color="auto"/>
                    <w:bottom w:val="none" w:sz="0" w:space="0" w:color="auto"/>
                    <w:right w:val="none" w:sz="0" w:space="0" w:color="auto"/>
                  </w:divBdr>
                </w:div>
                <w:div w:id="96096012">
                  <w:marLeft w:val="0"/>
                  <w:marRight w:val="0"/>
                  <w:marTop w:val="0"/>
                  <w:marBottom w:val="0"/>
                  <w:divBdr>
                    <w:top w:val="none" w:sz="0" w:space="0" w:color="auto"/>
                    <w:left w:val="none" w:sz="0" w:space="0" w:color="auto"/>
                    <w:bottom w:val="none" w:sz="0" w:space="0" w:color="auto"/>
                    <w:right w:val="none" w:sz="0" w:space="0" w:color="auto"/>
                  </w:divBdr>
                </w:div>
                <w:div w:id="615064125">
                  <w:marLeft w:val="0"/>
                  <w:marRight w:val="0"/>
                  <w:marTop w:val="0"/>
                  <w:marBottom w:val="0"/>
                  <w:divBdr>
                    <w:top w:val="none" w:sz="0" w:space="0" w:color="auto"/>
                    <w:left w:val="none" w:sz="0" w:space="0" w:color="auto"/>
                    <w:bottom w:val="none" w:sz="0" w:space="0" w:color="auto"/>
                    <w:right w:val="none" w:sz="0" w:space="0" w:color="auto"/>
                  </w:divBdr>
                </w:div>
                <w:div w:id="211114926">
                  <w:marLeft w:val="0"/>
                  <w:marRight w:val="0"/>
                  <w:marTop w:val="0"/>
                  <w:marBottom w:val="0"/>
                  <w:divBdr>
                    <w:top w:val="none" w:sz="0" w:space="0" w:color="auto"/>
                    <w:left w:val="none" w:sz="0" w:space="0" w:color="auto"/>
                    <w:bottom w:val="none" w:sz="0" w:space="0" w:color="auto"/>
                    <w:right w:val="none" w:sz="0" w:space="0" w:color="auto"/>
                  </w:divBdr>
                </w:div>
                <w:div w:id="119723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17391">
      <w:bodyDiv w:val="1"/>
      <w:marLeft w:val="0"/>
      <w:marRight w:val="0"/>
      <w:marTop w:val="0"/>
      <w:marBottom w:val="0"/>
      <w:divBdr>
        <w:top w:val="none" w:sz="0" w:space="0" w:color="auto"/>
        <w:left w:val="none" w:sz="0" w:space="0" w:color="auto"/>
        <w:bottom w:val="none" w:sz="0" w:space="0" w:color="auto"/>
        <w:right w:val="none" w:sz="0" w:space="0" w:color="auto"/>
      </w:divBdr>
    </w:div>
    <w:div w:id="135071284">
      <w:bodyDiv w:val="1"/>
      <w:marLeft w:val="0"/>
      <w:marRight w:val="0"/>
      <w:marTop w:val="0"/>
      <w:marBottom w:val="0"/>
      <w:divBdr>
        <w:top w:val="none" w:sz="0" w:space="0" w:color="auto"/>
        <w:left w:val="none" w:sz="0" w:space="0" w:color="auto"/>
        <w:bottom w:val="none" w:sz="0" w:space="0" w:color="auto"/>
        <w:right w:val="none" w:sz="0" w:space="0" w:color="auto"/>
      </w:divBdr>
    </w:div>
    <w:div w:id="138232743">
      <w:bodyDiv w:val="1"/>
      <w:marLeft w:val="0"/>
      <w:marRight w:val="0"/>
      <w:marTop w:val="0"/>
      <w:marBottom w:val="0"/>
      <w:divBdr>
        <w:top w:val="none" w:sz="0" w:space="0" w:color="auto"/>
        <w:left w:val="none" w:sz="0" w:space="0" w:color="auto"/>
        <w:bottom w:val="none" w:sz="0" w:space="0" w:color="auto"/>
        <w:right w:val="none" w:sz="0" w:space="0" w:color="auto"/>
      </w:divBdr>
    </w:div>
    <w:div w:id="270164485">
      <w:bodyDiv w:val="1"/>
      <w:marLeft w:val="0"/>
      <w:marRight w:val="0"/>
      <w:marTop w:val="0"/>
      <w:marBottom w:val="0"/>
      <w:divBdr>
        <w:top w:val="none" w:sz="0" w:space="0" w:color="auto"/>
        <w:left w:val="none" w:sz="0" w:space="0" w:color="auto"/>
        <w:bottom w:val="none" w:sz="0" w:space="0" w:color="auto"/>
        <w:right w:val="none" w:sz="0" w:space="0" w:color="auto"/>
      </w:divBdr>
    </w:div>
    <w:div w:id="283735520">
      <w:bodyDiv w:val="1"/>
      <w:marLeft w:val="0"/>
      <w:marRight w:val="0"/>
      <w:marTop w:val="0"/>
      <w:marBottom w:val="0"/>
      <w:divBdr>
        <w:top w:val="none" w:sz="0" w:space="0" w:color="auto"/>
        <w:left w:val="none" w:sz="0" w:space="0" w:color="auto"/>
        <w:bottom w:val="none" w:sz="0" w:space="0" w:color="auto"/>
        <w:right w:val="none" w:sz="0" w:space="0" w:color="auto"/>
      </w:divBdr>
    </w:div>
    <w:div w:id="308945681">
      <w:bodyDiv w:val="1"/>
      <w:marLeft w:val="0"/>
      <w:marRight w:val="0"/>
      <w:marTop w:val="0"/>
      <w:marBottom w:val="0"/>
      <w:divBdr>
        <w:top w:val="none" w:sz="0" w:space="0" w:color="auto"/>
        <w:left w:val="none" w:sz="0" w:space="0" w:color="auto"/>
        <w:bottom w:val="none" w:sz="0" w:space="0" w:color="auto"/>
        <w:right w:val="none" w:sz="0" w:space="0" w:color="auto"/>
      </w:divBdr>
    </w:div>
    <w:div w:id="360975848">
      <w:bodyDiv w:val="1"/>
      <w:marLeft w:val="0"/>
      <w:marRight w:val="0"/>
      <w:marTop w:val="0"/>
      <w:marBottom w:val="0"/>
      <w:divBdr>
        <w:top w:val="none" w:sz="0" w:space="0" w:color="auto"/>
        <w:left w:val="none" w:sz="0" w:space="0" w:color="auto"/>
        <w:bottom w:val="none" w:sz="0" w:space="0" w:color="auto"/>
        <w:right w:val="none" w:sz="0" w:space="0" w:color="auto"/>
      </w:divBdr>
    </w:div>
    <w:div w:id="368071167">
      <w:bodyDiv w:val="1"/>
      <w:marLeft w:val="0"/>
      <w:marRight w:val="0"/>
      <w:marTop w:val="0"/>
      <w:marBottom w:val="0"/>
      <w:divBdr>
        <w:top w:val="none" w:sz="0" w:space="0" w:color="auto"/>
        <w:left w:val="none" w:sz="0" w:space="0" w:color="auto"/>
        <w:bottom w:val="none" w:sz="0" w:space="0" w:color="auto"/>
        <w:right w:val="none" w:sz="0" w:space="0" w:color="auto"/>
      </w:divBdr>
    </w:div>
    <w:div w:id="395277625">
      <w:bodyDiv w:val="1"/>
      <w:marLeft w:val="0"/>
      <w:marRight w:val="0"/>
      <w:marTop w:val="0"/>
      <w:marBottom w:val="0"/>
      <w:divBdr>
        <w:top w:val="none" w:sz="0" w:space="0" w:color="auto"/>
        <w:left w:val="none" w:sz="0" w:space="0" w:color="auto"/>
        <w:bottom w:val="none" w:sz="0" w:space="0" w:color="auto"/>
        <w:right w:val="none" w:sz="0" w:space="0" w:color="auto"/>
      </w:divBdr>
    </w:div>
    <w:div w:id="411123001">
      <w:bodyDiv w:val="1"/>
      <w:marLeft w:val="0"/>
      <w:marRight w:val="0"/>
      <w:marTop w:val="0"/>
      <w:marBottom w:val="0"/>
      <w:divBdr>
        <w:top w:val="none" w:sz="0" w:space="0" w:color="auto"/>
        <w:left w:val="none" w:sz="0" w:space="0" w:color="auto"/>
        <w:bottom w:val="none" w:sz="0" w:space="0" w:color="auto"/>
        <w:right w:val="none" w:sz="0" w:space="0" w:color="auto"/>
      </w:divBdr>
    </w:div>
    <w:div w:id="418647845">
      <w:bodyDiv w:val="1"/>
      <w:marLeft w:val="0"/>
      <w:marRight w:val="0"/>
      <w:marTop w:val="0"/>
      <w:marBottom w:val="0"/>
      <w:divBdr>
        <w:top w:val="none" w:sz="0" w:space="0" w:color="auto"/>
        <w:left w:val="none" w:sz="0" w:space="0" w:color="auto"/>
        <w:bottom w:val="none" w:sz="0" w:space="0" w:color="auto"/>
        <w:right w:val="none" w:sz="0" w:space="0" w:color="auto"/>
      </w:divBdr>
    </w:div>
    <w:div w:id="468208573">
      <w:bodyDiv w:val="1"/>
      <w:marLeft w:val="0"/>
      <w:marRight w:val="0"/>
      <w:marTop w:val="0"/>
      <w:marBottom w:val="0"/>
      <w:divBdr>
        <w:top w:val="none" w:sz="0" w:space="0" w:color="auto"/>
        <w:left w:val="none" w:sz="0" w:space="0" w:color="auto"/>
        <w:bottom w:val="none" w:sz="0" w:space="0" w:color="auto"/>
        <w:right w:val="none" w:sz="0" w:space="0" w:color="auto"/>
      </w:divBdr>
    </w:div>
    <w:div w:id="488595241">
      <w:bodyDiv w:val="1"/>
      <w:marLeft w:val="0"/>
      <w:marRight w:val="0"/>
      <w:marTop w:val="0"/>
      <w:marBottom w:val="0"/>
      <w:divBdr>
        <w:top w:val="none" w:sz="0" w:space="0" w:color="auto"/>
        <w:left w:val="none" w:sz="0" w:space="0" w:color="auto"/>
        <w:bottom w:val="none" w:sz="0" w:space="0" w:color="auto"/>
        <w:right w:val="none" w:sz="0" w:space="0" w:color="auto"/>
      </w:divBdr>
    </w:div>
    <w:div w:id="500510050">
      <w:bodyDiv w:val="1"/>
      <w:marLeft w:val="0"/>
      <w:marRight w:val="0"/>
      <w:marTop w:val="0"/>
      <w:marBottom w:val="0"/>
      <w:divBdr>
        <w:top w:val="none" w:sz="0" w:space="0" w:color="auto"/>
        <w:left w:val="none" w:sz="0" w:space="0" w:color="auto"/>
        <w:bottom w:val="none" w:sz="0" w:space="0" w:color="auto"/>
        <w:right w:val="none" w:sz="0" w:space="0" w:color="auto"/>
      </w:divBdr>
    </w:div>
    <w:div w:id="511143993">
      <w:bodyDiv w:val="1"/>
      <w:marLeft w:val="0"/>
      <w:marRight w:val="0"/>
      <w:marTop w:val="0"/>
      <w:marBottom w:val="0"/>
      <w:divBdr>
        <w:top w:val="none" w:sz="0" w:space="0" w:color="auto"/>
        <w:left w:val="none" w:sz="0" w:space="0" w:color="auto"/>
        <w:bottom w:val="none" w:sz="0" w:space="0" w:color="auto"/>
        <w:right w:val="none" w:sz="0" w:space="0" w:color="auto"/>
      </w:divBdr>
    </w:div>
    <w:div w:id="545065654">
      <w:bodyDiv w:val="1"/>
      <w:marLeft w:val="0"/>
      <w:marRight w:val="0"/>
      <w:marTop w:val="0"/>
      <w:marBottom w:val="0"/>
      <w:divBdr>
        <w:top w:val="none" w:sz="0" w:space="0" w:color="auto"/>
        <w:left w:val="none" w:sz="0" w:space="0" w:color="auto"/>
        <w:bottom w:val="none" w:sz="0" w:space="0" w:color="auto"/>
        <w:right w:val="none" w:sz="0" w:space="0" w:color="auto"/>
      </w:divBdr>
    </w:div>
    <w:div w:id="552040477">
      <w:bodyDiv w:val="1"/>
      <w:marLeft w:val="0"/>
      <w:marRight w:val="0"/>
      <w:marTop w:val="0"/>
      <w:marBottom w:val="0"/>
      <w:divBdr>
        <w:top w:val="none" w:sz="0" w:space="0" w:color="auto"/>
        <w:left w:val="none" w:sz="0" w:space="0" w:color="auto"/>
        <w:bottom w:val="none" w:sz="0" w:space="0" w:color="auto"/>
        <w:right w:val="none" w:sz="0" w:space="0" w:color="auto"/>
      </w:divBdr>
    </w:div>
    <w:div w:id="631179750">
      <w:bodyDiv w:val="1"/>
      <w:marLeft w:val="0"/>
      <w:marRight w:val="0"/>
      <w:marTop w:val="0"/>
      <w:marBottom w:val="0"/>
      <w:divBdr>
        <w:top w:val="none" w:sz="0" w:space="0" w:color="auto"/>
        <w:left w:val="none" w:sz="0" w:space="0" w:color="auto"/>
        <w:bottom w:val="none" w:sz="0" w:space="0" w:color="auto"/>
        <w:right w:val="none" w:sz="0" w:space="0" w:color="auto"/>
      </w:divBdr>
    </w:div>
    <w:div w:id="651563977">
      <w:bodyDiv w:val="1"/>
      <w:marLeft w:val="0"/>
      <w:marRight w:val="0"/>
      <w:marTop w:val="0"/>
      <w:marBottom w:val="0"/>
      <w:divBdr>
        <w:top w:val="none" w:sz="0" w:space="0" w:color="auto"/>
        <w:left w:val="none" w:sz="0" w:space="0" w:color="auto"/>
        <w:bottom w:val="none" w:sz="0" w:space="0" w:color="auto"/>
        <w:right w:val="none" w:sz="0" w:space="0" w:color="auto"/>
      </w:divBdr>
    </w:div>
    <w:div w:id="700595069">
      <w:bodyDiv w:val="1"/>
      <w:marLeft w:val="0"/>
      <w:marRight w:val="0"/>
      <w:marTop w:val="0"/>
      <w:marBottom w:val="0"/>
      <w:divBdr>
        <w:top w:val="none" w:sz="0" w:space="0" w:color="auto"/>
        <w:left w:val="none" w:sz="0" w:space="0" w:color="auto"/>
        <w:bottom w:val="none" w:sz="0" w:space="0" w:color="auto"/>
        <w:right w:val="none" w:sz="0" w:space="0" w:color="auto"/>
      </w:divBdr>
    </w:div>
    <w:div w:id="730542087">
      <w:bodyDiv w:val="1"/>
      <w:marLeft w:val="0"/>
      <w:marRight w:val="0"/>
      <w:marTop w:val="0"/>
      <w:marBottom w:val="0"/>
      <w:divBdr>
        <w:top w:val="none" w:sz="0" w:space="0" w:color="auto"/>
        <w:left w:val="none" w:sz="0" w:space="0" w:color="auto"/>
        <w:bottom w:val="none" w:sz="0" w:space="0" w:color="auto"/>
        <w:right w:val="none" w:sz="0" w:space="0" w:color="auto"/>
      </w:divBdr>
    </w:div>
    <w:div w:id="769013670">
      <w:bodyDiv w:val="1"/>
      <w:marLeft w:val="0"/>
      <w:marRight w:val="0"/>
      <w:marTop w:val="0"/>
      <w:marBottom w:val="0"/>
      <w:divBdr>
        <w:top w:val="none" w:sz="0" w:space="0" w:color="auto"/>
        <w:left w:val="none" w:sz="0" w:space="0" w:color="auto"/>
        <w:bottom w:val="none" w:sz="0" w:space="0" w:color="auto"/>
        <w:right w:val="none" w:sz="0" w:space="0" w:color="auto"/>
      </w:divBdr>
    </w:div>
    <w:div w:id="786895317">
      <w:bodyDiv w:val="1"/>
      <w:marLeft w:val="0"/>
      <w:marRight w:val="0"/>
      <w:marTop w:val="0"/>
      <w:marBottom w:val="0"/>
      <w:divBdr>
        <w:top w:val="none" w:sz="0" w:space="0" w:color="auto"/>
        <w:left w:val="none" w:sz="0" w:space="0" w:color="auto"/>
        <w:bottom w:val="none" w:sz="0" w:space="0" w:color="auto"/>
        <w:right w:val="none" w:sz="0" w:space="0" w:color="auto"/>
      </w:divBdr>
    </w:div>
    <w:div w:id="811020211">
      <w:bodyDiv w:val="1"/>
      <w:marLeft w:val="0"/>
      <w:marRight w:val="0"/>
      <w:marTop w:val="0"/>
      <w:marBottom w:val="0"/>
      <w:divBdr>
        <w:top w:val="none" w:sz="0" w:space="0" w:color="auto"/>
        <w:left w:val="none" w:sz="0" w:space="0" w:color="auto"/>
        <w:bottom w:val="none" w:sz="0" w:space="0" w:color="auto"/>
        <w:right w:val="none" w:sz="0" w:space="0" w:color="auto"/>
      </w:divBdr>
    </w:div>
    <w:div w:id="829562578">
      <w:bodyDiv w:val="1"/>
      <w:marLeft w:val="0"/>
      <w:marRight w:val="0"/>
      <w:marTop w:val="0"/>
      <w:marBottom w:val="0"/>
      <w:divBdr>
        <w:top w:val="none" w:sz="0" w:space="0" w:color="auto"/>
        <w:left w:val="none" w:sz="0" w:space="0" w:color="auto"/>
        <w:bottom w:val="none" w:sz="0" w:space="0" w:color="auto"/>
        <w:right w:val="none" w:sz="0" w:space="0" w:color="auto"/>
      </w:divBdr>
    </w:div>
    <w:div w:id="839003243">
      <w:bodyDiv w:val="1"/>
      <w:marLeft w:val="0"/>
      <w:marRight w:val="0"/>
      <w:marTop w:val="0"/>
      <w:marBottom w:val="0"/>
      <w:divBdr>
        <w:top w:val="none" w:sz="0" w:space="0" w:color="auto"/>
        <w:left w:val="none" w:sz="0" w:space="0" w:color="auto"/>
        <w:bottom w:val="none" w:sz="0" w:space="0" w:color="auto"/>
        <w:right w:val="none" w:sz="0" w:space="0" w:color="auto"/>
      </w:divBdr>
    </w:div>
    <w:div w:id="843281354">
      <w:bodyDiv w:val="1"/>
      <w:marLeft w:val="0"/>
      <w:marRight w:val="0"/>
      <w:marTop w:val="0"/>
      <w:marBottom w:val="0"/>
      <w:divBdr>
        <w:top w:val="none" w:sz="0" w:space="0" w:color="auto"/>
        <w:left w:val="none" w:sz="0" w:space="0" w:color="auto"/>
        <w:bottom w:val="none" w:sz="0" w:space="0" w:color="auto"/>
        <w:right w:val="none" w:sz="0" w:space="0" w:color="auto"/>
      </w:divBdr>
    </w:div>
    <w:div w:id="886140781">
      <w:bodyDiv w:val="1"/>
      <w:marLeft w:val="0"/>
      <w:marRight w:val="0"/>
      <w:marTop w:val="0"/>
      <w:marBottom w:val="0"/>
      <w:divBdr>
        <w:top w:val="none" w:sz="0" w:space="0" w:color="auto"/>
        <w:left w:val="none" w:sz="0" w:space="0" w:color="auto"/>
        <w:bottom w:val="none" w:sz="0" w:space="0" w:color="auto"/>
        <w:right w:val="none" w:sz="0" w:space="0" w:color="auto"/>
      </w:divBdr>
      <w:divsChild>
        <w:div w:id="1154954300">
          <w:marLeft w:val="0"/>
          <w:marRight w:val="0"/>
          <w:marTop w:val="0"/>
          <w:marBottom w:val="0"/>
          <w:divBdr>
            <w:top w:val="none" w:sz="0" w:space="0" w:color="auto"/>
            <w:left w:val="none" w:sz="0" w:space="0" w:color="auto"/>
            <w:bottom w:val="none" w:sz="0" w:space="0" w:color="auto"/>
            <w:right w:val="none" w:sz="0" w:space="0" w:color="auto"/>
          </w:divBdr>
          <w:divsChild>
            <w:div w:id="602343749">
              <w:marLeft w:val="0"/>
              <w:marRight w:val="0"/>
              <w:marTop w:val="0"/>
              <w:marBottom w:val="0"/>
              <w:divBdr>
                <w:top w:val="none" w:sz="0" w:space="0" w:color="auto"/>
                <w:left w:val="none" w:sz="0" w:space="0" w:color="auto"/>
                <w:bottom w:val="none" w:sz="0" w:space="0" w:color="auto"/>
                <w:right w:val="none" w:sz="0" w:space="0" w:color="auto"/>
              </w:divBdr>
              <w:divsChild>
                <w:div w:id="2081171452">
                  <w:marLeft w:val="0"/>
                  <w:marRight w:val="0"/>
                  <w:marTop w:val="0"/>
                  <w:marBottom w:val="0"/>
                  <w:divBdr>
                    <w:top w:val="none" w:sz="0" w:space="0" w:color="auto"/>
                    <w:left w:val="none" w:sz="0" w:space="0" w:color="auto"/>
                    <w:bottom w:val="none" w:sz="0" w:space="0" w:color="auto"/>
                    <w:right w:val="none" w:sz="0" w:space="0" w:color="auto"/>
                  </w:divBdr>
                </w:div>
                <w:div w:id="1891457426">
                  <w:marLeft w:val="0"/>
                  <w:marRight w:val="0"/>
                  <w:marTop w:val="0"/>
                  <w:marBottom w:val="0"/>
                  <w:divBdr>
                    <w:top w:val="none" w:sz="0" w:space="0" w:color="auto"/>
                    <w:left w:val="none" w:sz="0" w:space="0" w:color="auto"/>
                    <w:bottom w:val="none" w:sz="0" w:space="0" w:color="auto"/>
                    <w:right w:val="none" w:sz="0" w:space="0" w:color="auto"/>
                  </w:divBdr>
                </w:div>
                <w:div w:id="1781221016">
                  <w:marLeft w:val="0"/>
                  <w:marRight w:val="0"/>
                  <w:marTop w:val="0"/>
                  <w:marBottom w:val="0"/>
                  <w:divBdr>
                    <w:top w:val="none" w:sz="0" w:space="0" w:color="auto"/>
                    <w:left w:val="none" w:sz="0" w:space="0" w:color="auto"/>
                    <w:bottom w:val="none" w:sz="0" w:space="0" w:color="auto"/>
                    <w:right w:val="none" w:sz="0" w:space="0" w:color="auto"/>
                  </w:divBdr>
                </w:div>
                <w:div w:id="1479809205">
                  <w:marLeft w:val="0"/>
                  <w:marRight w:val="0"/>
                  <w:marTop w:val="0"/>
                  <w:marBottom w:val="0"/>
                  <w:divBdr>
                    <w:top w:val="none" w:sz="0" w:space="0" w:color="auto"/>
                    <w:left w:val="none" w:sz="0" w:space="0" w:color="auto"/>
                    <w:bottom w:val="none" w:sz="0" w:space="0" w:color="auto"/>
                    <w:right w:val="none" w:sz="0" w:space="0" w:color="auto"/>
                  </w:divBdr>
                </w:div>
                <w:div w:id="1425690043">
                  <w:marLeft w:val="0"/>
                  <w:marRight w:val="0"/>
                  <w:marTop w:val="0"/>
                  <w:marBottom w:val="0"/>
                  <w:divBdr>
                    <w:top w:val="none" w:sz="0" w:space="0" w:color="auto"/>
                    <w:left w:val="none" w:sz="0" w:space="0" w:color="auto"/>
                    <w:bottom w:val="none" w:sz="0" w:space="0" w:color="auto"/>
                    <w:right w:val="none" w:sz="0" w:space="0" w:color="auto"/>
                  </w:divBdr>
                </w:div>
                <w:div w:id="6289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2407">
      <w:bodyDiv w:val="1"/>
      <w:marLeft w:val="0"/>
      <w:marRight w:val="0"/>
      <w:marTop w:val="0"/>
      <w:marBottom w:val="0"/>
      <w:divBdr>
        <w:top w:val="none" w:sz="0" w:space="0" w:color="auto"/>
        <w:left w:val="none" w:sz="0" w:space="0" w:color="auto"/>
        <w:bottom w:val="none" w:sz="0" w:space="0" w:color="auto"/>
        <w:right w:val="none" w:sz="0" w:space="0" w:color="auto"/>
      </w:divBdr>
    </w:div>
    <w:div w:id="917054652">
      <w:bodyDiv w:val="1"/>
      <w:marLeft w:val="0"/>
      <w:marRight w:val="0"/>
      <w:marTop w:val="0"/>
      <w:marBottom w:val="0"/>
      <w:divBdr>
        <w:top w:val="none" w:sz="0" w:space="0" w:color="auto"/>
        <w:left w:val="none" w:sz="0" w:space="0" w:color="auto"/>
        <w:bottom w:val="none" w:sz="0" w:space="0" w:color="auto"/>
        <w:right w:val="none" w:sz="0" w:space="0" w:color="auto"/>
      </w:divBdr>
    </w:div>
    <w:div w:id="951743105">
      <w:bodyDiv w:val="1"/>
      <w:marLeft w:val="0"/>
      <w:marRight w:val="0"/>
      <w:marTop w:val="0"/>
      <w:marBottom w:val="0"/>
      <w:divBdr>
        <w:top w:val="none" w:sz="0" w:space="0" w:color="auto"/>
        <w:left w:val="none" w:sz="0" w:space="0" w:color="auto"/>
        <w:bottom w:val="none" w:sz="0" w:space="0" w:color="auto"/>
        <w:right w:val="none" w:sz="0" w:space="0" w:color="auto"/>
      </w:divBdr>
    </w:div>
    <w:div w:id="956375401">
      <w:bodyDiv w:val="1"/>
      <w:marLeft w:val="0"/>
      <w:marRight w:val="0"/>
      <w:marTop w:val="0"/>
      <w:marBottom w:val="0"/>
      <w:divBdr>
        <w:top w:val="none" w:sz="0" w:space="0" w:color="auto"/>
        <w:left w:val="none" w:sz="0" w:space="0" w:color="auto"/>
        <w:bottom w:val="none" w:sz="0" w:space="0" w:color="auto"/>
        <w:right w:val="none" w:sz="0" w:space="0" w:color="auto"/>
      </w:divBdr>
      <w:divsChild>
        <w:div w:id="78990228">
          <w:marLeft w:val="0"/>
          <w:marRight w:val="0"/>
          <w:marTop w:val="0"/>
          <w:marBottom w:val="0"/>
          <w:divBdr>
            <w:top w:val="none" w:sz="0" w:space="0" w:color="auto"/>
            <w:left w:val="none" w:sz="0" w:space="0" w:color="auto"/>
            <w:bottom w:val="none" w:sz="0" w:space="0" w:color="auto"/>
            <w:right w:val="none" w:sz="0" w:space="0" w:color="auto"/>
          </w:divBdr>
          <w:divsChild>
            <w:div w:id="1114517783">
              <w:marLeft w:val="0"/>
              <w:marRight w:val="0"/>
              <w:marTop w:val="0"/>
              <w:marBottom w:val="0"/>
              <w:divBdr>
                <w:top w:val="none" w:sz="0" w:space="0" w:color="auto"/>
                <w:left w:val="none" w:sz="0" w:space="0" w:color="auto"/>
                <w:bottom w:val="none" w:sz="0" w:space="0" w:color="auto"/>
                <w:right w:val="none" w:sz="0" w:space="0" w:color="auto"/>
              </w:divBdr>
              <w:divsChild>
                <w:div w:id="10568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7270">
      <w:bodyDiv w:val="1"/>
      <w:marLeft w:val="0"/>
      <w:marRight w:val="0"/>
      <w:marTop w:val="0"/>
      <w:marBottom w:val="0"/>
      <w:divBdr>
        <w:top w:val="none" w:sz="0" w:space="0" w:color="auto"/>
        <w:left w:val="none" w:sz="0" w:space="0" w:color="auto"/>
        <w:bottom w:val="none" w:sz="0" w:space="0" w:color="auto"/>
        <w:right w:val="none" w:sz="0" w:space="0" w:color="auto"/>
      </w:divBdr>
    </w:div>
    <w:div w:id="1042901095">
      <w:bodyDiv w:val="1"/>
      <w:marLeft w:val="0"/>
      <w:marRight w:val="0"/>
      <w:marTop w:val="0"/>
      <w:marBottom w:val="0"/>
      <w:divBdr>
        <w:top w:val="none" w:sz="0" w:space="0" w:color="auto"/>
        <w:left w:val="none" w:sz="0" w:space="0" w:color="auto"/>
        <w:bottom w:val="none" w:sz="0" w:space="0" w:color="auto"/>
        <w:right w:val="none" w:sz="0" w:space="0" w:color="auto"/>
      </w:divBdr>
    </w:div>
    <w:div w:id="1070466365">
      <w:bodyDiv w:val="1"/>
      <w:marLeft w:val="0"/>
      <w:marRight w:val="0"/>
      <w:marTop w:val="0"/>
      <w:marBottom w:val="0"/>
      <w:divBdr>
        <w:top w:val="none" w:sz="0" w:space="0" w:color="auto"/>
        <w:left w:val="none" w:sz="0" w:space="0" w:color="auto"/>
        <w:bottom w:val="none" w:sz="0" w:space="0" w:color="auto"/>
        <w:right w:val="none" w:sz="0" w:space="0" w:color="auto"/>
      </w:divBdr>
    </w:div>
    <w:div w:id="1081757300">
      <w:bodyDiv w:val="1"/>
      <w:marLeft w:val="0"/>
      <w:marRight w:val="0"/>
      <w:marTop w:val="0"/>
      <w:marBottom w:val="0"/>
      <w:divBdr>
        <w:top w:val="none" w:sz="0" w:space="0" w:color="auto"/>
        <w:left w:val="none" w:sz="0" w:space="0" w:color="auto"/>
        <w:bottom w:val="none" w:sz="0" w:space="0" w:color="auto"/>
        <w:right w:val="none" w:sz="0" w:space="0" w:color="auto"/>
      </w:divBdr>
    </w:div>
    <w:div w:id="1100640538">
      <w:bodyDiv w:val="1"/>
      <w:marLeft w:val="0"/>
      <w:marRight w:val="0"/>
      <w:marTop w:val="0"/>
      <w:marBottom w:val="0"/>
      <w:divBdr>
        <w:top w:val="none" w:sz="0" w:space="0" w:color="auto"/>
        <w:left w:val="none" w:sz="0" w:space="0" w:color="auto"/>
        <w:bottom w:val="none" w:sz="0" w:space="0" w:color="auto"/>
        <w:right w:val="none" w:sz="0" w:space="0" w:color="auto"/>
      </w:divBdr>
      <w:divsChild>
        <w:div w:id="254289954">
          <w:marLeft w:val="0"/>
          <w:marRight w:val="0"/>
          <w:marTop w:val="0"/>
          <w:marBottom w:val="0"/>
          <w:divBdr>
            <w:top w:val="none" w:sz="0" w:space="0" w:color="auto"/>
            <w:left w:val="none" w:sz="0" w:space="0" w:color="auto"/>
            <w:bottom w:val="none" w:sz="0" w:space="0" w:color="auto"/>
            <w:right w:val="none" w:sz="0" w:space="0" w:color="auto"/>
          </w:divBdr>
          <w:divsChild>
            <w:div w:id="1601523420">
              <w:marLeft w:val="0"/>
              <w:marRight w:val="0"/>
              <w:marTop w:val="0"/>
              <w:marBottom w:val="0"/>
              <w:divBdr>
                <w:top w:val="none" w:sz="0" w:space="0" w:color="auto"/>
                <w:left w:val="none" w:sz="0" w:space="0" w:color="auto"/>
                <w:bottom w:val="none" w:sz="0" w:space="0" w:color="auto"/>
                <w:right w:val="none" w:sz="0" w:space="0" w:color="auto"/>
              </w:divBdr>
              <w:divsChild>
                <w:div w:id="196890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059575">
      <w:bodyDiv w:val="1"/>
      <w:marLeft w:val="0"/>
      <w:marRight w:val="0"/>
      <w:marTop w:val="0"/>
      <w:marBottom w:val="0"/>
      <w:divBdr>
        <w:top w:val="none" w:sz="0" w:space="0" w:color="auto"/>
        <w:left w:val="none" w:sz="0" w:space="0" w:color="auto"/>
        <w:bottom w:val="none" w:sz="0" w:space="0" w:color="auto"/>
        <w:right w:val="none" w:sz="0" w:space="0" w:color="auto"/>
      </w:divBdr>
      <w:divsChild>
        <w:div w:id="1044258898">
          <w:marLeft w:val="0"/>
          <w:marRight w:val="0"/>
          <w:marTop w:val="180"/>
          <w:marBottom w:val="0"/>
          <w:divBdr>
            <w:top w:val="none" w:sz="0" w:space="0" w:color="auto"/>
            <w:left w:val="none" w:sz="0" w:space="0" w:color="auto"/>
            <w:bottom w:val="none" w:sz="0" w:space="0" w:color="auto"/>
            <w:right w:val="none" w:sz="0" w:space="0" w:color="auto"/>
          </w:divBdr>
        </w:div>
      </w:divsChild>
    </w:div>
    <w:div w:id="1152212974">
      <w:bodyDiv w:val="1"/>
      <w:marLeft w:val="0"/>
      <w:marRight w:val="0"/>
      <w:marTop w:val="0"/>
      <w:marBottom w:val="0"/>
      <w:divBdr>
        <w:top w:val="none" w:sz="0" w:space="0" w:color="auto"/>
        <w:left w:val="none" w:sz="0" w:space="0" w:color="auto"/>
        <w:bottom w:val="none" w:sz="0" w:space="0" w:color="auto"/>
        <w:right w:val="none" w:sz="0" w:space="0" w:color="auto"/>
      </w:divBdr>
    </w:div>
    <w:div w:id="1207328763">
      <w:bodyDiv w:val="1"/>
      <w:marLeft w:val="0"/>
      <w:marRight w:val="0"/>
      <w:marTop w:val="0"/>
      <w:marBottom w:val="0"/>
      <w:divBdr>
        <w:top w:val="none" w:sz="0" w:space="0" w:color="auto"/>
        <w:left w:val="none" w:sz="0" w:space="0" w:color="auto"/>
        <w:bottom w:val="none" w:sz="0" w:space="0" w:color="auto"/>
        <w:right w:val="none" w:sz="0" w:space="0" w:color="auto"/>
      </w:divBdr>
    </w:div>
    <w:div w:id="1267617043">
      <w:bodyDiv w:val="1"/>
      <w:marLeft w:val="0"/>
      <w:marRight w:val="0"/>
      <w:marTop w:val="0"/>
      <w:marBottom w:val="0"/>
      <w:divBdr>
        <w:top w:val="none" w:sz="0" w:space="0" w:color="auto"/>
        <w:left w:val="none" w:sz="0" w:space="0" w:color="auto"/>
        <w:bottom w:val="none" w:sz="0" w:space="0" w:color="auto"/>
        <w:right w:val="none" w:sz="0" w:space="0" w:color="auto"/>
      </w:divBdr>
    </w:div>
    <w:div w:id="1286695237">
      <w:bodyDiv w:val="1"/>
      <w:marLeft w:val="0"/>
      <w:marRight w:val="0"/>
      <w:marTop w:val="0"/>
      <w:marBottom w:val="0"/>
      <w:divBdr>
        <w:top w:val="none" w:sz="0" w:space="0" w:color="auto"/>
        <w:left w:val="none" w:sz="0" w:space="0" w:color="auto"/>
        <w:bottom w:val="none" w:sz="0" w:space="0" w:color="auto"/>
        <w:right w:val="none" w:sz="0" w:space="0" w:color="auto"/>
      </w:divBdr>
    </w:div>
    <w:div w:id="1299610459">
      <w:bodyDiv w:val="1"/>
      <w:marLeft w:val="0"/>
      <w:marRight w:val="0"/>
      <w:marTop w:val="0"/>
      <w:marBottom w:val="0"/>
      <w:divBdr>
        <w:top w:val="none" w:sz="0" w:space="0" w:color="auto"/>
        <w:left w:val="none" w:sz="0" w:space="0" w:color="auto"/>
        <w:bottom w:val="none" w:sz="0" w:space="0" w:color="auto"/>
        <w:right w:val="none" w:sz="0" w:space="0" w:color="auto"/>
      </w:divBdr>
      <w:divsChild>
        <w:div w:id="1813062163">
          <w:marLeft w:val="0"/>
          <w:marRight w:val="0"/>
          <w:marTop w:val="0"/>
          <w:marBottom w:val="0"/>
          <w:divBdr>
            <w:top w:val="none" w:sz="0" w:space="0" w:color="auto"/>
            <w:left w:val="none" w:sz="0" w:space="0" w:color="auto"/>
            <w:bottom w:val="none" w:sz="0" w:space="0" w:color="auto"/>
            <w:right w:val="none" w:sz="0" w:space="0" w:color="auto"/>
          </w:divBdr>
          <w:divsChild>
            <w:div w:id="211700080">
              <w:marLeft w:val="0"/>
              <w:marRight w:val="0"/>
              <w:marTop w:val="0"/>
              <w:marBottom w:val="0"/>
              <w:divBdr>
                <w:top w:val="none" w:sz="0" w:space="0" w:color="auto"/>
                <w:left w:val="none" w:sz="0" w:space="0" w:color="auto"/>
                <w:bottom w:val="none" w:sz="0" w:space="0" w:color="auto"/>
                <w:right w:val="none" w:sz="0" w:space="0" w:color="auto"/>
              </w:divBdr>
              <w:divsChild>
                <w:div w:id="2117820063">
                  <w:marLeft w:val="0"/>
                  <w:marRight w:val="0"/>
                  <w:marTop w:val="0"/>
                  <w:marBottom w:val="0"/>
                  <w:divBdr>
                    <w:top w:val="none" w:sz="0" w:space="0" w:color="auto"/>
                    <w:left w:val="none" w:sz="0" w:space="0" w:color="auto"/>
                    <w:bottom w:val="none" w:sz="0" w:space="0" w:color="auto"/>
                    <w:right w:val="none" w:sz="0" w:space="0" w:color="auto"/>
                  </w:divBdr>
                  <w:divsChild>
                    <w:div w:id="166218587">
                      <w:marLeft w:val="0"/>
                      <w:marRight w:val="0"/>
                      <w:marTop w:val="0"/>
                      <w:marBottom w:val="0"/>
                      <w:divBdr>
                        <w:top w:val="none" w:sz="0" w:space="0" w:color="auto"/>
                        <w:left w:val="none" w:sz="0" w:space="0" w:color="auto"/>
                        <w:bottom w:val="none" w:sz="0" w:space="0" w:color="auto"/>
                        <w:right w:val="none" w:sz="0" w:space="0" w:color="auto"/>
                      </w:divBdr>
                      <w:divsChild>
                        <w:div w:id="2011519546">
                          <w:marLeft w:val="0"/>
                          <w:marRight w:val="0"/>
                          <w:marTop w:val="0"/>
                          <w:marBottom w:val="0"/>
                          <w:divBdr>
                            <w:top w:val="none" w:sz="0" w:space="0" w:color="auto"/>
                            <w:left w:val="none" w:sz="0" w:space="0" w:color="auto"/>
                            <w:bottom w:val="none" w:sz="0" w:space="0" w:color="auto"/>
                            <w:right w:val="none" w:sz="0" w:space="0" w:color="auto"/>
                          </w:divBdr>
                          <w:divsChild>
                            <w:div w:id="176693780">
                              <w:marLeft w:val="0"/>
                              <w:marRight w:val="0"/>
                              <w:marTop w:val="0"/>
                              <w:marBottom w:val="0"/>
                              <w:divBdr>
                                <w:top w:val="none" w:sz="0" w:space="0" w:color="auto"/>
                                <w:left w:val="none" w:sz="0" w:space="0" w:color="auto"/>
                                <w:bottom w:val="none" w:sz="0" w:space="0" w:color="auto"/>
                                <w:right w:val="none" w:sz="0" w:space="0" w:color="auto"/>
                              </w:divBdr>
                              <w:divsChild>
                                <w:div w:id="643043883">
                                  <w:marLeft w:val="0"/>
                                  <w:marRight w:val="0"/>
                                  <w:marTop w:val="0"/>
                                  <w:marBottom w:val="0"/>
                                  <w:divBdr>
                                    <w:top w:val="none" w:sz="0" w:space="0" w:color="auto"/>
                                    <w:left w:val="none" w:sz="0" w:space="0" w:color="auto"/>
                                    <w:bottom w:val="none" w:sz="0" w:space="0" w:color="auto"/>
                                    <w:right w:val="none" w:sz="0" w:space="0" w:color="auto"/>
                                  </w:divBdr>
                                  <w:divsChild>
                                    <w:div w:id="687366212">
                                      <w:marLeft w:val="0"/>
                                      <w:marRight w:val="0"/>
                                      <w:marTop w:val="0"/>
                                      <w:marBottom w:val="0"/>
                                      <w:divBdr>
                                        <w:top w:val="none" w:sz="0" w:space="0" w:color="auto"/>
                                        <w:left w:val="none" w:sz="0" w:space="0" w:color="auto"/>
                                        <w:bottom w:val="none" w:sz="0" w:space="0" w:color="auto"/>
                                        <w:right w:val="none" w:sz="0" w:space="0" w:color="auto"/>
                                      </w:divBdr>
                                      <w:divsChild>
                                        <w:div w:id="1926301194">
                                          <w:marLeft w:val="0"/>
                                          <w:marRight w:val="0"/>
                                          <w:marTop w:val="0"/>
                                          <w:marBottom w:val="0"/>
                                          <w:divBdr>
                                            <w:top w:val="none" w:sz="0" w:space="0" w:color="auto"/>
                                            <w:left w:val="none" w:sz="0" w:space="0" w:color="auto"/>
                                            <w:bottom w:val="none" w:sz="0" w:space="0" w:color="auto"/>
                                            <w:right w:val="none" w:sz="0" w:space="0" w:color="auto"/>
                                          </w:divBdr>
                                          <w:divsChild>
                                            <w:div w:id="1487162029">
                                              <w:marLeft w:val="0"/>
                                              <w:marRight w:val="0"/>
                                              <w:marTop w:val="0"/>
                                              <w:marBottom w:val="0"/>
                                              <w:divBdr>
                                                <w:top w:val="none" w:sz="0" w:space="0" w:color="auto"/>
                                                <w:left w:val="none" w:sz="0" w:space="0" w:color="auto"/>
                                                <w:bottom w:val="none" w:sz="0" w:space="0" w:color="auto"/>
                                                <w:right w:val="none" w:sz="0" w:space="0" w:color="auto"/>
                                              </w:divBdr>
                                              <w:divsChild>
                                                <w:div w:id="1153984261">
                                                  <w:marLeft w:val="0"/>
                                                  <w:marRight w:val="0"/>
                                                  <w:marTop w:val="0"/>
                                                  <w:marBottom w:val="0"/>
                                                  <w:divBdr>
                                                    <w:top w:val="none" w:sz="0" w:space="0" w:color="auto"/>
                                                    <w:left w:val="none" w:sz="0" w:space="0" w:color="auto"/>
                                                    <w:bottom w:val="none" w:sz="0" w:space="0" w:color="auto"/>
                                                    <w:right w:val="none" w:sz="0" w:space="0" w:color="auto"/>
                                                  </w:divBdr>
                                                  <w:divsChild>
                                                    <w:div w:id="421295731">
                                                      <w:marLeft w:val="0"/>
                                                      <w:marRight w:val="0"/>
                                                      <w:marTop w:val="0"/>
                                                      <w:marBottom w:val="0"/>
                                                      <w:divBdr>
                                                        <w:top w:val="none" w:sz="0" w:space="0" w:color="auto"/>
                                                        <w:left w:val="none" w:sz="0" w:space="0" w:color="auto"/>
                                                        <w:bottom w:val="none" w:sz="0" w:space="0" w:color="auto"/>
                                                        <w:right w:val="none" w:sz="0" w:space="0" w:color="auto"/>
                                                      </w:divBdr>
                                                      <w:divsChild>
                                                        <w:div w:id="2095928280">
                                                          <w:marLeft w:val="210"/>
                                                          <w:marRight w:val="225"/>
                                                          <w:marTop w:val="9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1348715">
      <w:bodyDiv w:val="1"/>
      <w:marLeft w:val="0"/>
      <w:marRight w:val="0"/>
      <w:marTop w:val="0"/>
      <w:marBottom w:val="0"/>
      <w:divBdr>
        <w:top w:val="none" w:sz="0" w:space="0" w:color="auto"/>
        <w:left w:val="none" w:sz="0" w:space="0" w:color="auto"/>
        <w:bottom w:val="none" w:sz="0" w:space="0" w:color="auto"/>
        <w:right w:val="none" w:sz="0" w:space="0" w:color="auto"/>
      </w:divBdr>
      <w:divsChild>
        <w:div w:id="1496267328">
          <w:marLeft w:val="0"/>
          <w:marRight w:val="0"/>
          <w:marTop w:val="0"/>
          <w:marBottom w:val="0"/>
          <w:divBdr>
            <w:top w:val="none" w:sz="0" w:space="0" w:color="auto"/>
            <w:left w:val="none" w:sz="0" w:space="0" w:color="auto"/>
            <w:bottom w:val="none" w:sz="0" w:space="0" w:color="auto"/>
            <w:right w:val="none" w:sz="0" w:space="0" w:color="auto"/>
          </w:divBdr>
          <w:divsChild>
            <w:div w:id="401097966">
              <w:marLeft w:val="0"/>
              <w:marRight w:val="0"/>
              <w:marTop w:val="0"/>
              <w:marBottom w:val="0"/>
              <w:divBdr>
                <w:top w:val="none" w:sz="0" w:space="0" w:color="auto"/>
                <w:left w:val="none" w:sz="0" w:space="0" w:color="auto"/>
                <w:bottom w:val="none" w:sz="0" w:space="0" w:color="auto"/>
                <w:right w:val="none" w:sz="0" w:space="0" w:color="auto"/>
              </w:divBdr>
              <w:divsChild>
                <w:div w:id="1937247829">
                  <w:marLeft w:val="0"/>
                  <w:marRight w:val="0"/>
                  <w:marTop w:val="0"/>
                  <w:marBottom w:val="0"/>
                  <w:divBdr>
                    <w:top w:val="none" w:sz="0" w:space="0" w:color="auto"/>
                    <w:left w:val="none" w:sz="0" w:space="0" w:color="auto"/>
                    <w:bottom w:val="none" w:sz="0" w:space="0" w:color="auto"/>
                    <w:right w:val="none" w:sz="0" w:space="0" w:color="auto"/>
                  </w:divBdr>
                </w:div>
                <w:div w:id="162400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233011">
      <w:bodyDiv w:val="1"/>
      <w:marLeft w:val="0"/>
      <w:marRight w:val="0"/>
      <w:marTop w:val="0"/>
      <w:marBottom w:val="0"/>
      <w:divBdr>
        <w:top w:val="none" w:sz="0" w:space="0" w:color="auto"/>
        <w:left w:val="none" w:sz="0" w:space="0" w:color="auto"/>
        <w:bottom w:val="none" w:sz="0" w:space="0" w:color="auto"/>
        <w:right w:val="none" w:sz="0" w:space="0" w:color="auto"/>
      </w:divBdr>
    </w:div>
    <w:div w:id="1363549882">
      <w:bodyDiv w:val="1"/>
      <w:marLeft w:val="0"/>
      <w:marRight w:val="0"/>
      <w:marTop w:val="0"/>
      <w:marBottom w:val="0"/>
      <w:divBdr>
        <w:top w:val="none" w:sz="0" w:space="0" w:color="auto"/>
        <w:left w:val="none" w:sz="0" w:space="0" w:color="auto"/>
        <w:bottom w:val="none" w:sz="0" w:space="0" w:color="auto"/>
        <w:right w:val="none" w:sz="0" w:space="0" w:color="auto"/>
      </w:divBdr>
    </w:div>
    <w:div w:id="1402294809">
      <w:bodyDiv w:val="1"/>
      <w:marLeft w:val="0"/>
      <w:marRight w:val="0"/>
      <w:marTop w:val="0"/>
      <w:marBottom w:val="0"/>
      <w:divBdr>
        <w:top w:val="none" w:sz="0" w:space="0" w:color="auto"/>
        <w:left w:val="none" w:sz="0" w:space="0" w:color="auto"/>
        <w:bottom w:val="none" w:sz="0" w:space="0" w:color="auto"/>
        <w:right w:val="none" w:sz="0" w:space="0" w:color="auto"/>
      </w:divBdr>
    </w:div>
    <w:div w:id="1472751948">
      <w:bodyDiv w:val="1"/>
      <w:marLeft w:val="0"/>
      <w:marRight w:val="0"/>
      <w:marTop w:val="0"/>
      <w:marBottom w:val="0"/>
      <w:divBdr>
        <w:top w:val="none" w:sz="0" w:space="0" w:color="auto"/>
        <w:left w:val="none" w:sz="0" w:space="0" w:color="auto"/>
        <w:bottom w:val="none" w:sz="0" w:space="0" w:color="auto"/>
        <w:right w:val="none" w:sz="0" w:space="0" w:color="auto"/>
      </w:divBdr>
    </w:div>
    <w:div w:id="1501696742">
      <w:bodyDiv w:val="1"/>
      <w:marLeft w:val="0"/>
      <w:marRight w:val="0"/>
      <w:marTop w:val="0"/>
      <w:marBottom w:val="0"/>
      <w:divBdr>
        <w:top w:val="none" w:sz="0" w:space="0" w:color="auto"/>
        <w:left w:val="none" w:sz="0" w:space="0" w:color="auto"/>
        <w:bottom w:val="none" w:sz="0" w:space="0" w:color="auto"/>
        <w:right w:val="none" w:sz="0" w:space="0" w:color="auto"/>
      </w:divBdr>
    </w:div>
    <w:div w:id="1536117018">
      <w:bodyDiv w:val="1"/>
      <w:marLeft w:val="0"/>
      <w:marRight w:val="0"/>
      <w:marTop w:val="0"/>
      <w:marBottom w:val="0"/>
      <w:divBdr>
        <w:top w:val="none" w:sz="0" w:space="0" w:color="auto"/>
        <w:left w:val="none" w:sz="0" w:space="0" w:color="auto"/>
        <w:bottom w:val="none" w:sz="0" w:space="0" w:color="auto"/>
        <w:right w:val="none" w:sz="0" w:space="0" w:color="auto"/>
      </w:divBdr>
    </w:div>
    <w:div w:id="1536843790">
      <w:bodyDiv w:val="1"/>
      <w:marLeft w:val="0"/>
      <w:marRight w:val="0"/>
      <w:marTop w:val="0"/>
      <w:marBottom w:val="0"/>
      <w:divBdr>
        <w:top w:val="none" w:sz="0" w:space="0" w:color="auto"/>
        <w:left w:val="none" w:sz="0" w:space="0" w:color="auto"/>
        <w:bottom w:val="none" w:sz="0" w:space="0" w:color="auto"/>
        <w:right w:val="none" w:sz="0" w:space="0" w:color="auto"/>
      </w:divBdr>
    </w:div>
    <w:div w:id="1613785080">
      <w:bodyDiv w:val="1"/>
      <w:marLeft w:val="0"/>
      <w:marRight w:val="0"/>
      <w:marTop w:val="0"/>
      <w:marBottom w:val="0"/>
      <w:divBdr>
        <w:top w:val="none" w:sz="0" w:space="0" w:color="auto"/>
        <w:left w:val="none" w:sz="0" w:space="0" w:color="auto"/>
        <w:bottom w:val="none" w:sz="0" w:space="0" w:color="auto"/>
        <w:right w:val="none" w:sz="0" w:space="0" w:color="auto"/>
      </w:divBdr>
    </w:div>
    <w:div w:id="1661468901">
      <w:bodyDiv w:val="1"/>
      <w:marLeft w:val="0"/>
      <w:marRight w:val="0"/>
      <w:marTop w:val="0"/>
      <w:marBottom w:val="0"/>
      <w:divBdr>
        <w:top w:val="none" w:sz="0" w:space="0" w:color="auto"/>
        <w:left w:val="none" w:sz="0" w:space="0" w:color="auto"/>
        <w:bottom w:val="none" w:sz="0" w:space="0" w:color="auto"/>
        <w:right w:val="none" w:sz="0" w:space="0" w:color="auto"/>
      </w:divBdr>
    </w:div>
    <w:div w:id="1684741905">
      <w:bodyDiv w:val="1"/>
      <w:marLeft w:val="0"/>
      <w:marRight w:val="0"/>
      <w:marTop w:val="0"/>
      <w:marBottom w:val="0"/>
      <w:divBdr>
        <w:top w:val="none" w:sz="0" w:space="0" w:color="auto"/>
        <w:left w:val="none" w:sz="0" w:space="0" w:color="auto"/>
        <w:bottom w:val="none" w:sz="0" w:space="0" w:color="auto"/>
        <w:right w:val="none" w:sz="0" w:space="0" w:color="auto"/>
      </w:divBdr>
    </w:div>
    <w:div w:id="1689062170">
      <w:bodyDiv w:val="1"/>
      <w:marLeft w:val="0"/>
      <w:marRight w:val="0"/>
      <w:marTop w:val="0"/>
      <w:marBottom w:val="0"/>
      <w:divBdr>
        <w:top w:val="none" w:sz="0" w:space="0" w:color="auto"/>
        <w:left w:val="none" w:sz="0" w:space="0" w:color="auto"/>
        <w:bottom w:val="none" w:sz="0" w:space="0" w:color="auto"/>
        <w:right w:val="none" w:sz="0" w:space="0" w:color="auto"/>
      </w:divBdr>
    </w:div>
    <w:div w:id="1690907604">
      <w:bodyDiv w:val="1"/>
      <w:marLeft w:val="0"/>
      <w:marRight w:val="0"/>
      <w:marTop w:val="0"/>
      <w:marBottom w:val="0"/>
      <w:divBdr>
        <w:top w:val="none" w:sz="0" w:space="0" w:color="auto"/>
        <w:left w:val="none" w:sz="0" w:space="0" w:color="auto"/>
        <w:bottom w:val="none" w:sz="0" w:space="0" w:color="auto"/>
        <w:right w:val="none" w:sz="0" w:space="0" w:color="auto"/>
      </w:divBdr>
    </w:div>
    <w:div w:id="1695957003">
      <w:bodyDiv w:val="1"/>
      <w:marLeft w:val="0"/>
      <w:marRight w:val="0"/>
      <w:marTop w:val="0"/>
      <w:marBottom w:val="0"/>
      <w:divBdr>
        <w:top w:val="none" w:sz="0" w:space="0" w:color="auto"/>
        <w:left w:val="none" w:sz="0" w:space="0" w:color="auto"/>
        <w:bottom w:val="none" w:sz="0" w:space="0" w:color="auto"/>
        <w:right w:val="none" w:sz="0" w:space="0" w:color="auto"/>
      </w:divBdr>
    </w:div>
    <w:div w:id="1711110070">
      <w:bodyDiv w:val="1"/>
      <w:marLeft w:val="0"/>
      <w:marRight w:val="0"/>
      <w:marTop w:val="0"/>
      <w:marBottom w:val="0"/>
      <w:divBdr>
        <w:top w:val="none" w:sz="0" w:space="0" w:color="auto"/>
        <w:left w:val="none" w:sz="0" w:space="0" w:color="auto"/>
        <w:bottom w:val="none" w:sz="0" w:space="0" w:color="auto"/>
        <w:right w:val="none" w:sz="0" w:space="0" w:color="auto"/>
      </w:divBdr>
    </w:div>
    <w:div w:id="1733691630">
      <w:bodyDiv w:val="1"/>
      <w:marLeft w:val="0"/>
      <w:marRight w:val="0"/>
      <w:marTop w:val="0"/>
      <w:marBottom w:val="0"/>
      <w:divBdr>
        <w:top w:val="none" w:sz="0" w:space="0" w:color="auto"/>
        <w:left w:val="none" w:sz="0" w:space="0" w:color="auto"/>
        <w:bottom w:val="none" w:sz="0" w:space="0" w:color="auto"/>
        <w:right w:val="none" w:sz="0" w:space="0" w:color="auto"/>
      </w:divBdr>
    </w:div>
    <w:div w:id="1744795920">
      <w:bodyDiv w:val="1"/>
      <w:marLeft w:val="0"/>
      <w:marRight w:val="0"/>
      <w:marTop w:val="0"/>
      <w:marBottom w:val="0"/>
      <w:divBdr>
        <w:top w:val="none" w:sz="0" w:space="0" w:color="auto"/>
        <w:left w:val="none" w:sz="0" w:space="0" w:color="auto"/>
        <w:bottom w:val="none" w:sz="0" w:space="0" w:color="auto"/>
        <w:right w:val="none" w:sz="0" w:space="0" w:color="auto"/>
      </w:divBdr>
    </w:div>
    <w:div w:id="1748116794">
      <w:bodyDiv w:val="1"/>
      <w:marLeft w:val="0"/>
      <w:marRight w:val="0"/>
      <w:marTop w:val="0"/>
      <w:marBottom w:val="0"/>
      <w:divBdr>
        <w:top w:val="none" w:sz="0" w:space="0" w:color="auto"/>
        <w:left w:val="none" w:sz="0" w:space="0" w:color="auto"/>
        <w:bottom w:val="none" w:sz="0" w:space="0" w:color="auto"/>
        <w:right w:val="none" w:sz="0" w:space="0" w:color="auto"/>
      </w:divBdr>
    </w:div>
    <w:div w:id="1819572653">
      <w:bodyDiv w:val="1"/>
      <w:marLeft w:val="0"/>
      <w:marRight w:val="0"/>
      <w:marTop w:val="0"/>
      <w:marBottom w:val="0"/>
      <w:divBdr>
        <w:top w:val="none" w:sz="0" w:space="0" w:color="auto"/>
        <w:left w:val="none" w:sz="0" w:space="0" w:color="auto"/>
        <w:bottom w:val="none" w:sz="0" w:space="0" w:color="auto"/>
        <w:right w:val="none" w:sz="0" w:space="0" w:color="auto"/>
      </w:divBdr>
    </w:div>
    <w:div w:id="1837570802">
      <w:bodyDiv w:val="1"/>
      <w:marLeft w:val="0"/>
      <w:marRight w:val="0"/>
      <w:marTop w:val="0"/>
      <w:marBottom w:val="0"/>
      <w:divBdr>
        <w:top w:val="none" w:sz="0" w:space="0" w:color="auto"/>
        <w:left w:val="none" w:sz="0" w:space="0" w:color="auto"/>
        <w:bottom w:val="none" w:sz="0" w:space="0" w:color="auto"/>
        <w:right w:val="none" w:sz="0" w:space="0" w:color="auto"/>
      </w:divBdr>
      <w:divsChild>
        <w:div w:id="1487432627">
          <w:marLeft w:val="0"/>
          <w:marRight w:val="0"/>
          <w:marTop w:val="0"/>
          <w:marBottom w:val="0"/>
          <w:divBdr>
            <w:top w:val="none" w:sz="0" w:space="0" w:color="auto"/>
            <w:left w:val="none" w:sz="0" w:space="0" w:color="auto"/>
            <w:bottom w:val="none" w:sz="0" w:space="0" w:color="auto"/>
            <w:right w:val="none" w:sz="0" w:space="0" w:color="auto"/>
          </w:divBdr>
          <w:divsChild>
            <w:div w:id="904872669">
              <w:marLeft w:val="0"/>
              <w:marRight w:val="0"/>
              <w:marTop w:val="0"/>
              <w:marBottom w:val="0"/>
              <w:divBdr>
                <w:top w:val="none" w:sz="0" w:space="0" w:color="auto"/>
                <w:left w:val="none" w:sz="0" w:space="0" w:color="auto"/>
                <w:bottom w:val="none" w:sz="0" w:space="0" w:color="auto"/>
                <w:right w:val="none" w:sz="0" w:space="0" w:color="auto"/>
              </w:divBdr>
              <w:divsChild>
                <w:div w:id="3324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167927">
      <w:bodyDiv w:val="1"/>
      <w:marLeft w:val="0"/>
      <w:marRight w:val="0"/>
      <w:marTop w:val="0"/>
      <w:marBottom w:val="0"/>
      <w:divBdr>
        <w:top w:val="none" w:sz="0" w:space="0" w:color="auto"/>
        <w:left w:val="none" w:sz="0" w:space="0" w:color="auto"/>
        <w:bottom w:val="none" w:sz="0" w:space="0" w:color="auto"/>
        <w:right w:val="none" w:sz="0" w:space="0" w:color="auto"/>
      </w:divBdr>
      <w:divsChild>
        <w:div w:id="1831604605">
          <w:marLeft w:val="0"/>
          <w:marRight w:val="0"/>
          <w:marTop w:val="0"/>
          <w:marBottom w:val="0"/>
          <w:divBdr>
            <w:top w:val="none" w:sz="0" w:space="0" w:color="auto"/>
            <w:left w:val="none" w:sz="0" w:space="0" w:color="auto"/>
            <w:bottom w:val="none" w:sz="0" w:space="0" w:color="auto"/>
            <w:right w:val="none" w:sz="0" w:space="0" w:color="auto"/>
          </w:divBdr>
          <w:divsChild>
            <w:div w:id="805897359">
              <w:marLeft w:val="0"/>
              <w:marRight w:val="0"/>
              <w:marTop w:val="0"/>
              <w:marBottom w:val="0"/>
              <w:divBdr>
                <w:top w:val="none" w:sz="0" w:space="0" w:color="auto"/>
                <w:left w:val="none" w:sz="0" w:space="0" w:color="auto"/>
                <w:bottom w:val="none" w:sz="0" w:space="0" w:color="auto"/>
                <w:right w:val="none" w:sz="0" w:space="0" w:color="auto"/>
              </w:divBdr>
              <w:divsChild>
                <w:div w:id="1034504459">
                  <w:marLeft w:val="0"/>
                  <w:marRight w:val="0"/>
                  <w:marTop w:val="0"/>
                  <w:marBottom w:val="0"/>
                  <w:divBdr>
                    <w:top w:val="none" w:sz="0" w:space="0" w:color="auto"/>
                    <w:left w:val="none" w:sz="0" w:space="0" w:color="auto"/>
                    <w:bottom w:val="none" w:sz="0" w:space="0" w:color="auto"/>
                    <w:right w:val="none" w:sz="0" w:space="0" w:color="auto"/>
                  </w:divBdr>
                </w:div>
                <w:div w:id="1007099349">
                  <w:marLeft w:val="0"/>
                  <w:marRight w:val="0"/>
                  <w:marTop w:val="0"/>
                  <w:marBottom w:val="0"/>
                  <w:divBdr>
                    <w:top w:val="none" w:sz="0" w:space="0" w:color="auto"/>
                    <w:left w:val="none" w:sz="0" w:space="0" w:color="auto"/>
                    <w:bottom w:val="none" w:sz="0" w:space="0" w:color="auto"/>
                    <w:right w:val="none" w:sz="0" w:space="0" w:color="auto"/>
                  </w:divBdr>
                </w:div>
                <w:div w:id="2094541908">
                  <w:marLeft w:val="0"/>
                  <w:marRight w:val="0"/>
                  <w:marTop w:val="0"/>
                  <w:marBottom w:val="0"/>
                  <w:divBdr>
                    <w:top w:val="none" w:sz="0" w:space="0" w:color="auto"/>
                    <w:left w:val="none" w:sz="0" w:space="0" w:color="auto"/>
                    <w:bottom w:val="none" w:sz="0" w:space="0" w:color="auto"/>
                    <w:right w:val="none" w:sz="0" w:space="0" w:color="auto"/>
                  </w:divBdr>
                </w:div>
                <w:div w:id="460391884">
                  <w:marLeft w:val="0"/>
                  <w:marRight w:val="0"/>
                  <w:marTop w:val="0"/>
                  <w:marBottom w:val="0"/>
                  <w:divBdr>
                    <w:top w:val="none" w:sz="0" w:space="0" w:color="auto"/>
                    <w:left w:val="none" w:sz="0" w:space="0" w:color="auto"/>
                    <w:bottom w:val="none" w:sz="0" w:space="0" w:color="auto"/>
                    <w:right w:val="none" w:sz="0" w:space="0" w:color="auto"/>
                  </w:divBdr>
                </w:div>
                <w:div w:id="161475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280824">
      <w:bodyDiv w:val="1"/>
      <w:marLeft w:val="0"/>
      <w:marRight w:val="0"/>
      <w:marTop w:val="0"/>
      <w:marBottom w:val="0"/>
      <w:divBdr>
        <w:top w:val="none" w:sz="0" w:space="0" w:color="auto"/>
        <w:left w:val="none" w:sz="0" w:space="0" w:color="auto"/>
        <w:bottom w:val="none" w:sz="0" w:space="0" w:color="auto"/>
        <w:right w:val="none" w:sz="0" w:space="0" w:color="auto"/>
      </w:divBdr>
    </w:div>
    <w:div w:id="1965189304">
      <w:bodyDiv w:val="1"/>
      <w:marLeft w:val="0"/>
      <w:marRight w:val="0"/>
      <w:marTop w:val="0"/>
      <w:marBottom w:val="0"/>
      <w:divBdr>
        <w:top w:val="none" w:sz="0" w:space="0" w:color="auto"/>
        <w:left w:val="none" w:sz="0" w:space="0" w:color="auto"/>
        <w:bottom w:val="none" w:sz="0" w:space="0" w:color="auto"/>
        <w:right w:val="none" w:sz="0" w:space="0" w:color="auto"/>
      </w:divBdr>
    </w:div>
    <w:div w:id="2053338614">
      <w:bodyDiv w:val="1"/>
      <w:marLeft w:val="0"/>
      <w:marRight w:val="0"/>
      <w:marTop w:val="0"/>
      <w:marBottom w:val="0"/>
      <w:divBdr>
        <w:top w:val="none" w:sz="0" w:space="0" w:color="auto"/>
        <w:left w:val="none" w:sz="0" w:space="0" w:color="auto"/>
        <w:bottom w:val="none" w:sz="0" w:space="0" w:color="auto"/>
        <w:right w:val="none" w:sz="0" w:space="0" w:color="auto"/>
      </w:divBdr>
    </w:div>
    <w:div w:id="2062752451">
      <w:bodyDiv w:val="1"/>
      <w:marLeft w:val="0"/>
      <w:marRight w:val="0"/>
      <w:marTop w:val="0"/>
      <w:marBottom w:val="0"/>
      <w:divBdr>
        <w:top w:val="none" w:sz="0" w:space="0" w:color="auto"/>
        <w:left w:val="none" w:sz="0" w:space="0" w:color="auto"/>
        <w:bottom w:val="none" w:sz="0" w:space="0" w:color="auto"/>
        <w:right w:val="none" w:sz="0" w:space="0" w:color="auto"/>
      </w:divBdr>
      <w:divsChild>
        <w:div w:id="447891741">
          <w:marLeft w:val="0"/>
          <w:marRight w:val="0"/>
          <w:marTop w:val="0"/>
          <w:marBottom w:val="0"/>
          <w:divBdr>
            <w:top w:val="none" w:sz="0" w:space="0" w:color="auto"/>
            <w:left w:val="none" w:sz="0" w:space="0" w:color="auto"/>
            <w:bottom w:val="none" w:sz="0" w:space="0" w:color="auto"/>
            <w:right w:val="none" w:sz="0" w:space="0" w:color="auto"/>
          </w:divBdr>
          <w:divsChild>
            <w:div w:id="2089616515">
              <w:marLeft w:val="0"/>
              <w:marRight w:val="0"/>
              <w:marTop w:val="0"/>
              <w:marBottom w:val="0"/>
              <w:divBdr>
                <w:top w:val="none" w:sz="0" w:space="0" w:color="auto"/>
                <w:left w:val="none" w:sz="0" w:space="0" w:color="auto"/>
                <w:bottom w:val="none" w:sz="0" w:space="0" w:color="auto"/>
                <w:right w:val="none" w:sz="0" w:space="0" w:color="auto"/>
              </w:divBdr>
              <w:divsChild>
                <w:div w:id="1922060717">
                  <w:marLeft w:val="0"/>
                  <w:marRight w:val="0"/>
                  <w:marTop w:val="0"/>
                  <w:marBottom w:val="0"/>
                  <w:divBdr>
                    <w:top w:val="none" w:sz="0" w:space="0" w:color="auto"/>
                    <w:left w:val="none" w:sz="0" w:space="0" w:color="auto"/>
                    <w:bottom w:val="none" w:sz="0" w:space="0" w:color="auto"/>
                    <w:right w:val="none" w:sz="0" w:space="0" w:color="auto"/>
                  </w:divBdr>
                  <w:divsChild>
                    <w:div w:id="149298992">
                      <w:marLeft w:val="0"/>
                      <w:marRight w:val="0"/>
                      <w:marTop w:val="0"/>
                      <w:marBottom w:val="0"/>
                      <w:divBdr>
                        <w:top w:val="none" w:sz="0" w:space="0" w:color="auto"/>
                        <w:left w:val="none" w:sz="0" w:space="0" w:color="auto"/>
                        <w:bottom w:val="none" w:sz="0" w:space="0" w:color="auto"/>
                        <w:right w:val="none" w:sz="0" w:space="0" w:color="auto"/>
                      </w:divBdr>
                      <w:divsChild>
                        <w:div w:id="604532614">
                          <w:marLeft w:val="0"/>
                          <w:marRight w:val="0"/>
                          <w:marTop w:val="0"/>
                          <w:marBottom w:val="0"/>
                          <w:divBdr>
                            <w:top w:val="none" w:sz="0" w:space="0" w:color="auto"/>
                            <w:left w:val="none" w:sz="0" w:space="0" w:color="auto"/>
                            <w:bottom w:val="none" w:sz="0" w:space="0" w:color="auto"/>
                            <w:right w:val="none" w:sz="0" w:space="0" w:color="auto"/>
                          </w:divBdr>
                          <w:divsChild>
                            <w:div w:id="1928687134">
                              <w:marLeft w:val="0"/>
                              <w:marRight w:val="0"/>
                              <w:marTop w:val="0"/>
                              <w:marBottom w:val="0"/>
                              <w:divBdr>
                                <w:top w:val="none" w:sz="0" w:space="0" w:color="auto"/>
                                <w:left w:val="none" w:sz="0" w:space="0" w:color="auto"/>
                                <w:bottom w:val="none" w:sz="0" w:space="0" w:color="auto"/>
                                <w:right w:val="none" w:sz="0" w:space="0" w:color="auto"/>
                              </w:divBdr>
                              <w:divsChild>
                                <w:div w:id="901213001">
                                  <w:marLeft w:val="0"/>
                                  <w:marRight w:val="0"/>
                                  <w:marTop w:val="0"/>
                                  <w:marBottom w:val="0"/>
                                  <w:divBdr>
                                    <w:top w:val="none" w:sz="0" w:space="0" w:color="auto"/>
                                    <w:left w:val="none" w:sz="0" w:space="0" w:color="auto"/>
                                    <w:bottom w:val="none" w:sz="0" w:space="0" w:color="auto"/>
                                    <w:right w:val="none" w:sz="0" w:space="0" w:color="auto"/>
                                  </w:divBdr>
                                  <w:divsChild>
                                    <w:div w:id="1756856030">
                                      <w:marLeft w:val="0"/>
                                      <w:marRight w:val="0"/>
                                      <w:marTop w:val="0"/>
                                      <w:marBottom w:val="0"/>
                                      <w:divBdr>
                                        <w:top w:val="none" w:sz="0" w:space="0" w:color="auto"/>
                                        <w:left w:val="none" w:sz="0" w:space="0" w:color="auto"/>
                                        <w:bottom w:val="none" w:sz="0" w:space="0" w:color="auto"/>
                                        <w:right w:val="none" w:sz="0" w:space="0" w:color="auto"/>
                                      </w:divBdr>
                                      <w:divsChild>
                                        <w:div w:id="1411584968">
                                          <w:marLeft w:val="0"/>
                                          <w:marRight w:val="0"/>
                                          <w:marTop w:val="0"/>
                                          <w:marBottom w:val="0"/>
                                          <w:divBdr>
                                            <w:top w:val="none" w:sz="0" w:space="0" w:color="auto"/>
                                            <w:left w:val="none" w:sz="0" w:space="0" w:color="auto"/>
                                            <w:bottom w:val="none" w:sz="0" w:space="0" w:color="auto"/>
                                            <w:right w:val="none" w:sz="0" w:space="0" w:color="auto"/>
                                          </w:divBdr>
                                          <w:divsChild>
                                            <w:div w:id="1138842973">
                                              <w:marLeft w:val="0"/>
                                              <w:marRight w:val="0"/>
                                              <w:marTop w:val="0"/>
                                              <w:marBottom w:val="0"/>
                                              <w:divBdr>
                                                <w:top w:val="none" w:sz="0" w:space="0" w:color="auto"/>
                                                <w:left w:val="none" w:sz="0" w:space="0" w:color="auto"/>
                                                <w:bottom w:val="none" w:sz="0" w:space="0" w:color="auto"/>
                                                <w:right w:val="none" w:sz="0" w:space="0" w:color="auto"/>
                                              </w:divBdr>
                                              <w:divsChild>
                                                <w:div w:id="1196700937">
                                                  <w:marLeft w:val="0"/>
                                                  <w:marRight w:val="0"/>
                                                  <w:marTop w:val="0"/>
                                                  <w:marBottom w:val="0"/>
                                                  <w:divBdr>
                                                    <w:top w:val="none" w:sz="0" w:space="0" w:color="auto"/>
                                                    <w:left w:val="none" w:sz="0" w:space="0" w:color="auto"/>
                                                    <w:bottom w:val="none" w:sz="0" w:space="0" w:color="auto"/>
                                                    <w:right w:val="none" w:sz="0" w:space="0" w:color="auto"/>
                                                  </w:divBdr>
                                                  <w:divsChild>
                                                    <w:div w:id="976841354">
                                                      <w:marLeft w:val="0"/>
                                                      <w:marRight w:val="0"/>
                                                      <w:marTop w:val="0"/>
                                                      <w:marBottom w:val="0"/>
                                                      <w:divBdr>
                                                        <w:top w:val="none" w:sz="0" w:space="0" w:color="auto"/>
                                                        <w:left w:val="none" w:sz="0" w:space="0" w:color="auto"/>
                                                        <w:bottom w:val="none" w:sz="0" w:space="0" w:color="auto"/>
                                                        <w:right w:val="none" w:sz="0" w:space="0" w:color="auto"/>
                                                      </w:divBdr>
                                                      <w:divsChild>
                                                        <w:div w:id="1433090370">
                                                          <w:marLeft w:val="210"/>
                                                          <w:marRight w:val="225"/>
                                                          <w:marTop w:val="9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5831420">
      <w:bodyDiv w:val="1"/>
      <w:marLeft w:val="0"/>
      <w:marRight w:val="0"/>
      <w:marTop w:val="0"/>
      <w:marBottom w:val="0"/>
      <w:divBdr>
        <w:top w:val="none" w:sz="0" w:space="0" w:color="auto"/>
        <w:left w:val="none" w:sz="0" w:space="0" w:color="auto"/>
        <w:bottom w:val="none" w:sz="0" w:space="0" w:color="auto"/>
        <w:right w:val="none" w:sz="0" w:space="0" w:color="auto"/>
      </w:divBdr>
    </w:div>
    <w:div w:id="208163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4.emf"/><Relationship Id="rId21" Type="http://schemas.openxmlformats.org/officeDocument/2006/relationships/image" Target="media/image7.emf"/><Relationship Id="rId42" Type="http://schemas.openxmlformats.org/officeDocument/2006/relationships/hyperlink" Target="mailto:pavan.kumar1@effem.com" TargetMode="External"/><Relationship Id="rId63" Type="http://schemas.openxmlformats.org/officeDocument/2006/relationships/image" Target="media/image29.png"/><Relationship Id="rId84" Type="http://schemas.openxmlformats.org/officeDocument/2006/relationships/image" Target="media/image44.png"/><Relationship Id="rId138" Type="http://schemas.openxmlformats.org/officeDocument/2006/relationships/image" Target="media/image92.png"/><Relationship Id="rId159" Type="http://schemas.openxmlformats.org/officeDocument/2006/relationships/fontTable" Target="fontTable.xml"/><Relationship Id="rId107" Type="http://schemas.openxmlformats.org/officeDocument/2006/relationships/image" Target="media/image65.png"/><Relationship Id="rId11" Type="http://schemas.openxmlformats.org/officeDocument/2006/relationships/hyperlink" Target="https://acostaonline.sharepoint.com/sites/AS_Reporting/Claims_Reports/Forms/AllItems.aspx?web=1" TargetMode="External"/><Relationship Id="rId32" Type="http://schemas.openxmlformats.org/officeDocument/2006/relationships/image" Target="media/image8.emf"/><Relationship Id="rId53" Type="http://schemas.openxmlformats.org/officeDocument/2006/relationships/image" Target="media/image20.png"/><Relationship Id="rId74" Type="http://schemas.openxmlformats.org/officeDocument/2006/relationships/oleObject" Target="embeddings/oleObject6.bin"/><Relationship Id="rId128" Type="http://schemas.openxmlformats.org/officeDocument/2006/relationships/hyperlink" Target="http://gwus.acosta.com/acosta_sharp4/deduction/wfdocument_viewer.aspx?data=cqwphdqoz4joqtldewatodjhu8kkbbg4plkdav2emqywz%2bae0aim7pzdunqqfjz7wvkck%2bazftuabsslptyyvcazxjt3zkbo&amp;key_field=1160648320161129&amp;ae=y" TargetMode="External"/><Relationship Id="rId149" Type="http://schemas.openxmlformats.org/officeDocument/2006/relationships/image" Target="media/image100.png"/><Relationship Id="rId5" Type="http://schemas.openxmlformats.org/officeDocument/2006/relationships/numbering" Target="numbering.xml"/><Relationship Id="rId95" Type="http://schemas.openxmlformats.org/officeDocument/2006/relationships/image" Target="media/image54.png"/><Relationship Id="rId160" Type="http://schemas.microsoft.com/office/2011/relationships/people" Target="people.xml"/><Relationship Id="rId22" Type="http://schemas.openxmlformats.org/officeDocument/2006/relationships/package" Target="embeddings/Microsoft_Word_Document1.docx"/><Relationship Id="rId43" Type="http://schemas.openxmlformats.org/officeDocument/2006/relationships/hyperlink" Target="mailto:ashish.singh@effem.com" TargetMode="External"/><Relationship Id="rId64" Type="http://schemas.microsoft.com/office/2007/relationships/hdphoto" Target="media/hdphoto1.wdp"/><Relationship Id="rId118" Type="http://schemas.openxmlformats.org/officeDocument/2006/relationships/oleObject" Target="embeddings/oleObject11.bin"/><Relationship Id="rId139" Type="http://schemas.openxmlformats.org/officeDocument/2006/relationships/image" Target="media/image93.png"/><Relationship Id="rId85" Type="http://schemas.openxmlformats.org/officeDocument/2006/relationships/image" Target="media/image45.emf"/><Relationship Id="rId150" Type="http://schemas.openxmlformats.org/officeDocument/2006/relationships/image" Target="media/image101.tmp"/><Relationship Id="rId12" Type="http://schemas.openxmlformats.org/officeDocument/2006/relationships/image" Target="media/image1.png"/><Relationship Id="rId17" Type="http://schemas.openxmlformats.org/officeDocument/2006/relationships/image" Target="media/image5.emf"/><Relationship Id="rId33" Type="http://schemas.openxmlformats.org/officeDocument/2006/relationships/oleObject" Target="embeddings/Microsoft_Word_97_-_2003_Document.doc"/><Relationship Id="rId38" Type="http://schemas.openxmlformats.org/officeDocument/2006/relationships/image" Target="media/image12.png"/><Relationship Id="rId59" Type="http://schemas.openxmlformats.org/officeDocument/2006/relationships/image" Target="media/image25.png"/><Relationship Id="rId103" Type="http://schemas.openxmlformats.org/officeDocument/2006/relationships/image" Target="media/image61.png"/><Relationship Id="rId108" Type="http://schemas.openxmlformats.org/officeDocument/2006/relationships/image" Target="media/image66.png"/><Relationship Id="rId124" Type="http://schemas.openxmlformats.org/officeDocument/2006/relationships/image" Target="media/image80.png"/><Relationship Id="rId129" Type="http://schemas.openxmlformats.org/officeDocument/2006/relationships/image" Target="media/image84.tmp"/><Relationship Id="rId54" Type="http://schemas.openxmlformats.org/officeDocument/2006/relationships/image" Target="media/image21.emf"/><Relationship Id="rId70" Type="http://schemas.microsoft.com/office/2007/relationships/hdphoto" Target="media/hdphoto4.wdp"/><Relationship Id="rId75" Type="http://schemas.openxmlformats.org/officeDocument/2006/relationships/image" Target="media/image36.png"/><Relationship Id="rId91" Type="http://schemas.openxmlformats.org/officeDocument/2006/relationships/image" Target="media/image50.png"/><Relationship Id="rId96" Type="http://schemas.openxmlformats.org/officeDocument/2006/relationships/image" Target="media/image55.png"/><Relationship Id="rId140" Type="http://schemas.openxmlformats.org/officeDocument/2006/relationships/image" Target="media/image94.emf"/><Relationship Id="rId145" Type="http://schemas.openxmlformats.org/officeDocument/2006/relationships/oleObject" Target="embeddings/oleObject13.bin"/><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mailto:MGlennon@tillamook.com" TargetMode="External"/><Relationship Id="rId28" Type="http://schemas.openxmlformats.org/officeDocument/2006/relationships/hyperlink" Target="file:///C:\Users\MHuml\Downloads\inmar.tfaforms.net\4880230" TargetMode="External"/><Relationship Id="rId49" Type="http://schemas.openxmlformats.org/officeDocument/2006/relationships/image" Target="media/image17.emf"/><Relationship Id="rId114" Type="http://schemas.openxmlformats.org/officeDocument/2006/relationships/image" Target="media/image71.png"/><Relationship Id="rId119" Type="http://schemas.openxmlformats.org/officeDocument/2006/relationships/image" Target="media/image75.png"/><Relationship Id="rId44" Type="http://schemas.openxmlformats.org/officeDocument/2006/relationships/hyperlink" Target="mailto:ALTschir@scj.com" TargetMode="External"/><Relationship Id="rId60" Type="http://schemas.openxmlformats.org/officeDocument/2006/relationships/image" Target="media/image26.png"/><Relationship Id="rId65" Type="http://schemas.openxmlformats.org/officeDocument/2006/relationships/image" Target="media/image30.png"/><Relationship Id="rId81" Type="http://schemas.openxmlformats.org/officeDocument/2006/relationships/oleObject" Target="embeddings/oleObject7.bin"/><Relationship Id="rId86" Type="http://schemas.openxmlformats.org/officeDocument/2006/relationships/oleObject" Target="embeddings/oleObject8.bin"/><Relationship Id="rId130" Type="http://schemas.openxmlformats.org/officeDocument/2006/relationships/image" Target="media/image85.png"/><Relationship Id="rId135" Type="http://schemas.openxmlformats.org/officeDocument/2006/relationships/image" Target="media/image89.png"/><Relationship Id="rId151" Type="http://schemas.openxmlformats.org/officeDocument/2006/relationships/image" Target="media/image102.emf"/><Relationship Id="rId156"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oleObject" Target="embeddings/oleObject2.bin"/><Relationship Id="rId39" Type="http://schemas.openxmlformats.org/officeDocument/2006/relationships/image" Target="media/image13.emf"/><Relationship Id="rId109" Type="http://schemas.openxmlformats.org/officeDocument/2006/relationships/image" Target="media/image67.png"/><Relationship Id="rId34" Type="http://schemas.openxmlformats.org/officeDocument/2006/relationships/image" Target="media/image9.emf"/><Relationship Id="rId50" Type="http://schemas.openxmlformats.org/officeDocument/2006/relationships/image" Target="media/image18.emf"/><Relationship Id="rId55" Type="http://schemas.openxmlformats.org/officeDocument/2006/relationships/oleObject" Target="embeddings/oleObject5.bin"/><Relationship Id="rId76" Type="http://schemas.openxmlformats.org/officeDocument/2006/relationships/image" Target="media/image37.png"/><Relationship Id="rId97" Type="http://schemas.openxmlformats.org/officeDocument/2006/relationships/image" Target="media/image56.emf"/><Relationship Id="rId104" Type="http://schemas.openxmlformats.org/officeDocument/2006/relationships/image" Target="media/image62.png"/><Relationship Id="rId120" Type="http://schemas.openxmlformats.org/officeDocument/2006/relationships/image" Target="media/image76.png"/><Relationship Id="rId125" Type="http://schemas.openxmlformats.org/officeDocument/2006/relationships/image" Target="media/image81.png"/><Relationship Id="rId141" Type="http://schemas.openxmlformats.org/officeDocument/2006/relationships/oleObject" Target="embeddings/oleObject12.bin"/><Relationship Id="rId146" Type="http://schemas.openxmlformats.org/officeDocument/2006/relationships/image" Target="media/image98.png"/><Relationship Id="rId7" Type="http://schemas.openxmlformats.org/officeDocument/2006/relationships/settings" Target="settings.xml"/><Relationship Id="rId71" Type="http://schemas.openxmlformats.org/officeDocument/2006/relationships/image" Target="media/image33.png"/><Relationship Id="rId92"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hyperlink" Target="mailto:Alina.Skorzhenko@beiersdorf.com" TargetMode="External"/><Relationship Id="rId24" Type="http://schemas.openxmlformats.org/officeDocument/2006/relationships/hyperlink" Target="mailto:Lhudson@harristeeter.com" TargetMode="External"/><Relationship Id="rId40" Type="http://schemas.openxmlformats.org/officeDocument/2006/relationships/package" Target="embeddings/Microsoft_Excel_Worksheet.xlsx"/><Relationship Id="rId45" Type="http://schemas.openxmlformats.org/officeDocument/2006/relationships/image" Target="media/image14.png"/><Relationship Id="rId66" Type="http://schemas.microsoft.com/office/2007/relationships/hdphoto" Target="media/hdphoto2.wdp"/><Relationship Id="rId87" Type="http://schemas.openxmlformats.org/officeDocument/2006/relationships/image" Target="media/image46.png"/><Relationship Id="rId110" Type="http://schemas.openxmlformats.org/officeDocument/2006/relationships/image" Target="media/image68.png"/><Relationship Id="rId115" Type="http://schemas.openxmlformats.org/officeDocument/2006/relationships/image" Target="media/image72.png"/><Relationship Id="rId131" Type="http://schemas.openxmlformats.org/officeDocument/2006/relationships/image" Target="media/image86.png"/><Relationship Id="rId136" Type="http://schemas.openxmlformats.org/officeDocument/2006/relationships/image" Target="media/image90.png"/><Relationship Id="rId157" Type="http://schemas.openxmlformats.org/officeDocument/2006/relationships/footer" Target="footer1.xml"/><Relationship Id="rId61" Type="http://schemas.openxmlformats.org/officeDocument/2006/relationships/image" Target="media/image27.png"/><Relationship Id="rId82" Type="http://schemas.openxmlformats.org/officeDocument/2006/relationships/image" Target="media/image42.png"/><Relationship Id="rId152" Type="http://schemas.openxmlformats.org/officeDocument/2006/relationships/oleObject" Target="embeddings/oleObject14.bin"/><Relationship Id="rId19" Type="http://schemas.openxmlformats.org/officeDocument/2006/relationships/image" Target="media/image6.emf"/><Relationship Id="rId14" Type="http://schemas.openxmlformats.org/officeDocument/2006/relationships/image" Target="media/image3.png"/><Relationship Id="rId30" Type="http://schemas.openxmlformats.org/officeDocument/2006/relationships/hyperlink" Target="mailto:karen.jessee@sealanemkg.com" TargetMode="External"/><Relationship Id="rId35" Type="http://schemas.openxmlformats.org/officeDocument/2006/relationships/package" Target="embeddings/Microsoft_Word_Document2.docx"/><Relationship Id="rId56" Type="http://schemas.openxmlformats.org/officeDocument/2006/relationships/image" Target="media/image22.png"/><Relationship Id="rId77" Type="http://schemas.openxmlformats.org/officeDocument/2006/relationships/image" Target="media/image38.png"/><Relationship Id="rId100" Type="http://schemas.openxmlformats.org/officeDocument/2006/relationships/image" Target="media/image58.png"/><Relationship Id="rId105" Type="http://schemas.openxmlformats.org/officeDocument/2006/relationships/image" Target="media/image63.png"/><Relationship Id="rId126" Type="http://schemas.openxmlformats.org/officeDocument/2006/relationships/image" Target="media/image82.png"/><Relationship Id="rId147" Type="http://schemas.openxmlformats.org/officeDocument/2006/relationships/image" Target="media/image99.png"/><Relationship Id="rId8" Type="http://schemas.openxmlformats.org/officeDocument/2006/relationships/webSettings" Target="webSettings.xml"/><Relationship Id="rId51" Type="http://schemas.openxmlformats.org/officeDocument/2006/relationships/oleObject" Target="embeddings/oleObject4.bin"/><Relationship Id="rId72" Type="http://schemas.openxmlformats.org/officeDocument/2006/relationships/image" Target="media/image34.png"/><Relationship Id="rId93" Type="http://schemas.openxmlformats.org/officeDocument/2006/relationships/image" Target="media/image52.png"/><Relationship Id="rId98" Type="http://schemas.openxmlformats.org/officeDocument/2006/relationships/oleObject" Target="embeddings/oleObject9.bin"/><Relationship Id="rId121" Type="http://schemas.openxmlformats.org/officeDocument/2006/relationships/image" Target="media/image77.png"/><Relationship Id="rId142" Type="http://schemas.openxmlformats.org/officeDocument/2006/relationships/image" Target="media/image95.png"/><Relationship Id="rId3" Type="http://schemas.openxmlformats.org/officeDocument/2006/relationships/customXml" Target="../customXml/item3.xml"/><Relationship Id="rId25" Type="http://schemas.openxmlformats.org/officeDocument/2006/relationships/hyperlink" Target="mailto:cweaver@acosta.com" TargetMode="External"/><Relationship Id="rId46" Type="http://schemas.openxmlformats.org/officeDocument/2006/relationships/image" Target="media/image15.emf"/><Relationship Id="rId67" Type="http://schemas.openxmlformats.org/officeDocument/2006/relationships/image" Target="media/image31.png"/><Relationship Id="rId116" Type="http://schemas.openxmlformats.org/officeDocument/2006/relationships/image" Target="media/image73.png"/><Relationship Id="rId137" Type="http://schemas.openxmlformats.org/officeDocument/2006/relationships/image" Target="media/image91.png"/><Relationship Id="rId158" Type="http://schemas.openxmlformats.org/officeDocument/2006/relationships/footer" Target="footer2.xml"/><Relationship Id="rId20" Type="http://schemas.openxmlformats.org/officeDocument/2006/relationships/package" Target="embeddings/Microsoft_Word_Document.docx"/><Relationship Id="rId41" Type="http://schemas.openxmlformats.org/officeDocument/2006/relationships/hyperlink" Target="mailto:HarrisTeeterAPRequest@harristeeter.com" TargetMode="External"/><Relationship Id="rId62" Type="http://schemas.openxmlformats.org/officeDocument/2006/relationships/image" Target="media/image28.png"/><Relationship Id="rId83" Type="http://schemas.openxmlformats.org/officeDocument/2006/relationships/image" Target="media/image43.png"/><Relationship Id="rId88" Type="http://schemas.openxmlformats.org/officeDocument/2006/relationships/image" Target="media/image47.png"/><Relationship Id="rId111" Type="http://schemas.openxmlformats.org/officeDocument/2006/relationships/image" Target="media/image69.emf"/><Relationship Id="rId132" Type="http://schemas.openxmlformats.org/officeDocument/2006/relationships/image" Target="media/image87.png"/><Relationship Id="rId153" Type="http://schemas.openxmlformats.org/officeDocument/2006/relationships/image" Target="media/image103.png"/><Relationship Id="rId15" Type="http://schemas.openxmlformats.org/officeDocument/2006/relationships/image" Target="media/image4.emf"/><Relationship Id="rId36" Type="http://schemas.openxmlformats.org/officeDocument/2006/relationships/image" Target="media/image10.png"/><Relationship Id="rId57" Type="http://schemas.openxmlformats.org/officeDocument/2006/relationships/image" Target="media/image23.png"/><Relationship Id="rId106" Type="http://schemas.openxmlformats.org/officeDocument/2006/relationships/image" Target="media/image64.png"/><Relationship Id="rId127" Type="http://schemas.openxmlformats.org/officeDocument/2006/relationships/image" Target="media/image83.png"/><Relationship Id="rId10" Type="http://schemas.openxmlformats.org/officeDocument/2006/relationships/endnotes" Target="endnotes.xml"/><Relationship Id="rId31" Type="http://schemas.openxmlformats.org/officeDocument/2006/relationships/hyperlink" Target="mailto:karen.jesse@sealanemkg.com" TargetMode="External"/><Relationship Id="rId52" Type="http://schemas.openxmlformats.org/officeDocument/2006/relationships/image" Target="media/image19.emf"/><Relationship Id="rId73" Type="http://schemas.openxmlformats.org/officeDocument/2006/relationships/image" Target="media/image35.emf"/><Relationship Id="rId78" Type="http://schemas.openxmlformats.org/officeDocument/2006/relationships/image" Target="media/image39.png"/><Relationship Id="rId94" Type="http://schemas.openxmlformats.org/officeDocument/2006/relationships/image" Target="media/image53.png"/><Relationship Id="rId99" Type="http://schemas.openxmlformats.org/officeDocument/2006/relationships/image" Target="media/image57.png"/><Relationship Id="rId101" Type="http://schemas.openxmlformats.org/officeDocument/2006/relationships/image" Target="media/image59.png"/><Relationship Id="rId122" Type="http://schemas.openxmlformats.org/officeDocument/2006/relationships/image" Target="media/image78.png"/><Relationship Id="rId143" Type="http://schemas.openxmlformats.org/officeDocument/2006/relationships/image" Target="media/image96.png"/><Relationship Id="rId148" Type="http://schemas.microsoft.com/office/2007/relationships/hdphoto" Target="media/hdphoto6.wdp"/><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file:///C:\Users\MHuml\Downloads\inmar.tfaforms.net\4880230" TargetMode="External"/><Relationship Id="rId47" Type="http://schemas.openxmlformats.org/officeDocument/2006/relationships/oleObject" Target="embeddings/oleObject3.bin"/><Relationship Id="rId68" Type="http://schemas.microsoft.com/office/2007/relationships/hdphoto" Target="media/hdphoto3.wdp"/><Relationship Id="rId89" Type="http://schemas.openxmlformats.org/officeDocument/2006/relationships/image" Target="media/image48.png"/><Relationship Id="rId112" Type="http://schemas.openxmlformats.org/officeDocument/2006/relationships/oleObject" Target="embeddings/oleObject10.bin"/><Relationship Id="rId133" Type="http://schemas.microsoft.com/office/2007/relationships/hdphoto" Target="media/hdphoto5.wdp"/><Relationship Id="rId154" Type="http://schemas.openxmlformats.org/officeDocument/2006/relationships/hyperlink" Target="mailto:Gloria.shin@us.nestle.com" TargetMode="External"/><Relationship Id="rId16" Type="http://schemas.openxmlformats.org/officeDocument/2006/relationships/oleObject" Target="embeddings/oleObject1.bin"/><Relationship Id="rId37" Type="http://schemas.openxmlformats.org/officeDocument/2006/relationships/image" Target="media/image11.png"/><Relationship Id="rId58" Type="http://schemas.openxmlformats.org/officeDocument/2006/relationships/image" Target="media/image24.png"/><Relationship Id="rId79" Type="http://schemas.openxmlformats.org/officeDocument/2006/relationships/image" Target="media/image40.png"/><Relationship Id="rId102" Type="http://schemas.openxmlformats.org/officeDocument/2006/relationships/image" Target="media/image60.png"/><Relationship Id="rId123" Type="http://schemas.openxmlformats.org/officeDocument/2006/relationships/image" Target="media/image79.png"/><Relationship Id="rId144" Type="http://schemas.openxmlformats.org/officeDocument/2006/relationships/image" Target="media/image97.png"/><Relationship Id="rId90" Type="http://schemas.openxmlformats.org/officeDocument/2006/relationships/image" Target="media/image49.png"/><Relationship Id="rId27" Type="http://schemas.openxmlformats.org/officeDocument/2006/relationships/hyperlink" Target="mailto:inboundlogistics@harristeeter.com" TargetMode="External"/><Relationship Id="rId48" Type="http://schemas.openxmlformats.org/officeDocument/2006/relationships/image" Target="media/image16.png"/><Relationship Id="rId69" Type="http://schemas.openxmlformats.org/officeDocument/2006/relationships/image" Target="media/image32.png"/><Relationship Id="rId113" Type="http://schemas.openxmlformats.org/officeDocument/2006/relationships/image" Target="media/image70.png"/><Relationship Id="rId134" Type="http://schemas.openxmlformats.org/officeDocument/2006/relationships/image" Target="media/image88.png"/><Relationship Id="rId80" Type="http://schemas.openxmlformats.org/officeDocument/2006/relationships/image" Target="media/image41.emf"/><Relationship Id="rId155" Type="http://schemas.openxmlformats.org/officeDocument/2006/relationships/hyperlink" Target="mailto:HarrisTeeterAPRequest@harristeet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5D5E36AFF28841B3A203E9960A813A" ma:contentTypeVersion="34" ma:contentTypeDescription="Create a new document." ma:contentTypeScope="" ma:versionID="83c73b0598810796c75540ea6b5756b8">
  <xsd:schema xmlns:xsd="http://www.w3.org/2001/XMLSchema" xmlns:xs="http://www.w3.org/2001/XMLSchema" xmlns:p="http://schemas.microsoft.com/office/2006/metadata/properties" xmlns:ns1="http://schemas.microsoft.com/sharepoint/v3" xmlns:ns2="3d484024-8438-4829-84e1-3568e649f89d" xmlns:ns3="65103e11-13f1-47be-b5b5-cf31f31d03ba" targetNamespace="http://schemas.microsoft.com/office/2006/metadata/properties" ma:root="true" ma:fieldsID="3365baab8b6c5280c13000d26aeccc08" ns1:_="" ns2:_="" ns3:_="">
    <xsd:import namespace="http://schemas.microsoft.com/sharepoint/v3"/>
    <xsd:import namespace="3d484024-8438-4829-84e1-3568e649f89d"/>
    <xsd:import namespace="65103e11-13f1-47be-b5b5-cf31f31d03ba"/>
    <xsd:element name="properties">
      <xsd:complexType>
        <xsd:sequence>
          <xsd:element name="documentManagement">
            <xsd:complexType>
              <xsd:all>
                <xsd:element ref="ns2:MediaServiceMetadata" minOccurs="0"/>
                <xsd:element ref="ns2:MediaServiceFastMetadata" minOccurs="0"/>
                <xsd:element ref="ns2:jfe34a0ff5394dd99a316ee2ee76e064" minOccurs="0"/>
                <xsd:element ref="ns3:TaxCatchAll" minOccurs="0"/>
                <xsd:element ref="ns2:MediaServiceAutoTags" minOccurs="0"/>
                <xsd:element ref="ns3:SharedWithUsers" minOccurs="0"/>
                <xsd:element ref="ns3:SharedWithDetails" minOccurs="0"/>
                <xsd:element ref="ns1:_ip_UnifiedCompliancePolicyProperties" minOccurs="0"/>
                <xsd:element ref="ns1:_ip_UnifiedCompliancePolicyUIAction"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484024-8438-4829-84e1-3568e649f89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jfe34a0ff5394dd99a316ee2ee76e064" ma:index="11" nillable="true" ma:taxonomy="true" ma:internalName="jfe34a0ff5394dd99a316ee2ee76e064" ma:taxonomyFieldName="Material_x0020_Type" ma:displayName="Material Type" ma:readOnly="false" ma:default="" ma:fieldId="{3fe34a0f-f539-4dd9-9a31-6ee2ee76e064}" ma:taxonomyMulti="true" ma:sspId="6f1cc0b3-ca49-4bcb-9585-bdf60bc694d2" ma:termSetId="1de0769e-3956-40a2-83f5-498e827cf582" ma:anchorId="0d97b1e6-7d96-4837-bb67-363deb145e27" ma:open="false" ma:isKeyword="false">
      <xsd:complexType>
        <xsd:sequence>
          <xsd:element ref="pc:Terms" minOccurs="0" maxOccurs="1"/>
        </xsd:sequence>
      </xsd:complexType>
    </xsd:element>
    <xsd:element name="MediaServiceAutoTags" ma:index="13"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103e11-13f1-47be-b5b5-cf31f31d03ba"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92079d1-efef-4868-ac90-1e36c55267db}" ma:internalName="TaxCatchAll" ma:showField="CatchAllData" ma:web="65103e11-13f1-47be-b5b5-cf31f31d03ba">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TaxCatchAll xmlns="65103e11-13f1-47be-b5b5-cf31f31d03ba">
      <Value>2</Value>
    </TaxCatchAll>
    <jfe34a0ff5394dd99a316ee2ee76e064 xmlns="3d484024-8438-4829-84e1-3568e649f89d">
      <Terms xmlns="http://schemas.microsoft.com/office/infopath/2007/PartnerControls">
        <TermInfo xmlns="http://schemas.microsoft.com/office/infopath/2007/PartnerControls">
          <TermName xmlns="http://schemas.microsoft.com/office/infopath/2007/PartnerControls">Customer SOPs</TermName>
          <TermId xmlns="http://schemas.microsoft.com/office/infopath/2007/PartnerControls">c90c1cb5-abdd-4745-9f87-2e7a17e7108a</TermId>
        </TermInfo>
      </Terms>
    </jfe34a0ff5394dd99a316ee2ee76e064>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C2CE2F-CC17-494C-B8AE-E64695A919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484024-8438-4829-84e1-3568e649f89d"/>
    <ds:schemaRef ds:uri="65103e11-13f1-47be-b5b5-cf31f31d0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A05377-33A9-4A35-ABFA-963E0937430D}">
  <ds:schemaRefs>
    <ds:schemaRef ds:uri="http://schemas.microsoft.com/office/2006/metadata/properties"/>
    <ds:schemaRef ds:uri="65103e11-13f1-47be-b5b5-cf31f31d03ba"/>
    <ds:schemaRef ds:uri="3d484024-8438-4829-84e1-3568e649f89d"/>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1F93AF87-ACC6-4704-8353-177CA1E14B8D}">
  <ds:schemaRefs>
    <ds:schemaRef ds:uri="http://schemas.microsoft.com/sharepoint/v3/contenttype/forms"/>
  </ds:schemaRefs>
</ds:datastoreItem>
</file>

<file path=customXml/itemProps4.xml><?xml version="1.0" encoding="utf-8"?>
<ds:datastoreItem xmlns:ds="http://schemas.openxmlformats.org/officeDocument/2006/customXml" ds:itemID="{6FCD492D-A63E-4DEB-88AB-0F0228F20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114</Pages>
  <Words>9001</Words>
  <Characters>51310</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MASTER TEMPLATE</vt:lpstr>
    </vt:vector>
  </TitlesOfParts>
  <Company>Accenture Services Pvt. Ltd.</Company>
  <LinksUpToDate>false</LinksUpToDate>
  <CharactersWithSpaces>60191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TEMPLATE</dc:title>
  <dc:creator>Accenture Services</dc:creator>
  <cp:lastModifiedBy>Michael Huml</cp:lastModifiedBy>
  <cp:revision>2</cp:revision>
  <cp:lastPrinted>2012-06-18T13:04:00Z</cp:lastPrinted>
  <dcterms:created xsi:type="dcterms:W3CDTF">2026-07-14T11:40:00Z</dcterms:created>
  <dcterms:modified xsi:type="dcterms:W3CDTF">2026-07-14T11:40:00Z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0x010100E25D5E36AFF28841B3A203E9960A813A</vt:lpwstr>
  </property>
  <property fmtid="{D5CDD505-2E9C-101B-9397-08002B2CF9AE}" pid="4" name="Order">
    <vt:r8>82308300</vt:r8>
  </property>
  <property fmtid="{D5CDD505-2E9C-101B-9397-08002B2CF9AE}" pid="5" name="Material Type">
    <vt:lpwstr>2;#Customer SOPs|c90c1cb5-abdd-4745-9f87-2e7a17e7108a</vt:lpwstr>
  </property>
</Properties>
</file>