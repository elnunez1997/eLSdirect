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tmp" ContentType="image/p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09761" w14:textId="77777777" w:rsidR="00C919F6" w:rsidRPr="004B48C4" w:rsidRDefault="00A4757C" w:rsidP="00600DC7">
      <w:pPr>
        <w:pStyle w:val="Heading1"/>
        <w:numPr>
          <w:ilvl w:val="0"/>
          <w:numId w:val="0"/>
        </w:numPr>
        <w:shd w:val="clear" w:color="auto" w:fill="333333"/>
        <w:tabs>
          <w:tab w:val="center" w:pos="5351"/>
          <w:tab w:val="right" w:pos="10710"/>
        </w:tabs>
        <w:ind w:left="-90"/>
        <w:rPr>
          <w:rFonts w:ascii="Arial" w:hAnsi="Arial" w:cs="Arial"/>
          <w:sz w:val="56"/>
          <w:szCs w:val="56"/>
          <w:lang w:val="en-GB"/>
        </w:rPr>
      </w:pPr>
      <w:r w:rsidRPr="004B48C4">
        <w:rPr>
          <w:rFonts w:ascii="Arial" w:hAnsi="Arial" w:cs="Arial"/>
          <w:sz w:val="56"/>
          <w:szCs w:val="56"/>
          <w:lang w:val="en-GB"/>
        </w:rPr>
        <w:tab/>
      </w:r>
      <w:r w:rsidRPr="004B48C4">
        <w:rPr>
          <w:rFonts w:ascii="Arial" w:hAnsi="Arial" w:cs="Arial"/>
          <w:sz w:val="56"/>
          <w:szCs w:val="56"/>
          <w:lang w:val="en-GB"/>
        </w:rPr>
        <w:tab/>
      </w:r>
      <w:r w:rsidR="00017ECD" w:rsidRPr="004B48C4">
        <w:rPr>
          <w:rFonts w:ascii="Arial" w:hAnsi="Arial" w:cs="Arial"/>
          <w:sz w:val="56"/>
          <w:szCs w:val="56"/>
          <w:lang w:val="en-GB"/>
        </w:rPr>
        <w:t>WORK INSTRUCTIONS</w:t>
      </w:r>
      <w:r w:rsidRPr="004B48C4">
        <w:rPr>
          <w:rFonts w:ascii="Arial" w:hAnsi="Arial" w:cs="Arial"/>
          <w:sz w:val="56"/>
          <w:szCs w:val="56"/>
          <w:lang w:val="en-GB"/>
        </w:rPr>
        <w:tab/>
      </w:r>
    </w:p>
    <w:p w14:paraId="75CC468B" w14:textId="77777777" w:rsidR="00C919F6" w:rsidRPr="004B48C4" w:rsidRDefault="00C919F6" w:rsidP="00366529">
      <w:pPr>
        <w:pStyle w:val="BodyText2"/>
        <w:rPr>
          <w:rFonts w:ascii="Arial" w:hAnsi="Arial" w:cs="Arial"/>
          <w:lang w:val="en-GB"/>
        </w:rPr>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56"/>
        <w:gridCol w:w="7028"/>
      </w:tblGrid>
      <w:tr w:rsidR="00105A92" w:rsidRPr="00F40F1A" w14:paraId="42D858C6" w14:textId="77777777">
        <w:trPr>
          <w:trHeight w:val="203"/>
        </w:trPr>
        <w:tc>
          <w:tcPr>
            <w:tcW w:w="3656" w:type="dxa"/>
          </w:tcPr>
          <w:p w14:paraId="38BB2853" w14:textId="77777777" w:rsidR="00105A92" w:rsidRPr="00F40F1A" w:rsidRDefault="00105A92" w:rsidP="00AE721C">
            <w:pPr>
              <w:pStyle w:val="BodyText2"/>
              <w:ind w:left="41"/>
              <w:rPr>
                <w:rFonts w:ascii="Arial" w:hAnsi="Arial" w:cs="Arial"/>
                <w:sz w:val="32"/>
                <w:szCs w:val="32"/>
                <w:lang w:val="en-GB"/>
              </w:rPr>
            </w:pPr>
            <w:r w:rsidRPr="00F40F1A">
              <w:rPr>
                <w:rFonts w:ascii="Arial" w:hAnsi="Arial" w:cs="Arial"/>
                <w:sz w:val="32"/>
                <w:szCs w:val="32"/>
                <w:lang w:val="en-GB"/>
              </w:rPr>
              <w:t>Process</w:t>
            </w:r>
          </w:p>
        </w:tc>
        <w:tc>
          <w:tcPr>
            <w:tcW w:w="7028" w:type="dxa"/>
          </w:tcPr>
          <w:p w14:paraId="7F06CC4B" w14:textId="77777777" w:rsidR="00105A92" w:rsidRPr="00F40F1A" w:rsidRDefault="00C45880" w:rsidP="00C45880">
            <w:pPr>
              <w:pStyle w:val="BodyText2"/>
              <w:rPr>
                <w:rFonts w:ascii="Arial" w:hAnsi="Arial" w:cs="Arial"/>
                <w:b/>
                <w:sz w:val="32"/>
                <w:szCs w:val="32"/>
                <w:lang w:val="en-GB"/>
              </w:rPr>
            </w:pPr>
            <w:r w:rsidRPr="00F40F1A">
              <w:rPr>
                <w:rFonts w:ascii="Arial" w:hAnsi="Arial" w:cs="Arial"/>
                <w:b/>
                <w:sz w:val="32"/>
                <w:szCs w:val="32"/>
                <w:lang w:val="en-GB"/>
              </w:rPr>
              <w:t>Order to Cash</w:t>
            </w:r>
            <w:r w:rsidR="009E4415" w:rsidRPr="00F40F1A">
              <w:rPr>
                <w:rFonts w:ascii="Arial" w:hAnsi="Arial" w:cs="Arial"/>
                <w:b/>
                <w:sz w:val="32"/>
                <w:szCs w:val="32"/>
                <w:lang w:val="en-GB"/>
              </w:rPr>
              <w:t xml:space="preserve"> </w:t>
            </w:r>
          </w:p>
        </w:tc>
      </w:tr>
      <w:tr w:rsidR="00105A92" w:rsidRPr="00F40F1A" w14:paraId="06EFD4CF" w14:textId="77777777">
        <w:trPr>
          <w:trHeight w:val="447"/>
        </w:trPr>
        <w:tc>
          <w:tcPr>
            <w:tcW w:w="3656" w:type="dxa"/>
          </w:tcPr>
          <w:p w14:paraId="00D283C4" w14:textId="77777777" w:rsidR="00105A92" w:rsidRPr="00F40F1A" w:rsidRDefault="000E4811" w:rsidP="00AE721C">
            <w:pPr>
              <w:pStyle w:val="BodyText2"/>
              <w:ind w:left="41"/>
              <w:rPr>
                <w:rFonts w:ascii="Arial" w:hAnsi="Arial" w:cs="Arial"/>
                <w:sz w:val="32"/>
                <w:szCs w:val="32"/>
                <w:lang w:val="en-GB"/>
              </w:rPr>
            </w:pPr>
            <w:r w:rsidRPr="00F40F1A">
              <w:rPr>
                <w:rFonts w:ascii="Arial" w:hAnsi="Arial" w:cs="Arial"/>
                <w:sz w:val="32"/>
                <w:szCs w:val="32"/>
                <w:lang w:val="en-GB"/>
              </w:rPr>
              <w:t>DTP Name</w:t>
            </w:r>
          </w:p>
        </w:tc>
        <w:tc>
          <w:tcPr>
            <w:tcW w:w="7028" w:type="dxa"/>
          </w:tcPr>
          <w:p w14:paraId="2715B5E5" w14:textId="77777777" w:rsidR="00105A92" w:rsidRPr="00F40F1A" w:rsidRDefault="00167073" w:rsidP="000F5917">
            <w:pPr>
              <w:rPr>
                <w:rFonts w:ascii="Arial" w:hAnsi="Arial" w:cs="Arial"/>
                <w:b/>
                <w:color w:val="000000"/>
                <w:sz w:val="32"/>
                <w:szCs w:val="32"/>
                <w:lang w:val="en-GB"/>
              </w:rPr>
            </w:pPr>
            <w:r w:rsidRPr="00167073">
              <w:rPr>
                <w:rFonts w:ascii="Arial" w:hAnsi="Arial" w:cs="Arial"/>
                <w:b/>
                <w:color w:val="000000"/>
                <w:sz w:val="32"/>
                <w:szCs w:val="32"/>
                <w:lang w:val="en-GB"/>
              </w:rPr>
              <w:t>Schnucks</w:t>
            </w:r>
            <w:r>
              <w:rPr>
                <w:rFonts w:ascii="Arial" w:hAnsi="Arial" w:cs="Arial"/>
                <w:b/>
                <w:color w:val="000000"/>
                <w:sz w:val="32"/>
                <w:szCs w:val="32"/>
                <w:lang w:val="en-GB"/>
              </w:rPr>
              <w:t xml:space="preserve"> </w:t>
            </w:r>
            <w:r w:rsidR="008F4263">
              <w:rPr>
                <w:rFonts w:ascii="Arial" w:hAnsi="Arial" w:cs="Arial"/>
                <w:b/>
                <w:color w:val="000000"/>
                <w:sz w:val="32"/>
                <w:szCs w:val="32"/>
                <w:lang w:val="en-GB"/>
              </w:rPr>
              <w:t>Markets, Inc.</w:t>
            </w:r>
          </w:p>
        </w:tc>
      </w:tr>
    </w:tbl>
    <w:p w14:paraId="39C3B42C" w14:textId="77777777" w:rsidR="00017ECD" w:rsidRDefault="00254AEC" w:rsidP="00F04A6E">
      <w:pPr>
        <w:rPr>
          <w:rFonts w:ascii="Arial" w:hAnsi="Arial" w:cs="Arial"/>
          <w:lang w:val="en-GB"/>
        </w:rPr>
      </w:pPr>
      <w:r>
        <w:rPr>
          <w:rFonts w:ascii="Arial" w:hAnsi="Arial" w:cs="Arial"/>
          <w:lang w:val="en-GB"/>
        </w:rPr>
        <w:t xml:space="preserve"> </w:t>
      </w:r>
    </w:p>
    <w:p w14:paraId="23E3C933" w14:textId="77777777" w:rsidR="00013075" w:rsidRPr="004B48C4" w:rsidRDefault="00F15534" w:rsidP="0056603D">
      <w:pPr>
        <w:pStyle w:val="Heading1"/>
        <w:numPr>
          <w:ilvl w:val="0"/>
          <w:numId w:val="0"/>
        </w:numPr>
        <w:shd w:val="clear" w:color="auto" w:fill="99CCFF"/>
        <w:rPr>
          <w:rFonts w:ascii="Arial" w:hAnsi="Arial" w:cs="Arial"/>
          <w:lang w:val="en-GB"/>
        </w:rPr>
      </w:pPr>
      <w:r w:rsidRPr="004B48C4">
        <w:rPr>
          <w:rFonts w:ascii="Arial" w:hAnsi="Arial" w:cs="Arial"/>
          <w:lang w:val="en-GB"/>
        </w:rPr>
        <w:t>VERSION HISTORY</w:t>
      </w:r>
    </w:p>
    <w:tbl>
      <w:tblPr>
        <w:tblW w:w="1077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950"/>
        <w:gridCol w:w="3034"/>
        <w:gridCol w:w="1080"/>
        <w:gridCol w:w="180"/>
        <w:gridCol w:w="1530"/>
      </w:tblGrid>
      <w:tr w:rsidR="00C035A2" w:rsidRPr="004B48C4" w14:paraId="69090B41" w14:textId="77777777" w:rsidTr="00C035A2">
        <w:trPr>
          <w:cantSplit/>
          <w:trHeight w:val="491"/>
        </w:trPr>
        <w:tc>
          <w:tcPr>
            <w:tcW w:w="4950" w:type="dxa"/>
            <w:tcBorders>
              <w:top w:val="single" w:sz="6" w:space="0" w:color="auto"/>
              <w:left w:val="single" w:sz="6" w:space="0" w:color="auto"/>
              <w:bottom w:val="single" w:sz="6" w:space="0" w:color="auto"/>
              <w:right w:val="single" w:sz="6" w:space="0" w:color="auto"/>
            </w:tcBorders>
            <w:shd w:val="pct40" w:color="auto" w:fill="000000"/>
            <w:vAlign w:val="center"/>
          </w:tcPr>
          <w:p w14:paraId="74AA7726" w14:textId="77777777" w:rsidR="00C035A2" w:rsidRPr="004B48C4" w:rsidRDefault="00C035A2" w:rsidP="008F7B93">
            <w:pPr>
              <w:jc w:val="center"/>
              <w:rPr>
                <w:rFonts w:ascii="Arial" w:hAnsi="Arial" w:cs="Arial"/>
                <w:b/>
                <w:color w:val="FFFFFF"/>
                <w:sz w:val="24"/>
                <w:szCs w:val="24"/>
                <w:lang w:val="en-GB"/>
              </w:rPr>
            </w:pPr>
            <w:r w:rsidRPr="004B48C4">
              <w:rPr>
                <w:rFonts w:ascii="Arial" w:hAnsi="Arial" w:cs="Arial"/>
                <w:b/>
                <w:color w:val="FFFFFF"/>
                <w:sz w:val="24"/>
                <w:szCs w:val="24"/>
                <w:lang w:val="en-GB"/>
              </w:rPr>
              <w:t>UPDATE DESCRIPTION</w:t>
            </w:r>
          </w:p>
        </w:tc>
        <w:tc>
          <w:tcPr>
            <w:tcW w:w="4114" w:type="dxa"/>
            <w:gridSpan w:val="2"/>
            <w:tcBorders>
              <w:top w:val="single" w:sz="6" w:space="0" w:color="auto"/>
              <w:left w:val="single" w:sz="6" w:space="0" w:color="auto"/>
              <w:bottom w:val="single" w:sz="6" w:space="0" w:color="auto"/>
              <w:right w:val="single" w:sz="6" w:space="0" w:color="auto"/>
            </w:tcBorders>
            <w:shd w:val="pct40" w:color="auto" w:fill="000000"/>
            <w:vAlign w:val="center"/>
          </w:tcPr>
          <w:p w14:paraId="4AA9F3E6" w14:textId="77777777" w:rsidR="00C035A2" w:rsidRPr="004B48C4" w:rsidRDefault="00C035A2" w:rsidP="008F7B93">
            <w:pPr>
              <w:jc w:val="center"/>
              <w:rPr>
                <w:rFonts w:ascii="Arial" w:hAnsi="Arial" w:cs="Arial"/>
                <w:b/>
                <w:color w:val="FFFFFF"/>
                <w:sz w:val="24"/>
                <w:szCs w:val="24"/>
                <w:lang w:val="en-GB"/>
              </w:rPr>
            </w:pPr>
            <w:r>
              <w:rPr>
                <w:rFonts w:ascii="Arial" w:hAnsi="Arial" w:cs="Arial"/>
                <w:b/>
                <w:color w:val="FFFFFF"/>
                <w:sz w:val="24"/>
                <w:szCs w:val="24"/>
                <w:lang w:val="en-GB"/>
              </w:rPr>
              <w:t xml:space="preserve">                                           </w:t>
            </w:r>
            <w:r w:rsidRPr="004B48C4">
              <w:rPr>
                <w:rFonts w:ascii="Arial" w:hAnsi="Arial" w:cs="Arial"/>
                <w:b/>
                <w:color w:val="FFFFFF"/>
                <w:sz w:val="24"/>
                <w:szCs w:val="24"/>
                <w:lang w:val="en-GB"/>
              </w:rPr>
              <w:t xml:space="preserve">DATE </w:t>
            </w:r>
          </w:p>
        </w:tc>
        <w:tc>
          <w:tcPr>
            <w:tcW w:w="1710" w:type="dxa"/>
            <w:gridSpan w:val="2"/>
            <w:tcBorders>
              <w:top w:val="single" w:sz="6" w:space="0" w:color="auto"/>
              <w:left w:val="single" w:sz="6" w:space="0" w:color="auto"/>
              <w:bottom w:val="single" w:sz="6" w:space="0" w:color="auto"/>
              <w:right w:val="single" w:sz="6" w:space="0" w:color="auto"/>
            </w:tcBorders>
            <w:shd w:val="pct40" w:color="auto" w:fill="000000"/>
            <w:vAlign w:val="center"/>
          </w:tcPr>
          <w:p w14:paraId="74FEAB93" w14:textId="77777777" w:rsidR="00C035A2" w:rsidRPr="004B48C4" w:rsidRDefault="00C035A2" w:rsidP="00C035A2">
            <w:pPr>
              <w:ind w:left="250" w:hanging="250"/>
              <w:jc w:val="center"/>
              <w:rPr>
                <w:rFonts w:ascii="Arial" w:hAnsi="Arial" w:cs="Arial"/>
                <w:b/>
                <w:color w:val="FFFFFF"/>
                <w:sz w:val="24"/>
                <w:szCs w:val="24"/>
                <w:lang w:val="en-GB"/>
              </w:rPr>
            </w:pPr>
            <w:r>
              <w:rPr>
                <w:rFonts w:ascii="Arial" w:hAnsi="Arial" w:cs="Arial"/>
                <w:b/>
                <w:color w:val="FFFFFF"/>
                <w:sz w:val="24"/>
                <w:szCs w:val="24"/>
                <w:lang w:val="en-GB"/>
              </w:rPr>
              <w:t xml:space="preserve">    </w:t>
            </w:r>
            <w:r w:rsidRPr="004B48C4">
              <w:rPr>
                <w:rFonts w:ascii="Arial" w:hAnsi="Arial" w:cs="Arial"/>
                <w:b/>
                <w:color w:val="FFFFFF"/>
                <w:sz w:val="24"/>
                <w:szCs w:val="24"/>
                <w:lang w:val="en-GB"/>
              </w:rPr>
              <w:t>AUTHOR</w:t>
            </w:r>
          </w:p>
        </w:tc>
      </w:tr>
      <w:tr w:rsidR="000E2497" w:rsidRPr="004B48C4" w14:paraId="4B7ABEF6" w14:textId="77777777" w:rsidTr="00D04388">
        <w:trPr>
          <w:cantSplit/>
          <w:trHeight w:val="372"/>
        </w:trPr>
        <w:tc>
          <w:tcPr>
            <w:tcW w:w="7984" w:type="dxa"/>
            <w:gridSpan w:val="2"/>
            <w:tcBorders>
              <w:top w:val="single" w:sz="6" w:space="0" w:color="auto"/>
              <w:left w:val="single" w:sz="6" w:space="0" w:color="auto"/>
              <w:bottom w:val="single" w:sz="6" w:space="0" w:color="auto"/>
              <w:right w:val="single" w:sz="6" w:space="0" w:color="auto"/>
            </w:tcBorders>
          </w:tcPr>
          <w:p w14:paraId="1B01A956" w14:textId="4A413027" w:rsidR="000E2497" w:rsidRPr="00D04388" w:rsidRDefault="00163169" w:rsidP="00FB5EB9">
            <w:pPr>
              <w:rPr>
                <w:rFonts w:ascii="Arial" w:hAnsi="Arial" w:cs="Arial"/>
                <w:lang w:val="en-GB"/>
              </w:rPr>
            </w:pPr>
            <w:r>
              <w:rPr>
                <w:rFonts w:ascii="Arial" w:hAnsi="Arial" w:cs="Arial"/>
                <w:lang w:val="en-GB"/>
              </w:rPr>
              <w:t xml:space="preserve">Added </w:t>
            </w:r>
            <w:r w:rsidR="004B3DAD">
              <w:rPr>
                <w:rFonts w:ascii="Arial" w:hAnsi="Arial" w:cs="Arial"/>
                <w:lang w:val="en-GB"/>
              </w:rPr>
              <w:t xml:space="preserve">Client Mars </w:t>
            </w:r>
            <w:r w:rsidR="000B2A17">
              <w:rPr>
                <w:rFonts w:ascii="Arial" w:hAnsi="Arial" w:cs="Arial"/>
                <w:lang w:val="en-GB"/>
              </w:rPr>
              <w:t xml:space="preserve">Foods US </w:t>
            </w:r>
            <w:r w:rsidR="004B3DAD">
              <w:rPr>
                <w:rFonts w:ascii="Arial" w:hAnsi="Arial" w:cs="Arial"/>
                <w:lang w:val="en-GB"/>
              </w:rPr>
              <w:t xml:space="preserve">and information </w:t>
            </w:r>
            <w:r w:rsidR="000B2A17">
              <w:rPr>
                <w:rFonts w:ascii="Arial" w:hAnsi="Arial" w:cs="Arial"/>
                <w:lang w:val="en-GB"/>
              </w:rPr>
              <w:t>in C</w:t>
            </w:r>
            <w:r w:rsidR="004B3DAD">
              <w:rPr>
                <w:rFonts w:ascii="Arial" w:hAnsi="Arial" w:cs="Arial"/>
                <w:lang w:val="en-GB"/>
              </w:rPr>
              <w:t>lient Specific Information Section (</w:t>
            </w:r>
            <w:r w:rsidR="000B2A17">
              <w:rPr>
                <w:rFonts w:ascii="Arial" w:hAnsi="Arial" w:cs="Arial"/>
                <w:lang w:val="en-GB"/>
              </w:rPr>
              <w:t>471661</w:t>
            </w:r>
            <w:r w:rsidR="004B3DAD">
              <w:rPr>
                <w:rFonts w:ascii="Arial" w:hAnsi="Arial" w:cs="Arial"/>
                <w:lang w:val="en-GB"/>
              </w:rPr>
              <w:t>)</w:t>
            </w:r>
            <w:r w:rsidR="000B2A17">
              <w:rPr>
                <w:rFonts w:ascii="Arial" w:hAnsi="Arial" w:cs="Arial"/>
                <w:lang w:val="en-GB"/>
              </w:rPr>
              <w:t>.</w:t>
            </w:r>
          </w:p>
        </w:tc>
        <w:tc>
          <w:tcPr>
            <w:tcW w:w="1260" w:type="dxa"/>
            <w:gridSpan w:val="2"/>
            <w:tcBorders>
              <w:top w:val="single" w:sz="6" w:space="0" w:color="auto"/>
              <w:left w:val="single" w:sz="6" w:space="0" w:color="auto"/>
              <w:bottom w:val="single" w:sz="6" w:space="0" w:color="auto"/>
              <w:right w:val="single" w:sz="6" w:space="0" w:color="auto"/>
            </w:tcBorders>
            <w:vAlign w:val="bottom"/>
          </w:tcPr>
          <w:p w14:paraId="29CA1139" w14:textId="6638F9E5" w:rsidR="000E2497" w:rsidRPr="00D04388" w:rsidRDefault="00163169" w:rsidP="00D04388">
            <w:pPr>
              <w:jc w:val="center"/>
              <w:rPr>
                <w:rFonts w:ascii="Arial" w:hAnsi="Arial" w:cs="Arial"/>
                <w:lang w:val="en-GB"/>
              </w:rPr>
            </w:pPr>
            <w:r>
              <w:rPr>
                <w:rFonts w:ascii="Arial" w:hAnsi="Arial" w:cs="Arial"/>
                <w:lang w:val="en-GB"/>
              </w:rPr>
              <w:t>6/22/2026</w:t>
            </w:r>
          </w:p>
        </w:tc>
        <w:tc>
          <w:tcPr>
            <w:tcW w:w="1530" w:type="dxa"/>
            <w:tcBorders>
              <w:top w:val="single" w:sz="6" w:space="0" w:color="auto"/>
              <w:left w:val="single" w:sz="6" w:space="0" w:color="auto"/>
              <w:bottom w:val="single" w:sz="6" w:space="0" w:color="auto"/>
              <w:right w:val="single" w:sz="6" w:space="0" w:color="auto"/>
            </w:tcBorders>
            <w:vAlign w:val="bottom"/>
          </w:tcPr>
          <w:p w14:paraId="48038E66" w14:textId="49366596" w:rsidR="000E2497" w:rsidRPr="00D04388" w:rsidRDefault="00527C6F" w:rsidP="00D04388">
            <w:pPr>
              <w:jc w:val="center"/>
              <w:rPr>
                <w:rFonts w:ascii="Arial" w:hAnsi="Arial" w:cs="Arial"/>
                <w:lang w:val="en-GB"/>
              </w:rPr>
            </w:pPr>
            <w:r>
              <w:rPr>
                <w:rFonts w:ascii="Arial" w:hAnsi="Arial" w:cs="Arial"/>
                <w:lang w:val="en-GB"/>
              </w:rPr>
              <w:t>Dawn Regan</w:t>
            </w:r>
          </w:p>
        </w:tc>
      </w:tr>
    </w:tbl>
    <w:p w14:paraId="3EFCD063" w14:textId="77777777" w:rsidR="00600DC7" w:rsidRDefault="00600DC7" w:rsidP="00600DC7">
      <w:pPr>
        <w:rPr>
          <w:rFonts w:ascii="Arial" w:hAnsi="Arial" w:cs="Arial"/>
          <w:bCs/>
          <w:sz w:val="22"/>
          <w:szCs w:val="22"/>
        </w:rPr>
      </w:pPr>
    </w:p>
    <w:p w14:paraId="03D34AD3" w14:textId="77777777" w:rsidR="009945B7" w:rsidRPr="009945B7" w:rsidRDefault="009945B7" w:rsidP="009945B7">
      <w:pPr>
        <w:rPr>
          <w:rFonts w:ascii="Arial" w:hAnsi="Arial" w:cs="Arial"/>
          <w:lang w:val="en-GB"/>
        </w:rPr>
      </w:pPr>
      <w:r w:rsidRPr="0004503F">
        <w:rPr>
          <w:rFonts w:ascii="Arial" w:hAnsi="Arial" w:cs="Arial"/>
          <w:b/>
          <w:sz w:val="22"/>
          <w:lang w:val="en-GB"/>
        </w:rPr>
        <w:t>Link to complete version history</w:t>
      </w:r>
      <w:r w:rsidRPr="009945B7">
        <w:rPr>
          <w:rFonts w:ascii="Arial" w:hAnsi="Arial" w:cs="Arial"/>
          <w:lang w:val="en-GB"/>
        </w:rPr>
        <w:t xml:space="preserve">:  </w:t>
      </w:r>
      <w:hyperlink w:anchor="versionhistory" w:history="1">
        <w:r w:rsidR="0004503F" w:rsidRPr="0004503F">
          <w:rPr>
            <w:rStyle w:val="Hyperlink"/>
            <w:rFonts w:ascii="Arial" w:hAnsi="Arial" w:cs="Arial"/>
            <w:b/>
            <w:sz w:val="22"/>
            <w:lang w:val="en-GB"/>
          </w:rPr>
          <w:t>COMPLETE VERSION HISTORY</w:t>
        </w:r>
      </w:hyperlink>
    </w:p>
    <w:p w14:paraId="5BEA207F" w14:textId="77777777" w:rsidR="009945B7" w:rsidRPr="004B48C4" w:rsidRDefault="009945B7" w:rsidP="00600DC7">
      <w:pPr>
        <w:rPr>
          <w:rFonts w:ascii="Arial" w:hAnsi="Arial" w:cs="Arial"/>
          <w:bCs/>
          <w:sz w:val="22"/>
          <w:szCs w:val="22"/>
        </w:rPr>
      </w:pPr>
    </w:p>
    <w:p w14:paraId="3FED898B" w14:textId="77777777" w:rsidR="00166006" w:rsidRPr="00166006" w:rsidRDefault="00166006" w:rsidP="00166006">
      <w:pPr>
        <w:pStyle w:val="Heading1"/>
        <w:numPr>
          <w:ilvl w:val="0"/>
          <w:numId w:val="0"/>
        </w:numPr>
        <w:shd w:val="clear" w:color="auto" w:fill="99CCFF"/>
        <w:spacing w:before="0" w:after="0"/>
        <w:rPr>
          <w:rFonts w:ascii="Arial" w:hAnsi="Arial" w:cs="Arial"/>
          <w:kern w:val="0"/>
          <w:sz w:val="28"/>
          <w:szCs w:val="28"/>
          <w:lang w:val="en-GB"/>
        </w:rPr>
      </w:pPr>
      <w:r w:rsidRPr="00166006">
        <w:rPr>
          <w:rFonts w:ascii="Arial" w:hAnsi="Arial" w:cs="Arial"/>
          <w:kern w:val="0"/>
          <w:sz w:val="28"/>
          <w:szCs w:val="28"/>
          <w:lang w:val="en-GB"/>
        </w:rPr>
        <w:t xml:space="preserve">DEDUCTION TYPES COVERED </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10"/>
        <w:gridCol w:w="5580"/>
      </w:tblGrid>
      <w:tr w:rsidR="00E47B68" w:rsidRPr="004B48C4" w14:paraId="4985B9F6" w14:textId="77777777" w:rsidTr="00BA4203">
        <w:trPr>
          <w:cantSplit/>
          <w:trHeight w:val="359"/>
        </w:trPr>
        <w:tc>
          <w:tcPr>
            <w:tcW w:w="810" w:type="dxa"/>
            <w:tcBorders>
              <w:top w:val="single" w:sz="6" w:space="0" w:color="auto"/>
              <w:left w:val="single" w:sz="6" w:space="0" w:color="auto"/>
              <w:bottom w:val="single" w:sz="6" w:space="0" w:color="auto"/>
              <w:right w:val="single" w:sz="6" w:space="0" w:color="auto"/>
            </w:tcBorders>
            <w:shd w:val="pct40" w:color="auto" w:fill="000000"/>
          </w:tcPr>
          <w:p w14:paraId="16C2786F" w14:textId="77777777" w:rsidR="00E47B68" w:rsidRPr="004B48C4" w:rsidRDefault="00E47B68" w:rsidP="00BA4203">
            <w:pPr>
              <w:rPr>
                <w:rFonts w:ascii="Arial" w:hAnsi="Arial" w:cs="Arial"/>
                <w:b/>
                <w:color w:val="FFFFFF"/>
                <w:sz w:val="24"/>
                <w:szCs w:val="24"/>
                <w:lang w:val="en-GB"/>
              </w:rPr>
            </w:pPr>
            <w:r>
              <w:rPr>
                <w:rFonts w:ascii="Arial" w:hAnsi="Arial" w:cs="Arial"/>
                <w:b/>
                <w:color w:val="FFFFFF"/>
                <w:sz w:val="24"/>
                <w:szCs w:val="24"/>
                <w:lang w:val="en-GB"/>
              </w:rPr>
              <w:t>Sl. No.</w:t>
            </w:r>
          </w:p>
        </w:tc>
        <w:tc>
          <w:tcPr>
            <w:tcW w:w="5580" w:type="dxa"/>
            <w:tcBorders>
              <w:top w:val="single" w:sz="6" w:space="0" w:color="auto"/>
              <w:left w:val="single" w:sz="6" w:space="0" w:color="auto"/>
              <w:bottom w:val="single" w:sz="6" w:space="0" w:color="auto"/>
              <w:right w:val="single" w:sz="6" w:space="0" w:color="auto"/>
            </w:tcBorders>
            <w:shd w:val="pct40" w:color="auto" w:fill="000000"/>
          </w:tcPr>
          <w:p w14:paraId="3D92F31F" w14:textId="77777777" w:rsidR="00E47B68" w:rsidRPr="004B48C4" w:rsidRDefault="00E47B68" w:rsidP="00BA4203">
            <w:pPr>
              <w:rPr>
                <w:rFonts w:ascii="Arial" w:hAnsi="Arial" w:cs="Arial"/>
                <w:b/>
                <w:color w:val="FFFFFF"/>
                <w:sz w:val="24"/>
                <w:szCs w:val="24"/>
                <w:lang w:val="en-GB"/>
              </w:rPr>
            </w:pPr>
            <w:r>
              <w:rPr>
                <w:rFonts w:ascii="Arial" w:hAnsi="Arial" w:cs="Arial"/>
                <w:b/>
                <w:color w:val="FFFFFF"/>
                <w:sz w:val="24"/>
                <w:szCs w:val="24"/>
                <w:lang w:val="en-GB"/>
              </w:rPr>
              <w:t>Deduction Type</w:t>
            </w:r>
          </w:p>
        </w:tc>
      </w:tr>
      <w:tr w:rsidR="001450C2" w:rsidRPr="00166006" w14:paraId="31B1A943"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2A3BFA12" w14:textId="77777777" w:rsidR="001450C2" w:rsidRPr="001450C2" w:rsidRDefault="001450C2" w:rsidP="00BA4203">
            <w:pPr>
              <w:rPr>
                <w:rStyle w:val="Hyperlink"/>
              </w:rPr>
            </w:pPr>
          </w:p>
        </w:tc>
        <w:tc>
          <w:tcPr>
            <w:tcW w:w="5580" w:type="dxa"/>
            <w:tcBorders>
              <w:top w:val="single" w:sz="6" w:space="0" w:color="auto"/>
              <w:left w:val="single" w:sz="6" w:space="0" w:color="auto"/>
              <w:bottom w:val="single" w:sz="6" w:space="0" w:color="auto"/>
              <w:right w:val="single" w:sz="6" w:space="0" w:color="auto"/>
            </w:tcBorders>
          </w:tcPr>
          <w:p w14:paraId="59F54700" w14:textId="77777777" w:rsidR="001450C2" w:rsidRPr="001450C2" w:rsidRDefault="001450C2" w:rsidP="00BA4203">
            <w:pPr>
              <w:rPr>
                <w:rStyle w:val="Hyperlink"/>
                <w:rFonts w:ascii="Arial" w:hAnsi="Arial" w:cs="Arial"/>
                <w:sz w:val="22"/>
                <w:szCs w:val="22"/>
              </w:rPr>
            </w:pPr>
            <w:hyperlink w:anchor="custgen" w:history="1">
              <w:r w:rsidRPr="001450C2">
                <w:rPr>
                  <w:rStyle w:val="Hyperlink"/>
                  <w:rFonts w:ascii="Arial" w:hAnsi="Arial" w:cs="Arial"/>
                  <w:sz w:val="22"/>
                  <w:szCs w:val="22"/>
                </w:rPr>
                <w:t>Customer General Information</w:t>
              </w:r>
            </w:hyperlink>
          </w:p>
        </w:tc>
      </w:tr>
      <w:tr w:rsidR="000E2497" w:rsidRPr="00166006" w14:paraId="33CA343D"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6EF603AC" w14:textId="77777777" w:rsidR="000E2497" w:rsidRPr="00A143F9" w:rsidRDefault="000E2497" w:rsidP="00BA4203">
            <w:pPr>
              <w:rPr>
                <w:rFonts w:ascii="Arial" w:hAnsi="Arial" w:cs="Arial"/>
                <w:sz w:val="22"/>
                <w:szCs w:val="22"/>
              </w:rPr>
            </w:pPr>
          </w:p>
        </w:tc>
        <w:tc>
          <w:tcPr>
            <w:tcW w:w="5580" w:type="dxa"/>
            <w:tcBorders>
              <w:top w:val="single" w:sz="6" w:space="0" w:color="auto"/>
              <w:left w:val="single" w:sz="6" w:space="0" w:color="auto"/>
              <w:bottom w:val="single" w:sz="6" w:space="0" w:color="auto"/>
              <w:right w:val="single" w:sz="6" w:space="0" w:color="auto"/>
            </w:tcBorders>
          </w:tcPr>
          <w:p w14:paraId="6EF7CEEC" w14:textId="732632D6" w:rsidR="000E2497" w:rsidRDefault="000E2497" w:rsidP="00BA4203">
            <w:hyperlink w:anchor="backupretrieval" w:history="1">
              <w:r w:rsidRPr="000E2497">
                <w:rPr>
                  <w:rStyle w:val="Hyperlink"/>
                  <w:rFonts w:ascii="Arial" w:hAnsi="Arial" w:cs="Arial"/>
                  <w:sz w:val="22"/>
                  <w:szCs w:val="22"/>
                  <w:lang w:val="en-GB"/>
                </w:rPr>
                <w:t>Backup Retrieval Information</w:t>
              </w:r>
            </w:hyperlink>
          </w:p>
        </w:tc>
      </w:tr>
      <w:tr w:rsidR="00BC0FB0" w:rsidRPr="00166006" w14:paraId="4B38E7C3"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07B73627" w14:textId="77777777" w:rsidR="00BC0FB0" w:rsidRPr="00A143F9" w:rsidRDefault="00BC0FB0" w:rsidP="00BA4203">
            <w:pPr>
              <w:rPr>
                <w:rFonts w:ascii="Arial" w:hAnsi="Arial" w:cs="Arial"/>
                <w:sz w:val="22"/>
                <w:szCs w:val="22"/>
              </w:rPr>
            </w:pPr>
          </w:p>
        </w:tc>
        <w:tc>
          <w:tcPr>
            <w:tcW w:w="5580" w:type="dxa"/>
            <w:tcBorders>
              <w:top w:val="single" w:sz="6" w:space="0" w:color="auto"/>
              <w:left w:val="single" w:sz="6" w:space="0" w:color="auto"/>
              <w:bottom w:val="single" w:sz="6" w:space="0" w:color="auto"/>
              <w:right w:val="single" w:sz="6" w:space="0" w:color="auto"/>
            </w:tcBorders>
          </w:tcPr>
          <w:p w14:paraId="1AA51C3C" w14:textId="77777777" w:rsidR="00BC0FB0" w:rsidRDefault="00D768F6" w:rsidP="00BA4203">
            <w:hyperlink w:anchor="clientspecific" w:history="1">
              <w:r w:rsidRPr="003A6117">
                <w:rPr>
                  <w:rStyle w:val="Hyperlink"/>
                  <w:rFonts w:ascii="Arial" w:hAnsi="Arial" w:cs="Arial"/>
                  <w:sz w:val="22"/>
                  <w:szCs w:val="22"/>
                </w:rPr>
                <w:t>Client Specific Information</w:t>
              </w:r>
            </w:hyperlink>
          </w:p>
        </w:tc>
      </w:tr>
      <w:tr w:rsidR="00E47B68" w:rsidRPr="00166006" w14:paraId="31961A5B"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612005FF" w14:textId="77777777" w:rsidR="00E47B68" w:rsidRPr="00A143F9" w:rsidRDefault="00E47B68" w:rsidP="00BA4203">
            <w:pPr>
              <w:rPr>
                <w:rFonts w:ascii="Arial" w:hAnsi="Arial" w:cs="Arial"/>
                <w:sz w:val="22"/>
                <w:szCs w:val="22"/>
              </w:rPr>
            </w:pPr>
            <w:r w:rsidRPr="00A143F9">
              <w:rPr>
                <w:rFonts w:ascii="Arial" w:hAnsi="Arial" w:cs="Arial"/>
                <w:sz w:val="22"/>
                <w:szCs w:val="22"/>
              </w:rPr>
              <w:t>1</w:t>
            </w:r>
          </w:p>
        </w:tc>
        <w:tc>
          <w:tcPr>
            <w:tcW w:w="5580" w:type="dxa"/>
            <w:tcBorders>
              <w:top w:val="single" w:sz="6" w:space="0" w:color="auto"/>
              <w:left w:val="single" w:sz="6" w:space="0" w:color="auto"/>
              <w:bottom w:val="single" w:sz="6" w:space="0" w:color="auto"/>
              <w:right w:val="single" w:sz="6" w:space="0" w:color="auto"/>
            </w:tcBorders>
          </w:tcPr>
          <w:p w14:paraId="2492DF88" w14:textId="77777777" w:rsidR="00E47B68" w:rsidRPr="00A143F9" w:rsidRDefault="00E47B68" w:rsidP="00BA4203">
            <w:pPr>
              <w:rPr>
                <w:rFonts w:ascii="Arial" w:hAnsi="Arial" w:cs="Arial"/>
                <w:sz w:val="22"/>
                <w:szCs w:val="22"/>
                <w:lang w:val="en-GB"/>
              </w:rPr>
            </w:pPr>
            <w:hyperlink w:anchor="offinvoice" w:history="1">
              <w:r w:rsidRPr="00B7766B">
                <w:rPr>
                  <w:rStyle w:val="Hyperlink"/>
                  <w:rFonts w:ascii="Arial" w:hAnsi="Arial" w:cs="Arial"/>
                  <w:sz w:val="22"/>
                  <w:szCs w:val="22"/>
                  <w:lang w:val="en-GB"/>
                </w:rPr>
                <w:t>Off Invoice</w:t>
              </w:r>
            </w:hyperlink>
          </w:p>
        </w:tc>
      </w:tr>
      <w:tr w:rsidR="00E47B68" w:rsidRPr="00166006" w14:paraId="44E099B5"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667DE681" w14:textId="77777777" w:rsidR="00E47B68" w:rsidRPr="00A143F9" w:rsidRDefault="00E47B68" w:rsidP="00BA4203">
            <w:pPr>
              <w:rPr>
                <w:rFonts w:ascii="Arial" w:hAnsi="Arial" w:cs="Arial"/>
                <w:sz w:val="22"/>
                <w:szCs w:val="22"/>
              </w:rPr>
            </w:pPr>
            <w:r w:rsidRPr="00A143F9">
              <w:rPr>
                <w:rFonts w:ascii="Arial" w:hAnsi="Arial" w:cs="Arial"/>
                <w:sz w:val="22"/>
                <w:szCs w:val="22"/>
              </w:rPr>
              <w:t>2</w:t>
            </w:r>
          </w:p>
        </w:tc>
        <w:tc>
          <w:tcPr>
            <w:tcW w:w="5580" w:type="dxa"/>
            <w:tcBorders>
              <w:top w:val="single" w:sz="6" w:space="0" w:color="auto"/>
              <w:left w:val="single" w:sz="6" w:space="0" w:color="auto"/>
              <w:bottom w:val="single" w:sz="6" w:space="0" w:color="auto"/>
              <w:right w:val="single" w:sz="6" w:space="0" w:color="auto"/>
            </w:tcBorders>
          </w:tcPr>
          <w:p w14:paraId="0700CDB7" w14:textId="77777777" w:rsidR="00E47B68" w:rsidRPr="00A143F9" w:rsidRDefault="00DE69B9" w:rsidP="00DE69B9">
            <w:pPr>
              <w:rPr>
                <w:rFonts w:ascii="Arial" w:hAnsi="Arial" w:cs="Arial"/>
                <w:sz w:val="22"/>
                <w:szCs w:val="22"/>
                <w:lang w:val="en-GB"/>
              </w:rPr>
            </w:pPr>
            <w:hyperlink w:anchor="billback" w:history="1">
              <w:r>
                <w:rPr>
                  <w:rStyle w:val="Hyperlink"/>
                  <w:rFonts w:ascii="Arial" w:hAnsi="Arial" w:cs="Arial"/>
                  <w:sz w:val="22"/>
                  <w:szCs w:val="22"/>
                  <w:lang w:val="en-GB"/>
                </w:rPr>
                <w:t>Billb</w:t>
              </w:r>
              <w:r w:rsidR="0088328B" w:rsidRPr="00B7766B">
                <w:rPr>
                  <w:rStyle w:val="Hyperlink"/>
                  <w:rFonts w:ascii="Arial" w:hAnsi="Arial" w:cs="Arial"/>
                  <w:sz w:val="22"/>
                  <w:szCs w:val="22"/>
                  <w:lang w:val="en-GB"/>
                </w:rPr>
                <w:t>ack</w:t>
              </w:r>
            </w:hyperlink>
          </w:p>
        </w:tc>
      </w:tr>
      <w:tr w:rsidR="00E47B68" w:rsidRPr="00166006" w14:paraId="54F9C27D"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77757F61" w14:textId="77777777" w:rsidR="00E47B68" w:rsidRPr="00A143F9" w:rsidRDefault="00A143F9" w:rsidP="00BA4203">
            <w:pPr>
              <w:rPr>
                <w:rFonts w:ascii="Arial" w:hAnsi="Arial" w:cs="Arial"/>
                <w:sz w:val="22"/>
                <w:szCs w:val="22"/>
              </w:rPr>
            </w:pPr>
            <w:r w:rsidRPr="00A143F9">
              <w:rPr>
                <w:rFonts w:ascii="Arial" w:hAnsi="Arial" w:cs="Arial"/>
                <w:sz w:val="22"/>
                <w:szCs w:val="22"/>
              </w:rPr>
              <w:t>3</w:t>
            </w:r>
          </w:p>
        </w:tc>
        <w:tc>
          <w:tcPr>
            <w:tcW w:w="5580" w:type="dxa"/>
            <w:tcBorders>
              <w:top w:val="single" w:sz="6" w:space="0" w:color="auto"/>
              <w:left w:val="single" w:sz="6" w:space="0" w:color="auto"/>
              <w:bottom w:val="single" w:sz="6" w:space="0" w:color="auto"/>
              <w:right w:val="single" w:sz="6" w:space="0" w:color="auto"/>
            </w:tcBorders>
          </w:tcPr>
          <w:p w14:paraId="71A4A924" w14:textId="77777777" w:rsidR="00E47B68" w:rsidRPr="00A143F9" w:rsidRDefault="001F6252" w:rsidP="00BA4203">
            <w:pPr>
              <w:rPr>
                <w:rFonts w:ascii="Arial" w:hAnsi="Arial" w:cs="Arial"/>
                <w:sz w:val="22"/>
                <w:szCs w:val="22"/>
                <w:lang w:val="en-GB"/>
              </w:rPr>
            </w:pPr>
            <w:hyperlink w:anchor="scan" w:history="1">
              <w:r w:rsidRPr="00B7766B">
                <w:rPr>
                  <w:rStyle w:val="Hyperlink"/>
                  <w:rFonts w:ascii="Arial" w:hAnsi="Arial" w:cs="Arial"/>
                  <w:sz w:val="22"/>
                  <w:szCs w:val="22"/>
                  <w:lang w:val="en-GB"/>
                </w:rPr>
                <w:t>Scan</w:t>
              </w:r>
            </w:hyperlink>
          </w:p>
        </w:tc>
      </w:tr>
      <w:tr w:rsidR="001F6252" w:rsidRPr="00166006" w14:paraId="55B443CF"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0CA70B5B" w14:textId="77777777" w:rsidR="001F6252" w:rsidRPr="00A143F9" w:rsidRDefault="00A143F9" w:rsidP="00BA4203">
            <w:pPr>
              <w:rPr>
                <w:rFonts w:ascii="Arial" w:hAnsi="Arial" w:cs="Arial"/>
                <w:sz w:val="22"/>
                <w:szCs w:val="22"/>
              </w:rPr>
            </w:pPr>
            <w:r w:rsidRPr="00A143F9">
              <w:rPr>
                <w:rFonts w:ascii="Arial" w:hAnsi="Arial" w:cs="Arial"/>
                <w:sz w:val="22"/>
                <w:szCs w:val="22"/>
              </w:rPr>
              <w:t>4</w:t>
            </w:r>
          </w:p>
        </w:tc>
        <w:tc>
          <w:tcPr>
            <w:tcW w:w="5580" w:type="dxa"/>
            <w:tcBorders>
              <w:top w:val="single" w:sz="6" w:space="0" w:color="auto"/>
              <w:left w:val="single" w:sz="6" w:space="0" w:color="auto"/>
              <w:bottom w:val="single" w:sz="6" w:space="0" w:color="auto"/>
              <w:right w:val="single" w:sz="6" w:space="0" w:color="auto"/>
            </w:tcBorders>
          </w:tcPr>
          <w:p w14:paraId="7F6B62A5" w14:textId="77777777" w:rsidR="001F6252" w:rsidRPr="00A143F9" w:rsidRDefault="001F6252" w:rsidP="00BA4203">
            <w:pPr>
              <w:rPr>
                <w:rFonts w:ascii="Arial" w:hAnsi="Arial" w:cs="Arial"/>
                <w:sz w:val="22"/>
                <w:szCs w:val="22"/>
                <w:lang w:val="en-GB"/>
              </w:rPr>
            </w:pPr>
            <w:hyperlink w:anchor="ad" w:history="1">
              <w:r w:rsidRPr="00B7766B">
                <w:rPr>
                  <w:rStyle w:val="Hyperlink"/>
                  <w:rFonts w:ascii="Arial" w:hAnsi="Arial" w:cs="Arial"/>
                  <w:sz w:val="22"/>
                  <w:szCs w:val="22"/>
                  <w:lang w:val="en-GB"/>
                </w:rPr>
                <w:t>Ad</w:t>
              </w:r>
            </w:hyperlink>
          </w:p>
        </w:tc>
      </w:tr>
      <w:tr w:rsidR="00E47B68" w:rsidRPr="00166006" w14:paraId="1A38E603"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7F9A3D61" w14:textId="77777777" w:rsidR="00E47B68" w:rsidRPr="00A143F9" w:rsidRDefault="00A143F9" w:rsidP="00BA4203">
            <w:pPr>
              <w:rPr>
                <w:rFonts w:ascii="Arial" w:hAnsi="Arial" w:cs="Arial"/>
                <w:sz w:val="22"/>
                <w:szCs w:val="22"/>
              </w:rPr>
            </w:pPr>
            <w:r w:rsidRPr="00A143F9">
              <w:rPr>
                <w:rFonts w:ascii="Arial" w:hAnsi="Arial" w:cs="Arial"/>
                <w:sz w:val="22"/>
                <w:szCs w:val="22"/>
              </w:rPr>
              <w:t>5</w:t>
            </w:r>
          </w:p>
        </w:tc>
        <w:tc>
          <w:tcPr>
            <w:tcW w:w="5580" w:type="dxa"/>
            <w:tcBorders>
              <w:top w:val="single" w:sz="6" w:space="0" w:color="auto"/>
              <w:left w:val="single" w:sz="6" w:space="0" w:color="auto"/>
              <w:bottom w:val="single" w:sz="6" w:space="0" w:color="auto"/>
              <w:right w:val="single" w:sz="6" w:space="0" w:color="auto"/>
            </w:tcBorders>
          </w:tcPr>
          <w:p w14:paraId="5B31A2A1" w14:textId="77777777" w:rsidR="00E47B68" w:rsidRPr="00A143F9" w:rsidRDefault="00DE5DF2" w:rsidP="00BA4203">
            <w:pPr>
              <w:rPr>
                <w:rFonts w:ascii="Arial" w:hAnsi="Arial" w:cs="Arial"/>
                <w:sz w:val="22"/>
                <w:szCs w:val="22"/>
                <w:lang w:val="en-GB"/>
              </w:rPr>
            </w:pPr>
            <w:hyperlink w:anchor="pricing" w:history="1">
              <w:r w:rsidRPr="00B7766B">
                <w:rPr>
                  <w:rStyle w:val="Hyperlink"/>
                  <w:rFonts w:ascii="Arial" w:hAnsi="Arial" w:cs="Arial"/>
                  <w:sz w:val="22"/>
                  <w:szCs w:val="22"/>
                  <w:lang w:val="en-GB"/>
                </w:rPr>
                <w:t>Pricing (Non-Trade)</w:t>
              </w:r>
            </w:hyperlink>
          </w:p>
        </w:tc>
      </w:tr>
      <w:tr w:rsidR="00E47B68" w:rsidRPr="00166006" w14:paraId="3AC0F118"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13DCCDAB" w14:textId="77777777" w:rsidR="00E47B68" w:rsidRPr="00A143F9" w:rsidRDefault="00A143F9" w:rsidP="00BA4203">
            <w:pPr>
              <w:rPr>
                <w:rFonts w:ascii="Arial" w:hAnsi="Arial" w:cs="Arial"/>
                <w:sz w:val="22"/>
                <w:szCs w:val="22"/>
              </w:rPr>
            </w:pPr>
            <w:r w:rsidRPr="00A143F9">
              <w:rPr>
                <w:rFonts w:ascii="Arial" w:hAnsi="Arial" w:cs="Arial"/>
                <w:sz w:val="22"/>
                <w:szCs w:val="22"/>
              </w:rPr>
              <w:t>6</w:t>
            </w:r>
          </w:p>
        </w:tc>
        <w:tc>
          <w:tcPr>
            <w:tcW w:w="5580" w:type="dxa"/>
            <w:tcBorders>
              <w:top w:val="single" w:sz="6" w:space="0" w:color="auto"/>
              <w:left w:val="single" w:sz="6" w:space="0" w:color="auto"/>
              <w:bottom w:val="single" w:sz="6" w:space="0" w:color="auto"/>
              <w:right w:val="single" w:sz="6" w:space="0" w:color="auto"/>
            </w:tcBorders>
          </w:tcPr>
          <w:p w14:paraId="18CAE507" w14:textId="77777777" w:rsidR="00E47B68" w:rsidRPr="00A143F9" w:rsidRDefault="0088328B" w:rsidP="00BA4203">
            <w:pPr>
              <w:rPr>
                <w:rFonts w:ascii="Arial" w:hAnsi="Arial" w:cs="Arial"/>
                <w:sz w:val="22"/>
                <w:szCs w:val="22"/>
                <w:lang w:val="en-GB"/>
              </w:rPr>
            </w:pPr>
            <w:hyperlink w:anchor="slotting" w:history="1">
              <w:r w:rsidRPr="00391218">
                <w:rPr>
                  <w:rStyle w:val="Hyperlink"/>
                  <w:rFonts w:ascii="Arial" w:hAnsi="Arial" w:cs="Arial"/>
                  <w:sz w:val="22"/>
                  <w:szCs w:val="22"/>
                  <w:lang w:val="en-GB"/>
                </w:rPr>
                <w:t>Slotting</w:t>
              </w:r>
              <w:r w:rsidR="00391218" w:rsidRPr="00391218">
                <w:rPr>
                  <w:rStyle w:val="Hyperlink"/>
                  <w:rFonts w:ascii="Arial" w:hAnsi="Arial" w:cs="Arial"/>
                  <w:sz w:val="22"/>
                  <w:szCs w:val="22"/>
                  <w:lang w:val="en-GB"/>
                </w:rPr>
                <w:t>/New Store Opening</w:t>
              </w:r>
            </w:hyperlink>
          </w:p>
        </w:tc>
      </w:tr>
      <w:tr w:rsidR="0088328B" w:rsidRPr="00166006" w14:paraId="1EA928E7"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16EDFE5D" w14:textId="77777777" w:rsidR="0088328B" w:rsidRPr="00A143F9" w:rsidRDefault="00A143F9" w:rsidP="007132B7">
            <w:pPr>
              <w:rPr>
                <w:rFonts w:ascii="Arial" w:hAnsi="Arial" w:cs="Arial"/>
                <w:sz w:val="22"/>
                <w:szCs w:val="22"/>
              </w:rPr>
            </w:pPr>
            <w:r w:rsidRPr="00A143F9">
              <w:rPr>
                <w:rFonts w:ascii="Arial" w:hAnsi="Arial" w:cs="Arial"/>
                <w:sz w:val="22"/>
                <w:szCs w:val="22"/>
              </w:rPr>
              <w:t>7</w:t>
            </w:r>
          </w:p>
        </w:tc>
        <w:tc>
          <w:tcPr>
            <w:tcW w:w="5580" w:type="dxa"/>
            <w:tcBorders>
              <w:top w:val="single" w:sz="6" w:space="0" w:color="auto"/>
              <w:left w:val="single" w:sz="6" w:space="0" w:color="auto"/>
              <w:bottom w:val="single" w:sz="6" w:space="0" w:color="auto"/>
              <w:right w:val="single" w:sz="6" w:space="0" w:color="auto"/>
            </w:tcBorders>
          </w:tcPr>
          <w:p w14:paraId="4343E4B1" w14:textId="6A846FCC" w:rsidR="0088328B" w:rsidRPr="00A143F9" w:rsidRDefault="0022546C" w:rsidP="007132B7">
            <w:pPr>
              <w:rPr>
                <w:rFonts w:ascii="Arial" w:hAnsi="Arial" w:cs="Arial"/>
                <w:sz w:val="22"/>
                <w:szCs w:val="22"/>
                <w:lang w:val="en-GB"/>
              </w:rPr>
            </w:pPr>
            <w:hyperlink w:anchor="unsaleable" w:history="1">
              <w:r w:rsidRPr="0022546C">
                <w:rPr>
                  <w:rStyle w:val="Hyperlink"/>
                  <w:rFonts w:ascii="Arial" w:hAnsi="Arial" w:cs="Arial"/>
                  <w:sz w:val="22"/>
                  <w:szCs w:val="22"/>
                  <w:lang w:val="en-GB"/>
                </w:rPr>
                <w:t>Damages/</w:t>
              </w:r>
              <w:r w:rsidR="00DE5DF2" w:rsidRPr="0022546C">
                <w:rPr>
                  <w:rStyle w:val="Hyperlink"/>
                  <w:rFonts w:ascii="Arial" w:hAnsi="Arial" w:cs="Arial"/>
                  <w:sz w:val="22"/>
                  <w:szCs w:val="22"/>
                  <w:lang w:val="en-GB"/>
                </w:rPr>
                <w:t>Unsal</w:t>
              </w:r>
              <w:r w:rsidR="000E318F" w:rsidRPr="0022546C">
                <w:rPr>
                  <w:rStyle w:val="Hyperlink"/>
                  <w:rFonts w:ascii="Arial" w:hAnsi="Arial" w:cs="Arial"/>
                  <w:sz w:val="22"/>
                  <w:szCs w:val="22"/>
                  <w:lang w:val="en-GB"/>
                </w:rPr>
                <w:t>e</w:t>
              </w:r>
              <w:r w:rsidR="00DE5DF2" w:rsidRPr="0022546C">
                <w:rPr>
                  <w:rStyle w:val="Hyperlink"/>
                  <w:rFonts w:ascii="Arial" w:hAnsi="Arial" w:cs="Arial"/>
                  <w:sz w:val="22"/>
                  <w:szCs w:val="22"/>
                  <w:lang w:val="en-GB"/>
                </w:rPr>
                <w:t>able (Non-Trade)</w:t>
              </w:r>
            </w:hyperlink>
          </w:p>
        </w:tc>
      </w:tr>
      <w:tr w:rsidR="0088328B" w:rsidRPr="00166006" w14:paraId="5B2C61E3"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5A92EE26" w14:textId="77777777" w:rsidR="0088328B" w:rsidRPr="00A143F9" w:rsidRDefault="00A143F9" w:rsidP="007132B7">
            <w:pPr>
              <w:rPr>
                <w:rFonts w:ascii="Arial" w:hAnsi="Arial" w:cs="Arial"/>
                <w:sz w:val="22"/>
                <w:szCs w:val="22"/>
              </w:rPr>
            </w:pPr>
            <w:r w:rsidRPr="00A143F9">
              <w:rPr>
                <w:rFonts w:ascii="Arial" w:hAnsi="Arial" w:cs="Arial"/>
                <w:sz w:val="22"/>
                <w:szCs w:val="22"/>
              </w:rPr>
              <w:t>8</w:t>
            </w:r>
          </w:p>
        </w:tc>
        <w:tc>
          <w:tcPr>
            <w:tcW w:w="5580" w:type="dxa"/>
            <w:tcBorders>
              <w:top w:val="single" w:sz="6" w:space="0" w:color="auto"/>
              <w:left w:val="single" w:sz="6" w:space="0" w:color="auto"/>
              <w:bottom w:val="single" w:sz="6" w:space="0" w:color="auto"/>
              <w:right w:val="single" w:sz="6" w:space="0" w:color="auto"/>
            </w:tcBorders>
          </w:tcPr>
          <w:p w14:paraId="51C7058A" w14:textId="77777777" w:rsidR="0088328B" w:rsidRPr="00A143F9" w:rsidRDefault="00A143F9" w:rsidP="00193580">
            <w:pPr>
              <w:rPr>
                <w:rFonts w:ascii="Arial" w:hAnsi="Arial" w:cs="Arial"/>
                <w:sz w:val="22"/>
                <w:szCs w:val="22"/>
                <w:lang w:val="en-GB"/>
              </w:rPr>
            </w:pPr>
            <w:hyperlink w:anchor="demo" w:history="1">
              <w:r w:rsidRPr="00B7766B">
                <w:rPr>
                  <w:rStyle w:val="Hyperlink"/>
                  <w:rFonts w:ascii="Arial" w:hAnsi="Arial" w:cs="Arial"/>
                  <w:sz w:val="22"/>
                  <w:szCs w:val="22"/>
                  <w:lang w:val="en-GB"/>
                </w:rPr>
                <w:t>Demo</w:t>
              </w:r>
            </w:hyperlink>
          </w:p>
        </w:tc>
      </w:tr>
      <w:tr w:rsidR="0088328B" w:rsidRPr="00166006" w14:paraId="4D41C898"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50B42ABD" w14:textId="77777777" w:rsidR="0088328B" w:rsidRPr="00A143F9" w:rsidRDefault="00A143F9" w:rsidP="007132B7">
            <w:pPr>
              <w:rPr>
                <w:rFonts w:ascii="Arial" w:hAnsi="Arial" w:cs="Arial"/>
                <w:sz w:val="22"/>
                <w:szCs w:val="22"/>
              </w:rPr>
            </w:pPr>
            <w:r w:rsidRPr="00A143F9">
              <w:rPr>
                <w:rFonts w:ascii="Arial" w:hAnsi="Arial" w:cs="Arial"/>
                <w:sz w:val="22"/>
                <w:szCs w:val="22"/>
              </w:rPr>
              <w:t>9</w:t>
            </w:r>
          </w:p>
        </w:tc>
        <w:tc>
          <w:tcPr>
            <w:tcW w:w="5580" w:type="dxa"/>
            <w:tcBorders>
              <w:top w:val="single" w:sz="6" w:space="0" w:color="auto"/>
              <w:left w:val="single" w:sz="6" w:space="0" w:color="auto"/>
              <w:bottom w:val="single" w:sz="6" w:space="0" w:color="auto"/>
              <w:right w:val="single" w:sz="6" w:space="0" w:color="auto"/>
            </w:tcBorders>
          </w:tcPr>
          <w:p w14:paraId="2AD8765E" w14:textId="77777777" w:rsidR="0088328B" w:rsidRPr="00A143F9" w:rsidRDefault="0088328B" w:rsidP="007132B7">
            <w:pPr>
              <w:rPr>
                <w:rFonts w:ascii="Arial" w:hAnsi="Arial" w:cs="Arial"/>
                <w:sz w:val="22"/>
                <w:szCs w:val="22"/>
                <w:lang w:val="en-GB"/>
              </w:rPr>
            </w:pPr>
            <w:hyperlink w:anchor="display" w:history="1">
              <w:r w:rsidRPr="00B7766B">
                <w:rPr>
                  <w:rStyle w:val="Hyperlink"/>
                  <w:rFonts w:ascii="Arial" w:hAnsi="Arial" w:cs="Arial"/>
                  <w:sz w:val="22"/>
                  <w:szCs w:val="22"/>
                  <w:lang w:val="en-GB"/>
                </w:rPr>
                <w:t>Display</w:t>
              </w:r>
            </w:hyperlink>
          </w:p>
        </w:tc>
      </w:tr>
      <w:tr w:rsidR="0088328B" w:rsidRPr="00166006" w14:paraId="77745B04"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6FB93DE4" w14:textId="77777777" w:rsidR="0088328B" w:rsidRPr="00A143F9" w:rsidRDefault="00A143F9" w:rsidP="007132B7">
            <w:pPr>
              <w:rPr>
                <w:rFonts w:ascii="Arial" w:hAnsi="Arial" w:cs="Arial"/>
                <w:sz w:val="22"/>
                <w:szCs w:val="22"/>
              </w:rPr>
            </w:pPr>
            <w:r w:rsidRPr="00A143F9">
              <w:rPr>
                <w:rFonts w:ascii="Arial" w:hAnsi="Arial" w:cs="Arial"/>
                <w:sz w:val="22"/>
                <w:szCs w:val="22"/>
              </w:rPr>
              <w:t>10</w:t>
            </w:r>
          </w:p>
        </w:tc>
        <w:tc>
          <w:tcPr>
            <w:tcW w:w="5580" w:type="dxa"/>
            <w:tcBorders>
              <w:top w:val="single" w:sz="6" w:space="0" w:color="auto"/>
              <w:left w:val="single" w:sz="6" w:space="0" w:color="auto"/>
              <w:bottom w:val="single" w:sz="6" w:space="0" w:color="auto"/>
              <w:right w:val="single" w:sz="6" w:space="0" w:color="auto"/>
            </w:tcBorders>
          </w:tcPr>
          <w:p w14:paraId="30884964" w14:textId="77777777" w:rsidR="0088328B" w:rsidRPr="00A143F9" w:rsidRDefault="0088328B" w:rsidP="007132B7">
            <w:pPr>
              <w:rPr>
                <w:rFonts w:ascii="Arial" w:hAnsi="Arial" w:cs="Arial"/>
                <w:sz w:val="22"/>
                <w:szCs w:val="22"/>
                <w:lang w:val="en-GB"/>
              </w:rPr>
            </w:pPr>
            <w:hyperlink w:anchor="foodshow" w:history="1">
              <w:r w:rsidRPr="00B7766B">
                <w:rPr>
                  <w:rStyle w:val="Hyperlink"/>
                  <w:rFonts w:ascii="Arial" w:hAnsi="Arial" w:cs="Arial"/>
                  <w:sz w:val="22"/>
                  <w:szCs w:val="22"/>
                  <w:lang w:val="en-GB"/>
                </w:rPr>
                <w:t>Food Shows</w:t>
              </w:r>
            </w:hyperlink>
          </w:p>
        </w:tc>
      </w:tr>
      <w:tr w:rsidR="0088328B" w:rsidRPr="00166006" w14:paraId="3484FB09"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45D4928D" w14:textId="77777777" w:rsidR="0088328B" w:rsidRPr="00A143F9" w:rsidRDefault="00A143F9" w:rsidP="007132B7">
            <w:pPr>
              <w:rPr>
                <w:rFonts w:ascii="Arial" w:hAnsi="Arial" w:cs="Arial"/>
                <w:sz w:val="22"/>
                <w:szCs w:val="22"/>
              </w:rPr>
            </w:pPr>
            <w:r w:rsidRPr="00A143F9">
              <w:rPr>
                <w:rFonts w:ascii="Arial" w:hAnsi="Arial" w:cs="Arial"/>
                <w:sz w:val="22"/>
                <w:szCs w:val="22"/>
              </w:rPr>
              <w:t>11</w:t>
            </w:r>
          </w:p>
        </w:tc>
        <w:tc>
          <w:tcPr>
            <w:tcW w:w="5580" w:type="dxa"/>
            <w:tcBorders>
              <w:top w:val="single" w:sz="6" w:space="0" w:color="auto"/>
              <w:left w:val="single" w:sz="6" w:space="0" w:color="auto"/>
              <w:bottom w:val="single" w:sz="6" w:space="0" w:color="auto"/>
              <w:right w:val="single" w:sz="6" w:space="0" w:color="auto"/>
            </w:tcBorders>
          </w:tcPr>
          <w:p w14:paraId="07070CDC" w14:textId="77777777" w:rsidR="0088328B" w:rsidRPr="00A143F9" w:rsidRDefault="00DE5DF2" w:rsidP="007132B7">
            <w:pPr>
              <w:rPr>
                <w:rFonts w:ascii="Arial" w:hAnsi="Arial" w:cs="Arial"/>
                <w:sz w:val="22"/>
                <w:szCs w:val="22"/>
                <w:lang w:val="en-GB"/>
              </w:rPr>
            </w:pPr>
            <w:hyperlink w:anchor="mfrcoup" w:history="1">
              <w:r w:rsidRPr="00B7766B">
                <w:rPr>
                  <w:rStyle w:val="Hyperlink"/>
                  <w:rFonts w:ascii="Arial" w:hAnsi="Arial" w:cs="Arial"/>
                  <w:sz w:val="22"/>
                  <w:szCs w:val="22"/>
                  <w:lang w:val="en-GB"/>
                </w:rPr>
                <w:t>Coupons (Non-Trade)</w:t>
              </w:r>
            </w:hyperlink>
          </w:p>
        </w:tc>
      </w:tr>
      <w:tr w:rsidR="0088328B" w:rsidRPr="00166006" w14:paraId="0B705F24"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6C9F5B10" w14:textId="77777777" w:rsidR="0088328B" w:rsidRPr="00A143F9" w:rsidRDefault="00A143F9" w:rsidP="007132B7">
            <w:pPr>
              <w:rPr>
                <w:rFonts w:ascii="Arial" w:hAnsi="Arial" w:cs="Arial"/>
                <w:sz w:val="22"/>
                <w:szCs w:val="22"/>
              </w:rPr>
            </w:pPr>
            <w:r w:rsidRPr="00A143F9">
              <w:rPr>
                <w:rFonts w:ascii="Arial" w:hAnsi="Arial" w:cs="Arial"/>
                <w:sz w:val="22"/>
                <w:szCs w:val="22"/>
              </w:rPr>
              <w:t>12</w:t>
            </w:r>
          </w:p>
        </w:tc>
        <w:tc>
          <w:tcPr>
            <w:tcW w:w="5580" w:type="dxa"/>
            <w:tcBorders>
              <w:top w:val="single" w:sz="6" w:space="0" w:color="auto"/>
              <w:left w:val="single" w:sz="6" w:space="0" w:color="auto"/>
              <w:bottom w:val="single" w:sz="6" w:space="0" w:color="auto"/>
              <w:right w:val="single" w:sz="6" w:space="0" w:color="auto"/>
            </w:tcBorders>
          </w:tcPr>
          <w:p w14:paraId="38756A00" w14:textId="77777777" w:rsidR="0088328B" w:rsidRPr="00A143F9" w:rsidRDefault="00DE5DF2" w:rsidP="007132B7">
            <w:pPr>
              <w:rPr>
                <w:rFonts w:ascii="Arial" w:hAnsi="Arial" w:cs="Arial"/>
                <w:sz w:val="22"/>
                <w:szCs w:val="22"/>
                <w:lang w:val="en-GB"/>
              </w:rPr>
            </w:pPr>
            <w:hyperlink w:anchor="returns" w:history="1">
              <w:r w:rsidRPr="00B7766B">
                <w:rPr>
                  <w:rStyle w:val="Hyperlink"/>
                  <w:rFonts w:ascii="Arial" w:hAnsi="Arial" w:cs="Arial"/>
                  <w:sz w:val="22"/>
                  <w:szCs w:val="22"/>
                  <w:lang w:val="en-GB"/>
                </w:rPr>
                <w:t>Returns (Non-Trade)</w:t>
              </w:r>
            </w:hyperlink>
          </w:p>
        </w:tc>
      </w:tr>
      <w:tr w:rsidR="0088328B" w:rsidRPr="00166006" w14:paraId="2E71C7CC"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70FE9316" w14:textId="77777777" w:rsidR="0088328B" w:rsidRPr="00A143F9" w:rsidRDefault="00A143F9" w:rsidP="007132B7">
            <w:pPr>
              <w:rPr>
                <w:rFonts w:ascii="Arial" w:hAnsi="Arial" w:cs="Arial"/>
                <w:sz w:val="22"/>
                <w:szCs w:val="22"/>
              </w:rPr>
            </w:pPr>
            <w:r w:rsidRPr="00A143F9">
              <w:rPr>
                <w:rFonts w:ascii="Arial" w:hAnsi="Arial" w:cs="Arial"/>
                <w:sz w:val="22"/>
                <w:szCs w:val="22"/>
              </w:rPr>
              <w:t>13</w:t>
            </w:r>
          </w:p>
        </w:tc>
        <w:tc>
          <w:tcPr>
            <w:tcW w:w="5580" w:type="dxa"/>
            <w:tcBorders>
              <w:top w:val="single" w:sz="6" w:space="0" w:color="auto"/>
              <w:left w:val="single" w:sz="6" w:space="0" w:color="auto"/>
              <w:bottom w:val="single" w:sz="6" w:space="0" w:color="auto"/>
              <w:right w:val="single" w:sz="6" w:space="0" w:color="auto"/>
            </w:tcBorders>
          </w:tcPr>
          <w:p w14:paraId="715D96DE" w14:textId="77777777" w:rsidR="0088328B" w:rsidRPr="00A143F9" w:rsidRDefault="00DE5DF2" w:rsidP="007132B7">
            <w:pPr>
              <w:rPr>
                <w:rFonts w:ascii="Arial" w:hAnsi="Arial" w:cs="Arial"/>
                <w:sz w:val="22"/>
                <w:szCs w:val="22"/>
                <w:lang w:val="en-GB"/>
              </w:rPr>
            </w:pPr>
            <w:hyperlink w:anchor="shortage" w:history="1">
              <w:r w:rsidRPr="00B7766B">
                <w:rPr>
                  <w:rStyle w:val="Hyperlink"/>
                  <w:rFonts w:ascii="Arial" w:hAnsi="Arial" w:cs="Arial"/>
                  <w:sz w:val="22"/>
                  <w:szCs w:val="22"/>
                  <w:lang w:val="en-GB"/>
                </w:rPr>
                <w:t>Shortages (Non-Trade)</w:t>
              </w:r>
            </w:hyperlink>
          </w:p>
        </w:tc>
      </w:tr>
      <w:tr w:rsidR="0088328B" w:rsidRPr="00166006" w14:paraId="38417122"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5E0AAE68" w14:textId="77777777" w:rsidR="0088328B" w:rsidRPr="00A143F9" w:rsidRDefault="00A143F9" w:rsidP="007132B7">
            <w:pPr>
              <w:rPr>
                <w:rFonts w:ascii="Arial" w:hAnsi="Arial" w:cs="Arial"/>
                <w:sz w:val="22"/>
                <w:szCs w:val="22"/>
              </w:rPr>
            </w:pPr>
            <w:r w:rsidRPr="00A143F9">
              <w:rPr>
                <w:rFonts w:ascii="Arial" w:hAnsi="Arial" w:cs="Arial"/>
                <w:sz w:val="22"/>
                <w:szCs w:val="22"/>
              </w:rPr>
              <w:t>14</w:t>
            </w:r>
          </w:p>
        </w:tc>
        <w:tc>
          <w:tcPr>
            <w:tcW w:w="5580" w:type="dxa"/>
            <w:tcBorders>
              <w:top w:val="single" w:sz="6" w:space="0" w:color="auto"/>
              <w:left w:val="single" w:sz="6" w:space="0" w:color="auto"/>
              <w:bottom w:val="single" w:sz="6" w:space="0" w:color="auto"/>
              <w:right w:val="single" w:sz="6" w:space="0" w:color="auto"/>
            </w:tcBorders>
          </w:tcPr>
          <w:p w14:paraId="5AD1A8B1" w14:textId="77777777" w:rsidR="0088328B" w:rsidRPr="00A143F9" w:rsidRDefault="0088328B" w:rsidP="007132B7">
            <w:pPr>
              <w:rPr>
                <w:rFonts w:ascii="Arial" w:hAnsi="Arial" w:cs="Arial"/>
                <w:sz w:val="22"/>
                <w:szCs w:val="22"/>
                <w:lang w:val="en-GB"/>
              </w:rPr>
            </w:pPr>
            <w:hyperlink w:anchor="postaudit" w:history="1">
              <w:r w:rsidRPr="00B7766B">
                <w:rPr>
                  <w:rStyle w:val="Hyperlink"/>
                  <w:rFonts w:ascii="Arial" w:hAnsi="Arial" w:cs="Arial"/>
                  <w:sz w:val="22"/>
                  <w:szCs w:val="22"/>
                  <w:lang w:val="en-GB"/>
                </w:rPr>
                <w:t>Post Audit</w:t>
              </w:r>
            </w:hyperlink>
          </w:p>
        </w:tc>
      </w:tr>
      <w:tr w:rsidR="008A73CE" w:rsidRPr="00166006" w14:paraId="1A41FCA3" w14:textId="77777777" w:rsidTr="008A73CE">
        <w:trPr>
          <w:cantSplit/>
          <w:trHeight w:val="65"/>
        </w:trPr>
        <w:tc>
          <w:tcPr>
            <w:tcW w:w="810" w:type="dxa"/>
            <w:tcBorders>
              <w:top w:val="single" w:sz="6" w:space="0" w:color="auto"/>
              <w:left w:val="single" w:sz="6" w:space="0" w:color="auto"/>
              <w:bottom w:val="single" w:sz="6" w:space="0" w:color="auto"/>
              <w:right w:val="single" w:sz="6" w:space="0" w:color="auto"/>
            </w:tcBorders>
          </w:tcPr>
          <w:p w14:paraId="419DEF3B" w14:textId="77777777" w:rsidR="008A73CE" w:rsidRPr="00A143F9" w:rsidRDefault="008A73CE" w:rsidP="008A73CE">
            <w:pPr>
              <w:rPr>
                <w:rFonts w:ascii="Arial" w:hAnsi="Arial" w:cs="Arial"/>
                <w:sz w:val="22"/>
                <w:szCs w:val="22"/>
              </w:rPr>
            </w:pPr>
            <w:r w:rsidRPr="00A143F9">
              <w:rPr>
                <w:rFonts w:ascii="Arial" w:hAnsi="Arial" w:cs="Arial"/>
                <w:sz w:val="22"/>
                <w:szCs w:val="22"/>
              </w:rPr>
              <w:t>1</w:t>
            </w:r>
            <w:r>
              <w:rPr>
                <w:rFonts w:ascii="Arial" w:hAnsi="Arial" w:cs="Arial"/>
                <w:sz w:val="22"/>
                <w:szCs w:val="22"/>
              </w:rPr>
              <w:t>5</w:t>
            </w:r>
          </w:p>
        </w:tc>
        <w:tc>
          <w:tcPr>
            <w:tcW w:w="5580" w:type="dxa"/>
            <w:tcBorders>
              <w:top w:val="single" w:sz="6" w:space="0" w:color="auto"/>
              <w:left w:val="single" w:sz="6" w:space="0" w:color="auto"/>
              <w:bottom w:val="single" w:sz="6" w:space="0" w:color="auto"/>
              <w:right w:val="single" w:sz="6" w:space="0" w:color="auto"/>
            </w:tcBorders>
          </w:tcPr>
          <w:p w14:paraId="62EF8804" w14:textId="501E9F78" w:rsidR="008A73CE" w:rsidRPr="008A73CE" w:rsidRDefault="00111225" w:rsidP="0013339C">
            <w:r w:rsidRPr="00CF57B7">
              <w:rPr>
                <w:rFonts w:ascii="Arial" w:hAnsi="Arial" w:cs="Arial"/>
                <w:sz w:val="22"/>
                <w:szCs w:val="22"/>
                <w:lang w:val="en-GB"/>
              </w:rPr>
              <w:t>REMOVED</w:t>
            </w:r>
          </w:p>
        </w:tc>
      </w:tr>
      <w:tr w:rsidR="005534DA" w:rsidRPr="00166006" w14:paraId="4B418672" w14:textId="77777777" w:rsidTr="008A73CE">
        <w:trPr>
          <w:cantSplit/>
          <w:trHeight w:val="65"/>
        </w:trPr>
        <w:tc>
          <w:tcPr>
            <w:tcW w:w="810" w:type="dxa"/>
            <w:tcBorders>
              <w:top w:val="single" w:sz="6" w:space="0" w:color="auto"/>
              <w:left w:val="single" w:sz="6" w:space="0" w:color="auto"/>
              <w:bottom w:val="single" w:sz="6" w:space="0" w:color="auto"/>
              <w:right w:val="single" w:sz="6" w:space="0" w:color="auto"/>
            </w:tcBorders>
          </w:tcPr>
          <w:p w14:paraId="7085C45E" w14:textId="77777777" w:rsidR="005534DA" w:rsidRPr="00A143F9" w:rsidRDefault="005534DA" w:rsidP="008A73CE">
            <w:pPr>
              <w:rPr>
                <w:rFonts w:ascii="Arial" w:hAnsi="Arial" w:cs="Arial"/>
                <w:sz w:val="22"/>
                <w:szCs w:val="22"/>
              </w:rPr>
            </w:pPr>
            <w:r>
              <w:rPr>
                <w:rFonts w:ascii="Arial" w:hAnsi="Arial" w:cs="Arial"/>
                <w:sz w:val="22"/>
                <w:szCs w:val="22"/>
              </w:rPr>
              <w:t>16</w:t>
            </w:r>
          </w:p>
        </w:tc>
        <w:tc>
          <w:tcPr>
            <w:tcW w:w="5580" w:type="dxa"/>
            <w:tcBorders>
              <w:top w:val="single" w:sz="6" w:space="0" w:color="auto"/>
              <w:left w:val="single" w:sz="6" w:space="0" w:color="auto"/>
              <w:bottom w:val="single" w:sz="6" w:space="0" w:color="auto"/>
              <w:right w:val="single" w:sz="6" w:space="0" w:color="auto"/>
            </w:tcBorders>
          </w:tcPr>
          <w:p w14:paraId="56CB2B1B" w14:textId="77777777" w:rsidR="005534DA" w:rsidRDefault="005534DA" w:rsidP="0013339C">
            <w:hyperlink w:anchor="retailmerch" w:history="1">
              <w:r w:rsidRPr="005534DA">
                <w:rPr>
                  <w:rStyle w:val="Hyperlink"/>
                  <w:rFonts w:ascii="Arial" w:hAnsi="Arial" w:cs="Arial"/>
                  <w:sz w:val="22"/>
                  <w:szCs w:val="22"/>
                  <w:lang w:val="en-GB"/>
                </w:rPr>
                <w:t>Retail Merchandising Program (SRD)</w:t>
              </w:r>
            </w:hyperlink>
          </w:p>
        </w:tc>
      </w:tr>
      <w:tr w:rsidR="00253BBB" w:rsidRPr="00166006" w14:paraId="6A1007B5" w14:textId="77777777" w:rsidTr="008A73CE">
        <w:trPr>
          <w:cantSplit/>
          <w:trHeight w:val="65"/>
        </w:trPr>
        <w:tc>
          <w:tcPr>
            <w:tcW w:w="810" w:type="dxa"/>
            <w:tcBorders>
              <w:top w:val="single" w:sz="6" w:space="0" w:color="auto"/>
              <w:left w:val="single" w:sz="6" w:space="0" w:color="auto"/>
              <w:bottom w:val="single" w:sz="6" w:space="0" w:color="auto"/>
              <w:right w:val="single" w:sz="6" w:space="0" w:color="auto"/>
            </w:tcBorders>
          </w:tcPr>
          <w:p w14:paraId="2BCFA2E0" w14:textId="77777777" w:rsidR="00253BBB" w:rsidRDefault="00253BBB" w:rsidP="008A73CE">
            <w:pPr>
              <w:rPr>
                <w:rFonts w:ascii="Arial" w:hAnsi="Arial" w:cs="Arial"/>
                <w:sz w:val="22"/>
                <w:szCs w:val="22"/>
              </w:rPr>
            </w:pPr>
            <w:r>
              <w:rPr>
                <w:rFonts w:ascii="Arial" w:hAnsi="Arial" w:cs="Arial"/>
                <w:sz w:val="22"/>
                <w:szCs w:val="22"/>
              </w:rPr>
              <w:t>17</w:t>
            </w:r>
          </w:p>
        </w:tc>
        <w:tc>
          <w:tcPr>
            <w:tcW w:w="5580" w:type="dxa"/>
            <w:tcBorders>
              <w:top w:val="single" w:sz="6" w:space="0" w:color="auto"/>
              <w:left w:val="single" w:sz="6" w:space="0" w:color="auto"/>
              <w:bottom w:val="single" w:sz="6" w:space="0" w:color="auto"/>
              <w:right w:val="single" w:sz="6" w:space="0" w:color="auto"/>
            </w:tcBorders>
          </w:tcPr>
          <w:p w14:paraId="57A82E96" w14:textId="5B15ECA4" w:rsidR="00253BBB" w:rsidRDefault="00111225" w:rsidP="0013339C">
            <w:r w:rsidRPr="00CF57B7">
              <w:rPr>
                <w:rFonts w:ascii="Arial" w:hAnsi="Arial" w:cs="Arial"/>
                <w:sz w:val="22"/>
                <w:szCs w:val="22"/>
                <w:lang w:val="en-GB"/>
              </w:rPr>
              <w:t>REMOVED</w:t>
            </w:r>
          </w:p>
        </w:tc>
      </w:tr>
      <w:tr w:rsidR="00DA0C9E" w:rsidRPr="00166006" w14:paraId="7D2FE029" w14:textId="77777777" w:rsidTr="008A73CE">
        <w:trPr>
          <w:cantSplit/>
          <w:trHeight w:val="65"/>
        </w:trPr>
        <w:tc>
          <w:tcPr>
            <w:tcW w:w="810" w:type="dxa"/>
            <w:tcBorders>
              <w:top w:val="single" w:sz="6" w:space="0" w:color="auto"/>
              <w:left w:val="single" w:sz="6" w:space="0" w:color="auto"/>
              <w:bottom w:val="single" w:sz="6" w:space="0" w:color="auto"/>
              <w:right w:val="single" w:sz="6" w:space="0" w:color="auto"/>
            </w:tcBorders>
          </w:tcPr>
          <w:p w14:paraId="04049515" w14:textId="77777777" w:rsidR="00DA0C9E" w:rsidRPr="00A143F9" w:rsidRDefault="00DA0C9E" w:rsidP="008A73CE">
            <w:pPr>
              <w:rPr>
                <w:rFonts w:ascii="Arial" w:hAnsi="Arial" w:cs="Arial"/>
                <w:sz w:val="22"/>
                <w:szCs w:val="22"/>
              </w:rPr>
            </w:pPr>
            <w:r>
              <w:rPr>
                <w:rFonts w:ascii="Arial" w:hAnsi="Arial" w:cs="Arial"/>
                <w:sz w:val="22"/>
                <w:szCs w:val="22"/>
              </w:rPr>
              <w:t>1</w:t>
            </w:r>
            <w:r w:rsidR="00D51270">
              <w:rPr>
                <w:rFonts w:ascii="Arial" w:hAnsi="Arial" w:cs="Arial"/>
                <w:sz w:val="22"/>
                <w:szCs w:val="22"/>
              </w:rPr>
              <w:t>8</w:t>
            </w:r>
          </w:p>
        </w:tc>
        <w:tc>
          <w:tcPr>
            <w:tcW w:w="5580" w:type="dxa"/>
            <w:tcBorders>
              <w:top w:val="single" w:sz="6" w:space="0" w:color="auto"/>
              <w:left w:val="single" w:sz="6" w:space="0" w:color="auto"/>
              <w:bottom w:val="single" w:sz="6" w:space="0" w:color="auto"/>
              <w:right w:val="single" w:sz="6" w:space="0" w:color="auto"/>
            </w:tcBorders>
          </w:tcPr>
          <w:p w14:paraId="3ED7F070" w14:textId="3BA1C893" w:rsidR="00DA0C9E" w:rsidRDefault="00111225" w:rsidP="0013339C">
            <w:hyperlink w:anchor="TPR" w:history="1">
              <w:r w:rsidRPr="00CF57B7">
                <w:rPr>
                  <w:rStyle w:val="Hyperlink"/>
                  <w:rFonts w:ascii="Arial" w:hAnsi="Arial" w:cs="Arial"/>
                  <w:sz w:val="22"/>
                  <w:szCs w:val="22"/>
                  <w:lang w:val="en-GB"/>
                </w:rPr>
                <w:t>TPR FEES</w:t>
              </w:r>
              <w:r w:rsidR="00CF57B7" w:rsidRPr="00CF57B7">
                <w:rPr>
                  <w:rStyle w:val="Hyperlink"/>
                  <w:rFonts w:ascii="Arial" w:hAnsi="Arial" w:cs="Arial"/>
                  <w:sz w:val="22"/>
                  <w:szCs w:val="22"/>
                  <w:lang w:val="en-GB"/>
                </w:rPr>
                <w:t xml:space="preserve"> (TAG)</w:t>
              </w:r>
            </w:hyperlink>
          </w:p>
        </w:tc>
      </w:tr>
      <w:tr w:rsidR="00B14E03" w:rsidRPr="00166006" w14:paraId="7ACA894D" w14:textId="77777777" w:rsidTr="008A73CE">
        <w:trPr>
          <w:cantSplit/>
          <w:trHeight w:val="65"/>
        </w:trPr>
        <w:tc>
          <w:tcPr>
            <w:tcW w:w="810" w:type="dxa"/>
            <w:tcBorders>
              <w:top w:val="single" w:sz="6" w:space="0" w:color="auto"/>
              <w:left w:val="single" w:sz="6" w:space="0" w:color="auto"/>
              <w:bottom w:val="single" w:sz="6" w:space="0" w:color="auto"/>
              <w:right w:val="single" w:sz="6" w:space="0" w:color="auto"/>
            </w:tcBorders>
          </w:tcPr>
          <w:p w14:paraId="7DDE9BC0" w14:textId="3FA41783" w:rsidR="00B14E03" w:rsidRDefault="00B14E03" w:rsidP="008A73CE">
            <w:pPr>
              <w:rPr>
                <w:rFonts w:ascii="Arial" w:hAnsi="Arial" w:cs="Arial"/>
                <w:sz w:val="22"/>
                <w:szCs w:val="22"/>
              </w:rPr>
            </w:pPr>
            <w:r>
              <w:rPr>
                <w:rFonts w:ascii="Arial" w:hAnsi="Arial" w:cs="Arial"/>
                <w:sz w:val="22"/>
                <w:szCs w:val="22"/>
              </w:rPr>
              <w:t>19</w:t>
            </w:r>
          </w:p>
        </w:tc>
        <w:tc>
          <w:tcPr>
            <w:tcW w:w="5580" w:type="dxa"/>
            <w:tcBorders>
              <w:top w:val="single" w:sz="6" w:space="0" w:color="auto"/>
              <w:left w:val="single" w:sz="6" w:space="0" w:color="auto"/>
              <w:bottom w:val="single" w:sz="6" w:space="0" w:color="auto"/>
              <w:right w:val="single" w:sz="6" w:space="0" w:color="auto"/>
            </w:tcBorders>
          </w:tcPr>
          <w:p w14:paraId="600A00B8" w14:textId="79A034C0" w:rsidR="00B14E03" w:rsidRPr="00B14E03" w:rsidRDefault="00B14E03" w:rsidP="0013339C">
            <w:pPr>
              <w:rPr>
                <w:rFonts w:ascii="Arial" w:hAnsi="Arial" w:cs="Arial"/>
              </w:rPr>
            </w:pPr>
            <w:hyperlink w:anchor="otherrecall" w:history="1">
              <w:r w:rsidRPr="00B14E03">
                <w:rPr>
                  <w:rStyle w:val="Hyperlink"/>
                  <w:rFonts w:ascii="Arial" w:hAnsi="Arial" w:cs="Arial"/>
                  <w:sz w:val="22"/>
                  <w:szCs w:val="22"/>
                </w:rPr>
                <w:t>Other (Non-Trade – Recall)</w:t>
              </w:r>
            </w:hyperlink>
          </w:p>
        </w:tc>
      </w:tr>
      <w:tr w:rsidR="002F69B7" w:rsidRPr="00166006" w14:paraId="5F3CCC4C" w14:textId="77777777" w:rsidTr="008A73CE">
        <w:trPr>
          <w:cantSplit/>
          <w:trHeight w:val="65"/>
        </w:trPr>
        <w:tc>
          <w:tcPr>
            <w:tcW w:w="810" w:type="dxa"/>
            <w:tcBorders>
              <w:top w:val="single" w:sz="6" w:space="0" w:color="auto"/>
              <w:left w:val="single" w:sz="6" w:space="0" w:color="auto"/>
              <w:bottom w:val="single" w:sz="6" w:space="0" w:color="auto"/>
              <w:right w:val="single" w:sz="6" w:space="0" w:color="auto"/>
            </w:tcBorders>
          </w:tcPr>
          <w:p w14:paraId="696CF6BE" w14:textId="6D1DF6BC" w:rsidR="002F69B7" w:rsidRDefault="002F69B7" w:rsidP="008A73CE">
            <w:pPr>
              <w:rPr>
                <w:rFonts w:ascii="Arial" w:hAnsi="Arial" w:cs="Arial"/>
                <w:sz w:val="22"/>
                <w:szCs w:val="22"/>
              </w:rPr>
            </w:pPr>
            <w:r>
              <w:rPr>
                <w:rFonts w:ascii="Arial" w:hAnsi="Arial" w:cs="Arial"/>
                <w:sz w:val="22"/>
                <w:szCs w:val="22"/>
              </w:rPr>
              <w:t>20</w:t>
            </w:r>
          </w:p>
        </w:tc>
        <w:tc>
          <w:tcPr>
            <w:tcW w:w="5580" w:type="dxa"/>
            <w:tcBorders>
              <w:top w:val="single" w:sz="6" w:space="0" w:color="auto"/>
              <w:left w:val="single" w:sz="6" w:space="0" w:color="auto"/>
              <w:bottom w:val="single" w:sz="6" w:space="0" w:color="auto"/>
              <w:right w:val="single" w:sz="6" w:space="0" w:color="auto"/>
            </w:tcBorders>
          </w:tcPr>
          <w:p w14:paraId="1442BC41" w14:textId="6ECDF715" w:rsidR="002F69B7" w:rsidRDefault="002F69B7" w:rsidP="0013339C">
            <w:hyperlink w:anchor="servicefee" w:history="1">
              <w:r w:rsidRPr="002F69B7">
                <w:rPr>
                  <w:rStyle w:val="Hyperlink"/>
                  <w:rFonts w:ascii="Arial" w:hAnsi="Arial" w:cs="Arial"/>
                  <w:sz w:val="22"/>
                  <w:szCs w:val="22"/>
                  <w:lang w:val="en-GB"/>
                </w:rPr>
                <w:t>Service Fee/Penalty</w:t>
              </w:r>
            </w:hyperlink>
          </w:p>
        </w:tc>
      </w:tr>
      <w:tr w:rsidR="00BA56A1" w:rsidRPr="00166006" w14:paraId="561BD524" w14:textId="77777777" w:rsidTr="008A73CE">
        <w:trPr>
          <w:cantSplit/>
          <w:trHeight w:val="65"/>
        </w:trPr>
        <w:tc>
          <w:tcPr>
            <w:tcW w:w="810" w:type="dxa"/>
            <w:tcBorders>
              <w:top w:val="single" w:sz="6" w:space="0" w:color="auto"/>
              <w:left w:val="single" w:sz="6" w:space="0" w:color="auto"/>
              <w:bottom w:val="single" w:sz="6" w:space="0" w:color="auto"/>
              <w:right w:val="single" w:sz="6" w:space="0" w:color="auto"/>
            </w:tcBorders>
          </w:tcPr>
          <w:p w14:paraId="30B77F2E" w14:textId="77777777" w:rsidR="00BA56A1" w:rsidRPr="00A143F9" w:rsidRDefault="00BA56A1" w:rsidP="008A73CE">
            <w:pPr>
              <w:rPr>
                <w:rFonts w:ascii="Arial" w:hAnsi="Arial" w:cs="Arial"/>
                <w:sz w:val="22"/>
                <w:szCs w:val="22"/>
              </w:rPr>
            </w:pPr>
          </w:p>
        </w:tc>
        <w:tc>
          <w:tcPr>
            <w:tcW w:w="5580" w:type="dxa"/>
            <w:tcBorders>
              <w:top w:val="single" w:sz="6" w:space="0" w:color="auto"/>
              <w:left w:val="single" w:sz="6" w:space="0" w:color="auto"/>
              <w:bottom w:val="single" w:sz="6" w:space="0" w:color="auto"/>
              <w:right w:val="single" w:sz="6" w:space="0" w:color="auto"/>
            </w:tcBorders>
          </w:tcPr>
          <w:p w14:paraId="0A96CBF9" w14:textId="154292F0" w:rsidR="00BA56A1" w:rsidRPr="00BA56A1" w:rsidRDefault="00BA56A1" w:rsidP="0013339C">
            <w:pPr>
              <w:rPr>
                <w:rFonts w:ascii="Arial" w:hAnsi="Arial" w:cs="Arial"/>
                <w:sz w:val="22"/>
                <w:szCs w:val="22"/>
              </w:rPr>
            </w:pPr>
            <w:hyperlink w:anchor="_BPS_TEAM_INFORMATION" w:history="1">
              <w:r w:rsidRPr="00BA56A1">
                <w:rPr>
                  <w:rStyle w:val="Hyperlink"/>
                  <w:rFonts w:ascii="Arial" w:hAnsi="Arial" w:cs="Arial"/>
                  <w:sz w:val="22"/>
                  <w:szCs w:val="22"/>
                </w:rPr>
                <w:t>BPS Team Information</w:t>
              </w:r>
            </w:hyperlink>
          </w:p>
        </w:tc>
      </w:tr>
    </w:tbl>
    <w:p w14:paraId="04CC9D13" w14:textId="744E4915" w:rsidR="00AA48D0" w:rsidRDefault="00AA48D0" w:rsidP="002D7F7D">
      <w:pPr>
        <w:rPr>
          <w:rFonts w:ascii="Arial" w:hAnsi="Arial" w:cs="Arial"/>
          <w:b/>
          <w:sz w:val="28"/>
          <w:szCs w:val="28"/>
          <w:lang w:val="en-GB"/>
        </w:rPr>
      </w:pPr>
    </w:p>
    <w:p w14:paraId="38B290F5" w14:textId="77777777" w:rsidR="0004503F" w:rsidRDefault="0004503F" w:rsidP="003B4657">
      <w:pPr>
        <w:rPr>
          <w:rFonts w:ascii="Arial" w:hAnsi="Arial" w:cs="Arial"/>
        </w:rPr>
      </w:pPr>
    </w:p>
    <w:p w14:paraId="356FE38B" w14:textId="51A2190F" w:rsidR="00BA7CC4" w:rsidRDefault="00BA7CC4" w:rsidP="003B4657">
      <w:pPr>
        <w:rPr>
          <w:rFonts w:ascii="Arial" w:hAnsi="Arial" w:cs="Arial"/>
        </w:rPr>
      </w:pPr>
    </w:p>
    <w:p w14:paraId="20790B7D" w14:textId="1B63EF5A" w:rsidR="00BA7CC4" w:rsidRDefault="00BA7CC4" w:rsidP="003B4657">
      <w:pPr>
        <w:rPr>
          <w:rFonts w:ascii="Arial" w:hAnsi="Arial" w:cs="Arial"/>
        </w:rPr>
      </w:pPr>
    </w:p>
    <w:p w14:paraId="5EBA7288" w14:textId="77777777" w:rsidR="00BA7CC4" w:rsidRDefault="00BA7CC4" w:rsidP="003B4657">
      <w:pPr>
        <w:rPr>
          <w:rFonts w:ascii="Arial" w:hAnsi="Arial" w:cs="Arial"/>
        </w:rPr>
      </w:pPr>
    </w:p>
    <w:p w14:paraId="31C8A71F" w14:textId="63E221D1" w:rsidR="00BA7CC4" w:rsidRDefault="00754D55" w:rsidP="003B4657">
      <w:pPr>
        <w:rPr>
          <w:rFonts w:ascii="Arial" w:hAnsi="Arial" w:cs="Arial"/>
        </w:rPr>
      </w:pPr>
      <w:r>
        <w:rPr>
          <w:rFonts w:ascii="Times New Roman" w:hAnsi="Times New Roman"/>
          <w:noProof/>
          <w:sz w:val="24"/>
          <w:szCs w:val="24"/>
          <w:lang w:val="en-US"/>
        </w:rPr>
        <mc:AlternateContent>
          <mc:Choice Requires="wps">
            <w:drawing>
              <wp:anchor distT="0" distB="0" distL="114300" distR="114300" simplePos="0" relativeHeight="251974144" behindDoc="0" locked="0" layoutInCell="1" allowOverlap="1" wp14:anchorId="560BBE62" wp14:editId="4C9C66EC">
                <wp:simplePos x="0" y="0"/>
                <wp:positionH relativeFrom="margin">
                  <wp:posOffset>-19050</wp:posOffset>
                </wp:positionH>
                <wp:positionV relativeFrom="paragraph">
                  <wp:posOffset>77470</wp:posOffset>
                </wp:positionV>
                <wp:extent cx="6584315" cy="793750"/>
                <wp:effectExtent l="0" t="0" r="26035" b="25400"/>
                <wp:wrapNone/>
                <wp:docPr id="614" name="Text Box 1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4315" cy="793750"/>
                        </a:xfrm>
                        <a:prstGeom prst="rect">
                          <a:avLst/>
                        </a:prstGeom>
                        <a:solidFill>
                          <a:schemeClr val="bg1">
                            <a:lumMod val="100000"/>
                            <a:lumOff val="0"/>
                          </a:schemeClr>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BF68493" w14:textId="77777777" w:rsidR="00393F33" w:rsidRDefault="00393F33" w:rsidP="0004503F">
                            <w:pPr>
                              <w:spacing w:before="120"/>
                              <w:rPr>
                                <w:rFonts w:ascii="Arial" w:hAnsi="Arial" w:cs="Arial"/>
                                <w:color w:val="000000"/>
                              </w:rPr>
                            </w:pPr>
                            <w:r>
                              <w:rPr>
                                <w:rFonts w:ascii="Arial" w:hAnsi="Arial" w:cs="Arial"/>
                                <w:color w:val="000000"/>
                              </w:rPr>
                              <w:t>Is this customer a wholesaler/distributor, direct or indirect customer?  Direct</w:t>
                            </w:r>
                          </w:p>
                          <w:p w14:paraId="2B48D252" w14:textId="77777777" w:rsidR="00393F33" w:rsidRDefault="00393F33" w:rsidP="00B86BE2">
                            <w:pPr>
                              <w:rPr>
                                <w:rFonts w:ascii="Arial" w:hAnsi="Arial" w:cs="Arial"/>
                                <w:u w:val="single"/>
                              </w:rPr>
                            </w:pPr>
                          </w:p>
                          <w:p w14:paraId="23B9623E" w14:textId="67882BC7" w:rsidR="00393F33" w:rsidRDefault="00393F33" w:rsidP="00B86BE2">
                            <w:pPr>
                              <w:rPr>
                                <w:rFonts w:ascii="Arial" w:hAnsi="Arial" w:cs="Arial"/>
                                <w:lang w:val="en-GB"/>
                              </w:rPr>
                            </w:pPr>
                            <w:r>
                              <w:rPr>
                                <w:rFonts w:ascii="Arial" w:hAnsi="Arial" w:cs="Arial"/>
                                <w:u w:val="single"/>
                              </w:rPr>
                              <w:t>Note:</w:t>
                            </w:r>
                            <w:r>
                              <w:rPr>
                                <w:rFonts w:ascii="Arial" w:hAnsi="Arial" w:cs="Arial"/>
                              </w:rPr>
                              <w:t xml:space="preserve"> </w:t>
                            </w:r>
                            <w:r w:rsidRPr="00DE5DF2">
                              <w:rPr>
                                <w:rFonts w:ascii="Arial" w:hAnsi="Arial" w:cs="Arial"/>
                                <w:lang w:val="en-GB"/>
                              </w:rPr>
                              <w:t>SCHNST</w:t>
                            </w:r>
                            <w:r>
                              <w:rPr>
                                <w:rFonts w:ascii="Arial" w:hAnsi="Arial" w:cs="Arial"/>
                              </w:rPr>
                              <w:t xml:space="preserve"> </w:t>
                            </w:r>
                            <w:r>
                              <w:rPr>
                                <w:rFonts w:ascii="Arial" w:hAnsi="Arial" w:cs="Arial"/>
                                <w:lang w:val="en-GB"/>
                              </w:rPr>
                              <w:t>is the sign-on used to work on A</w:t>
                            </w:r>
                            <w:r w:rsidR="00972414">
                              <w:rPr>
                                <w:rFonts w:ascii="Arial" w:hAnsi="Arial" w:cs="Arial"/>
                                <w:lang w:val="en-GB"/>
                              </w:rPr>
                              <w:t xml:space="preserve">costa </w:t>
                            </w:r>
                            <w:r>
                              <w:rPr>
                                <w:rFonts w:ascii="Arial" w:hAnsi="Arial" w:cs="Arial"/>
                                <w:lang w:val="en-GB"/>
                              </w:rPr>
                              <w:t>R</w:t>
                            </w:r>
                            <w:r w:rsidR="00972414">
                              <w:rPr>
                                <w:rFonts w:ascii="Arial" w:hAnsi="Arial" w:cs="Arial"/>
                                <w:lang w:val="en-GB"/>
                              </w:rPr>
                              <w:t>elay</w:t>
                            </w:r>
                            <w:r>
                              <w:rPr>
                                <w:rFonts w:ascii="Arial" w:hAnsi="Arial" w:cs="Arial"/>
                                <w:lang w:val="en-GB"/>
                              </w:rPr>
                              <w:t xml:space="preserve"> for </w:t>
                            </w:r>
                            <w:r w:rsidRPr="00DE5DF2">
                              <w:rPr>
                                <w:rFonts w:ascii="Arial" w:hAnsi="Arial" w:cs="Arial"/>
                                <w:lang w:val="en-GB"/>
                              </w:rPr>
                              <w:t>Schnucks</w:t>
                            </w:r>
                            <w:r>
                              <w:rPr>
                                <w:rFonts w:ascii="Arial" w:hAnsi="Arial" w:cs="Arial"/>
                                <w:lang w:val="en-GB"/>
                              </w:rPr>
                              <w:t xml:space="preserve"> (for example to search a document and to refer the customer on </w:t>
                            </w:r>
                            <w:r w:rsidR="00972414">
                              <w:rPr>
                                <w:rFonts w:ascii="Arial" w:hAnsi="Arial" w:cs="Arial"/>
                                <w:lang w:val="en-GB"/>
                              </w:rPr>
                              <w:t>Acosta Relay</w:t>
                            </w:r>
                            <w:r>
                              <w:rPr>
                                <w:rFonts w:ascii="Arial" w:hAnsi="Arial" w:cs="Arial"/>
                                <w:lang w:val="en-GB"/>
                              </w:rPr>
                              <w:t>).</w:t>
                            </w:r>
                          </w:p>
                          <w:p w14:paraId="19FA9ED2" w14:textId="77777777" w:rsidR="00393F33" w:rsidRDefault="00393F33" w:rsidP="00B86BE2"/>
                          <w:p w14:paraId="3EAB9DE7" w14:textId="77777777" w:rsidR="00393F33" w:rsidRPr="00AF2A08" w:rsidRDefault="00393F33" w:rsidP="00B86BE2">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0BBE62" id="_x0000_t202" coordsize="21600,21600" o:spt="202" path="m,l,21600r21600,l21600,xe">
                <v:stroke joinstyle="miter"/>
                <v:path gradientshapeok="t" o:connecttype="rect"/>
              </v:shapetype>
              <v:shape id="Text Box 1320" o:spid="_x0000_s1026" type="#_x0000_t202" style="position:absolute;margin-left:-1.5pt;margin-top:6.1pt;width:518.45pt;height:62.5pt;z-index:25197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" fillcolor="white [3212]">
                <v:shadow color="#868686"/>
                <v:textbox>
                  <w:txbxContent>
                    <w:p w14:paraId="2BF68493" w14:textId="77777777" w:rsidR="00393F33" w:rsidRDefault="00393F33" w:rsidP="0004503F">
                      <w:pPr>
                        <w:spacing w:before="120"/>
                        <w:rPr>
                          <w:rFonts w:ascii="Arial" w:hAnsi="Arial" w:cs="Arial"/>
                          <w:color w:val="000000"/>
                        </w:rPr>
                      </w:pPr>
                      <w:r>
                        <w:rPr>
                          <w:rFonts w:ascii="Arial" w:hAnsi="Arial" w:cs="Arial"/>
                          <w:color w:val="000000"/>
                        </w:rPr>
                        <w:t>Is this customer a wholesaler/distributor, direct or indirect customer?  Direct</w:t>
                      </w:r>
                    </w:p>
                    <w:p w14:paraId="2B48D252" w14:textId="77777777" w:rsidR="00393F33" w:rsidRDefault="00393F33" w:rsidP="00B86BE2">
                      <w:pPr>
                        <w:rPr>
                          <w:rFonts w:ascii="Arial" w:hAnsi="Arial" w:cs="Arial"/>
                          <w:u w:val="single"/>
                        </w:rPr>
                      </w:pPr>
                    </w:p>
                    <w:p w14:paraId="23B9623E" w14:textId="67882BC7" w:rsidR="00393F33" w:rsidRDefault="00393F33" w:rsidP="00B86BE2">
                      <w:pPr>
                        <w:rPr>
                          <w:rFonts w:ascii="Arial" w:hAnsi="Arial" w:cs="Arial"/>
                          <w:lang w:val="en-GB"/>
                        </w:rPr>
                      </w:pPr>
                      <w:r>
                        <w:rPr>
                          <w:rFonts w:ascii="Arial" w:hAnsi="Arial" w:cs="Arial"/>
                          <w:u w:val="single"/>
                        </w:rPr>
                        <w:t>Note:</w:t>
                      </w:r>
                      <w:r>
                        <w:rPr>
                          <w:rFonts w:ascii="Arial" w:hAnsi="Arial" w:cs="Arial"/>
                        </w:rPr>
                        <w:t xml:space="preserve"> </w:t>
                      </w:r>
                      <w:r w:rsidRPr="00DE5DF2">
                        <w:rPr>
                          <w:rFonts w:ascii="Arial" w:hAnsi="Arial" w:cs="Arial"/>
                          <w:lang w:val="en-GB"/>
                        </w:rPr>
                        <w:t>SCHNST</w:t>
                      </w:r>
                      <w:r>
                        <w:rPr>
                          <w:rFonts w:ascii="Arial" w:hAnsi="Arial" w:cs="Arial"/>
                        </w:rPr>
                        <w:t xml:space="preserve"> </w:t>
                      </w:r>
                      <w:r>
                        <w:rPr>
                          <w:rFonts w:ascii="Arial" w:hAnsi="Arial" w:cs="Arial"/>
                          <w:lang w:val="en-GB"/>
                        </w:rPr>
                        <w:t>is the sign-on used to work on A</w:t>
                      </w:r>
                      <w:r w:rsidR="00972414">
                        <w:rPr>
                          <w:rFonts w:ascii="Arial" w:hAnsi="Arial" w:cs="Arial"/>
                          <w:lang w:val="en-GB"/>
                        </w:rPr>
                        <w:t xml:space="preserve">costa </w:t>
                      </w:r>
                      <w:r>
                        <w:rPr>
                          <w:rFonts w:ascii="Arial" w:hAnsi="Arial" w:cs="Arial"/>
                          <w:lang w:val="en-GB"/>
                        </w:rPr>
                        <w:t>R</w:t>
                      </w:r>
                      <w:r w:rsidR="00972414">
                        <w:rPr>
                          <w:rFonts w:ascii="Arial" w:hAnsi="Arial" w:cs="Arial"/>
                          <w:lang w:val="en-GB"/>
                        </w:rPr>
                        <w:t>elay</w:t>
                      </w:r>
                      <w:r>
                        <w:rPr>
                          <w:rFonts w:ascii="Arial" w:hAnsi="Arial" w:cs="Arial"/>
                          <w:lang w:val="en-GB"/>
                        </w:rPr>
                        <w:t xml:space="preserve"> for </w:t>
                      </w:r>
                      <w:r w:rsidRPr="00DE5DF2">
                        <w:rPr>
                          <w:rFonts w:ascii="Arial" w:hAnsi="Arial" w:cs="Arial"/>
                          <w:lang w:val="en-GB"/>
                        </w:rPr>
                        <w:t>Schnucks</w:t>
                      </w:r>
                      <w:r>
                        <w:rPr>
                          <w:rFonts w:ascii="Arial" w:hAnsi="Arial" w:cs="Arial"/>
                          <w:lang w:val="en-GB"/>
                        </w:rPr>
                        <w:t xml:space="preserve"> (for example to search a document and to refer the customer on </w:t>
                      </w:r>
                      <w:r w:rsidR="00972414">
                        <w:rPr>
                          <w:rFonts w:ascii="Arial" w:hAnsi="Arial" w:cs="Arial"/>
                          <w:lang w:val="en-GB"/>
                        </w:rPr>
                        <w:t>Acosta Relay</w:t>
                      </w:r>
                      <w:r>
                        <w:rPr>
                          <w:rFonts w:ascii="Arial" w:hAnsi="Arial" w:cs="Arial"/>
                          <w:lang w:val="en-GB"/>
                        </w:rPr>
                        <w:t>).</w:t>
                      </w:r>
                    </w:p>
                    <w:p w14:paraId="19FA9ED2" w14:textId="77777777" w:rsidR="00393F33" w:rsidRDefault="00393F33" w:rsidP="00B86BE2"/>
                    <w:p w14:paraId="3EAB9DE7" w14:textId="77777777" w:rsidR="00393F33" w:rsidRPr="00AF2A08" w:rsidRDefault="00393F33" w:rsidP="00B86BE2">
                      <w:pPr>
                        <w:rPr>
                          <w:szCs w:val="16"/>
                        </w:rPr>
                      </w:pPr>
                    </w:p>
                  </w:txbxContent>
                </v:textbox>
                <w10:wrap anchorx="margin"/>
              </v:shape>
            </w:pict>
          </mc:Fallback>
        </mc:AlternateContent>
      </w:r>
    </w:p>
    <w:p w14:paraId="79C01052" w14:textId="77777777" w:rsidR="00BA7CC4" w:rsidRDefault="00BA7CC4" w:rsidP="003B4657">
      <w:pPr>
        <w:rPr>
          <w:rFonts w:ascii="Arial" w:hAnsi="Arial" w:cs="Arial"/>
        </w:rPr>
      </w:pPr>
    </w:p>
    <w:p w14:paraId="583F259B" w14:textId="77777777" w:rsidR="00BA7CC4" w:rsidRDefault="00BA7CC4" w:rsidP="003B4657">
      <w:pPr>
        <w:rPr>
          <w:rFonts w:ascii="Arial" w:hAnsi="Arial" w:cs="Arial"/>
        </w:rPr>
      </w:pPr>
    </w:p>
    <w:p w14:paraId="4DB03986" w14:textId="77777777" w:rsidR="00754D55" w:rsidRDefault="00754D55" w:rsidP="003B4657">
      <w:pPr>
        <w:rPr>
          <w:rFonts w:ascii="Arial" w:hAnsi="Arial" w:cs="Arial"/>
        </w:rPr>
      </w:pPr>
    </w:p>
    <w:p w14:paraId="78AC44B2" w14:textId="77777777" w:rsidR="00754D55" w:rsidRDefault="00754D55" w:rsidP="003B4657">
      <w:pPr>
        <w:rPr>
          <w:rFonts w:ascii="Arial" w:hAnsi="Arial" w:cs="Arial"/>
        </w:rPr>
      </w:pPr>
    </w:p>
    <w:p w14:paraId="01FD1FC9" w14:textId="77777777" w:rsidR="00754D55" w:rsidRDefault="00754D55" w:rsidP="003B4657">
      <w:pPr>
        <w:rPr>
          <w:rFonts w:ascii="Arial" w:hAnsi="Arial" w:cs="Arial"/>
        </w:rPr>
      </w:pPr>
    </w:p>
    <w:p w14:paraId="62DCB8F1" w14:textId="77777777" w:rsidR="00754D55" w:rsidRDefault="00754D55" w:rsidP="003B4657">
      <w:pPr>
        <w:rPr>
          <w:rFonts w:ascii="Arial" w:hAnsi="Arial" w:cs="Arial"/>
        </w:rPr>
      </w:pPr>
    </w:p>
    <w:p w14:paraId="589A3B6A" w14:textId="77777777" w:rsidR="00970E84" w:rsidRDefault="00970E84" w:rsidP="003B4657">
      <w:pPr>
        <w:rPr>
          <w:rFonts w:ascii="Arial" w:hAnsi="Arial" w:cs="Arial"/>
        </w:rPr>
      </w:pPr>
    </w:p>
    <w:p w14:paraId="2D6CF7BF" w14:textId="77777777" w:rsidR="00970E84" w:rsidRDefault="00970E84" w:rsidP="003B4657">
      <w:pPr>
        <w:rPr>
          <w:rFonts w:ascii="Arial" w:hAnsi="Arial" w:cs="Arial"/>
        </w:rPr>
      </w:pPr>
    </w:p>
    <w:p w14:paraId="0992830E" w14:textId="2FE63431" w:rsidR="00FA1D05" w:rsidRDefault="003B4657" w:rsidP="003B4657">
      <w:pPr>
        <w:rPr>
          <w:rFonts w:ascii="Arial" w:hAnsi="Arial" w:cs="Arial"/>
        </w:rPr>
      </w:pPr>
      <w:r w:rsidRPr="00C147B8">
        <w:rPr>
          <w:rFonts w:ascii="Arial" w:hAnsi="Arial" w:cs="Arial"/>
        </w:rPr>
        <w:t>Link to customer sign-on job aid:</w:t>
      </w:r>
    </w:p>
    <w:p w14:paraId="54BA5819" w14:textId="77777777" w:rsidR="00FA1D05" w:rsidRPr="00C147B8" w:rsidRDefault="00FA1D05" w:rsidP="003B4657">
      <w:pPr>
        <w:rPr>
          <w:rFonts w:ascii="Arial" w:hAnsi="Arial" w:cs="Arial"/>
        </w:rPr>
      </w:pPr>
    </w:p>
    <w:bookmarkStart w:id="0" w:name="_Hlk530395326"/>
    <w:p w14:paraId="0BD290C6" w14:textId="77777777" w:rsidR="003A4DC6" w:rsidRPr="00974847" w:rsidRDefault="003A4DC6" w:rsidP="003A4DC6">
      <w:pPr>
        <w:rPr>
          <w:rFonts w:ascii="Arial" w:hAnsi="Arial" w:cs="Arial"/>
          <w:lang w:val="en-US"/>
        </w:rPr>
      </w:pPr>
      <w:r w:rsidRPr="00974847">
        <w:rPr>
          <w:rFonts w:ascii="Arial" w:hAnsi="Arial" w:cs="Arial"/>
        </w:rPr>
        <w:fldChar w:fldCharType="begin"/>
      </w:r>
      <w:r w:rsidRPr="00974847">
        <w:rPr>
          <w:rFonts w:ascii="Arial" w:hAnsi="Arial" w:cs="Arial"/>
        </w:rPr>
        <w:instrText xml:space="preserve"> HYPERLINK "https://acostaonline.sharepoint.com/sites/AS_Reporting/Claims_Reports/Forms/AllItems.aspx?web=1" </w:instrText>
      </w:r>
      <w:r w:rsidRPr="00974847">
        <w:rPr>
          <w:rFonts w:ascii="Arial" w:hAnsi="Arial" w:cs="Arial"/>
        </w:rPr>
      </w:r>
      <w:r w:rsidRPr="00974847">
        <w:rPr>
          <w:rFonts w:ascii="Arial" w:hAnsi="Arial" w:cs="Arial"/>
        </w:rPr>
        <w:fldChar w:fldCharType="separate"/>
      </w:r>
      <w:r w:rsidRPr="00974847">
        <w:rPr>
          <w:rStyle w:val="Hyperlink"/>
          <w:rFonts w:ascii="Arial" w:hAnsi="Arial" w:cs="Arial"/>
        </w:rPr>
        <w:t>https://acostaonline.sharepoint.com/sites/AS_Reporting/Claims_Reports/Forms/AllItems.aspx?web=1</w:t>
      </w:r>
      <w:r w:rsidRPr="00974847">
        <w:rPr>
          <w:rFonts w:ascii="Arial" w:hAnsi="Arial" w:cs="Arial"/>
        </w:rPr>
        <w:fldChar w:fldCharType="end"/>
      </w:r>
    </w:p>
    <w:bookmarkEnd w:id="0"/>
    <w:p w14:paraId="2808BFAB" w14:textId="77777777" w:rsidR="00AA48D0" w:rsidRDefault="00AA48D0" w:rsidP="002D7F7D">
      <w:pPr>
        <w:rPr>
          <w:rFonts w:ascii="Arial" w:hAnsi="Arial" w:cs="Arial"/>
          <w:b/>
          <w:sz w:val="28"/>
          <w:szCs w:val="28"/>
          <w:lang w:val="en-GB"/>
        </w:rPr>
      </w:pPr>
    </w:p>
    <w:p w14:paraId="72ADBE63" w14:textId="77777777" w:rsidR="00AA48D0" w:rsidRDefault="00AA48D0" w:rsidP="002D7F7D">
      <w:pPr>
        <w:rPr>
          <w:rFonts w:ascii="Arial" w:hAnsi="Arial" w:cs="Arial"/>
          <w:b/>
          <w:sz w:val="28"/>
          <w:szCs w:val="28"/>
          <w:lang w:val="en-GB"/>
        </w:rPr>
      </w:pPr>
    </w:p>
    <w:p w14:paraId="0E6DCFCF" w14:textId="77777777" w:rsidR="00AA48D0" w:rsidRPr="00FC16E1" w:rsidRDefault="00144480" w:rsidP="002D7F7D">
      <w:pPr>
        <w:rPr>
          <w:rFonts w:ascii="Arial" w:hAnsi="Arial" w:cs="Arial"/>
          <w:b/>
          <w:lang w:val="en-GB"/>
        </w:rPr>
      </w:pPr>
      <w:r w:rsidRPr="00FC16E1">
        <w:rPr>
          <w:rFonts w:ascii="Arial" w:hAnsi="Arial" w:cs="Arial"/>
          <w:b/>
          <w:lang w:val="en-GB"/>
        </w:rPr>
        <w:t xml:space="preserve">Does customer subscribe to IRI/Nielsen for </w:t>
      </w:r>
      <w:r w:rsidR="00016C46" w:rsidRPr="00FC16E1">
        <w:rPr>
          <w:rFonts w:ascii="Arial" w:hAnsi="Arial" w:cs="Arial"/>
          <w:b/>
          <w:lang w:val="en-GB"/>
        </w:rPr>
        <w:t>price point</w:t>
      </w:r>
      <w:r w:rsidRPr="00FC16E1">
        <w:rPr>
          <w:rFonts w:ascii="Arial" w:hAnsi="Arial" w:cs="Arial"/>
          <w:b/>
          <w:lang w:val="en-GB"/>
        </w:rPr>
        <w:t xml:space="preserve"> verification? </w:t>
      </w:r>
      <w:r w:rsidR="00DE69B9" w:rsidRPr="00FC16E1">
        <w:rPr>
          <w:rFonts w:ascii="Arial" w:hAnsi="Arial" w:cs="Arial"/>
          <w:b/>
          <w:lang w:val="en-GB"/>
        </w:rPr>
        <w:t xml:space="preserve"> Y</w:t>
      </w:r>
      <w:r w:rsidRPr="00FC16E1">
        <w:rPr>
          <w:rFonts w:ascii="Arial" w:hAnsi="Arial" w:cs="Arial"/>
          <w:b/>
          <w:lang w:val="en-GB"/>
        </w:rPr>
        <w:t>es</w:t>
      </w:r>
    </w:p>
    <w:p w14:paraId="25C9E4C9" w14:textId="77777777" w:rsidR="00AA48D0" w:rsidRDefault="00AA48D0" w:rsidP="002D7F7D">
      <w:pPr>
        <w:rPr>
          <w:rFonts w:ascii="Arial" w:hAnsi="Arial" w:cs="Arial"/>
          <w:b/>
          <w:sz w:val="28"/>
          <w:szCs w:val="28"/>
          <w:lang w:val="en-GB"/>
        </w:rPr>
      </w:pPr>
    </w:p>
    <w:p w14:paraId="4D5AA96B" w14:textId="77777777" w:rsidR="00FC4787" w:rsidRDefault="00FC4787" w:rsidP="002D7F7D">
      <w:pPr>
        <w:rPr>
          <w:rFonts w:ascii="Arial" w:hAnsi="Arial" w:cs="Arial"/>
          <w:b/>
          <w:sz w:val="28"/>
          <w:szCs w:val="28"/>
          <w:lang w:val="en-GB"/>
        </w:rPr>
      </w:pPr>
    </w:p>
    <w:p w14:paraId="2A2242C4" w14:textId="77777777" w:rsidR="00FC4787" w:rsidRDefault="00FC4787" w:rsidP="002D7F7D">
      <w:pPr>
        <w:rPr>
          <w:rFonts w:ascii="Arial" w:hAnsi="Arial" w:cs="Arial"/>
          <w:b/>
          <w:sz w:val="28"/>
          <w:szCs w:val="28"/>
          <w:lang w:val="en-GB"/>
        </w:rPr>
      </w:pPr>
    </w:p>
    <w:p w14:paraId="7F682B52" w14:textId="77777777" w:rsidR="00FC4787" w:rsidRDefault="00FC4787" w:rsidP="002D7F7D">
      <w:pPr>
        <w:rPr>
          <w:rFonts w:ascii="Arial" w:hAnsi="Arial" w:cs="Arial"/>
          <w:b/>
          <w:sz w:val="28"/>
          <w:szCs w:val="28"/>
          <w:lang w:val="en-GB"/>
        </w:rPr>
      </w:pPr>
    </w:p>
    <w:p w14:paraId="5A52EBFD" w14:textId="77777777" w:rsidR="00FC4787" w:rsidRDefault="00FC4787" w:rsidP="002D7F7D">
      <w:pPr>
        <w:rPr>
          <w:rFonts w:ascii="Arial" w:hAnsi="Arial" w:cs="Arial"/>
          <w:b/>
          <w:sz w:val="28"/>
          <w:szCs w:val="28"/>
          <w:lang w:val="en-GB"/>
        </w:rPr>
      </w:pPr>
    </w:p>
    <w:p w14:paraId="3A3424D9" w14:textId="77777777" w:rsidR="00FC4787" w:rsidRDefault="00FC4787" w:rsidP="002D7F7D">
      <w:pPr>
        <w:rPr>
          <w:rFonts w:ascii="Arial" w:hAnsi="Arial" w:cs="Arial"/>
          <w:b/>
          <w:sz w:val="28"/>
          <w:szCs w:val="28"/>
          <w:lang w:val="en-GB"/>
        </w:rPr>
      </w:pPr>
    </w:p>
    <w:p w14:paraId="7D766DCC" w14:textId="77777777" w:rsidR="00FC4787" w:rsidRDefault="00FC4787" w:rsidP="002D7F7D">
      <w:pPr>
        <w:rPr>
          <w:rFonts w:ascii="Arial" w:hAnsi="Arial" w:cs="Arial"/>
          <w:b/>
          <w:sz w:val="28"/>
          <w:szCs w:val="28"/>
          <w:lang w:val="en-GB"/>
        </w:rPr>
      </w:pPr>
    </w:p>
    <w:p w14:paraId="435F2A90" w14:textId="77777777" w:rsidR="00FC4787" w:rsidRDefault="00FC4787" w:rsidP="002D7F7D">
      <w:pPr>
        <w:rPr>
          <w:rFonts w:ascii="Arial" w:hAnsi="Arial" w:cs="Arial"/>
          <w:b/>
          <w:sz w:val="28"/>
          <w:szCs w:val="28"/>
          <w:lang w:val="en-GB"/>
        </w:rPr>
      </w:pPr>
    </w:p>
    <w:p w14:paraId="34F0AF1B" w14:textId="77777777" w:rsidR="00FC4787" w:rsidRDefault="00FC4787" w:rsidP="002D7F7D">
      <w:pPr>
        <w:rPr>
          <w:rFonts w:ascii="Arial" w:hAnsi="Arial" w:cs="Arial"/>
          <w:b/>
          <w:sz w:val="28"/>
          <w:szCs w:val="28"/>
          <w:lang w:val="en-GB"/>
        </w:rPr>
      </w:pPr>
    </w:p>
    <w:p w14:paraId="107A5BA7" w14:textId="77777777" w:rsidR="00FC4787" w:rsidRDefault="00FC4787" w:rsidP="002D7F7D">
      <w:pPr>
        <w:rPr>
          <w:rFonts w:ascii="Arial" w:hAnsi="Arial" w:cs="Arial"/>
          <w:b/>
          <w:sz w:val="28"/>
          <w:szCs w:val="28"/>
          <w:lang w:val="en-GB"/>
        </w:rPr>
      </w:pPr>
    </w:p>
    <w:p w14:paraId="411ADC07" w14:textId="77777777" w:rsidR="00FC4787" w:rsidRDefault="00FC4787" w:rsidP="002D7F7D">
      <w:pPr>
        <w:rPr>
          <w:rFonts w:ascii="Arial" w:hAnsi="Arial" w:cs="Arial"/>
          <w:b/>
          <w:sz w:val="28"/>
          <w:szCs w:val="28"/>
          <w:lang w:val="en-GB"/>
        </w:rPr>
      </w:pPr>
    </w:p>
    <w:p w14:paraId="3E77C186" w14:textId="77777777" w:rsidR="00FC4787" w:rsidRDefault="00FC4787" w:rsidP="002D7F7D">
      <w:pPr>
        <w:rPr>
          <w:rFonts w:ascii="Arial" w:hAnsi="Arial" w:cs="Arial"/>
          <w:b/>
          <w:sz w:val="28"/>
          <w:szCs w:val="28"/>
          <w:lang w:val="en-GB"/>
        </w:rPr>
      </w:pPr>
    </w:p>
    <w:p w14:paraId="13480860" w14:textId="77777777" w:rsidR="00FC4787" w:rsidRDefault="00FC4787" w:rsidP="002D7F7D">
      <w:pPr>
        <w:rPr>
          <w:rFonts w:ascii="Arial" w:hAnsi="Arial" w:cs="Arial"/>
          <w:b/>
          <w:sz w:val="28"/>
          <w:szCs w:val="28"/>
          <w:lang w:val="en-GB"/>
        </w:rPr>
      </w:pPr>
    </w:p>
    <w:p w14:paraId="4D76046B" w14:textId="77777777" w:rsidR="00FC4787" w:rsidRDefault="00FC4787" w:rsidP="002D7F7D">
      <w:pPr>
        <w:rPr>
          <w:rFonts w:ascii="Arial" w:hAnsi="Arial" w:cs="Arial"/>
          <w:b/>
          <w:sz w:val="28"/>
          <w:szCs w:val="28"/>
          <w:lang w:val="en-GB"/>
        </w:rPr>
      </w:pPr>
    </w:p>
    <w:p w14:paraId="439469E4" w14:textId="77777777" w:rsidR="00FC4787" w:rsidRDefault="00FC4787" w:rsidP="002D7F7D">
      <w:pPr>
        <w:rPr>
          <w:rFonts w:ascii="Arial" w:hAnsi="Arial" w:cs="Arial"/>
          <w:b/>
          <w:sz w:val="28"/>
          <w:szCs w:val="28"/>
          <w:lang w:val="en-GB"/>
        </w:rPr>
      </w:pPr>
    </w:p>
    <w:p w14:paraId="2FAF34AF" w14:textId="77777777" w:rsidR="00FC4787" w:rsidRDefault="00FC4787" w:rsidP="002D7F7D">
      <w:pPr>
        <w:rPr>
          <w:rFonts w:ascii="Arial" w:hAnsi="Arial" w:cs="Arial"/>
          <w:b/>
          <w:sz w:val="28"/>
          <w:szCs w:val="28"/>
          <w:lang w:val="en-GB"/>
        </w:rPr>
      </w:pPr>
    </w:p>
    <w:p w14:paraId="6F84E3C8" w14:textId="77777777" w:rsidR="00C5628C" w:rsidRDefault="00C5628C" w:rsidP="002D7F7D">
      <w:pPr>
        <w:rPr>
          <w:rFonts w:ascii="Arial" w:hAnsi="Arial" w:cs="Arial"/>
          <w:b/>
          <w:sz w:val="28"/>
          <w:szCs w:val="28"/>
          <w:lang w:val="en-GB"/>
        </w:rPr>
      </w:pPr>
    </w:p>
    <w:p w14:paraId="58235110" w14:textId="77777777" w:rsidR="00FC4787" w:rsidRDefault="00FC4787" w:rsidP="002D7F7D">
      <w:pPr>
        <w:rPr>
          <w:rFonts w:ascii="Arial" w:hAnsi="Arial" w:cs="Arial"/>
          <w:b/>
          <w:sz w:val="28"/>
          <w:szCs w:val="28"/>
          <w:lang w:val="en-GB"/>
        </w:rPr>
      </w:pPr>
    </w:p>
    <w:p w14:paraId="5DE9B1BF" w14:textId="77777777" w:rsidR="00FC4787" w:rsidRDefault="00FC4787" w:rsidP="002D7F7D">
      <w:pPr>
        <w:rPr>
          <w:rFonts w:ascii="Arial" w:hAnsi="Arial" w:cs="Arial"/>
          <w:b/>
          <w:sz w:val="28"/>
          <w:szCs w:val="28"/>
          <w:lang w:val="en-GB"/>
        </w:rPr>
      </w:pPr>
    </w:p>
    <w:p w14:paraId="6954CB8B" w14:textId="77777777" w:rsidR="00FC4787" w:rsidRDefault="00FC4787" w:rsidP="002D7F7D">
      <w:pPr>
        <w:rPr>
          <w:rFonts w:ascii="Arial" w:hAnsi="Arial" w:cs="Arial"/>
          <w:b/>
          <w:sz w:val="28"/>
          <w:szCs w:val="28"/>
          <w:lang w:val="en-GB"/>
        </w:rPr>
      </w:pPr>
    </w:p>
    <w:p w14:paraId="7511878F" w14:textId="77777777" w:rsidR="002B461E" w:rsidRDefault="002B461E" w:rsidP="002D7F7D">
      <w:pPr>
        <w:rPr>
          <w:rFonts w:ascii="Arial" w:hAnsi="Arial" w:cs="Arial"/>
          <w:b/>
          <w:sz w:val="28"/>
          <w:szCs w:val="28"/>
          <w:lang w:val="en-GB"/>
        </w:rPr>
      </w:pPr>
    </w:p>
    <w:p w14:paraId="3C8A60A7" w14:textId="77777777" w:rsidR="002B461E" w:rsidRDefault="002B461E" w:rsidP="002D7F7D">
      <w:pPr>
        <w:rPr>
          <w:rFonts w:ascii="Arial" w:hAnsi="Arial" w:cs="Arial"/>
          <w:b/>
          <w:sz w:val="28"/>
          <w:szCs w:val="28"/>
          <w:lang w:val="en-GB"/>
        </w:rPr>
      </w:pPr>
    </w:p>
    <w:p w14:paraId="23AAA922" w14:textId="77777777" w:rsidR="00D27A91" w:rsidRDefault="00D27A91" w:rsidP="002D7F7D">
      <w:pPr>
        <w:rPr>
          <w:rFonts w:ascii="Arial" w:hAnsi="Arial" w:cs="Arial"/>
          <w:b/>
          <w:sz w:val="28"/>
          <w:szCs w:val="28"/>
          <w:lang w:val="en-GB"/>
        </w:rPr>
      </w:pPr>
    </w:p>
    <w:p w14:paraId="6527353F" w14:textId="77777777" w:rsidR="00D27A91" w:rsidRDefault="00D27A91" w:rsidP="002D7F7D">
      <w:pPr>
        <w:rPr>
          <w:rFonts w:ascii="Arial" w:hAnsi="Arial" w:cs="Arial"/>
          <w:b/>
          <w:sz w:val="28"/>
          <w:szCs w:val="28"/>
          <w:lang w:val="en-GB"/>
        </w:rPr>
      </w:pPr>
    </w:p>
    <w:p w14:paraId="2C329F0F" w14:textId="77777777" w:rsidR="00D27A91" w:rsidRDefault="00D27A91" w:rsidP="002D7F7D">
      <w:pPr>
        <w:rPr>
          <w:rFonts w:ascii="Arial" w:hAnsi="Arial" w:cs="Arial"/>
          <w:b/>
          <w:sz w:val="28"/>
          <w:szCs w:val="28"/>
          <w:lang w:val="en-GB"/>
        </w:rPr>
      </w:pPr>
    </w:p>
    <w:p w14:paraId="2D0CCEE1" w14:textId="77777777" w:rsidR="00D27A91" w:rsidRDefault="00D27A91" w:rsidP="002D7F7D">
      <w:pPr>
        <w:rPr>
          <w:rFonts w:ascii="Arial" w:hAnsi="Arial" w:cs="Arial"/>
          <w:b/>
          <w:sz w:val="28"/>
          <w:szCs w:val="28"/>
          <w:lang w:val="en-GB"/>
        </w:rPr>
      </w:pPr>
    </w:p>
    <w:p w14:paraId="5F694BB4" w14:textId="77777777" w:rsidR="00D27A91" w:rsidRDefault="00D27A91" w:rsidP="002D7F7D">
      <w:pPr>
        <w:rPr>
          <w:rFonts w:ascii="Arial" w:hAnsi="Arial" w:cs="Arial"/>
          <w:b/>
          <w:sz w:val="28"/>
          <w:szCs w:val="28"/>
          <w:lang w:val="en-GB"/>
        </w:rPr>
      </w:pPr>
    </w:p>
    <w:p w14:paraId="658A1A8B" w14:textId="77777777" w:rsidR="003A4DC6" w:rsidRDefault="003A4DC6" w:rsidP="002D7F7D">
      <w:pPr>
        <w:rPr>
          <w:rFonts w:ascii="Arial" w:hAnsi="Arial" w:cs="Arial"/>
          <w:b/>
          <w:sz w:val="28"/>
          <w:szCs w:val="28"/>
          <w:lang w:val="en-GB"/>
        </w:rPr>
      </w:pPr>
    </w:p>
    <w:p w14:paraId="7E2944BF" w14:textId="77777777" w:rsidR="002B461E" w:rsidRDefault="002B461E" w:rsidP="002D7F7D">
      <w:pPr>
        <w:rPr>
          <w:rFonts w:ascii="Arial" w:hAnsi="Arial" w:cs="Arial"/>
          <w:b/>
          <w:sz w:val="28"/>
          <w:szCs w:val="28"/>
          <w:lang w:val="en-GB"/>
        </w:rPr>
      </w:pPr>
    </w:p>
    <w:p w14:paraId="103F5611" w14:textId="77777777" w:rsidR="00A41D13" w:rsidRDefault="00A41D13" w:rsidP="002D7F7D">
      <w:pPr>
        <w:rPr>
          <w:rFonts w:ascii="Arial" w:hAnsi="Arial" w:cs="Arial"/>
          <w:b/>
          <w:sz w:val="28"/>
          <w:szCs w:val="28"/>
          <w:lang w:val="en-GB"/>
        </w:rPr>
      </w:pPr>
    </w:p>
    <w:p w14:paraId="68D57542" w14:textId="77777777" w:rsidR="00FC4787" w:rsidRPr="0054623E" w:rsidRDefault="00FC4787" w:rsidP="00FC4787">
      <w:pPr>
        <w:pStyle w:val="Heading1"/>
        <w:numPr>
          <w:ilvl w:val="0"/>
          <w:numId w:val="0"/>
        </w:numPr>
        <w:shd w:val="clear" w:color="auto" w:fill="99CCFF"/>
        <w:spacing w:before="0" w:after="0"/>
        <w:rPr>
          <w:rFonts w:ascii="Arial" w:hAnsi="Arial" w:cs="Arial"/>
          <w:kern w:val="0"/>
          <w:sz w:val="28"/>
          <w:szCs w:val="28"/>
          <w:lang w:val="en-GB"/>
        </w:rPr>
      </w:pPr>
      <w:bookmarkStart w:id="1" w:name="custgen"/>
      <w:bookmarkEnd w:id="1"/>
      <w:r>
        <w:rPr>
          <w:rFonts w:ascii="Arial" w:hAnsi="Arial" w:cs="Arial"/>
          <w:kern w:val="0"/>
          <w:sz w:val="28"/>
          <w:szCs w:val="28"/>
          <w:lang w:val="en-GB"/>
        </w:rPr>
        <w:t>CUSTOMER GENERAL INFORMATION</w:t>
      </w:r>
    </w:p>
    <w:p w14:paraId="60004FD3" w14:textId="77777777" w:rsidR="00F80CD4" w:rsidRDefault="00F80CD4" w:rsidP="002D7F7D">
      <w:pPr>
        <w:rPr>
          <w:rFonts w:ascii="Arial" w:hAnsi="Arial" w:cs="Arial"/>
          <w:b/>
          <w:sz w:val="22"/>
          <w:szCs w:val="22"/>
          <w:lang w:val="en-GB"/>
        </w:rPr>
      </w:pPr>
    </w:p>
    <w:p w14:paraId="07032C3F" w14:textId="77777777" w:rsidR="00FC4787" w:rsidRDefault="00FC4787" w:rsidP="002D7F7D">
      <w:pPr>
        <w:rPr>
          <w:rFonts w:ascii="Arial" w:hAnsi="Arial" w:cs="Arial"/>
          <w:b/>
          <w:sz w:val="22"/>
          <w:szCs w:val="22"/>
          <w:lang w:val="en-GB"/>
        </w:rPr>
      </w:pPr>
      <w:r w:rsidRPr="005F4672">
        <w:rPr>
          <w:rFonts w:ascii="Arial" w:hAnsi="Arial" w:cs="Arial"/>
          <w:b/>
          <w:sz w:val="24"/>
          <w:szCs w:val="22"/>
          <w:u w:val="single"/>
          <w:lang w:val="en-GB"/>
        </w:rPr>
        <w:t>Customer Invoice Info</w:t>
      </w:r>
      <w:r>
        <w:rPr>
          <w:rFonts w:ascii="Arial" w:hAnsi="Arial" w:cs="Arial"/>
          <w:b/>
          <w:sz w:val="22"/>
          <w:szCs w:val="22"/>
          <w:lang w:val="en-GB"/>
        </w:rPr>
        <w:t>:</w:t>
      </w:r>
    </w:p>
    <w:p w14:paraId="1FC51128" w14:textId="77777777" w:rsidR="005F4672" w:rsidRDefault="005F4672" w:rsidP="002D7F7D">
      <w:pPr>
        <w:rPr>
          <w:rFonts w:ascii="Arial" w:hAnsi="Arial" w:cs="Arial"/>
          <w:b/>
          <w:sz w:val="22"/>
          <w:szCs w:val="22"/>
          <w:lang w:val="en-GB"/>
        </w:rPr>
      </w:pPr>
    </w:p>
    <w:p w14:paraId="662FDBB5" w14:textId="77777777" w:rsidR="005F4672" w:rsidRDefault="005F4672" w:rsidP="005F4672">
      <w:pPr>
        <w:rPr>
          <w:rFonts w:ascii="Arial" w:hAnsi="Arial" w:cs="Arial"/>
          <w:sz w:val="22"/>
          <w:szCs w:val="24"/>
          <w:lang w:val="en-GB"/>
        </w:rPr>
      </w:pPr>
      <w:r w:rsidRPr="005F4672">
        <w:rPr>
          <w:rFonts w:ascii="Arial" w:hAnsi="Arial" w:cs="Arial"/>
          <w:sz w:val="22"/>
          <w:szCs w:val="24"/>
          <w:lang w:val="en-GB"/>
        </w:rPr>
        <w:t xml:space="preserve">Is line level detail indexed on the customer’s documentation (customer invoice, customer check request, unsalable/spoils, post audit, EDI 812/820 or client deduction notice if one of these documents is included)?  </w:t>
      </w:r>
      <w:r>
        <w:rPr>
          <w:rFonts w:ascii="Arial" w:hAnsi="Arial" w:cs="Arial"/>
          <w:sz w:val="22"/>
          <w:szCs w:val="24"/>
          <w:lang w:val="en-GB"/>
        </w:rPr>
        <w:t>YES</w:t>
      </w:r>
    </w:p>
    <w:p w14:paraId="54B39366" w14:textId="77777777" w:rsidR="00055D98" w:rsidRDefault="00055D98" w:rsidP="005F4672">
      <w:pPr>
        <w:rPr>
          <w:rFonts w:ascii="Arial" w:hAnsi="Arial" w:cs="Arial"/>
          <w:sz w:val="22"/>
          <w:szCs w:val="24"/>
          <w:lang w:val="en-GB"/>
        </w:rPr>
      </w:pPr>
    </w:p>
    <w:p w14:paraId="6EE4722B" w14:textId="667A76E3" w:rsidR="006A7FE5" w:rsidRDefault="002C6D9E" w:rsidP="005F4672">
      <w:pPr>
        <w:rPr>
          <w:rFonts w:ascii="Arial" w:hAnsi="Arial" w:cs="Arial"/>
          <w:sz w:val="22"/>
          <w:szCs w:val="24"/>
          <w:lang w:val="en-GB"/>
        </w:rPr>
      </w:pPr>
      <w:r>
        <w:rPr>
          <w:rFonts w:ascii="Arial" w:hAnsi="Arial" w:cs="Arial"/>
          <w:sz w:val="22"/>
          <w:szCs w:val="24"/>
          <w:lang w:val="en-GB"/>
        </w:rPr>
        <w:t xml:space="preserve">The attached document is a listing of </w:t>
      </w:r>
      <w:r w:rsidR="00E31EC4">
        <w:rPr>
          <w:rFonts w:ascii="Arial" w:hAnsi="Arial" w:cs="Arial"/>
          <w:sz w:val="22"/>
          <w:szCs w:val="24"/>
          <w:lang w:val="en-GB"/>
        </w:rPr>
        <w:t>invoice examples</w:t>
      </w:r>
      <w:r w:rsidR="006A7FE5">
        <w:rPr>
          <w:rFonts w:ascii="Arial" w:hAnsi="Arial" w:cs="Arial"/>
          <w:sz w:val="22"/>
          <w:szCs w:val="24"/>
          <w:lang w:val="en-GB"/>
        </w:rPr>
        <w:t xml:space="preserve"> and definitions to assist with identifying claims. </w:t>
      </w:r>
    </w:p>
    <w:p w14:paraId="2EE07D91" w14:textId="45FB681A" w:rsidR="002C6D9E" w:rsidRPr="005F4672" w:rsidRDefault="006A7FE5" w:rsidP="005F4672">
      <w:pPr>
        <w:rPr>
          <w:rFonts w:ascii="Arial" w:hAnsi="Arial" w:cs="Arial"/>
          <w:sz w:val="22"/>
          <w:szCs w:val="24"/>
          <w:lang w:val="en-GB"/>
        </w:rPr>
      </w:pPr>
      <w:r>
        <w:rPr>
          <w:rFonts w:ascii="Arial" w:hAnsi="Arial" w:cs="Arial"/>
          <w:sz w:val="22"/>
          <w:szCs w:val="24"/>
          <w:lang w:val="en-GB"/>
        </w:rPr>
        <w:object w:dxaOrig="1540" w:dyaOrig="997" w14:anchorId="7BD15444">
          <v:shape id="_x0000_i1026" type="#_x0000_t75" style="width:79.5pt;height:50.25pt" o:ole="">
            <v:imagedata r:id="rId11" o:title=""/>
          </v:shape>
          <o:OLEObject Type="Embed" ProgID="Excel.Sheet.12" ShapeID="_x0000_i1026" DrawAspect="Icon" ObjectID="_1843107206" r:id="rId12"/>
        </w:object>
      </w:r>
    </w:p>
    <w:p w14:paraId="2D5192E1" w14:textId="4AE5D508" w:rsidR="00FC4787" w:rsidRDefault="00FA3609" w:rsidP="003E1B70">
      <w:pPr>
        <w:rPr>
          <w:rFonts w:ascii="Arial" w:hAnsi="Arial" w:cs="Arial"/>
          <w:lang w:val="en-GB"/>
        </w:rPr>
      </w:pPr>
      <w:r>
        <w:rPr>
          <w:rFonts w:ascii="Arial" w:hAnsi="Arial" w:cs="Arial"/>
          <w:sz w:val="22"/>
          <w:szCs w:val="22"/>
          <w:lang w:val="en-GB"/>
        </w:rPr>
        <w:t xml:space="preserve"> </w:t>
      </w:r>
    </w:p>
    <w:p w14:paraId="6DEE866D" w14:textId="276B8EE1" w:rsidR="00E8053F" w:rsidRDefault="00E8053F" w:rsidP="00FC4787">
      <w:pPr>
        <w:rPr>
          <w:rFonts w:ascii="Arial" w:hAnsi="Arial" w:cs="Arial"/>
          <w:b/>
          <w:bCs/>
          <w:sz w:val="22"/>
          <w:szCs w:val="28"/>
        </w:rPr>
      </w:pPr>
      <w:r w:rsidRPr="00931209">
        <w:rPr>
          <w:rFonts w:ascii="Arial" w:hAnsi="Arial" w:cs="Arial"/>
          <w:b/>
          <w:bCs/>
          <w:sz w:val="22"/>
          <w:szCs w:val="28"/>
          <w:u w:val="single"/>
          <w:lang w:val="en-GB"/>
        </w:rPr>
        <w:t xml:space="preserve">Schnucks Rockford, IL stores and </w:t>
      </w:r>
      <w:r w:rsidR="00423CEC" w:rsidRPr="00931209">
        <w:rPr>
          <w:rFonts w:ascii="Arial" w:hAnsi="Arial" w:cs="Arial"/>
          <w:b/>
          <w:bCs/>
          <w:sz w:val="22"/>
          <w:szCs w:val="28"/>
          <w:u w:val="single"/>
          <w:lang w:val="en-GB"/>
        </w:rPr>
        <w:t>UNFI</w:t>
      </w:r>
      <w:r w:rsidR="00931209">
        <w:rPr>
          <w:rFonts w:ascii="Arial" w:hAnsi="Arial" w:cs="Arial"/>
          <w:b/>
          <w:bCs/>
          <w:sz w:val="22"/>
          <w:szCs w:val="28"/>
          <w:lang w:val="en-GB"/>
        </w:rPr>
        <w:t xml:space="preserve">- </w:t>
      </w:r>
      <w:r w:rsidR="00763559" w:rsidRPr="00931209">
        <w:rPr>
          <w:rFonts w:ascii="Arial" w:hAnsi="Arial" w:cs="Arial"/>
          <w:b/>
          <w:bCs/>
          <w:sz w:val="22"/>
          <w:szCs w:val="28"/>
          <w:lang w:val="en-GB"/>
        </w:rPr>
        <w:t>(</w:t>
      </w:r>
      <w:r w:rsidR="00931209" w:rsidRPr="00931209">
        <w:rPr>
          <w:rFonts w:ascii="Arial" w:hAnsi="Arial" w:cs="Arial"/>
          <w:b/>
          <w:bCs/>
          <w:sz w:val="22"/>
          <w:szCs w:val="28"/>
        </w:rPr>
        <w:t>Effective 8/1/24, Schnucks will stop purchasing through UNFI and start purchasing through AWG.</w:t>
      </w:r>
    </w:p>
    <w:p w14:paraId="099E44DB" w14:textId="77777777" w:rsidR="00931209" w:rsidRPr="005D55F7" w:rsidRDefault="00931209" w:rsidP="00FC4787">
      <w:pPr>
        <w:rPr>
          <w:rFonts w:ascii="Arial" w:hAnsi="Arial" w:cs="Arial"/>
          <w:b/>
          <w:bCs/>
          <w:sz w:val="22"/>
          <w:szCs w:val="28"/>
          <w:lang w:val="en-GB"/>
        </w:rPr>
      </w:pPr>
    </w:p>
    <w:p w14:paraId="72A7ED65" w14:textId="2904F0F0" w:rsidR="00E8053F" w:rsidRDefault="00623BF3" w:rsidP="00E8053F">
      <w:pPr>
        <w:rPr>
          <w:rFonts w:ascii="Arial" w:hAnsi="Arial" w:cs="Arial"/>
          <w:szCs w:val="24"/>
        </w:rPr>
      </w:pPr>
      <w:r>
        <w:rPr>
          <w:rFonts w:ascii="Arial" w:hAnsi="Arial" w:cs="Arial"/>
          <w:szCs w:val="24"/>
        </w:rPr>
        <w:t>8</w:t>
      </w:r>
      <w:r w:rsidR="00027806">
        <w:rPr>
          <w:rFonts w:ascii="Arial" w:hAnsi="Arial" w:cs="Arial"/>
          <w:szCs w:val="24"/>
        </w:rPr>
        <w:t xml:space="preserve"> Schnucks stores are supplied by </w:t>
      </w:r>
      <w:r w:rsidR="00423CEC">
        <w:rPr>
          <w:rFonts w:ascii="Arial" w:hAnsi="Arial" w:cs="Arial"/>
          <w:szCs w:val="24"/>
        </w:rPr>
        <w:t>UNFI</w:t>
      </w:r>
      <w:r w:rsidR="007172F3">
        <w:rPr>
          <w:rFonts w:ascii="Arial" w:hAnsi="Arial" w:cs="Arial"/>
          <w:szCs w:val="24"/>
        </w:rPr>
        <w:t>:</w:t>
      </w:r>
    </w:p>
    <w:p w14:paraId="3D9BFE1B" w14:textId="77777777" w:rsidR="00623BF3" w:rsidRPr="00E8053F" w:rsidRDefault="00623BF3" w:rsidP="00E8053F">
      <w:pPr>
        <w:rPr>
          <w:rFonts w:ascii="Arial" w:hAnsi="Arial" w:cs="Arial"/>
          <w:szCs w:val="24"/>
          <w:lang w:val="en-US"/>
        </w:rPr>
      </w:pPr>
    </w:p>
    <w:p w14:paraId="06080991" w14:textId="77777777" w:rsidR="00E8053F" w:rsidRPr="00E8053F" w:rsidRDefault="00E8053F" w:rsidP="00E8053F">
      <w:pPr>
        <w:rPr>
          <w:rFonts w:ascii="Arial" w:hAnsi="Arial" w:cs="Arial"/>
          <w:szCs w:val="24"/>
        </w:rPr>
      </w:pPr>
      <w:r w:rsidRPr="00E8053F">
        <w:rPr>
          <w:rFonts w:ascii="Arial" w:hAnsi="Arial" w:cs="Arial"/>
          <w:szCs w:val="24"/>
        </w:rPr>
        <w:t>            747 – Cherry Valley</w:t>
      </w:r>
    </w:p>
    <w:p w14:paraId="7D63B240" w14:textId="21FC0ED9" w:rsidR="00E8053F" w:rsidRDefault="00E8053F" w:rsidP="00E8053F">
      <w:pPr>
        <w:rPr>
          <w:rFonts w:ascii="Arial" w:hAnsi="Arial" w:cs="Arial"/>
          <w:szCs w:val="24"/>
        </w:rPr>
      </w:pPr>
      <w:r w:rsidRPr="00E8053F">
        <w:rPr>
          <w:rFonts w:ascii="Arial" w:hAnsi="Arial" w:cs="Arial"/>
          <w:szCs w:val="24"/>
        </w:rPr>
        <w:t>            748 – 11th Street</w:t>
      </w:r>
    </w:p>
    <w:p w14:paraId="5DD25A98" w14:textId="4393DBED" w:rsidR="00DC1C8F" w:rsidRPr="00E8053F" w:rsidRDefault="00DC1C8F" w:rsidP="00E8053F">
      <w:pPr>
        <w:rPr>
          <w:rFonts w:ascii="Arial" w:hAnsi="Arial" w:cs="Arial"/>
          <w:szCs w:val="24"/>
        </w:rPr>
      </w:pPr>
      <w:r>
        <w:rPr>
          <w:rFonts w:ascii="Arial" w:hAnsi="Arial" w:cs="Arial"/>
          <w:szCs w:val="24"/>
        </w:rPr>
        <w:t xml:space="preserve">            749 - DeKalb</w:t>
      </w:r>
    </w:p>
    <w:p w14:paraId="74BA3264" w14:textId="77777777" w:rsidR="00E8053F" w:rsidRPr="00E8053F" w:rsidRDefault="00E8053F" w:rsidP="00E8053F">
      <w:pPr>
        <w:rPr>
          <w:rFonts w:ascii="Arial" w:hAnsi="Arial" w:cs="Arial"/>
          <w:szCs w:val="24"/>
        </w:rPr>
      </w:pPr>
      <w:r w:rsidRPr="00E8053F">
        <w:rPr>
          <w:rFonts w:ascii="Arial" w:hAnsi="Arial" w:cs="Arial"/>
          <w:szCs w:val="24"/>
        </w:rPr>
        <w:t>            750 – East State</w:t>
      </w:r>
    </w:p>
    <w:p w14:paraId="262C0AF5" w14:textId="77777777" w:rsidR="00E8053F" w:rsidRPr="00E8053F" w:rsidRDefault="00E8053F" w:rsidP="00E8053F">
      <w:pPr>
        <w:rPr>
          <w:rFonts w:ascii="Arial" w:hAnsi="Arial" w:cs="Arial"/>
          <w:szCs w:val="24"/>
        </w:rPr>
      </w:pPr>
      <w:r w:rsidRPr="00E8053F">
        <w:rPr>
          <w:rFonts w:ascii="Arial" w:hAnsi="Arial" w:cs="Arial"/>
          <w:szCs w:val="24"/>
        </w:rPr>
        <w:t>            753 – Loves Park</w:t>
      </w:r>
    </w:p>
    <w:p w14:paraId="02AD30C0" w14:textId="77777777" w:rsidR="00E8053F" w:rsidRPr="00E8053F" w:rsidRDefault="00E8053F" w:rsidP="00E8053F">
      <w:pPr>
        <w:rPr>
          <w:rFonts w:ascii="Arial" w:hAnsi="Arial" w:cs="Arial"/>
          <w:szCs w:val="24"/>
        </w:rPr>
      </w:pPr>
      <w:r w:rsidRPr="00E8053F">
        <w:rPr>
          <w:rFonts w:ascii="Arial" w:hAnsi="Arial" w:cs="Arial"/>
          <w:szCs w:val="24"/>
        </w:rPr>
        <w:t>            754 – Rockford Plaza</w:t>
      </w:r>
    </w:p>
    <w:p w14:paraId="4933DDC3" w14:textId="77777777" w:rsidR="00E8053F" w:rsidRPr="00E8053F" w:rsidRDefault="00E8053F" w:rsidP="00E8053F">
      <w:pPr>
        <w:rPr>
          <w:rFonts w:ascii="Arial" w:hAnsi="Arial" w:cs="Arial"/>
          <w:szCs w:val="24"/>
        </w:rPr>
      </w:pPr>
      <w:r w:rsidRPr="00E8053F">
        <w:rPr>
          <w:rFonts w:ascii="Arial" w:hAnsi="Arial" w:cs="Arial"/>
          <w:szCs w:val="24"/>
        </w:rPr>
        <w:t>            756 – Roscoe</w:t>
      </w:r>
    </w:p>
    <w:p w14:paraId="65CF5B88" w14:textId="1A7EA249" w:rsidR="00E8053F" w:rsidRDefault="00E8053F" w:rsidP="00E8053F">
      <w:pPr>
        <w:rPr>
          <w:rFonts w:ascii="Arial" w:hAnsi="Arial" w:cs="Arial"/>
          <w:szCs w:val="24"/>
        </w:rPr>
      </w:pPr>
      <w:r w:rsidRPr="00E8053F">
        <w:rPr>
          <w:rFonts w:ascii="Arial" w:hAnsi="Arial" w:cs="Arial"/>
          <w:szCs w:val="24"/>
        </w:rPr>
        <w:t xml:space="preserve">            758 </w:t>
      </w:r>
      <w:r w:rsidR="007172F3">
        <w:rPr>
          <w:rFonts w:ascii="Arial" w:hAnsi="Arial" w:cs="Arial"/>
          <w:szCs w:val="24"/>
        </w:rPr>
        <w:t>–</w:t>
      </w:r>
      <w:r w:rsidRPr="00E8053F">
        <w:rPr>
          <w:rFonts w:ascii="Arial" w:hAnsi="Arial" w:cs="Arial"/>
          <w:szCs w:val="24"/>
        </w:rPr>
        <w:t xml:space="preserve"> Janesville</w:t>
      </w:r>
    </w:p>
    <w:p w14:paraId="25B8D6CA" w14:textId="77777777" w:rsidR="007172F3" w:rsidRDefault="007172F3" w:rsidP="007172F3">
      <w:pPr>
        <w:rPr>
          <w:rFonts w:ascii="Arial" w:hAnsi="Arial" w:cs="Arial"/>
          <w:szCs w:val="24"/>
        </w:rPr>
      </w:pPr>
    </w:p>
    <w:p w14:paraId="07248365" w14:textId="4A94295C" w:rsidR="007172F3" w:rsidRDefault="007172F3" w:rsidP="007172F3">
      <w:pPr>
        <w:rPr>
          <w:rFonts w:ascii="Arial" w:hAnsi="Arial" w:cs="Arial"/>
          <w:szCs w:val="24"/>
        </w:rPr>
      </w:pPr>
      <w:r w:rsidRPr="00E8053F">
        <w:rPr>
          <w:rFonts w:ascii="Arial" w:hAnsi="Arial" w:cs="Arial"/>
          <w:szCs w:val="24"/>
        </w:rPr>
        <w:t xml:space="preserve">There will be one Schnucks contract covering </w:t>
      </w:r>
      <w:r>
        <w:rPr>
          <w:rFonts w:ascii="Arial" w:hAnsi="Arial" w:cs="Arial"/>
          <w:szCs w:val="24"/>
        </w:rPr>
        <w:t>Schnucks-supplied (metro)</w:t>
      </w:r>
      <w:r w:rsidRPr="00E8053F">
        <w:rPr>
          <w:rFonts w:ascii="Arial" w:hAnsi="Arial" w:cs="Arial"/>
          <w:szCs w:val="24"/>
        </w:rPr>
        <w:t xml:space="preserve"> stores</w:t>
      </w:r>
      <w:r>
        <w:rPr>
          <w:rFonts w:ascii="Arial" w:hAnsi="Arial" w:cs="Arial"/>
          <w:szCs w:val="24"/>
        </w:rPr>
        <w:t xml:space="preserve"> and a separate Schnucks </w:t>
      </w:r>
      <w:r w:rsidRPr="00E8053F">
        <w:rPr>
          <w:rFonts w:ascii="Arial" w:hAnsi="Arial" w:cs="Arial"/>
          <w:szCs w:val="24"/>
        </w:rPr>
        <w:t xml:space="preserve">contract covering </w:t>
      </w:r>
      <w:r>
        <w:rPr>
          <w:rFonts w:ascii="Arial" w:hAnsi="Arial" w:cs="Arial"/>
          <w:szCs w:val="24"/>
        </w:rPr>
        <w:t xml:space="preserve">the </w:t>
      </w:r>
      <w:r w:rsidRPr="00E8053F">
        <w:rPr>
          <w:rFonts w:ascii="Arial" w:hAnsi="Arial" w:cs="Arial"/>
          <w:szCs w:val="24"/>
        </w:rPr>
        <w:t xml:space="preserve">stores for product supplied by </w:t>
      </w:r>
      <w:r>
        <w:rPr>
          <w:rFonts w:ascii="Arial" w:hAnsi="Arial" w:cs="Arial"/>
          <w:szCs w:val="24"/>
        </w:rPr>
        <w:t xml:space="preserve">UNFI.  </w:t>
      </w:r>
    </w:p>
    <w:p w14:paraId="64F66DFF" w14:textId="77777777" w:rsidR="007172F3" w:rsidRPr="00E8053F" w:rsidRDefault="007172F3" w:rsidP="00E8053F">
      <w:pPr>
        <w:rPr>
          <w:rFonts w:ascii="Arial" w:hAnsi="Arial" w:cs="Arial"/>
          <w:szCs w:val="24"/>
        </w:rPr>
      </w:pPr>
    </w:p>
    <w:p w14:paraId="5EF74B25" w14:textId="77777777" w:rsidR="00E8053F" w:rsidRPr="00E8053F" w:rsidRDefault="00E8053F" w:rsidP="00E8053F">
      <w:pPr>
        <w:rPr>
          <w:rFonts w:ascii="Arial" w:hAnsi="Arial" w:cs="Arial"/>
          <w:szCs w:val="24"/>
        </w:rPr>
      </w:pPr>
    </w:p>
    <w:p w14:paraId="500AA302" w14:textId="7160EF0F" w:rsidR="00E8053F" w:rsidRDefault="00E8053F" w:rsidP="00E8053F">
      <w:pPr>
        <w:rPr>
          <w:rFonts w:ascii="Arial" w:hAnsi="Arial" w:cs="Arial"/>
          <w:szCs w:val="24"/>
        </w:rPr>
      </w:pPr>
      <w:r w:rsidRPr="00E8053F">
        <w:rPr>
          <w:rFonts w:ascii="Arial" w:hAnsi="Arial" w:cs="Arial"/>
          <w:szCs w:val="24"/>
        </w:rPr>
        <w:t xml:space="preserve">Regardless of whether the product was pulled from Schnucks or </w:t>
      </w:r>
      <w:r w:rsidR="002708E6">
        <w:rPr>
          <w:rFonts w:ascii="Arial" w:hAnsi="Arial" w:cs="Arial"/>
          <w:szCs w:val="24"/>
        </w:rPr>
        <w:t>UNFI</w:t>
      </w:r>
      <w:r w:rsidRPr="00E8053F">
        <w:rPr>
          <w:rFonts w:ascii="Arial" w:hAnsi="Arial" w:cs="Arial"/>
          <w:szCs w:val="24"/>
        </w:rPr>
        <w:t xml:space="preserve">, the claims will come in as Schnucks.  </w:t>
      </w:r>
      <w:r w:rsidR="005358D5">
        <w:rPr>
          <w:rFonts w:ascii="Arial" w:hAnsi="Arial" w:cs="Arial"/>
          <w:szCs w:val="24"/>
        </w:rPr>
        <w:t>Link the contract referenced on Schnucks invoice</w:t>
      </w:r>
      <w:r w:rsidRPr="00E8053F">
        <w:rPr>
          <w:rFonts w:ascii="Arial" w:hAnsi="Arial" w:cs="Arial"/>
          <w:szCs w:val="24"/>
        </w:rPr>
        <w:t xml:space="preserve"> for validation</w:t>
      </w:r>
      <w:r w:rsidR="005D55F7">
        <w:rPr>
          <w:rFonts w:ascii="Arial" w:hAnsi="Arial" w:cs="Arial"/>
          <w:szCs w:val="24"/>
        </w:rPr>
        <w:t>,</w:t>
      </w:r>
      <w:r w:rsidR="00754D55">
        <w:rPr>
          <w:rFonts w:ascii="Arial" w:hAnsi="Arial" w:cs="Arial"/>
          <w:szCs w:val="24"/>
        </w:rPr>
        <w:t xml:space="preserve"> based on which stores are being billed for</w:t>
      </w:r>
      <w:r w:rsidRPr="00E8053F">
        <w:rPr>
          <w:rFonts w:ascii="Arial" w:hAnsi="Arial" w:cs="Arial"/>
          <w:szCs w:val="24"/>
        </w:rPr>
        <w:t xml:space="preserve">.  </w:t>
      </w:r>
      <w:r w:rsidR="00360920">
        <w:rPr>
          <w:rFonts w:ascii="Arial" w:hAnsi="Arial" w:cs="Arial"/>
          <w:szCs w:val="24"/>
        </w:rPr>
        <w:t xml:space="preserve">All contracts will show as Schnucks. The </w:t>
      </w:r>
      <w:r w:rsidR="005358D5">
        <w:rPr>
          <w:rFonts w:ascii="Arial" w:hAnsi="Arial" w:cs="Arial"/>
          <w:szCs w:val="24"/>
        </w:rPr>
        <w:t>UNFI</w:t>
      </w:r>
      <w:r w:rsidR="007172F3">
        <w:rPr>
          <w:rFonts w:ascii="Arial" w:hAnsi="Arial" w:cs="Arial"/>
          <w:szCs w:val="24"/>
        </w:rPr>
        <w:t xml:space="preserve">-supplied </w:t>
      </w:r>
      <w:r w:rsidR="00360920">
        <w:rPr>
          <w:rFonts w:ascii="Arial" w:hAnsi="Arial" w:cs="Arial"/>
          <w:szCs w:val="24"/>
        </w:rPr>
        <w:t>contracts are identified by the Vendor # field stating 179591 – Supervalu</w:t>
      </w:r>
      <w:r w:rsidR="007172F3">
        <w:rPr>
          <w:rFonts w:ascii="Arial" w:hAnsi="Arial" w:cs="Arial"/>
          <w:szCs w:val="24"/>
        </w:rPr>
        <w:t xml:space="preserve"> and may also include UNFI or Supervalu</w:t>
      </w:r>
      <w:r w:rsidR="005D55F7">
        <w:rPr>
          <w:rFonts w:ascii="Arial" w:hAnsi="Arial" w:cs="Arial"/>
          <w:szCs w:val="24"/>
        </w:rPr>
        <w:t xml:space="preserve"> listed</w:t>
      </w:r>
      <w:r w:rsidR="007172F3">
        <w:rPr>
          <w:rFonts w:ascii="Arial" w:hAnsi="Arial" w:cs="Arial"/>
          <w:szCs w:val="24"/>
        </w:rPr>
        <w:t xml:space="preserve"> in notes section. </w:t>
      </w:r>
    </w:p>
    <w:p w14:paraId="431C5207" w14:textId="77777777" w:rsidR="009F6C12" w:rsidRDefault="009F6C12" w:rsidP="00E8053F">
      <w:pPr>
        <w:rPr>
          <w:rFonts w:ascii="Arial" w:hAnsi="Arial" w:cs="Arial"/>
          <w:szCs w:val="24"/>
        </w:rPr>
      </w:pPr>
    </w:p>
    <w:p w14:paraId="3083A944" w14:textId="77777777" w:rsidR="009F6C12" w:rsidRDefault="009F6C12" w:rsidP="00E8053F">
      <w:pPr>
        <w:rPr>
          <w:rFonts w:ascii="Arial" w:hAnsi="Arial" w:cs="Arial"/>
          <w:szCs w:val="24"/>
        </w:rPr>
      </w:pPr>
    </w:p>
    <w:p w14:paraId="46015D8F" w14:textId="77777777" w:rsidR="00360920" w:rsidRDefault="009F6C12" w:rsidP="009F6C12">
      <w:pPr>
        <w:jc w:val="center"/>
        <w:rPr>
          <w:rFonts w:ascii="Arial" w:hAnsi="Arial" w:cs="Arial"/>
          <w:szCs w:val="24"/>
        </w:rPr>
      </w:pPr>
      <w:r>
        <w:rPr>
          <w:rFonts w:ascii="Arial" w:hAnsi="Arial" w:cs="Arial"/>
          <w:b/>
          <w:noProof/>
          <w:sz w:val="22"/>
          <w:szCs w:val="22"/>
          <w:lang w:val="en-US"/>
        </w:rPr>
        <w:lastRenderedPageBreak/>
        <mc:AlternateContent>
          <mc:Choice Requires="wps">
            <w:drawing>
              <wp:anchor distT="0" distB="0" distL="114300" distR="114300" simplePos="0" relativeHeight="253033984" behindDoc="0" locked="0" layoutInCell="1" allowOverlap="1" wp14:anchorId="31EAE778" wp14:editId="1BBEAE27">
                <wp:simplePos x="0" y="0"/>
                <wp:positionH relativeFrom="column">
                  <wp:posOffset>628650</wp:posOffset>
                </wp:positionH>
                <wp:positionV relativeFrom="paragraph">
                  <wp:posOffset>875665</wp:posOffset>
                </wp:positionV>
                <wp:extent cx="1187450" cy="120650"/>
                <wp:effectExtent l="0" t="0" r="12700" b="12700"/>
                <wp:wrapNone/>
                <wp:docPr id="633" name="AutoShape 22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0" cy="1206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A29B237" id="AutoShape 2297" o:spid="_x0000_s1026" style="position:absolute;margin-left:49.5pt;margin-top:68.95pt;width:93.5pt;height:9.5pt;z-index:25303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" filled="f" strokecolor="red" strokeweight="1.5pt">
                <v:shadow color="#868686"/>
              </v:roundrect>
            </w:pict>
          </mc:Fallback>
        </mc:AlternateContent>
      </w:r>
      <w:r>
        <w:rPr>
          <w:noProof/>
        </w:rPr>
        <w:drawing>
          <wp:inline distT="0" distB="0" distL="0" distR="0" wp14:anchorId="7D2BD38C" wp14:editId="155FA9B5">
            <wp:extent cx="6858000" cy="3429000"/>
            <wp:effectExtent l="19050" t="19050" r="19050" b="19050"/>
            <wp:docPr id="632" name="Picture 632" descr="cid:image008.jpg@01D5211C.A5AD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id:image008.jpg@01D5211C.A5AD0C00"/>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6858000" cy="3429000"/>
                    </a:xfrm>
                    <a:prstGeom prst="rect">
                      <a:avLst/>
                    </a:prstGeom>
                    <a:noFill/>
                    <a:ln>
                      <a:solidFill>
                        <a:schemeClr val="tx1"/>
                      </a:solidFill>
                    </a:ln>
                  </pic:spPr>
                </pic:pic>
              </a:graphicData>
            </a:graphic>
          </wp:inline>
        </w:drawing>
      </w:r>
    </w:p>
    <w:p w14:paraId="3D6F1835" w14:textId="77777777" w:rsidR="009F6C12" w:rsidRDefault="009F6C12" w:rsidP="00E8053F">
      <w:pPr>
        <w:rPr>
          <w:rFonts w:ascii="Arial" w:hAnsi="Arial" w:cs="Arial"/>
          <w:szCs w:val="24"/>
        </w:rPr>
      </w:pPr>
    </w:p>
    <w:p w14:paraId="6A007A40" w14:textId="77777777" w:rsidR="009F6C12" w:rsidRDefault="009F6C12" w:rsidP="00E8053F">
      <w:pPr>
        <w:rPr>
          <w:rFonts w:ascii="Arial" w:hAnsi="Arial" w:cs="Arial"/>
          <w:szCs w:val="24"/>
        </w:rPr>
      </w:pPr>
      <w:r>
        <w:rPr>
          <w:rFonts w:ascii="Arial" w:hAnsi="Arial" w:cs="Arial"/>
          <w:szCs w:val="24"/>
        </w:rPr>
        <w:t>The customer invoice will list the Rockford, IL stores by number:</w:t>
      </w:r>
    </w:p>
    <w:p w14:paraId="2F5ED0A7" w14:textId="77777777" w:rsidR="009F6C12" w:rsidRDefault="009F6C12" w:rsidP="00E8053F">
      <w:pPr>
        <w:rPr>
          <w:rFonts w:ascii="Arial" w:hAnsi="Arial" w:cs="Arial"/>
          <w:szCs w:val="24"/>
        </w:rPr>
      </w:pPr>
    </w:p>
    <w:p w14:paraId="6377639E" w14:textId="68AD46BD" w:rsidR="009F6C12" w:rsidRDefault="009F6C12" w:rsidP="009F6C12">
      <w:pPr>
        <w:jc w:val="center"/>
        <w:rPr>
          <w:rFonts w:ascii="Arial" w:hAnsi="Arial" w:cs="Arial"/>
          <w:szCs w:val="24"/>
        </w:rPr>
      </w:pPr>
      <w:r>
        <w:rPr>
          <w:rFonts w:ascii="Arial" w:hAnsi="Arial" w:cs="Arial"/>
          <w:b/>
          <w:noProof/>
          <w:sz w:val="22"/>
          <w:szCs w:val="22"/>
          <w:lang w:val="en-US"/>
        </w:rPr>
        <mc:AlternateContent>
          <mc:Choice Requires="wps">
            <w:drawing>
              <wp:anchor distT="0" distB="0" distL="114300" distR="114300" simplePos="0" relativeHeight="253036032" behindDoc="0" locked="0" layoutInCell="1" allowOverlap="1" wp14:anchorId="11FE445F" wp14:editId="6291AC27">
                <wp:simplePos x="0" y="0"/>
                <wp:positionH relativeFrom="column">
                  <wp:posOffset>1720850</wp:posOffset>
                </wp:positionH>
                <wp:positionV relativeFrom="paragraph">
                  <wp:posOffset>2291715</wp:posOffset>
                </wp:positionV>
                <wp:extent cx="1187450" cy="120650"/>
                <wp:effectExtent l="0" t="0" r="12700" b="12700"/>
                <wp:wrapNone/>
                <wp:docPr id="636" name="AutoShape 22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0" cy="1206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102C5D" id="AutoShape 2297" o:spid="_x0000_s1026" style="position:absolute;margin-left:135.5pt;margin-top:180.45pt;width:93.5pt;height:9.5pt;z-index:25303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" filled="f" strokecolor="red" strokeweight="1.5pt">
                <v:shadow color="#868686"/>
              </v:roundrect>
            </w:pict>
          </mc:Fallback>
        </mc:AlternateContent>
      </w:r>
      <w:r>
        <w:rPr>
          <w:noProof/>
        </w:rPr>
        <w:drawing>
          <wp:inline distT="0" distB="0" distL="0" distR="0" wp14:anchorId="0986447D" wp14:editId="30A0AF3B">
            <wp:extent cx="5943600" cy="3052119"/>
            <wp:effectExtent l="19050" t="19050" r="19050" b="15240"/>
            <wp:docPr id="635" name="Picture 3" descr="cid:image013.jpg@01D524F6.F8CE6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13.jpg@01D524F6.F8CE6BD0"/>
                    <pic:cNvPicPr>
                      <a:picLocks noChangeAspect="1" noChangeArrowheads="1"/>
                    </pic:cNvPicPr>
                  </pic:nvPicPr>
                  <pic:blipFill>
                    <a:blip r:embed="rId15" r:link="rId16" cstate="print">
                      <a:extLst>
                        <a:ext uri="{28A0092B-C50C-407E-A947-70E740481C1C}">
                          <a14:useLocalDpi xmlns:a14="http://schemas.microsoft.com/office/drawing/2010/main" val="0"/>
                        </a:ext>
                      </a:extLst>
                    </a:blip>
                    <a:srcRect/>
                    <a:stretch>
                      <a:fillRect/>
                    </a:stretch>
                  </pic:blipFill>
                  <pic:spPr bwMode="auto">
                    <a:xfrm>
                      <a:off x="0" y="0"/>
                      <a:ext cx="5943600" cy="3052119"/>
                    </a:xfrm>
                    <a:prstGeom prst="rect">
                      <a:avLst/>
                    </a:prstGeom>
                    <a:noFill/>
                    <a:ln>
                      <a:solidFill>
                        <a:schemeClr val="tx1"/>
                      </a:solidFill>
                    </a:ln>
                  </pic:spPr>
                </pic:pic>
              </a:graphicData>
            </a:graphic>
          </wp:inline>
        </w:drawing>
      </w:r>
    </w:p>
    <w:p w14:paraId="5A7FADC1" w14:textId="6F39B0EF" w:rsidR="00965437" w:rsidRDefault="00965437" w:rsidP="009F6C12">
      <w:pPr>
        <w:jc w:val="center"/>
        <w:rPr>
          <w:rFonts w:ascii="Arial" w:hAnsi="Arial" w:cs="Arial"/>
          <w:szCs w:val="24"/>
        </w:rPr>
      </w:pPr>
    </w:p>
    <w:p w14:paraId="4586246A" w14:textId="3B36FB5F" w:rsidR="00965437" w:rsidRDefault="00965437" w:rsidP="00965437">
      <w:pPr>
        <w:rPr>
          <w:rFonts w:ascii="Arial" w:hAnsi="Arial" w:cs="Arial"/>
          <w:szCs w:val="24"/>
          <w:u w:val="single"/>
        </w:rPr>
      </w:pPr>
    </w:p>
    <w:p w14:paraId="53B4357B" w14:textId="77777777" w:rsidR="0023509B" w:rsidRDefault="0023509B" w:rsidP="00965437">
      <w:pPr>
        <w:rPr>
          <w:rFonts w:ascii="Arial" w:hAnsi="Arial" w:cs="Arial"/>
          <w:b/>
          <w:bCs/>
          <w:sz w:val="24"/>
          <w:szCs w:val="24"/>
          <w:u w:val="single"/>
        </w:rPr>
      </w:pPr>
    </w:p>
    <w:p w14:paraId="68CF8B38" w14:textId="77777777" w:rsidR="0023509B" w:rsidRDefault="0023509B" w:rsidP="00965437">
      <w:pPr>
        <w:rPr>
          <w:rFonts w:ascii="Arial" w:hAnsi="Arial" w:cs="Arial"/>
          <w:b/>
          <w:bCs/>
          <w:sz w:val="24"/>
          <w:szCs w:val="24"/>
          <w:u w:val="single"/>
        </w:rPr>
      </w:pPr>
    </w:p>
    <w:p w14:paraId="57A2EB6B" w14:textId="77777777" w:rsidR="0023509B" w:rsidRDefault="0023509B" w:rsidP="00965437">
      <w:pPr>
        <w:rPr>
          <w:rFonts w:ascii="Arial" w:hAnsi="Arial" w:cs="Arial"/>
          <w:b/>
          <w:bCs/>
          <w:sz w:val="24"/>
          <w:szCs w:val="24"/>
          <w:u w:val="single"/>
        </w:rPr>
      </w:pPr>
    </w:p>
    <w:p w14:paraId="4756305F" w14:textId="3A14619C" w:rsidR="00AC3AC8" w:rsidRPr="00A20994" w:rsidRDefault="00A20994" w:rsidP="00965437">
      <w:pPr>
        <w:rPr>
          <w:rFonts w:ascii="Arial" w:hAnsi="Arial" w:cs="Arial"/>
          <w:b/>
          <w:bCs/>
          <w:sz w:val="24"/>
          <w:szCs w:val="24"/>
          <w:u w:val="single"/>
        </w:rPr>
      </w:pPr>
      <w:r w:rsidRPr="00A20994">
        <w:rPr>
          <w:rFonts w:ascii="Arial" w:hAnsi="Arial" w:cs="Arial"/>
          <w:b/>
          <w:bCs/>
          <w:sz w:val="24"/>
          <w:szCs w:val="24"/>
          <w:u w:val="single"/>
        </w:rPr>
        <w:lastRenderedPageBreak/>
        <w:t>Cost Change</w:t>
      </w:r>
      <w:r w:rsidR="00AE22A5">
        <w:rPr>
          <w:rFonts w:ascii="Arial" w:hAnsi="Arial" w:cs="Arial"/>
          <w:b/>
          <w:bCs/>
          <w:sz w:val="24"/>
          <w:szCs w:val="24"/>
          <w:u w:val="single"/>
        </w:rPr>
        <w:t>s</w:t>
      </w:r>
      <w:r>
        <w:rPr>
          <w:rFonts w:ascii="Arial" w:hAnsi="Arial" w:cs="Arial"/>
          <w:b/>
          <w:bCs/>
          <w:sz w:val="24"/>
          <w:szCs w:val="24"/>
          <w:u w:val="single"/>
        </w:rPr>
        <w:t>:</w:t>
      </w:r>
      <w:r w:rsidRPr="00A20994">
        <w:rPr>
          <w:rFonts w:ascii="Arial" w:hAnsi="Arial" w:cs="Arial"/>
          <w:b/>
          <w:bCs/>
          <w:sz w:val="24"/>
          <w:szCs w:val="24"/>
          <w:u w:val="single"/>
        </w:rPr>
        <w:t xml:space="preserve"> </w:t>
      </w:r>
    </w:p>
    <w:p w14:paraId="6CE6A126" w14:textId="6C7B07D3" w:rsidR="00AC3AC8" w:rsidRDefault="00AC3AC8" w:rsidP="00965437">
      <w:pPr>
        <w:rPr>
          <w:rFonts w:ascii="Arial" w:hAnsi="Arial" w:cs="Arial"/>
          <w:szCs w:val="24"/>
          <w:u w:val="single"/>
        </w:rPr>
      </w:pPr>
    </w:p>
    <w:p w14:paraId="46E81074" w14:textId="202E568B" w:rsidR="00A20994" w:rsidRDefault="00A20994" w:rsidP="00965437">
      <w:pPr>
        <w:rPr>
          <w:rFonts w:ascii="Arial" w:hAnsi="Arial" w:cs="Arial"/>
          <w:szCs w:val="24"/>
        </w:rPr>
      </w:pPr>
      <w:r>
        <w:rPr>
          <w:rFonts w:ascii="Arial" w:hAnsi="Arial" w:cs="Arial"/>
          <w:szCs w:val="24"/>
        </w:rPr>
        <w:t>All cost changes must be submitted into the Schnucks Trade Partners portal 60 day</w:t>
      </w:r>
      <w:r w:rsidR="0023509B">
        <w:rPr>
          <w:rFonts w:ascii="Arial" w:hAnsi="Arial" w:cs="Arial"/>
          <w:szCs w:val="24"/>
        </w:rPr>
        <w:t>s prior to the new cost effective date. See attached policies.</w:t>
      </w:r>
    </w:p>
    <w:p w14:paraId="2CBAD0D7" w14:textId="0B5795A4" w:rsidR="0023509B" w:rsidRDefault="0095761B" w:rsidP="00965437">
      <w:pPr>
        <w:rPr>
          <w:rFonts w:ascii="Arial" w:hAnsi="Arial" w:cs="Arial"/>
          <w:szCs w:val="24"/>
        </w:rPr>
      </w:pPr>
      <w:r>
        <w:rPr>
          <w:rFonts w:ascii="Arial" w:hAnsi="Arial" w:cs="Arial"/>
          <w:szCs w:val="24"/>
        </w:rPr>
        <w:object w:dxaOrig="1534" w:dyaOrig="997" w14:anchorId="58AB2342">
          <v:shape id="_x0000_i1027" type="#_x0000_t75" style="width:64.5pt;height:36pt" o:ole="" o:bordertopcolor="this" o:borderleftcolor="this" o:borderbottomcolor="this" o:borderrightcolor="this">
            <v:imagedata r:id="rId17" o:title=""/>
            <w10:bordertop type="single" width="4"/>
            <w10:borderleft type="single" width="4"/>
            <w10:borderbottom type="single" width="4"/>
            <w10:borderright type="single" width="4"/>
          </v:shape>
          <o:OLEObject Type="Embed" ProgID="Acrobat.Document.DC" ShapeID="_x0000_i1027" DrawAspect="Icon" ObjectID="_1843107207" r:id="rId18"/>
        </w:object>
      </w:r>
      <w:r w:rsidR="0023509B">
        <w:rPr>
          <w:rFonts w:ascii="Arial" w:hAnsi="Arial" w:cs="Arial"/>
          <w:szCs w:val="24"/>
        </w:rPr>
        <w:tab/>
      </w:r>
      <w:r w:rsidR="00AE22A5">
        <w:rPr>
          <w:rFonts w:ascii="Arial" w:hAnsi="Arial" w:cs="Arial"/>
          <w:szCs w:val="24"/>
        </w:rPr>
        <w:object w:dxaOrig="1534" w:dyaOrig="997" w14:anchorId="1F6FA3E7">
          <v:shape id="_x0000_i1028" type="#_x0000_t75" style="width:64.5pt;height:43.5pt" o:ole="" o:bordertopcolor="this" o:borderleftcolor="this" o:borderbottomcolor="this" o:borderrightcolor="this">
            <v:imagedata r:id="rId19" o:title=""/>
            <w10:bordertop type="single" width="4"/>
            <w10:borderleft type="single" width="4"/>
            <w10:borderbottom type="single" width="4"/>
            <w10:borderright type="single" width="4"/>
          </v:shape>
          <o:OLEObject Type="Embed" ProgID="Acrobat.Document.DC" ShapeID="_x0000_i1028" DrawAspect="Icon" ObjectID="_1843107208" r:id="rId20"/>
        </w:object>
      </w:r>
    </w:p>
    <w:p w14:paraId="604BCC86" w14:textId="77777777" w:rsidR="0023509B" w:rsidRDefault="0023509B" w:rsidP="00965437">
      <w:pPr>
        <w:rPr>
          <w:rFonts w:ascii="Arial" w:hAnsi="Arial" w:cs="Arial"/>
          <w:szCs w:val="24"/>
        </w:rPr>
      </w:pPr>
    </w:p>
    <w:p w14:paraId="4997D79D" w14:textId="5959832E" w:rsidR="00D85057" w:rsidRPr="00B104FD" w:rsidRDefault="00D85057" w:rsidP="00965437">
      <w:pPr>
        <w:rPr>
          <w:rFonts w:ascii="Arial" w:hAnsi="Arial" w:cs="Arial"/>
          <w:b/>
          <w:bCs/>
          <w:sz w:val="24"/>
          <w:szCs w:val="24"/>
          <w:u w:val="single"/>
        </w:rPr>
      </w:pPr>
      <w:r w:rsidRPr="00B104FD">
        <w:rPr>
          <w:rFonts w:ascii="Arial" w:hAnsi="Arial" w:cs="Arial"/>
          <w:b/>
          <w:bCs/>
          <w:sz w:val="24"/>
          <w:szCs w:val="24"/>
          <w:u w:val="single"/>
        </w:rPr>
        <w:t xml:space="preserve">Contract info: </w:t>
      </w:r>
    </w:p>
    <w:p w14:paraId="0D7E81D8" w14:textId="11CB6F5B" w:rsidR="00B558A2" w:rsidRPr="00E716BC" w:rsidRDefault="00E716BC" w:rsidP="00965437">
      <w:pPr>
        <w:rPr>
          <w:rFonts w:ascii="Arial" w:hAnsi="Arial" w:cs="Arial"/>
        </w:rPr>
      </w:pPr>
      <w:r>
        <w:rPr>
          <w:rFonts w:ascii="Arial" w:hAnsi="Arial" w:cs="Arial"/>
        </w:rPr>
        <w:t xml:space="preserve">When locating contracts </w:t>
      </w:r>
      <w:r w:rsidR="00366F8F">
        <w:rPr>
          <w:rFonts w:ascii="Arial" w:hAnsi="Arial" w:cs="Arial"/>
        </w:rPr>
        <w:t xml:space="preserve">for invoices that provide a contract id, </w:t>
      </w:r>
      <w:r w:rsidR="00302A36">
        <w:rPr>
          <w:rFonts w:ascii="Arial" w:hAnsi="Arial" w:cs="Arial"/>
        </w:rPr>
        <w:t xml:space="preserve">please enter </w:t>
      </w:r>
      <w:r w:rsidR="005D314B">
        <w:rPr>
          <w:rFonts w:ascii="Arial" w:hAnsi="Arial" w:cs="Arial"/>
        </w:rPr>
        <w:t>that id into the customer event # on the DBW</w:t>
      </w:r>
      <w:r w:rsidR="009B0732">
        <w:rPr>
          <w:rFonts w:ascii="Arial" w:hAnsi="Arial" w:cs="Arial"/>
        </w:rPr>
        <w:t xml:space="preserve"> detail grid. </w:t>
      </w:r>
    </w:p>
    <w:p w14:paraId="0E2D061B" w14:textId="77777777" w:rsidR="00514359" w:rsidRDefault="00514359" w:rsidP="00965437">
      <w:pPr>
        <w:rPr>
          <w:rFonts w:ascii="Arial" w:hAnsi="Arial" w:cs="Arial"/>
          <w:b/>
          <w:bCs/>
          <w:sz w:val="24"/>
          <w:szCs w:val="24"/>
        </w:rPr>
      </w:pPr>
    </w:p>
    <w:p w14:paraId="454BFB52" w14:textId="64C8BC0B" w:rsidR="00514359" w:rsidRDefault="00387AAE" w:rsidP="00965437">
      <w:pPr>
        <w:rPr>
          <w:rFonts w:ascii="Arial" w:hAnsi="Arial" w:cs="Arial"/>
          <w:b/>
          <w:bCs/>
          <w:sz w:val="24"/>
          <w:szCs w:val="24"/>
        </w:rPr>
      </w:pPr>
      <w:r w:rsidRPr="00387AAE">
        <w:rPr>
          <w:rFonts w:ascii="Arial" w:hAnsi="Arial" w:cs="Arial"/>
          <w:b/>
          <w:bCs/>
          <w:noProof/>
          <w:sz w:val="24"/>
          <w:szCs w:val="24"/>
        </w:rPr>
        <w:drawing>
          <wp:inline distT="0" distB="0" distL="0" distR="0" wp14:anchorId="03E2CE29" wp14:editId="0B099E73">
            <wp:extent cx="5779008" cy="2526543"/>
            <wp:effectExtent l="0" t="0" r="0" b="7620"/>
            <wp:docPr id="98876275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62754" name="Picture 1" descr="A screen shot of a computer&#10;&#10;Description automatically generated"/>
                    <pic:cNvPicPr/>
                  </pic:nvPicPr>
                  <pic:blipFill>
                    <a:blip r:embed="rId21"/>
                    <a:stretch>
                      <a:fillRect/>
                    </a:stretch>
                  </pic:blipFill>
                  <pic:spPr>
                    <a:xfrm>
                      <a:off x="0" y="0"/>
                      <a:ext cx="5794576" cy="2533349"/>
                    </a:xfrm>
                    <a:prstGeom prst="rect">
                      <a:avLst/>
                    </a:prstGeom>
                  </pic:spPr>
                </pic:pic>
              </a:graphicData>
            </a:graphic>
          </wp:inline>
        </w:drawing>
      </w:r>
    </w:p>
    <w:p w14:paraId="657EA46A" w14:textId="77777777" w:rsidR="00B558A2" w:rsidRDefault="00B558A2" w:rsidP="00965437">
      <w:pPr>
        <w:rPr>
          <w:rFonts w:ascii="Arial" w:hAnsi="Arial" w:cs="Arial"/>
          <w:b/>
          <w:bCs/>
          <w:sz w:val="24"/>
          <w:szCs w:val="24"/>
        </w:rPr>
      </w:pPr>
    </w:p>
    <w:p w14:paraId="477BCF65" w14:textId="77777777" w:rsidR="00B558A2" w:rsidRDefault="00B558A2" w:rsidP="00965437">
      <w:pPr>
        <w:rPr>
          <w:rFonts w:ascii="Arial" w:hAnsi="Arial" w:cs="Arial"/>
          <w:b/>
          <w:bCs/>
          <w:sz w:val="24"/>
          <w:szCs w:val="24"/>
        </w:rPr>
      </w:pPr>
    </w:p>
    <w:p w14:paraId="1637B503" w14:textId="62629A6E" w:rsidR="00B558A2" w:rsidRDefault="00AC3C6A" w:rsidP="00965437">
      <w:pPr>
        <w:rPr>
          <w:rFonts w:ascii="Arial" w:hAnsi="Arial" w:cs="Arial"/>
          <w:b/>
          <w:bCs/>
          <w:sz w:val="24"/>
          <w:szCs w:val="24"/>
        </w:rPr>
      </w:pPr>
      <w:r w:rsidRPr="00AC3C6A">
        <w:rPr>
          <w:rFonts w:ascii="Arial" w:hAnsi="Arial" w:cs="Arial"/>
          <w:b/>
          <w:bCs/>
          <w:noProof/>
          <w:sz w:val="24"/>
          <w:szCs w:val="24"/>
        </w:rPr>
        <w:drawing>
          <wp:inline distT="0" distB="0" distL="0" distR="0" wp14:anchorId="7BCB4A1F" wp14:editId="6B5A54CB">
            <wp:extent cx="6334760" cy="2040165"/>
            <wp:effectExtent l="0" t="0" r="0" b="0"/>
            <wp:docPr id="200110338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03388" name="Picture 1" descr="A screenshot of a computer screen&#10;&#10;Description automatically generated"/>
                    <pic:cNvPicPr/>
                  </pic:nvPicPr>
                  <pic:blipFill>
                    <a:blip r:embed="rId22"/>
                    <a:stretch>
                      <a:fillRect/>
                    </a:stretch>
                  </pic:blipFill>
                  <pic:spPr>
                    <a:xfrm>
                      <a:off x="0" y="0"/>
                      <a:ext cx="6343385" cy="2042943"/>
                    </a:xfrm>
                    <a:prstGeom prst="rect">
                      <a:avLst/>
                    </a:prstGeom>
                  </pic:spPr>
                </pic:pic>
              </a:graphicData>
            </a:graphic>
          </wp:inline>
        </w:drawing>
      </w:r>
    </w:p>
    <w:p w14:paraId="7ED783C2" w14:textId="67B972FE" w:rsidR="00B558A2" w:rsidRPr="00B558A2" w:rsidRDefault="00601092" w:rsidP="00965437">
      <w:pPr>
        <w:rPr>
          <w:rFonts w:ascii="Arial" w:hAnsi="Arial" w:cs="Arial"/>
          <w:b/>
          <w:bCs/>
          <w:sz w:val="24"/>
          <w:szCs w:val="24"/>
        </w:rPr>
      </w:pPr>
      <w:r w:rsidRPr="00601092">
        <w:rPr>
          <w:rFonts w:ascii="Arial" w:hAnsi="Arial" w:cs="Arial"/>
          <w:b/>
          <w:bCs/>
          <w:noProof/>
          <w:sz w:val="24"/>
          <w:szCs w:val="24"/>
        </w:rPr>
        <w:lastRenderedPageBreak/>
        <w:drawing>
          <wp:inline distT="0" distB="0" distL="0" distR="0" wp14:anchorId="507D626C" wp14:editId="70ADA482">
            <wp:extent cx="6803136" cy="2550546"/>
            <wp:effectExtent l="0" t="0" r="0" b="2540"/>
            <wp:docPr id="18888120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12065" name="Picture 1" descr="A screenshot of a computer&#10;&#10;Description automatically generated"/>
                    <pic:cNvPicPr/>
                  </pic:nvPicPr>
                  <pic:blipFill>
                    <a:blip r:embed="rId23"/>
                    <a:stretch>
                      <a:fillRect/>
                    </a:stretch>
                  </pic:blipFill>
                  <pic:spPr>
                    <a:xfrm>
                      <a:off x="0" y="0"/>
                      <a:ext cx="6805657" cy="2551491"/>
                    </a:xfrm>
                    <a:prstGeom prst="rect">
                      <a:avLst/>
                    </a:prstGeom>
                  </pic:spPr>
                </pic:pic>
              </a:graphicData>
            </a:graphic>
          </wp:inline>
        </w:drawing>
      </w:r>
    </w:p>
    <w:p w14:paraId="1BFE93DC" w14:textId="77777777" w:rsidR="00AC3AC8" w:rsidRPr="00027806" w:rsidRDefault="00AC3AC8" w:rsidP="00965437">
      <w:pPr>
        <w:rPr>
          <w:rFonts w:ascii="Arial" w:hAnsi="Arial" w:cs="Arial"/>
          <w:szCs w:val="24"/>
          <w:u w:val="single"/>
        </w:rPr>
      </w:pPr>
    </w:p>
    <w:p w14:paraId="005AB7C1" w14:textId="5DE7EF70" w:rsidR="00FC4787" w:rsidRDefault="00027806" w:rsidP="002D7F7D">
      <w:pPr>
        <w:rPr>
          <w:rFonts w:ascii="Arial" w:hAnsi="Arial" w:cs="Arial"/>
          <w:b/>
          <w:sz w:val="22"/>
          <w:szCs w:val="22"/>
          <w:lang w:val="en-GB"/>
        </w:rPr>
      </w:pPr>
      <w:r>
        <w:rPr>
          <w:rFonts w:ascii="Arial" w:hAnsi="Arial" w:cs="Arial"/>
          <w:b/>
          <w:sz w:val="24"/>
          <w:u w:val="single"/>
          <w:lang w:val="en-GB"/>
        </w:rPr>
        <w:t>POP</w:t>
      </w:r>
      <w:r w:rsidR="00FC4787" w:rsidRPr="00F377A6">
        <w:rPr>
          <w:rFonts w:ascii="Arial" w:hAnsi="Arial" w:cs="Arial"/>
          <w:b/>
          <w:sz w:val="24"/>
          <w:u w:val="single"/>
          <w:lang w:val="en-GB"/>
        </w:rPr>
        <w:t xml:space="preserve"> Info:</w:t>
      </w:r>
    </w:p>
    <w:p w14:paraId="33481B57" w14:textId="77777777" w:rsidR="00FC4787" w:rsidRDefault="00FC4787" w:rsidP="002D7F7D">
      <w:pPr>
        <w:rPr>
          <w:rFonts w:ascii="Arial" w:hAnsi="Arial" w:cs="Arial"/>
          <w:b/>
          <w:sz w:val="22"/>
          <w:szCs w:val="22"/>
          <w:lang w:val="en-GB"/>
        </w:rPr>
      </w:pPr>
    </w:p>
    <w:p w14:paraId="20EF137B" w14:textId="77777777" w:rsidR="004935DA" w:rsidRDefault="004935DA" w:rsidP="00FC4787">
      <w:pPr>
        <w:rPr>
          <w:rFonts w:ascii="Arial" w:hAnsi="Arial" w:cs="Arial"/>
          <w:lang w:val="en-GB"/>
        </w:rPr>
      </w:pPr>
      <w:r>
        <w:rPr>
          <w:rFonts w:ascii="Arial" w:hAnsi="Arial" w:cs="Arial"/>
          <w:lang w:val="en-GB"/>
        </w:rPr>
        <w:t xml:space="preserve">When a Schnucks contract shows a Suggested </w:t>
      </w:r>
      <w:r w:rsidR="000E703F">
        <w:rPr>
          <w:rFonts w:ascii="Arial" w:hAnsi="Arial" w:cs="Arial"/>
          <w:lang w:val="en-GB"/>
        </w:rPr>
        <w:t>Performance Type that includes AD</w:t>
      </w:r>
      <w:r>
        <w:rPr>
          <w:rFonts w:ascii="Arial" w:hAnsi="Arial" w:cs="Arial"/>
          <w:lang w:val="en-GB"/>
        </w:rPr>
        <w:t xml:space="preserve"> and no ad money is offered on the contract, it is at Schnucks’ discretion on whether an ad will be run.  </w:t>
      </w:r>
      <w:r w:rsidRPr="00E1775E">
        <w:rPr>
          <w:rFonts w:ascii="Arial" w:hAnsi="Arial" w:cs="Arial"/>
          <w:lang w:val="en-GB"/>
        </w:rPr>
        <w:t>Search for an ad for the timeframe shown on the contract; if no ad is found, do not escalate for POP.</w:t>
      </w:r>
    </w:p>
    <w:p w14:paraId="0ECB0BB6" w14:textId="77777777" w:rsidR="000E703F" w:rsidRDefault="000E703F" w:rsidP="00FC4787">
      <w:pPr>
        <w:rPr>
          <w:rFonts w:ascii="Arial" w:hAnsi="Arial" w:cs="Arial"/>
          <w:lang w:val="en-GB"/>
        </w:rPr>
      </w:pPr>
    </w:p>
    <w:p w14:paraId="1E8CF72C" w14:textId="77777777" w:rsidR="004935DA" w:rsidRDefault="000E703F" w:rsidP="004935DA">
      <w:pPr>
        <w:jc w:val="center"/>
        <w:rPr>
          <w:rFonts w:ascii="Arial" w:hAnsi="Arial" w:cs="Arial"/>
          <w:lang w:val="en-GB"/>
        </w:rPr>
      </w:pPr>
      <w:r>
        <w:rPr>
          <w:rFonts w:ascii="Arial" w:hAnsi="Arial" w:cs="Arial"/>
          <w:b/>
          <w:noProof/>
          <w:sz w:val="22"/>
          <w:szCs w:val="22"/>
          <w:lang w:val="en-US"/>
        </w:rPr>
        <mc:AlternateContent>
          <mc:Choice Requires="wps">
            <w:drawing>
              <wp:anchor distT="0" distB="0" distL="114300" distR="114300" simplePos="0" relativeHeight="253038080" behindDoc="0" locked="0" layoutInCell="1" allowOverlap="1" wp14:anchorId="3AD5C94F" wp14:editId="36989D56">
                <wp:simplePos x="0" y="0"/>
                <wp:positionH relativeFrom="column">
                  <wp:posOffset>3949700</wp:posOffset>
                </wp:positionH>
                <wp:positionV relativeFrom="paragraph">
                  <wp:posOffset>997585</wp:posOffset>
                </wp:positionV>
                <wp:extent cx="508000" cy="234950"/>
                <wp:effectExtent l="0" t="0" r="25400" b="12700"/>
                <wp:wrapNone/>
                <wp:docPr id="213" name="AutoShape 22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00" cy="2349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EC714F" id="AutoShape 2297" o:spid="_x0000_s1026" style="position:absolute;margin-left:311pt;margin-top:78.55pt;width:40pt;height:18.5pt;z-index:25303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" filled="f" strokecolor="red" strokeweight="1.5pt">
                <v:shadow color="#868686"/>
              </v:roundrect>
            </w:pict>
          </mc:Fallback>
        </mc:AlternateContent>
      </w:r>
      <w:r>
        <w:rPr>
          <w:noProof/>
        </w:rPr>
        <w:drawing>
          <wp:inline distT="0" distB="0" distL="0" distR="0" wp14:anchorId="17D8CA94" wp14:editId="72E05D8A">
            <wp:extent cx="6858000" cy="1788795"/>
            <wp:effectExtent l="19050" t="19050" r="19050" b="2095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1788795"/>
                    </a:xfrm>
                    <a:prstGeom prst="rect">
                      <a:avLst/>
                    </a:prstGeom>
                    <a:ln>
                      <a:solidFill>
                        <a:schemeClr val="tx1"/>
                      </a:solidFill>
                    </a:ln>
                  </pic:spPr>
                </pic:pic>
              </a:graphicData>
            </a:graphic>
          </wp:inline>
        </w:drawing>
      </w:r>
    </w:p>
    <w:p w14:paraId="20F3135A" w14:textId="77777777" w:rsidR="00FC4787" w:rsidRPr="00FC4787" w:rsidRDefault="00FC4787" w:rsidP="00FC4787">
      <w:pPr>
        <w:jc w:val="both"/>
        <w:rPr>
          <w:rFonts w:ascii="Arial" w:hAnsi="Arial" w:cs="Arial"/>
          <w:sz w:val="22"/>
          <w:szCs w:val="22"/>
          <w:lang w:val="en-GB"/>
        </w:rPr>
      </w:pPr>
    </w:p>
    <w:p w14:paraId="57C2E2B7" w14:textId="798BF1BC" w:rsidR="000E703F" w:rsidRDefault="00027806" w:rsidP="00FC4787">
      <w:pPr>
        <w:jc w:val="both"/>
        <w:rPr>
          <w:rFonts w:ascii="Arial" w:hAnsi="Arial" w:cs="Arial"/>
          <w:b/>
          <w:sz w:val="24"/>
          <w:szCs w:val="24"/>
          <w:u w:val="single"/>
          <w:lang w:val="en-GB"/>
        </w:rPr>
      </w:pPr>
      <w:r>
        <w:rPr>
          <w:rFonts w:ascii="Arial" w:hAnsi="Arial" w:cs="Arial"/>
          <w:lang w:val="en-GB"/>
        </w:rPr>
        <w:t>Performance dates run Wednesday-Tuesday.</w:t>
      </w:r>
    </w:p>
    <w:p w14:paraId="76DDF090" w14:textId="77777777" w:rsidR="00027806" w:rsidRDefault="00027806" w:rsidP="00FC4787">
      <w:pPr>
        <w:jc w:val="both"/>
        <w:rPr>
          <w:rFonts w:ascii="Arial" w:hAnsi="Arial" w:cs="Arial"/>
          <w:b/>
          <w:sz w:val="24"/>
          <w:szCs w:val="24"/>
          <w:u w:val="single"/>
          <w:lang w:val="en-GB"/>
        </w:rPr>
      </w:pPr>
    </w:p>
    <w:p w14:paraId="1BC5C9DD" w14:textId="77777777" w:rsidR="006174A6" w:rsidRDefault="006174A6" w:rsidP="002D7F7D">
      <w:pPr>
        <w:rPr>
          <w:rFonts w:ascii="Arial" w:hAnsi="Arial" w:cs="Arial"/>
          <w:b/>
          <w:sz w:val="28"/>
          <w:szCs w:val="28"/>
          <w:lang w:val="en-GB"/>
        </w:rPr>
      </w:pPr>
    </w:p>
    <w:p w14:paraId="0297C6FB" w14:textId="77777777" w:rsidR="007847C0" w:rsidRDefault="007847C0" w:rsidP="002D7F7D">
      <w:pPr>
        <w:rPr>
          <w:rFonts w:ascii="Arial" w:hAnsi="Arial" w:cs="Arial"/>
          <w:lang w:val="en-GB"/>
        </w:rPr>
      </w:pPr>
    </w:p>
    <w:p w14:paraId="13B93479" w14:textId="77777777" w:rsidR="007847C0" w:rsidRDefault="007847C0" w:rsidP="002D7F7D">
      <w:pPr>
        <w:rPr>
          <w:rFonts w:ascii="Arial" w:hAnsi="Arial" w:cs="Arial"/>
          <w:lang w:val="en-GB"/>
        </w:rPr>
      </w:pPr>
    </w:p>
    <w:p w14:paraId="431EBCA8" w14:textId="77777777" w:rsidR="007847C0" w:rsidRDefault="007847C0" w:rsidP="002D7F7D">
      <w:pPr>
        <w:rPr>
          <w:rFonts w:ascii="Arial" w:hAnsi="Arial" w:cs="Arial"/>
          <w:lang w:val="en-GB"/>
        </w:rPr>
      </w:pPr>
    </w:p>
    <w:p w14:paraId="0D385A71" w14:textId="77777777" w:rsidR="00C5628C" w:rsidRDefault="00C5628C" w:rsidP="002D7F7D">
      <w:pPr>
        <w:rPr>
          <w:rFonts w:ascii="Arial" w:hAnsi="Arial" w:cs="Arial"/>
          <w:lang w:val="en-GB"/>
        </w:rPr>
      </w:pPr>
    </w:p>
    <w:p w14:paraId="45F2599F" w14:textId="77777777" w:rsidR="00C5628C" w:rsidRDefault="00C5628C" w:rsidP="002D7F7D">
      <w:pPr>
        <w:rPr>
          <w:rFonts w:ascii="Arial" w:hAnsi="Arial" w:cs="Arial"/>
          <w:lang w:val="en-GB"/>
        </w:rPr>
      </w:pPr>
    </w:p>
    <w:p w14:paraId="7D6507EB" w14:textId="77777777" w:rsidR="00C5628C" w:rsidRDefault="00C5628C" w:rsidP="002D7F7D">
      <w:pPr>
        <w:rPr>
          <w:rFonts w:ascii="Arial" w:hAnsi="Arial" w:cs="Arial"/>
          <w:lang w:val="en-GB"/>
        </w:rPr>
      </w:pPr>
    </w:p>
    <w:p w14:paraId="27EDB670" w14:textId="77777777" w:rsidR="00C5628C" w:rsidRDefault="00C5628C" w:rsidP="002D7F7D">
      <w:pPr>
        <w:rPr>
          <w:rFonts w:ascii="Arial" w:hAnsi="Arial" w:cs="Arial"/>
          <w:lang w:val="en-GB"/>
        </w:rPr>
      </w:pPr>
    </w:p>
    <w:p w14:paraId="657CA819" w14:textId="77777777" w:rsidR="00C5628C" w:rsidRDefault="00C5628C" w:rsidP="002D7F7D">
      <w:pPr>
        <w:rPr>
          <w:rFonts w:ascii="Arial" w:hAnsi="Arial" w:cs="Arial"/>
          <w:lang w:val="en-GB"/>
        </w:rPr>
      </w:pPr>
    </w:p>
    <w:p w14:paraId="7A49B6DF" w14:textId="77777777" w:rsidR="00C5628C" w:rsidRDefault="00C5628C" w:rsidP="002D7F7D">
      <w:pPr>
        <w:rPr>
          <w:rFonts w:ascii="Arial" w:hAnsi="Arial" w:cs="Arial"/>
          <w:lang w:val="en-GB"/>
        </w:rPr>
      </w:pPr>
    </w:p>
    <w:p w14:paraId="78F98983" w14:textId="77777777" w:rsidR="00C5628C" w:rsidRDefault="00C5628C" w:rsidP="002D7F7D">
      <w:pPr>
        <w:rPr>
          <w:rFonts w:ascii="Arial" w:hAnsi="Arial" w:cs="Arial"/>
          <w:lang w:val="en-GB"/>
        </w:rPr>
      </w:pPr>
    </w:p>
    <w:p w14:paraId="181D5436" w14:textId="77777777" w:rsidR="00C5628C" w:rsidRDefault="00C5628C" w:rsidP="002D7F7D">
      <w:pPr>
        <w:rPr>
          <w:rFonts w:ascii="Arial" w:hAnsi="Arial" w:cs="Arial"/>
          <w:lang w:val="en-GB"/>
        </w:rPr>
      </w:pPr>
    </w:p>
    <w:p w14:paraId="38346B91" w14:textId="77777777" w:rsidR="00C5628C" w:rsidRDefault="00C5628C" w:rsidP="002D7F7D">
      <w:pPr>
        <w:rPr>
          <w:rFonts w:ascii="Arial" w:hAnsi="Arial" w:cs="Arial"/>
          <w:lang w:val="en-GB"/>
        </w:rPr>
      </w:pPr>
    </w:p>
    <w:p w14:paraId="4E0F6C3F" w14:textId="77777777" w:rsidR="00C5628C" w:rsidRDefault="00C5628C" w:rsidP="002D7F7D">
      <w:pPr>
        <w:rPr>
          <w:rFonts w:ascii="Arial" w:hAnsi="Arial" w:cs="Arial"/>
          <w:lang w:val="en-GB"/>
        </w:rPr>
      </w:pPr>
    </w:p>
    <w:p w14:paraId="40B88D2B" w14:textId="77777777" w:rsidR="00C5628C" w:rsidRDefault="00C5628C" w:rsidP="002D7F7D">
      <w:pPr>
        <w:rPr>
          <w:rFonts w:ascii="Arial" w:hAnsi="Arial" w:cs="Arial"/>
          <w:lang w:val="en-GB"/>
        </w:rPr>
      </w:pPr>
    </w:p>
    <w:p w14:paraId="030C9420" w14:textId="77777777" w:rsidR="00C5628C" w:rsidRDefault="00C5628C" w:rsidP="002D7F7D">
      <w:pPr>
        <w:rPr>
          <w:rFonts w:ascii="Arial" w:hAnsi="Arial" w:cs="Arial"/>
          <w:lang w:val="en-GB"/>
        </w:rPr>
      </w:pPr>
    </w:p>
    <w:p w14:paraId="149B3983" w14:textId="77777777" w:rsidR="00C5628C" w:rsidRDefault="00C5628C" w:rsidP="002D7F7D">
      <w:pPr>
        <w:rPr>
          <w:rFonts w:ascii="Arial" w:hAnsi="Arial" w:cs="Arial"/>
          <w:lang w:val="en-GB"/>
        </w:rPr>
      </w:pPr>
    </w:p>
    <w:p w14:paraId="21FA1EAD" w14:textId="77777777" w:rsidR="00C5628C" w:rsidRDefault="00C5628C" w:rsidP="002D7F7D">
      <w:pPr>
        <w:rPr>
          <w:rFonts w:ascii="Arial" w:hAnsi="Arial" w:cs="Arial"/>
          <w:lang w:val="en-GB"/>
        </w:rPr>
      </w:pPr>
    </w:p>
    <w:p w14:paraId="1377934A" w14:textId="77777777" w:rsidR="00C5628C" w:rsidRDefault="00C5628C" w:rsidP="002D7F7D">
      <w:pPr>
        <w:rPr>
          <w:rFonts w:ascii="Arial" w:hAnsi="Arial" w:cs="Arial"/>
          <w:lang w:val="en-GB"/>
        </w:rPr>
      </w:pPr>
    </w:p>
    <w:p w14:paraId="6D5A3973" w14:textId="77777777" w:rsidR="00C5628C" w:rsidRDefault="00C5628C" w:rsidP="002D7F7D">
      <w:pPr>
        <w:rPr>
          <w:rFonts w:ascii="Arial" w:hAnsi="Arial" w:cs="Arial"/>
          <w:lang w:val="en-GB"/>
        </w:rPr>
      </w:pPr>
    </w:p>
    <w:p w14:paraId="395ADA21" w14:textId="77777777" w:rsidR="00C5628C" w:rsidRDefault="00C5628C" w:rsidP="002D7F7D">
      <w:pPr>
        <w:rPr>
          <w:rFonts w:ascii="Arial" w:hAnsi="Arial" w:cs="Arial"/>
          <w:lang w:val="en-GB"/>
        </w:rPr>
      </w:pPr>
    </w:p>
    <w:p w14:paraId="6D6EE672" w14:textId="77777777" w:rsidR="00C5628C" w:rsidRDefault="00C5628C" w:rsidP="002D7F7D">
      <w:pPr>
        <w:rPr>
          <w:rFonts w:ascii="Arial" w:hAnsi="Arial" w:cs="Arial"/>
          <w:lang w:val="en-GB"/>
        </w:rPr>
      </w:pPr>
    </w:p>
    <w:p w14:paraId="528BA809" w14:textId="77777777" w:rsidR="00C5628C" w:rsidRDefault="00C5628C" w:rsidP="002D7F7D">
      <w:pPr>
        <w:rPr>
          <w:rFonts w:ascii="Arial" w:hAnsi="Arial" w:cs="Arial"/>
          <w:lang w:val="en-GB"/>
        </w:rPr>
      </w:pPr>
    </w:p>
    <w:p w14:paraId="52BA4E97" w14:textId="77777777" w:rsidR="007847C0" w:rsidRDefault="007847C0" w:rsidP="002D7F7D">
      <w:pPr>
        <w:rPr>
          <w:rFonts w:ascii="Arial" w:hAnsi="Arial" w:cs="Arial"/>
          <w:lang w:val="en-GB"/>
        </w:rPr>
      </w:pPr>
    </w:p>
    <w:p w14:paraId="5065D138" w14:textId="77777777" w:rsidR="007847C0" w:rsidRDefault="007847C0" w:rsidP="002D7F7D">
      <w:pPr>
        <w:rPr>
          <w:rFonts w:ascii="Arial" w:hAnsi="Arial" w:cs="Arial"/>
          <w:lang w:val="en-GB"/>
        </w:rPr>
      </w:pPr>
    </w:p>
    <w:p w14:paraId="6D182D6E" w14:textId="77777777" w:rsidR="007847C0" w:rsidRDefault="007847C0" w:rsidP="002D7F7D">
      <w:pPr>
        <w:rPr>
          <w:rFonts w:ascii="Arial" w:hAnsi="Arial" w:cs="Arial"/>
          <w:lang w:val="en-GB"/>
        </w:rPr>
      </w:pPr>
    </w:p>
    <w:p w14:paraId="5393B7DE" w14:textId="77777777" w:rsidR="007847C0" w:rsidRDefault="007847C0" w:rsidP="002D7F7D">
      <w:pPr>
        <w:rPr>
          <w:rFonts w:ascii="Arial" w:hAnsi="Arial" w:cs="Arial"/>
          <w:lang w:val="en-GB"/>
        </w:rPr>
      </w:pPr>
    </w:p>
    <w:p w14:paraId="6501907E" w14:textId="77777777" w:rsidR="007847C0" w:rsidRDefault="00A5657F" w:rsidP="002D7F7D">
      <w:pPr>
        <w:rPr>
          <w:rFonts w:ascii="Arial" w:hAnsi="Arial" w:cs="Arial"/>
          <w:lang w:val="en-GB"/>
        </w:rPr>
      </w:pPr>
      <w:r>
        <w:rPr>
          <w:rFonts w:ascii="Arial" w:hAnsi="Arial" w:cs="Arial"/>
          <w:lang w:val="en-GB"/>
        </w:rPr>
        <w:t xml:space="preserve"> </w:t>
      </w:r>
    </w:p>
    <w:p w14:paraId="0811319B" w14:textId="77777777" w:rsidR="006F4E5D" w:rsidRDefault="006F4E5D" w:rsidP="002D7F7D">
      <w:pPr>
        <w:rPr>
          <w:rFonts w:ascii="Arial" w:hAnsi="Arial" w:cs="Arial"/>
          <w:lang w:val="en-GB"/>
        </w:rPr>
      </w:pPr>
    </w:p>
    <w:p w14:paraId="16A8B624" w14:textId="77777777" w:rsidR="006F4E5D" w:rsidRDefault="006F4E5D" w:rsidP="002D7F7D">
      <w:pPr>
        <w:rPr>
          <w:rFonts w:ascii="Arial" w:hAnsi="Arial" w:cs="Arial"/>
          <w:lang w:val="en-GB"/>
        </w:rPr>
      </w:pPr>
    </w:p>
    <w:p w14:paraId="61604AB5" w14:textId="77777777" w:rsidR="006F4E5D" w:rsidRDefault="006F4E5D" w:rsidP="002D7F7D">
      <w:pPr>
        <w:rPr>
          <w:rFonts w:ascii="Arial" w:hAnsi="Arial" w:cs="Arial"/>
          <w:lang w:val="en-GB"/>
        </w:rPr>
      </w:pPr>
    </w:p>
    <w:p w14:paraId="65452B42" w14:textId="29995D31" w:rsidR="00F25FF5" w:rsidRDefault="00F25FF5" w:rsidP="002D7F7D">
      <w:pPr>
        <w:rPr>
          <w:rFonts w:ascii="Arial" w:hAnsi="Arial" w:cs="Arial"/>
          <w:lang w:val="en-GB"/>
        </w:rPr>
      </w:pPr>
    </w:p>
    <w:p w14:paraId="09CC49D6" w14:textId="77777777" w:rsidR="00F25FF5" w:rsidRPr="0054623E" w:rsidRDefault="00F25FF5" w:rsidP="00F25FF5">
      <w:pPr>
        <w:pStyle w:val="Heading1"/>
        <w:numPr>
          <w:ilvl w:val="0"/>
          <w:numId w:val="0"/>
        </w:numPr>
        <w:shd w:val="clear" w:color="auto" w:fill="99CCFF"/>
        <w:spacing w:before="0" w:after="0"/>
        <w:rPr>
          <w:rFonts w:ascii="Arial" w:hAnsi="Arial" w:cs="Arial"/>
          <w:kern w:val="0"/>
          <w:sz w:val="28"/>
          <w:szCs w:val="28"/>
          <w:lang w:val="en-GB"/>
        </w:rPr>
      </w:pPr>
      <w:bookmarkStart w:id="2" w:name="backupretrieval"/>
      <w:bookmarkEnd w:id="2"/>
      <w:r>
        <w:rPr>
          <w:rFonts w:ascii="Arial" w:hAnsi="Arial" w:cs="Arial"/>
          <w:kern w:val="0"/>
          <w:sz w:val="28"/>
          <w:szCs w:val="28"/>
          <w:lang w:val="en-GB"/>
        </w:rPr>
        <w:t>BACKUP RETRIEVAL INFORMATION</w:t>
      </w:r>
    </w:p>
    <w:p w14:paraId="7D3958E7" w14:textId="77777777" w:rsidR="00F25FF5" w:rsidRPr="009F30AC" w:rsidRDefault="00F25FF5" w:rsidP="00F25FF5">
      <w:pPr>
        <w:overflowPunct/>
        <w:autoSpaceDE/>
        <w:autoSpaceDN/>
        <w:adjustRightInd/>
        <w:textAlignment w:val="auto"/>
        <w:rPr>
          <w:rFonts w:ascii="Arial" w:hAnsi="Arial" w:cs="Arial"/>
          <w:sz w:val="28"/>
          <w:szCs w:val="28"/>
          <w:lang w:val="en-GB"/>
        </w:rPr>
      </w:pPr>
    </w:p>
    <w:p w14:paraId="1C147EAC" w14:textId="77777777" w:rsidR="00F25FF5" w:rsidRPr="009F30AC" w:rsidRDefault="00F25FF5" w:rsidP="00F25FF5">
      <w:pPr>
        <w:overflowPunct/>
        <w:autoSpaceDE/>
        <w:autoSpaceDN/>
        <w:adjustRightInd/>
        <w:textAlignment w:val="auto"/>
        <w:rPr>
          <w:rFonts w:ascii="Arial" w:hAnsi="Arial" w:cs="Arial"/>
          <w:b/>
          <w:sz w:val="24"/>
          <w:szCs w:val="24"/>
          <w:u w:val="single"/>
          <w:lang w:val="en-GB"/>
        </w:rPr>
      </w:pPr>
      <w:r w:rsidRPr="009F30AC">
        <w:rPr>
          <w:rFonts w:ascii="Arial" w:hAnsi="Arial" w:cs="Arial"/>
          <w:b/>
          <w:sz w:val="24"/>
          <w:szCs w:val="24"/>
          <w:u w:val="single"/>
          <w:lang w:val="en-GB"/>
        </w:rPr>
        <w:t>GENERAL BACKUP RETRIEVAL INFORMATION</w:t>
      </w:r>
    </w:p>
    <w:p w14:paraId="594C3D90" w14:textId="77777777" w:rsidR="00F25FF5" w:rsidRPr="009F30AC" w:rsidRDefault="00F25FF5" w:rsidP="00F25FF5">
      <w:pPr>
        <w:contextualSpacing/>
        <w:rPr>
          <w:rFonts w:ascii="Arial" w:hAnsi="Arial" w:cs="Arial"/>
          <w:b/>
          <w:lang w:val="en-GB"/>
        </w:rPr>
      </w:pPr>
    </w:p>
    <w:p w14:paraId="5CE2962D" w14:textId="3FD3C377" w:rsidR="00F25FF5" w:rsidRPr="009F30AC" w:rsidRDefault="00F25FF5" w:rsidP="00F25FF5">
      <w:pPr>
        <w:contextualSpacing/>
        <w:rPr>
          <w:rFonts w:ascii="Arial" w:hAnsi="Arial" w:cs="Arial"/>
          <w:b/>
          <w:lang w:val="en-GB"/>
        </w:rPr>
      </w:pPr>
      <w:r w:rsidRPr="009F30AC">
        <w:rPr>
          <w:rFonts w:ascii="Arial" w:hAnsi="Arial" w:cs="Arial"/>
          <w:b/>
          <w:lang w:val="en-GB"/>
        </w:rPr>
        <w:t xml:space="preserve">Is GCIT responsible for obtaining backup from the customer? </w:t>
      </w:r>
      <w:r>
        <w:rPr>
          <w:rFonts w:ascii="Arial" w:hAnsi="Arial" w:cs="Arial"/>
          <w:b/>
          <w:lang w:val="en-GB"/>
        </w:rPr>
        <w:t xml:space="preserve"> Yes</w:t>
      </w:r>
    </w:p>
    <w:p w14:paraId="7BA82685" w14:textId="59AAA8C7" w:rsidR="00F25FF5" w:rsidRPr="009F30AC" w:rsidRDefault="00F25FF5" w:rsidP="00F25FF5">
      <w:pPr>
        <w:pStyle w:val="ListParagraph"/>
        <w:numPr>
          <w:ilvl w:val="0"/>
          <w:numId w:val="36"/>
        </w:numPr>
        <w:rPr>
          <w:rFonts w:ascii="Arial" w:hAnsi="Arial" w:cs="Arial"/>
          <w:b/>
          <w:lang w:val="en-GB"/>
        </w:rPr>
      </w:pPr>
      <w:r w:rsidRPr="009F30AC">
        <w:rPr>
          <w:rFonts w:ascii="Arial" w:hAnsi="Arial" w:cs="Arial"/>
          <w:b/>
          <w:lang w:val="en-GB"/>
        </w:rPr>
        <w:t xml:space="preserve">If yes, is there a customer portal? </w:t>
      </w:r>
      <w:r w:rsidR="00074F7C">
        <w:rPr>
          <w:rFonts w:ascii="Arial" w:hAnsi="Arial" w:cs="Arial"/>
          <w:b/>
          <w:lang w:val="en-GB"/>
        </w:rPr>
        <w:t>Yes</w:t>
      </w:r>
    </w:p>
    <w:p w14:paraId="7CDAA4EA" w14:textId="3E9B5F1D" w:rsidR="00F25FF5" w:rsidRPr="009F30AC" w:rsidRDefault="00F25FF5" w:rsidP="00F25FF5">
      <w:pPr>
        <w:pStyle w:val="ListParagraph"/>
        <w:numPr>
          <w:ilvl w:val="0"/>
          <w:numId w:val="36"/>
        </w:numPr>
        <w:rPr>
          <w:rFonts w:ascii="Arial" w:hAnsi="Arial" w:cs="Arial"/>
          <w:b/>
          <w:lang w:val="en-GB"/>
        </w:rPr>
      </w:pPr>
      <w:r w:rsidRPr="009F30AC">
        <w:rPr>
          <w:rFonts w:ascii="Arial" w:hAnsi="Arial" w:cs="Arial"/>
          <w:b/>
          <w:lang w:val="en-GB"/>
        </w:rPr>
        <w:t xml:space="preserve">If yes, does GCIT request backup? </w:t>
      </w:r>
      <w:r>
        <w:rPr>
          <w:rFonts w:ascii="Arial" w:hAnsi="Arial" w:cs="Arial"/>
          <w:b/>
          <w:lang w:val="en-GB"/>
        </w:rPr>
        <w:t xml:space="preserve">  Yes</w:t>
      </w:r>
    </w:p>
    <w:p w14:paraId="6AF594B9" w14:textId="77777777" w:rsidR="00F25FF5" w:rsidRPr="009F30AC" w:rsidRDefault="00F25FF5" w:rsidP="00F25FF5">
      <w:pPr>
        <w:contextualSpacing/>
        <w:rPr>
          <w:rFonts w:ascii="Arial" w:hAnsi="Arial" w:cs="Arial"/>
          <w:b/>
          <w:lang w:val="en-GB"/>
        </w:rPr>
      </w:pPr>
    </w:p>
    <w:p w14:paraId="6A5776D0" w14:textId="3DD050F6" w:rsidR="00F25FF5" w:rsidRPr="009F30AC" w:rsidRDefault="00F25FF5" w:rsidP="00F25FF5">
      <w:pPr>
        <w:contextualSpacing/>
        <w:rPr>
          <w:rFonts w:ascii="Arial" w:hAnsi="Arial" w:cs="Arial"/>
          <w:b/>
          <w:lang w:val="en-GB"/>
        </w:rPr>
      </w:pPr>
      <w:r w:rsidRPr="009F30AC">
        <w:rPr>
          <w:rFonts w:ascii="Arial" w:hAnsi="Arial" w:cs="Arial"/>
          <w:b/>
          <w:lang w:val="en-GB"/>
        </w:rPr>
        <w:t xml:space="preserve">Is check remittance information required to request backup? </w:t>
      </w:r>
      <w:r>
        <w:rPr>
          <w:rFonts w:ascii="Arial" w:hAnsi="Arial" w:cs="Arial"/>
          <w:b/>
          <w:lang w:val="en-GB"/>
        </w:rPr>
        <w:t xml:space="preserve"> No</w:t>
      </w:r>
    </w:p>
    <w:p w14:paraId="38760246" w14:textId="164EE19E" w:rsidR="00F25FF5" w:rsidRDefault="00F25FF5" w:rsidP="00F25FF5">
      <w:pPr>
        <w:overflowPunct/>
        <w:autoSpaceDE/>
        <w:autoSpaceDN/>
        <w:adjustRightInd/>
        <w:textAlignment w:val="auto"/>
        <w:rPr>
          <w:rFonts w:ascii="Arial" w:hAnsi="Arial" w:cs="Arial"/>
          <w:sz w:val="28"/>
          <w:szCs w:val="28"/>
          <w:lang w:val="en-GB"/>
        </w:rPr>
      </w:pPr>
    </w:p>
    <w:p w14:paraId="7EB934A3" w14:textId="77777777" w:rsidR="00162E95" w:rsidRDefault="00162E95" w:rsidP="00162E95">
      <w:pPr>
        <w:overflowPunct/>
        <w:autoSpaceDE/>
        <w:autoSpaceDN/>
        <w:adjustRightInd/>
        <w:textAlignment w:val="auto"/>
        <w:rPr>
          <w:rFonts w:ascii="Arial" w:hAnsi="Arial" w:cs="Arial"/>
          <w:b/>
          <w:sz w:val="24"/>
          <w:szCs w:val="24"/>
          <w:u w:val="single"/>
          <w:lang w:val="en-GB"/>
        </w:rPr>
      </w:pPr>
      <w:r w:rsidRPr="00610961">
        <w:rPr>
          <w:rFonts w:ascii="Arial" w:hAnsi="Arial" w:cs="Arial"/>
          <w:b/>
          <w:sz w:val="24"/>
          <w:szCs w:val="24"/>
          <w:u w:val="single"/>
          <w:lang w:val="en-GB"/>
        </w:rPr>
        <w:t>GCIT SPECIFIC BACKUP RETRIEVAL INFORMATION</w:t>
      </w:r>
    </w:p>
    <w:p w14:paraId="7B98EEF3" w14:textId="1C60010A" w:rsidR="00F25FF5" w:rsidRDefault="00F25FF5" w:rsidP="002D7F7D">
      <w:pPr>
        <w:rPr>
          <w:rFonts w:ascii="Arial" w:hAnsi="Arial" w:cs="Arial"/>
          <w:lang w:val="en-GB"/>
        </w:rPr>
      </w:pPr>
      <w:bookmarkStart w:id="3" w:name="_Hlk25138223"/>
    </w:p>
    <w:p w14:paraId="749854EF" w14:textId="77777777" w:rsidR="00347468" w:rsidRPr="00506C79" w:rsidRDefault="00347468" w:rsidP="00347468">
      <w:pPr>
        <w:overflowPunct/>
        <w:autoSpaceDE/>
        <w:autoSpaceDN/>
        <w:adjustRightInd/>
        <w:textAlignment w:val="auto"/>
        <w:rPr>
          <w:rFonts w:ascii="Arial" w:hAnsi="Arial" w:cs="Arial"/>
          <w:b/>
          <w:sz w:val="28"/>
          <w:szCs w:val="28"/>
          <w:lang w:val="en-GB"/>
        </w:rPr>
      </w:pPr>
      <w:bookmarkStart w:id="4" w:name="_Hlk26357229"/>
      <w:r>
        <w:rPr>
          <w:rFonts w:ascii="Arial" w:hAnsi="Arial" w:cs="Arial"/>
          <w:b/>
          <w:sz w:val="28"/>
          <w:szCs w:val="28"/>
          <w:lang w:val="en-GB"/>
        </w:rPr>
        <w:t>Portal</w:t>
      </w:r>
      <w:r w:rsidRPr="00506C79">
        <w:rPr>
          <w:rFonts w:ascii="Arial" w:hAnsi="Arial" w:cs="Arial"/>
          <w:b/>
          <w:sz w:val="28"/>
          <w:szCs w:val="28"/>
          <w:lang w:val="en-GB"/>
        </w:rPr>
        <w:t>:</w:t>
      </w:r>
    </w:p>
    <w:p w14:paraId="12FF3ABB" w14:textId="77777777" w:rsidR="00347468" w:rsidRDefault="00347468" w:rsidP="00347468">
      <w:pPr>
        <w:overflowPunct/>
        <w:autoSpaceDE/>
        <w:autoSpaceDN/>
        <w:adjustRightInd/>
        <w:textAlignment w:val="auto"/>
        <w:rPr>
          <w:rFonts w:ascii="Arial" w:hAnsi="Arial" w:cs="Arial"/>
          <w:sz w:val="28"/>
          <w:szCs w:val="28"/>
          <w:lang w:val="en-GB"/>
        </w:rPr>
      </w:pPr>
    </w:p>
    <w:tbl>
      <w:tblPr>
        <w:tblW w:w="1050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014"/>
        <w:gridCol w:w="5490"/>
      </w:tblGrid>
      <w:tr w:rsidR="00347468" w:rsidRPr="000D753C" w14:paraId="12BA6592" w14:textId="77777777" w:rsidTr="00D54F2F">
        <w:trPr>
          <w:cantSplit/>
          <w:trHeight w:val="48"/>
        </w:trPr>
        <w:tc>
          <w:tcPr>
            <w:tcW w:w="501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647CCC9B" w14:textId="77777777" w:rsidR="00347468" w:rsidRPr="0054623E" w:rsidRDefault="00347468" w:rsidP="00347468">
            <w:pPr>
              <w:rPr>
                <w:rFonts w:ascii="Arial" w:hAnsi="Arial" w:cs="Arial"/>
                <w:sz w:val="22"/>
                <w:szCs w:val="22"/>
              </w:rPr>
            </w:pPr>
            <w:r>
              <w:rPr>
                <w:rFonts w:ascii="Arial" w:hAnsi="Arial" w:cs="Arial"/>
                <w:sz w:val="22"/>
                <w:szCs w:val="22"/>
              </w:rPr>
              <w:t>Customer Invoice or Note Identifier</w:t>
            </w:r>
          </w:p>
        </w:tc>
        <w:tc>
          <w:tcPr>
            <w:tcW w:w="549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22C24AC0" w14:textId="77777777" w:rsidR="00347468" w:rsidRPr="00506C79" w:rsidRDefault="00347468" w:rsidP="00347468">
            <w:pPr>
              <w:rPr>
                <w:rFonts w:ascii="Arial" w:hAnsi="Arial" w:cs="Arial"/>
                <w:sz w:val="22"/>
                <w:szCs w:val="22"/>
              </w:rPr>
            </w:pPr>
            <w:hyperlink w:anchor="_CUSTOMER_GENERAL_INFORMATION" w:history="1">
              <w:r w:rsidRPr="00506C79">
                <w:rPr>
                  <w:rStyle w:val="Hyperlink"/>
                  <w:rFonts w:ascii="Arial" w:hAnsi="Arial" w:cs="Arial"/>
                  <w:color w:val="auto"/>
                  <w:sz w:val="22"/>
                  <w:szCs w:val="22"/>
                  <w:u w:val="none"/>
                  <w:lang w:val="en-GB"/>
                </w:rPr>
                <w:t>Request</w:t>
              </w:r>
            </w:hyperlink>
            <w:r w:rsidRPr="00506C79">
              <w:rPr>
                <w:rStyle w:val="Hyperlink"/>
                <w:rFonts w:ascii="Arial" w:hAnsi="Arial" w:cs="Arial"/>
                <w:color w:val="auto"/>
                <w:sz w:val="22"/>
                <w:szCs w:val="22"/>
                <w:u w:val="none"/>
                <w:lang w:val="en-GB"/>
              </w:rPr>
              <w:t xml:space="preserve"> From</w:t>
            </w:r>
          </w:p>
        </w:tc>
      </w:tr>
      <w:tr w:rsidR="00623BF3" w:rsidRPr="000D753C" w14:paraId="7B078FB6" w14:textId="77777777" w:rsidTr="00D54F2F">
        <w:trPr>
          <w:cantSplit/>
          <w:trHeight w:val="48"/>
        </w:trPr>
        <w:tc>
          <w:tcPr>
            <w:tcW w:w="5014" w:type="dxa"/>
            <w:tcBorders>
              <w:top w:val="single" w:sz="6" w:space="0" w:color="auto"/>
              <w:left w:val="single" w:sz="6" w:space="0" w:color="auto"/>
              <w:bottom w:val="single" w:sz="6" w:space="0" w:color="auto"/>
              <w:right w:val="single" w:sz="6" w:space="0" w:color="auto"/>
            </w:tcBorders>
          </w:tcPr>
          <w:p w14:paraId="5FAC49E7" w14:textId="77777777" w:rsidR="00623BF3" w:rsidRDefault="00623BF3" w:rsidP="00347468">
            <w:pPr>
              <w:rPr>
                <w:rFonts w:ascii="Arial" w:hAnsi="Arial" w:cs="Arial"/>
                <w:sz w:val="22"/>
                <w:szCs w:val="22"/>
              </w:rPr>
            </w:pPr>
            <w:r>
              <w:rPr>
                <w:rFonts w:ascii="Arial" w:hAnsi="Arial" w:cs="Arial"/>
                <w:sz w:val="22"/>
                <w:szCs w:val="22"/>
              </w:rPr>
              <w:t>SBB</w:t>
            </w:r>
          </w:p>
          <w:p w14:paraId="6F9C1255" w14:textId="77777777" w:rsidR="00623BF3" w:rsidRDefault="00623BF3" w:rsidP="00347468">
            <w:pPr>
              <w:rPr>
                <w:rFonts w:ascii="Arial" w:hAnsi="Arial" w:cs="Arial"/>
                <w:sz w:val="22"/>
                <w:szCs w:val="22"/>
              </w:rPr>
            </w:pPr>
            <w:r>
              <w:rPr>
                <w:rFonts w:ascii="Arial" w:hAnsi="Arial" w:cs="Arial"/>
                <w:sz w:val="22"/>
                <w:szCs w:val="22"/>
              </w:rPr>
              <w:t>LSB</w:t>
            </w:r>
          </w:p>
          <w:p w14:paraId="2BCB05A3" w14:textId="77777777" w:rsidR="00623BF3" w:rsidRDefault="00623BF3" w:rsidP="00347468">
            <w:pPr>
              <w:rPr>
                <w:rFonts w:ascii="Arial" w:hAnsi="Arial" w:cs="Arial"/>
                <w:sz w:val="22"/>
                <w:szCs w:val="22"/>
              </w:rPr>
            </w:pPr>
            <w:r>
              <w:rPr>
                <w:rFonts w:ascii="Arial" w:hAnsi="Arial" w:cs="Arial"/>
                <w:sz w:val="22"/>
                <w:szCs w:val="22"/>
              </w:rPr>
              <w:t>SRD</w:t>
            </w:r>
          </w:p>
          <w:p w14:paraId="0851594F" w14:textId="77777777" w:rsidR="00623BF3" w:rsidRDefault="00623BF3" w:rsidP="00347468">
            <w:pPr>
              <w:rPr>
                <w:rFonts w:ascii="Arial" w:hAnsi="Arial" w:cs="Arial"/>
                <w:sz w:val="22"/>
                <w:szCs w:val="22"/>
              </w:rPr>
            </w:pPr>
            <w:r>
              <w:rPr>
                <w:rFonts w:ascii="Arial" w:hAnsi="Arial" w:cs="Arial"/>
                <w:sz w:val="22"/>
                <w:szCs w:val="22"/>
              </w:rPr>
              <w:t>VGP (15 digit Invoice #</w:t>
            </w:r>
            <w:r w:rsidR="00D54F2F">
              <w:rPr>
                <w:rFonts w:ascii="Arial" w:hAnsi="Arial" w:cs="Arial"/>
                <w:sz w:val="22"/>
                <w:szCs w:val="22"/>
              </w:rPr>
              <w:t xml:space="preserve"> </w:t>
            </w:r>
            <w:r w:rsidR="00D54F2F" w:rsidRPr="00D54F2F">
              <w:rPr>
                <w:rFonts w:ascii="Arial" w:hAnsi="Arial" w:cs="Arial"/>
                <w:b/>
                <w:bCs/>
                <w:sz w:val="22"/>
                <w:szCs w:val="22"/>
              </w:rPr>
              <w:t>Ex:</w:t>
            </w:r>
            <w:r w:rsidR="00D54F2F">
              <w:rPr>
                <w:rFonts w:ascii="Arial" w:hAnsi="Arial" w:cs="Arial"/>
                <w:b/>
                <w:bCs/>
                <w:sz w:val="22"/>
                <w:szCs w:val="22"/>
              </w:rPr>
              <w:t xml:space="preserve"> </w:t>
            </w:r>
            <w:r w:rsidR="00D54F2F" w:rsidRPr="00D54F2F">
              <w:rPr>
                <w:rFonts w:ascii="Arial" w:hAnsi="Arial" w:cs="Arial"/>
                <w:b/>
                <w:bCs/>
                <w:sz w:val="22"/>
                <w:szCs w:val="22"/>
              </w:rPr>
              <w:t>154 116490 220831</w:t>
            </w:r>
            <w:r>
              <w:rPr>
                <w:rFonts w:ascii="Arial" w:hAnsi="Arial" w:cs="Arial"/>
                <w:sz w:val="22"/>
                <w:szCs w:val="22"/>
              </w:rPr>
              <w:t>)</w:t>
            </w:r>
          </w:p>
          <w:p w14:paraId="06CAA2E6" w14:textId="4AD4A862" w:rsidR="00072C7D" w:rsidRDefault="00072C7D" w:rsidP="00347468">
            <w:pPr>
              <w:rPr>
                <w:rFonts w:ascii="Arial" w:hAnsi="Arial" w:cs="Arial"/>
                <w:sz w:val="22"/>
                <w:szCs w:val="22"/>
              </w:rPr>
            </w:pPr>
            <w:r>
              <w:rPr>
                <w:rFonts w:ascii="Arial" w:hAnsi="Arial" w:cs="Arial"/>
                <w:sz w:val="22"/>
                <w:szCs w:val="22"/>
              </w:rPr>
              <w:t xml:space="preserve">PO # (7 </w:t>
            </w:r>
            <w:r w:rsidR="00A72312">
              <w:rPr>
                <w:rFonts w:ascii="Arial" w:hAnsi="Arial" w:cs="Arial"/>
                <w:sz w:val="22"/>
                <w:szCs w:val="22"/>
              </w:rPr>
              <w:t xml:space="preserve">numeric digits: </w:t>
            </w:r>
            <w:r w:rsidR="00A72312" w:rsidRPr="00A72312">
              <w:rPr>
                <w:rFonts w:ascii="Arial" w:hAnsi="Arial" w:cs="Arial"/>
                <w:b/>
                <w:bCs/>
                <w:sz w:val="22"/>
                <w:szCs w:val="22"/>
              </w:rPr>
              <w:t>Ex: 1926120</w:t>
            </w:r>
            <w:r w:rsidR="00A72312">
              <w:rPr>
                <w:rFonts w:ascii="Arial" w:hAnsi="Arial" w:cs="Arial"/>
                <w:sz w:val="22"/>
                <w:szCs w:val="22"/>
              </w:rPr>
              <w:t>) – can be used in Cust Ref # field</w:t>
            </w:r>
          </w:p>
          <w:p w14:paraId="13D73FE6" w14:textId="4A690511" w:rsidR="00D11860" w:rsidRPr="004E75E1" w:rsidRDefault="00D11860" w:rsidP="00347468">
            <w:pPr>
              <w:rPr>
                <w:rFonts w:ascii="Arial" w:hAnsi="Arial" w:cs="Arial"/>
                <w:sz w:val="22"/>
                <w:szCs w:val="22"/>
              </w:rPr>
            </w:pPr>
          </w:p>
        </w:tc>
        <w:tc>
          <w:tcPr>
            <w:tcW w:w="5490" w:type="dxa"/>
            <w:tcBorders>
              <w:top w:val="single" w:sz="6" w:space="0" w:color="auto"/>
              <w:left w:val="single" w:sz="6" w:space="0" w:color="auto"/>
              <w:bottom w:val="single" w:sz="6" w:space="0" w:color="auto"/>
              <w:right w:val="single" w:sz="6" w:space="0" w:color="auto"/>
            </w:tcBorders>
          </w:tcPr>
          <w:p w14:paraId="43BB1453" w14:textId="0EDE5BDC" w:rsidR="00623BF3" w:rsidRPr="004E75E1" w:rsidRDefault="00623BF3" w:rsidP="00347468">
            <w:pPr>
              <w:rPr>
                <w:rFonts w:ascii="Arial" w:hAnsi="Arial" w:cs="Arial"/>
                <w:sz w:val="22"/>
                <w:szCs w:val="22"/>
              </w:rPr>
            </w:pPr>
            <w:r>
              <w:rPr>
                <w:rFonts w:ascii="Arial" w:hAnsi="Arial" w:cs="Arial"/>
                <w:sz w:val="22"/>
                <w:szCs w:val="22"/>
              </w:rPr>
              <w:t xml:space="preserve">Schnucks portal – Trade Partners </w:t>
            </w:r>
          </w:p>
        </w:tc>
      </w:tr>
      <w:bookmarkEnd w:id="4"/>
    </w:tbl>
    <w:p w14:paraId="5316B098" w14:textId="77777777" w:rsidR="001138FC" w:rsidRDefault="001138FC" w:rsidP="001138FC">
      <w:pPr>
        <w:rPr>
          <w:rFonts w:ascii="Arial" w:hAnsi="Arial" w:cs="Arial"/>
          <w:lang w:val="en-GB"/>
        </w:rPr>
      </w:pPr>
    </w:p>
    <w:p w14:paraId="542326FE" w14:textId="4C87237F" w:rsidR="00CB319C" w:rsidRPr="00506C79" w:rsidRDefault="00CB319C" w:rsidP="00CB319C">
      <w:pPr>
        <w:overflowPunct/>
        <w:autoSpaceDE/>
        <w:autoSpaceDN/>
        <w:adjustRightInd/>
        <w:textAlignment w:val="auto"/>
        <w:rPr>
          <w:rFonts w:ascii="Arial" w:hAnsi="Arial" w:cs="Arial"/>
          <w:b/>
          <w:sz w:val="28"/>
          <w:szCs w:val="28"/>
          <w:lang w:val="en-GB"/>
        </w:rPr>
      </w:pPr>
      <w:r w:rsidRPr="00506C79">
        <w:rPr>
          <w:rFonts w:ascii="Arial" w:hAnsi="Arial" w:cs="Arial"/>
          <w:b/>
          <w:sz w:val="28"/>
          <w:szCs w:val="28"/>
          <w:lang w:val="en-GB"/>
        </w:rPr>
        <w:t>Automated:</w:t>
      </w:r>
    </w:p>
    <w:p w14:paraId="639BC6F3" w14:textId="77777777" w:rsidR="00CB319C" w:rsidRDefault="00CB319C" w:rsidP="00CB319C">
      <w:pPr>
        <w:overflowPunct/>
        <w:autoSpaceDE/>
        <w:autoSpaceDN/>
        <w:adjustRightInd/>
        <w:textAlignment w:val="auto"/>
        <w:rPr>
          <w:rFonts w:ascii="Arial" w:hAnsi="Arial" w:cs="Arial"/>
          <w:sz w:val="28"/>
          <w:szCs w:val="28"/>
          <w:lang w:val="en-GB"/>
        </w:rPr>
      </w:pPr>
    </w:p>
    <w:tbl>
      <w:tblPr>
        <w:tblW w:w="1050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14"/>
        <w:gridCol w:w="6390"/>
      </w:tblGrid>
      <w:tr w:rsidR="00CB319C" w:rsidRPr="000D753C" w14:paraId="576C80BF" w14:textId="77777777" w:rsidTr="00074F7C">
        <w:trPr>
          <w:cantSplit/>
          <w:trHeight w:val="48"/>
        </w:trPr>
        <w:tc>
          <w:tcPr>
            <w:tcW w:w="411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6A2C3F9A" w14:textId="77777777" w:rsidR="00CB319C" w:rsidRPr="0054623E" w:rsidRDefault="00CB319C" w:rsidP="00074F7C">
            <w:pPr>
              <w:rPr>
                <w:rFonts w:ascii="Arial" w:hAnsi="Arial" w:cs="Arial"/>
                <w:sz w:val="22"/>
                <w:szCs w:val="22"/>
              </w:rPr>
            </w:pPr>
            <w:r>
              <w:rPr>
                <w:rFonts w:ascii="Arial" w:hAnsi="Arial" w:cs="Arial"/>
                <w:sz w:val="22"/>
                <w:szCs w:val="22"/>
              </w:rPr>
              <w:t>Customer Invoice or Note Identifier</w:t>
            </w:r>
          </w:p>
        </w:tc>
        <w:tc>
          <w:tcPr>
            <w:tcW w:w="639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3E90E34B" w14:textId="77777777" w:rsidR="00CB319C" w:rsidRPr="00506C79" w:rsidRDefault="00CB319C" w:rsidP="00074F7C">
            <w:pPr>
              <w:rPr>
                <w:rFonts w:ascii="Arial" w:hAnsi="Arial" w:cs="Arial"/>
                <w:sz w:val="22"/>
                <w:szCs w:val="22"/>
              </w:rPr>
            </w:pPr>
            <w:hyperlink w:anchor="_CUSTOMER_GENERAL_INFORMATION" w:history="1">
              <w:r w:rsidRPr="00506C79">
                <w:rPr>
                  <w:rStyle w:val="Hyperlink"/>
                  <w:rFonts w:ascii="Arial" w:hAnsi="Arial" w:cs="Arial"/>
                  <w:color w:val="auto"/>
                  <w:sz w:val="22"/>
                  <w:szCs w:val="22"/>
                  <w:u w:val="none"/>
                  <w:lang w:val="en-GB"/>
                </w:rPr>
                <w:t>Request</w:t>
              </w:r>
            </w:hyperlink>
            <w:r w:rsidRPr="00506C79">
              <w:rPr>
                <w:rStyle w:val="Hyperlink"/>
                <w:rFonts w:ascii="Arial" w:hAnsi="Arial" w:cs="Arial"/>
                <w:color w:val="auto"/>
                <w:sz w:val="22"/>
                <w:szCs w:val="22"/>
                <w:u w:val="none"/>
                <w:lang w:val="en-GB"/>
              </w:rPr>
              <w:t xml:space="preserve"> From</w:t>
            </w:r>
          </w:p>
        </w:tc>
      </w:tr>
      <w:tr w:rsidR="00CB319C" w:rsidRPr="000D753C" w14:paraId="335F6E03" w14:textId="77777777" w:rsidTr="00074F7C">
        <w:trPr>
          <w:cantSplit/>
          <w:trHeight w:val="48"/>
        </w:trPr>
        <w:tc>
          <w:tcPr>
            <w:tcW w:w="4114" w:type="dxa"/>
            <w:tcBorders>
              <w:top w:val="single" w:sz="6" w:space="0" w:color="auto"/>
              <w:left w:val="single" w:sz="6" w:space="0" w:color="auto"/>
              <w:bottom w:val="single" w:sz="6" w:space="0" w:color="auto"/>
              <w:right w:val="single" w:sz="6" w:space="0" w:color="auto"/>
            </w:tcBorders>
          </w:tcPr>
          <w:p w14:paraId="78940AAE" w14:textId="63175D2E" w:rsidR="00CB319C" w:rsidRPr="00F25FF5" w:rsidRDefault="00CB319C" w:rsidP="00074F7C">
            <w:pPr>
              <w:rPr>
                <w:rFonts w:ascii="Arial" w:hAnsi="Arial" w:cs="Arial"/>
                <w:sz w:val="22"/>
                <w:szCs w:val="22"/>
              </w:rPr>
            </w:pPr>
            <w:r>
              <w:rPr>
                <w:rFonts w:ascii="Arial" w:hAnsi="Arial" w:cs="Arial"/>
                <w:sz w:val="22"/>
                <w:szCs w:val="22"/>
              </w:rPr>
              <w:t>ATG</w:t>
            </w:r>
          </w:p>
        </w:tc>
        <w:tc>
          <w:tcPr>
            <w:tcW w:w="6390" w:type="dxa"/>
            <w:tcBorders>
              <w:top w:val="single" w:sz="6" w:space="0" w:color="auto"/>
              <w:left w:val="single" w:sz="6" w:space="0" w:color="auto"/>
              <w:bottom w:val="single" w:sz="6" w:space="0" w:color="auto"/>
              <w:right w:val="single" w:sz="6" w:space="0" w:color="auto"/>
            </w:tcBorders>
          </w:tcPr>
          <w:p w14:paraId="626AB99C" w14:textId="72504AB0" w:rsidR="00CB319C" w:rsidRPr="00CB319C" w:rsidRDefault="00CB319C" w:rsidP="00074F7C">
            <w:pPr>
              <w:rPr>
                <w:rFonts w:ascii="Arial" w:hAnsi="Arial" w:cs="Arial"/>
                <w:sz w:val="22"/>
                <w:szCs w:val="22"/>
              </w:rPr>
            </w:pPr>
            <w:hyperlink r:id="rId25" w:history="1">
              <w:r w:rsidRPr="00CB319C">
                <w:rPr>
                  <w:rStyle w:val="Hyperlink"/>
                  <w:rFonts w:ascii="Arial" w:hAnsi="Arial" w:cs="Arial"/>
                </w:rPr>
                <w:t>schnucks@atgaudits.com</w:t>
              </w:r>
            </w:hyperlink>
          </w:p>
        </w:tc>
      </w:tr>
      <w:tr w:rsidR="00970E84" w:rsidRPr="000D753C" w14:paraId="20AB508D" w14:textId="77777777" w:rsidTr="00074F7C">
        <w:trPr>
          <w:cantSplit/>
          <w:trHeight w:val="48"/>
        </w:trPr>
        <w:tc>
          <w:tcPr>
            <w:tcW w:w="4114" w:type="dxa"/>
            <w:tcBorders>
              <w:top w:val="single" w:sz="6" w:space="0" w:color="auto"/>
              <w:left w:val="single" w:sz="6" w:space="0" w:color="auto"/>
              <w:bottom w:val="single" w:sz="6" w:space="0" w:color="auto"/>
              <w:right w:val="single" w:sz="6" w:space="0" w:color="auto"/>
            </w:tcBorders>
          </w:tcPr>
          <w:p w14:paraId="185B6404" w14:textId="5101E495" w:rsidR="00970E84" w:rsidRDefault="00970E84" w:rsidP="00074F7C">
            <w:pPr>
              <w:rPr>
                <w:rFonts w:ascii="Arial" w:hAnsi="Arial" w:cs="Arial"/>
                <w:sz w:val="22"/>
                <w:szCs w:val="22"/>
              </w:rPr>
            </w:pPr>
            <w:r>
              <w:rPr>
                <w:rFonts w:ascii="Arial" w:hAnsi="Arial" w:cs="Arial"/>
                <w:sz w:val="22"/>
                <w:szCs w:val="22"/>
              </w:rPr>
              <w:t>LL</w:t>
            </w:r>
          </w:p>
        </w:tc>
        <w:tc>
          <w:tcPr>
            <w:tcW w:w="6390" w:type="dxa"/>
            <w:tcBorders>
              <w:top w:val="single" w:sz="6" w:space="0" w:color="auto"/>
              <w:left w:val="single" w:sz="6" w:space="0" w:color="auto"/>
              <w:bottom w:val="single" w:sz="6" w:space="0" w:color="auto"/>
              <w:right w:val="single" w:sz="6" w:space="0" w:color="auto"/>
            </w:tcBorders>
          </w:tcPr>
          <w:p w14:paraId="0518BA2F" w14:textId="43D555E4" w:rsidR="00970E84" w:rsidRDefault="00970E84" w:rsidP="00074F7C">
            <w:hyperlink r:id="rId26" w:history="1">
              <w:r w:rsidRPr="00970E84">
                <w:rPr>
                  <w:rStyle w:val="Hyperlink"/>
                  <w:rFonts w:ascii="Arial" w:hAnsi="Arial" w:cs="Arial"/>
                </w:rPr>
                <w:t>schnucks@prgx.com</w:t>
              </w:r>
            </w:hyperlink>
            <w:r>
              <w:t xml:space="preserve"> </w:t>
            </w:r>
          </w:p>
        </w:tc>
      </w:tr>
      <w:tr w:rsidR="00730512" w:rsidRPr="000D753C" w14:paraId="3609ED2E" w14:textId="77777777" w:rsidTr="00074F7C">
        <w:trPr>
          <w:cantSplit/>
          <w:trHeight w:val="48"/>
        </w:trPr>
        <w:tc>
          <w:tcPr>
            <w:tcW w:w="4114" w:type="dxa"/>
            <w:tcBorders>
              <w:top w:val="single" w:sz="6" w:space="0" w:color="auto"/>
              <w:left w:val="single" w:sz="6" w:space="0" w:color="auto"/>
              <w:bottom w:val="single" w:sz="6" w:space="0" w:color="auto"/>
              <w:right w:val="single" w:sz="6" w:space="0" w:color="auto"/>
            </w:tcBorders>
          </w:tcPr>
          <w:p w14:paraId="75EFF724" w14:textId="57B7D0E8" w:rsidR="00730512" w:rsidRDefault="00730512" w:rsidP="00074F7C">
            <w:pPr>
              <w:rPr>
                <w:rFonts w:ascii="Arial" w:hAnsi="Arial" w:cs="Arial"/>
                <w:sz w:val="22"/>
                <w:szCs w:val="22"/>
              </w:rPr>
            </w:pPr>
            <w:r>
              <w:rPr>
                <w:rFonts w:ascii="Arial" w:hAnsi="Arial" w:cs="Arial"/>
                <w:sz w:val="22"/>
                <w:szCs w:val="22"/>
              </w:rPr>
              <w:lastRenderedPageBreak/>
              <w:t xml:space="preserve">SRP (Schnucks Retail Partnership) </w:t>
            </w:r>
          </w:p>
        </w:tc>
        <w:tc>
          <w:tcPr>
            <w:tcW w:w="6390" w:type="dxa"/>
            <w:tcBorders>
              <w:top w:val="single" w:sz="6" w:space="0" w:color="auto"/>
              <w:left w:val="single" w:sz="6" w:space="0" w:color="auto"/>
              <w:bottom w:val="single" w:sz="6" w:space="0" w:color="auto"/>
              <w:right w:val="single" w:sz="6" w:space="0" w:color="auto"/>
            </w:tcBorders>
          </w:tcPr>
          <w:p w14:paraId="11E91651" w14:textId="487075FA" w:rsidR="00730512" w:rsidRPr="00730512" w:rsidRDefault="00730512" w:rsidP="00730512">
            <w:pPr>
              <w:rPr>
                <w:rFonts w:ascii="Arial" w:hAnsi="Arial" w:cs="Arial"/>
                <w:sz w:val="22"/>
                <w:szCs w:val="22"/>
              </w:rPr>
            </w:pPr>
            <w:hyperlink r:id="rId27" w:history="1">
              <w:r w:rsidRPr="00DF4B28">
                <w:rPr>
                  <w:rStyle w:val="Hyperlink"/>
                  <w:rFonts w:ascii="Arial" w:hAnsi="Arial" w:cs="Arial"/>
                  <w:sz w:val="22"/>
                  <w:szCs w:val="22"/>
                </w:rPr>
                <w:t>accountspayable@schnucks.com</w:t>
              </w:r>
            </w:hyperlink>
          </w:p>
        </w:tc>
      </w:tr>
    </w:tbl>
    <w:p w14:paraId="3FA5FDD4" w14:textId="546301AA" w:rsidR="00347468" w:rsidRDefault="00347468" w:rsidP="002D7F7D">
      <w:pPr>
        <w:rPr>
          <w:rFonts w:ascii="Arial" w:hAnsi="Arial" w:cs="Arial"/>
          <w:lang w:val="en-GB"/>
        </w:rPr>
      </w:pPr>
    </w:p>
    <w:p w14:paraId="7543C294" w14:textId="438C9037" w:rsidR="00CB319C" w:rsidRDefault="00CB319C" w:rsidP="002D7F7D">
      <w:pPr>
        <w:rPr>
          <w:rFonts w:ascii="Arial" w:hAnsi="Arial" w:cs="Arial"/>
          <w:lang w:val="en-GB"/>
        </w:rPr>
      </w:pPr>
    </w:p>
    <w:p w14:paraId="02856FEA" w14:textId="77777777" w:rsidR="00CB319C" w:rsidRDefault="00CB319C" w:rsidP="002D7F7D">
      <w:pPr>
        <w:rPr>
          <w:rFonts w:ascii="Arial" w:hAnsi="Arial" w:cs="Arial"/>
          <w:lang w:val="en-GB"/>
        </w:rPr>
      </w:pPr>
    </w:p>
    <w:p w14:paraId="474A4982" w14:textId="77777777" w:rsidR="00A6126F" w:rsidRDefault="00A6126F" w:rsidP="00F25FF5">
      <w:pPr>
        <w:overflowPunct/>
        <w:autoSpaceDE/>
        <w:autoSpaceDN/>
        <w:adjustRightInd/>
        <w:textAlignment w:val="auto"/>
        <w:rPr>
          <w:rFonts w:ascii="Arial" w:hAnsi="Arial" w:cs="Arial"/>
          <w:b/>
          <w:sz w:val="28"/>
          <w:szCs w:val="28"/>
          <w:lang w:val="en-GB"/>
        </w:rPr>
      </w:pPr>
    </w:p>
    <w:p w14:paraId="0A9ED01C" w14:textId="77777777" w:rsidR="00A6126F" w:rsidRDefault="00A6126F" w:rsidP="00F25FF5">
      <w:pPr>
        <w:overflowPunct/>
        <w:autoSpaceDE/>
        <w:autoSpaceDN/>
        <w:adjustRightInd/>
        <w:textAlignment w:val="auto"/>
        <w:rPr>
          <w:rFonts w:ascii="Arial" w:hAnsi="Arial" w:cs="Arial"/>
          <w:b/>
          <w:sz w:val="28"/>
          <w:szCs w:val="28"/>
          <w:lang w:val="en-GB"/>
        </w:rPr>
      </w:pPr>
    </w:p>
    <w:p w14:paraId="3615EDD3" w14:textId="07F2D9EB" w:rsidR="00F25FF5" w:rsidRPr="00506C79" w:rsidRDefault="00F25FF5" w:rsidP="00F25FF5">
      <w:pPr>
        <w:overflowPunct/>
        <w:autoSpaceDE/>
        <w:autoSpaceDN/>
        <w:adjustRightInd/>
        <w:textAlignment w:val="auto"/>
        <w:rPr>
          <w:rFonts w:ascii="Arial" w:hAnsi="Arial" w:cs="Arial"/>
          <w:b/>
          <w:sz w:val="28"/>
          <w:szCs w:val="28"/>
          <w:lang w:val="en-GB"/>
        </w:rPr>
      </w:pPr>
      <w:r>
        <w:rPr>
          <w:rFonts w:ascii="Arial" w:hAnsi="Arial" w:cs="Arial"/>
          <w:b/>
          <w:sz w:val="28"/>
          <w:szCs w:val="28"/>
          <w:lang w:val="en-GB"/>
        </w:rPr>
        <w:t xml:space="preserve">Non - </w:t>
      </w:r>
      <w:r w:rsidRPr="00506C79">
        <w:rPr>
          <w:rFonts w:ascii="Arial" w:hAnsi="Arial" w:cs="Arial"/>
          <w:b/>
          <w:sz w:val="28"/>
          <w:szCs w:val="28"/>
          <w:lang w:val="en-GB"/>
        </w:rPr>
        <w:t>Automated:</w:t>
      </w:r>
    </w:p>
    <w:p w14:paraId="0251861B" w14:textId="77777777" w:rsidR="00F25FF5" w:rsidRDefault="00F25FF5" w:rsidP="00F25FF5">
      <w:pPr>
        <w:overflowPunct/>
        <w:autoSpaceDE/>
        <w:autoSpaceDN/>
        <w:adjustRightInd/>
        <w:textAlignment w:val="auto"/>
        <w:rPr>
          <w:rFonts w:ascii="Arial" w:hAnsi="Arial" w:cs="Arial"/>
          <w:sz w:val="28"/>
          <w:szCs w:val="28"/>
          <w:lang w:val="en-GB"/>
        </w:rPr>
      </w:pPr>
    </w:p>
    <w:tbl>
      <w:tblPr>
        <w:tblW w:w="1050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14"/>
        <w:gridCol w:w="6390"/>
      </w:tblGrid>
      <w:tr w:rsidR="00F25FF5" w:rsidRPr="000D753C" w14:paraId="78F9FB3B" w14:textId="77777777" w:rsidTr="00F25FF5">
        <w:trPr>
          <w:cantSplit/>
          <w:trHeight w:val="48"/>
        </w:trPr>
        <w:tc>
          <w:tcPr>
            <w:tcW w:w="411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0C92741B" w14:textId="77777777" w:rsidR="00F25FF5" w:rsidRPr="0054623E" w:rsidRDefault="00F25FF5" w:rsidP="00F25FF5">
            <w:pPr>
              <w:rPr>
                <w:rFonts w:ascii="Arial" w:hAnsi="Arial" w:cs="Arial"/>
                <w:sz w:val="22"/>
                <w:szCs w:val="22"/>
              </w:rPr>
            </w:pPr>
            <w:r>
              <w:rPr>
                <w:rFonts w:ascii="Arial" w:hAnsi="Arial" w:cs="Arial"/>
                <w:sz w:val="22"/>
                <w:szCs w:val="22"/>
              </w:rPr>
              <w:t>Customer Invoice or Note Identifier</w:t>
            </w:r>
          </w:p>
        </w:tc>
        <w:tc>
          <w:tcPr>
            <w:tcW w:w="639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697CEF6C" w14:textId="77777777" w:rsidR="00F25FF5" w:rsidRPr="00506C79" w:rsidRDefault="00F25FF5" w:rsidP="00F25FF5">
            <w:pPr>
              <w:rPr>
                <w:rFonts w:ascii="Arial" w:hAnsi="Arial" w:cs="Arial"/>
                <w:sz w:val="22"/>
                <w:szCs w:val="22"/>
              </w:rPr>
            </w:pPr>
            <w:hyperlink w:anchor="_CUSTOMER_GENERAL_INFORMATION" w:history="1">
              <w:r w:rsidRPr="00506C79">
                <w:rPr>
                  <w:rStyle w:val="Hyperlink"/>
                  <w:rFonts w:ascii="Arial" w:hAnsi="Arial" w:cs="Arial"/>
                  <w:color w:val="auto"/>
                  <w:sz w:val="22"/>
                  <w:szCs w:val="22"/>
                  <w:u w:val="none"/>
                  <w:lang w:val="en-GB"/>
                </w:rPr>
                <w:t>Request</w:t>
              </w:r>
            </w:hyperlink>
            <w:r w:rsidRPr="00506C79">
              <w:rPr>
                <w:rStyle w:val="Hyperlink"/>
                <w:rFonts w:ascii="Arial" w:hAnsi="Arial" w:cs="Arial"/>
                <w:color w:val="auto"/>
                <w:sz w:val="22"/>
                <w:szCs w:val="22"/>
                <w:u w:val="none"/>
                <w:lang w:val="en-GB"/>
              </w:rPr>
              <w:t xml:space="preserve"> From</w:t>
            </w:r>
          </w:p>
        </w:tc>
      </w:tr>
      <w:tr w:rsidR="00F25FF5" w:rsidRPr="000D753C" w14:paraId="10EA8255" w14:textId="77777777" w:rsidTr="00F25FF5">
        <w:trPr>
          <w:cantSplit/>
          <w:trHeight w:val="48"/>
        </w:trPr>
        <w:tc>
          <w:tcPr>
            <w:tcW w:w="4114" w:type="dxa"/>
            <w:tcBorders>
              <w:top w:val="single" w:sz="6" w:space="0" w:color="auto"/>
              <w:left w:val="single" w:sz="6" w:space="0" w:color="auto"/>
              <w:bottom w:val="single" w:sz="6" w:space="0" w:color="auto"/>
              <w:right w:val="single" w:sz="6" w:space="0" w:color="auto"/>
            </w:tcBorders>
          </w:tcPr>
          <w:p w14:paraId="292804C4" w14:textId="18777361" w:rsidR="00F25FF5" w:rsidRPr="00F25FF5" w:rsidRDefault="00F25FF5" w:rsidP="00F25FF5">
            <w:pPr>
              <w:rPr>
                <w:rFonts w:ascii="Arial" w:hAnsi="Arial" w:cs="Arial"/>
                <w:sz w:val="22"/>
                <w:szCs w:val="22"/>
              </w:rPr>
            </w:pPr>
            <w:r>
              <w:rPr>
                <w:rFonts w:ascii="Arial" w:hAnsi="Arial" w:cs="Arial"/>
                <w:sz w:val="22"/>
                <w:szCs w:val="22"/>
              </w:rPr>
              <w:t>All formats</w:t>
            </w:r>
            <w:r w:rsidRPr="00F25FF5">
              <w:rPr>
                <w:rFonts w:ascii="Arial" w:hAnsi="Arial" w:cs="Arial"/>
                <w:sz w:val="22"/>
                <w:szCs w:val="22"/>
              </w:rPr>
              <w:t xml:space="preserve"> </w:t>
            </w:r>
            <w:r w:rsidR="00CB319C">
              <w:rPr>
                <w:rFonts w:ascii="Arial" w:hAnsi="Arial" w:cs="Arial"/>
                <w:sz w:val="22"/>
                <w:szCs w:val="22"/>
              </w:rPr>
              <w:t>or not in portal</w:t>
            </w:r>
          </w:p>
        </w:tc>
        <w:tc>
          <w:tcPr>
            <w:tcW w:w="6390" w:type="dxa"/>
            <w:tcBorders>
              <w:top w:val="single" w:sz="6" w:space="0" w:color="auto"/>
              <w:left w:val="single" w:sz="6" w:space="0" w:color="auto"/>
              <w:bottom w:val="single" w:sz="6" w:space="0" w:color="auto"/>
              <w:right w:val="single" w:sz="6" w:space="0" w:color="auto"/>
            </w:tcBorders>
          </w:tcPr>
          <w:p w14:paraId="7F4B9044" w14:textId="76E515C0" w:rsidR="00F25FF5" w:rsidRPr="00F25FF5" w:rsidRDefault="00F25FF5" w:rsidP="00F25FF5">
            <w:pPr>
              <w:rPr>
                <w:rFonts w:ascii="Arial" w:hAnsi="Arial" w:cs="Arial"/>
                <w:sz w:val="22"/>
                <w:szCs w:val="22"/>
              </w:rPr>
            </w:pPr>
            <w:hyperlink r:id="rId28" w:history="1">
              <w:r w:rsidRPr="00F25FF5">
                <w:rPr>
                  <w:rStyle w:val="Hyperlink"/>
                  <w:rFonts w:ascii="Arial" w:hAnsi="Arial" w:cs="Arial"/>
                  <w:color w:val="auto"/>
                  <w:sz w:val="22"/>
                  <w:szCs w:val="22"/>
                  <w:u w:val="none"/>
                  <w:lang w:val="en-GB"/>
                </w:rPr>
                <w:t>Request</w:t>
              </w:r>
            </w:hyperlink>
            <w:r w:rsidRPr="00F25FF5">
              <w:rPr>
                <w:rStyle w:val="Hyperlink"/>
                <w:rFonts w:ascii="Arial" w:hAnsi="Arial" w:cs="Arial"/>
                <w:color w:val="auto"/>
                <w:sz w:val="22"/>
                <w:szCs w:val="22"/>
                <w:u w:val="none"/>
                <w:lang w:val="en-GB"/>
              </w:rPr>
              <w:t xml:space="preserve"> from sales</w:t>
            </w:r>
          </w:p>
        </w:tc>
      </w:tr>
      <w:bookmarkEnd w:id="3"/>
    </w:tbl>
    <w:p w14:paraId="536FE4D8" w14:textId="06AB20EB" w:rsidR="00F25FF5" w:rsidRDefault="00F25FF5" w:rsidP="002D7F7D">
      <w:pPr>
        <w:rPr>
          <w:rFonts w:ascii="Arial" w:hAnsi="Arial" w:cs="Arial"/>
          <w:lang w:val="en-GB"/>
        </w:rPr>
      </w:pPr>
    </w:p>
    <w:p w14:paraId="6E1A80CE" w14:textId="7E907545" w:rsidR="00F25FF5" w:rsidRDefault="00F25FF5" w:rsidP="002D7F7D">
      <w:pPr>
        <w:rPr>
          <w:rFonts w:ascii="Arial" w:hAnsi="Arial" w:cs="Arial"/>
          <w:lang w:val="en-GB"/>
        </w:rPr>
      </w:pPr>
    </w:p>
    <w:p w14:paraId="675D5B4E" w14:textId="77777777" w:rsidR="007847C0" w:rsidRDefault="007847C0" w:rsidP="002D7F7D">
      <w:pPr>
        <w:rPr>
          <w:rFonts w:ascii="Arial" w:hAnsi="Arial" w:cs="Arial"/>
          <w:lang w:val="en-GB"/>
        </w:rPr>
      </w:pPr>
    </w:p>
    <w:p w14:paraId="03849ECC" w14:textId="4277B448" w:rsidR="00FC4787" w:rsidRPr="0054623E" w:rsidRDefault="00FC4787" w:rsidP="00FC4787">
      <w:pPr>
        <w:pStyle w:val="Heading1"/>
        <w:numPr>
          <w:ilvl w:val="0"/>
          <w:numId w:val="0"/>
        </w:numPr>
        <w:shd w:val="clear" w:color="auto" w:fill="99CCFF"/>
        <w:spacing w:before="0" w:after="0"/>
        <w:rPr>
          <w:rFonts w:ascii="Arial" w:hAnsi="Arial" w:cs="Arial"/>
          <w:kern w:val="0"/>
          <w:sz w:val="28"/>
          <w:szCs w:val="28"/>
          <w:lang w:val="en-GB"/>
        </w:rPr>
      </w:pPr>
      <w:bookmarkStart w:id="5" w:name="clientspecific"/>
      <w:bookmarkEnd w:id="5"/>
      <w:r w:rsidRPr="0054623E">
        <w:rPr>
          <w:rFonts w:ascii="Arial" w:hAnsi="Arial" w:cs="Arial"/>
          <w:kern w:val="0"/>
          <w:sz w:val="28"/>
          <w:szCs w:val="28"/>
          <w:lang w:val="en-GB"/>
        </w:rPr>
        <w:t>CLIENT SPECIFIC</w:t>
      </w:r>
      <w:r w:rsidR="00F25FF5">
        <w:rPr>
          <w:rFonts w:ascii="Arial" w:hAnsi="Arial" w:cs="Arial"/>
          <w:kern w:val="0"/>
          <w:sz w:val="28"/>
          <w:szCs w:val="28"/>
          <w:lang w:val="en-GB"/>
        </w:rPr>
        <w:t xml:space="preserve"> VALIDATION INFORMATION</w:t>
      </w:r>
    </w:p>
    <w:p w14:paraId="11CCBB53" w14:textId="77777777" w:rsidR="00FC4787" w:rsidRDefault="00FC4787" w:rsidP="00FC4787">
      <w:pPr>
        <w:rPr>
          <w:rFonts w:ascii="Arial" w:hAnsi="Arial" w:cs="Arial"/>
          <w:b/>
          <w:szCs w:val="28"/>
          <w:lang w:val="en-GB"/>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580"/>
      </w:tblGrid>
      <w:tr w:rsidR="00FC4787" w:rsidRPr="004B48C4" w14:paraId="52E1E0B0" w14:textId="77777777" w:rsidTr="002B461E">
        <w:trPr>
          <w:cantSplit/>
          <w:trHeight w:val="359"/>
        </w:trPr>
        <w:tc>
          <w:tcPr>
            <w:tcW w:w="5580" w:type="dxa"/>
            <w:tcBorders>
              <w:top w:val="single" w:sz="6" w:space="0" w:color="auto"/>
              <w:left w:val="single" w:sz="6" w:space="0" w:color="auto"/>
              <w:bottom w:val="single" w:sz="6" w:space="0" w:color="auto"/>
              <w:right w:val="single" w:sz="6" w:space="0" w:color="auto"/>
            </w:tcBorders>
            <w:shd w:val="pct40" w:color="auto" w:fill="000000"/>
          </w:tcPr>
          <w:p w14:paraId="763B1001" w14:textId="77777777" w:rsidR="00FC4787" w:rsidRPr="004B48C4" w:rsidRDefault="00FC4787" w:rsidP="002B461E">
            <w:pPr>
              <w:rPr>
                <w:rFonts w:ascii="Arial" w:hAnsi="Arial" w:cs="Arial"/>
                <w:b/>
                <w:color w:val="FFFFFF"/>
                <w:sz w:val="24"/>
                <w:szCs w:val="24"/>
                <w:lang w:val="en-GB"/>
              </w:rPr>
            </w:pPr>
            <w:r>
              <w:rPr>
                <w:rFonts w:ascii="Arial" w:hAnsi="Arial" w:cs="Arial"/>
                <w:b/>
                <w:color w:val="FFFFFF"/>
                <w:sz w:val="24"/>
                <w:szCs w:val="24"/>
                <w:lang w:val="en-GB"/>
              </w:rPr>
              <w:t>Client</w:t>
            </w:r>
          </w:p>
        </w:tc>
      </w:tr>
      <w:tr w:rsidR="006F0314" w:rsidRPr="00166006" w14:paraId="1225A870" w14:textId="77777777" w:rsidTr="002B461E">
        <w:trPr>
          <w:cantSplit/>
          <w:trHeight w:val="65"/>
        </w:trPr>
        <w:tc>
          <w:tcPr>
            <w:tcW w:w="5580" w:type="dxa"/>
            <w:tcBorders>
              <w:top w:val="single" w:sz="6" w:space="0" w:color="auto"/>
              <w:left w:val="single" w:sz="6" w:space="0" w:color="auto"/>
              <w:bottom w:val="single" w:sz="6" w:space="0" w:color="auto"/>
              <w:right w:val="single" w:sz="6" w:space="0" w:color="auto"/>
            </w:tcBorders>
          </w:tcPr>
          <w:p w14:paraId="068E0A16" w14:textId="0E9F5371" w:rsidR="006F0314" w:rsidRPr="006F0314" w:rsidRDefault="006F0314" w:rsidP="00FC4787">
            <w:pPr>
              <w:rPr>
                <w:rFonts w:ascii="Arial" w:hAnsi="Arial" w:cs="Arial"/>
                <w:sz w:val="22"/>
                <w:szCs w:val="22"/>
              </w:rPr>
            </w:pPr>
            <w:hyperlink w:anchor="barilla" w:history="1">
              <w:r w:rsidRPr="00C003DF">
                <w:rPr>
                  <w:rStyle w:val="Hyperlink"/>
                  <w:rFonts w:ascii="Arial" w:hAnsi="Arial" w:cs="Arial"/>
                  <w:sz w:val="22"/>
                  <w:szCs w:val="22"/>
                </w:rPr>
                <w:t>Barilla</w:t>
              </w:r>
            </w:hyperlink>
          </w:p>
        </w:tc>
      </w:tr>
      <w:tr w:rsidR="00C81BB0" w:rsidRPr="00166006" w14:paraId="0D75D535" w14:textId="77777777" w:rsidTr="002B461E">
        <w:trPr>
          <w:cantSplit/>
          <w:trHeight w:val="65"/>
        </w:trPr>
        <w:tc>
          <w:tcPr>
            <w:tcW w:w="5580" w:type="dxa"/>
            <w:tcBorders>
              <w:top w:val="single" w:sz="6" w:space="0" w:color="auto"/>
              <w:left w:val="single" w:sz="6" w:space="0" w:color="auto"/>
              <w:bottom w:val="single" w:sz="6" w:space="0" w:color="auto"/>
              <w:right w:val="single" w:sz="6" w:space="0" w:color="auto"/>
            </w:tcBorders>
          </w:tcPr>
          <w:p w14:paraId="01C21394" w14:textId="5FE45B58" w:rsidR="00C81BB0" w:rsidRDefault="00C81BB0" w:rsidP="00FC4787">
            <w:hyperlink w:anchor="campbl" w:history="1">
              <w:r w:rsidRPr="00C81BB0">
                <w:rPr>
                  <w:rStyle w:val="Hyperlink"/>
                  <w:rFonts w:ascii="Arial" w:hAnsi="Arial" w:cs="Arial"/>
                  <w:sz w:val="22"/>
                </w:rPr>
                <w:t>Campbell’</w:t>
              </w:r>
              <w:bookmarkStart w:id="6" w:name="campbl"/>
              <w:bookmarkEnd w:id="6"/>
              <w:r w:rsidRPr="00C81BB0">
                <w:rPr>
                  <w:rStyle w:val="Hyperlink"/>
                  <w:rFonts w:ascii="Arial" w:hAnsi="Arial" w:cs="Arial"/>
                  <w:sz w:val="22"/>
                </w:rPr>
                <w:t>s/Pepperidge Farms</w:t>
              </w:r>
            </w:hyperlink>
          </w:p>
        </w:tc>
      </w:tr>
      <w:tr w:rsidR="00321C19" w:rsidRPr="00166006" w14:paraId="5B799A88" w14:textId="77777777" w:rsidTr="002B461E">
        <w:trPr>
          <w:cantSplit/>
          <w:trHeight w:val="65"/>
        </w:trPr>
        <w:tc>
          <w:tcPr>
            <w:tcW w:w="5580" w:type="dxa"/>
            <w:tcBorders>
              <w:top w:val="single" w:sz="6" w:space="0" w:color="auto"/>
              <w:left w:val="single" w:sz="6" w:space="0" w:color="auto"/>
              <w:bottom w:val="single" w:sz="6" w:space="0" w:color="auto"/>
              <w:right w:val="single" w:sz="6" w:space="0" w:color="auto"/>
            </w:tcBorders>
          </w:tcPr>
          <w:p w14:paraId="2DF6431E" w14:textId="30EE9550" w:rsidR="00321C19" w:rsidRPr="00321C19" w:rsidRDefault="00321C19" w:rsidP="00FC4787">
            <w:pPr>
              <w:rPr>
                <w:rFonts w:ascii="Arial" w:hAnsi="Arial" w:cs="Arial"/>
              </w:rPr>
            </w:pPr>
            <w:hyperlink w:anchor="cocacola" w:history="1">
              <w:r w:rsidRPr="00321C19">
                <w:rPr>
                  <w:rStyle w:val="Hyperlink"/>
                  <w:rFonts w:ascii="Arial" w:hAnsi="Arial" w:cs="Arial"/>
                  <w:sz w:val="22"/>
                </w:rPr>
                <w:t xml:space="preserve">Coca Cola </w:t>
              </w:r>
              <w:r w:rsidR="00D71E49">
                <w:rPr>
                  <w:rStyle w:val="Hyperlink"/>
                  <w:rFonts w:ascii="Arial" w:hAnsi="Arial" w:cs="Arial"/>
                  <w:sz w:val="22"/>
                </w:rPr>
                <w:t xml:space="preserve">North America </w:t>
              </w:r>
              <w:r w:rsidRPr="00321C19">
                <w:rPr>
                  <w:rStyle w:val="Hyperlink"/>
                  <w:rFonts w:ascii="Arial" w:hAnsi="Arial" w:cs="Arial"/>
                  <w:sz w:val="22"/>
                </w:rPr>
                <w:t>(CCNA)</w:t>
              </w:r>
            </w:hyperlink>
          </w:p>
        </w:tc>
      </w:tr>
      <w:tr w:rsidR="00A67365" w:rsidRPr="00166006" w14:paraId="2F7B39DC" w14:textId="77777777" w:rsidTr="002B461E">
        <w:trPr>
          <w:cantSplit/>
          <w:trHeight w:val="65"/>
        </w:trPr>
        <w:tc>
          <w:tcPr>
            <w:tcW w:w="5580" w:type="dxa"/>
            <w:tcBorders>
              <w:top w:val="single" w:sz="6" w:space="0" w:color="auto"/>
              <w:left w:val="single" w:sz="6" w:space="0" w:color="auto"/>
              <w:bottom w:val="single" w:sz="6" w:space="0" w:color="auto"/>
              <w:right w:val="single" w:sz="6" w:space="0" w:color="auto"/>
            </w:tcBorders>
          </w:tcPr>
          <w:p w14:paraId="57353691" w14:textId="3E09E645" w:rsidR="00A67365" w:rsidRPr="00A67365" w:rsidRDefault="00A67365" w:rsidP="00FC4787">
            <w:pPr>
              <w:rPr>
                <w:rFonts w:ascii="Arial" w:hAnsi="Arial" w:cs="Arial"/>
                <w:sz w:val="22"/>
                <w:szCs w:val="22"/>
              </w:rPr>
            </w:pPr>
            <w:hyperlink w:anchor="eagle" w:history="1">
              <w:r w:rsidRPr="00FB2D5C">
                <w:rPr>
                  <w:rStyle w:val="Hyperlink"/>
                  <w:rFonts w:ascii="Arial" w:hAnsi="Arial" w:cs="Arial"/>
                  <w:sz w:val="22"/>
                  <w:szCs w:val="22"/>
                </w:rPr>
                <w:t>Eagle Family Foods</w:t>
              </w:r>
            </w:hyperlink>
            <w:r w:rsidRPr="00A67365">
              <w:rPr>
                <w:rFonts w:ascii="Arial" w:hAnsi="Arial" w:cs="Arial"/>
                <w:sz w:val="22"/>
                <w:szCs w:val="22"/>
              </w:rPr>
              <w:t xml:space="preserve"> </w:t>
            </w:r>
          </w:p>
        </w:tc>
      </w:tr>
      <w:tr w:rsidR="008D627C" w:rsidRPr="00166006" w14:paraId="7186C80C" w14:textId="77777777" w:rsidTr="002B461E">
        <w:trPr>
          <w:cantSplit/>
          <w:trHeight w:val="65"/>
        </w:trPr>
        <w:tc>
          <w:tcPr>
            <w:tcW w:w="5580" w:type="dxa"/>
            <w:tcBorders>
              <w:top w:val="single" w:sz="6" w:space="0" w:color="auto"/>
              <w:left w:val="single" w:sz="6" w:space="0" w:color="auto"/>
              <w:bottom w:val="single" w:sz="6" w:space="0" w:color="auto"/>
              <w:right w:val="single" w:sz="6" w:space="0" w:color="auto"/>
            </w:tcBorders>
          </w:tcPr>
          <w:p w14:paraId="3F030294" w14:textId="73C5DD04" w:rsidR="008D627C" w:rsidRPr="008D627C" w:rsidRDefault="008D627C" w:rsidP="00FC4787">
            <w:pPr>
              <w:rPr>
                <w:rFonts w:ascii="Arial" w:hAnsi="Arial" w:cs="Arial"/>
                <w:sz w:val="22"/>
                <w:szCs w:val="22"/>
              </w:rPr>
            </w:pPr>
            <w:hyperlink w:anchor="Horizon" w:history="1">
              <w:r w:rsidRPr="008D627C">
                <w:rPr>
                  <w:rStyle w:val="Hyperlink"/>
                  <w:rFonts w:ascii="Arial" w:hAnsi="Arial" w:cs="Arial"/>
                  <w:sz w:val="22"/>
                  <w:szCs w:val="22"/>
                </w:rPr>
                <w:t>Horizon Organic Dairy LLC</w:t>
              </w:r>
            </w:hyperlink>
          </w:p>
        </w:tc>
      </w:tr>
      <w:tr w:rsidR="00FC4787" w:rsidRPr="00166006" w14:paraId="52BF5611" w14:textId="77777777" w:rsidTr="002B461E">
        <w:trPr>
          <w:cantSplit/>
          <w:trHeight w:val="65"/>
        </w:trPr>
        <w:tc>
          <w:tcPr>
            <w:tcW w:w="5580" w:type="dxa"/>
            <w:tcBorders>
              <w:top w:val="single" w:sz="6" w:space="0" w:color="auto"/>
              <w:left w:val="single" w:sz="6" w:space="0" w:color="auto"/>
              <w:bottom w:val="single" w:sz="6" w:space="0" w:color="auto"/>
              <w:right w:val="single" w:sz="6" w:space="0" w:color="auto"/>
            </w:tcBorders>
          </w:tcPr>
          <w:p w14:paraId="507C7C74" w14:textId="42E9FA35" w:rsidR="00FC4787" w:rsidRPr="00FC4787" w:rsidRDefault="00FC4787" w:rsidP="00FC4787">
            <w:pPr>
              <w:rPr>
                <w:rFonts w:ascii="Arial" w:hAnsi="Arial" w:cs="Arial"/>
                <w:sz w:val="22"/>
              </w:rPr>
            </w:pPr>
            <w:hyperlink w:anchor="kens" w:history="1">
              <w:r w:rsidRPr="00D907ED">
                <w:rPr>
                  <w:rStyle w:val="Hyperlink"/>
                  <w:rFonts w:ascii="Arial" w:hAnsi="Arial" w:cs="Arial"/>
                  <w:sz w:val="22"/>
                </w:rPr>
                <w:t>Kens</w:t>
              </w:r>
              <w:r w:rsidR="00D71E49" w:rsidRPr="00D907ED">
                <w:rPr>
                  <w:rStyle w:val="Hyperlink"/>
                  <w:rFonts w:ascii="Arial" w:hAnsi="Arial" w:cs="Arial"/>
                  <w:sz w:val="22"/>
                </w:rPr>
                <w:t xml:space="preserve"> Foods</w:t>
              </w:r>
            </w:hyperlink>
          </w:p>
        </w:tc>
      </w:tr>
      <w:tr w:rsidR="00F540BF" w:rsidRPr="00166006" w14:paraId="4D05B15D" w14:textId="77777777" w:rsidTr="002B461E">
        <w:trPr>
          <w:cantSplit/>
          <w:trHeight w:val="65"/>
        </w:trPr>
        <w:tc>
          <w:tcPr>
            <w:tcW w:w="5580" w:type="dxa"/>
            <w:tcBorders>
              <w:top w:val="single" w:sz="6" w:space="0" w:color="auto"/>
              <w:left w:val="single" w:sz="6" w:space="0" w:color="auto"/>
              <w:bottom w:val="single" w:sz="6" w:space="0" w:color="auto"/>
              <w:right w:val="single" w:sz="6" w:space="0" w:color="auto"/>
            </w:tcBorders>
          </w:tcPr>
          <w:p w14:paraId="1FE91CE1" w14:textId="6D202430" w:rsidR="00F540BF" w:rsidRPr="00F540BF" w:rsidRDefault="00B0595D" w:rsidP="00FC4787">
            <w:pPr>
              <w:rPr>
                <w:rFonts w:ascii="Arial" w:hAnsi="Arial" w:cs="Arial"/>
                <w:sz w:val="22"/>
                <w:szCs w:val="22"/>
              </w:rPr>
            </w:pPr>
            <w:hyperlink w:anchor="mars" w:history="1">
              <w:r w:rsidR="00F540BF" w:rsidRPr="00B0595D">
                <w:rPr>
                  <w:rStyle w:val="Hyperlink"/>
                  <w:rFonts w:ascii="Arial" w:hAnsi="Arial" w:cs="Arial"/>
                  <w:sz w:val="22"/>
                  <w:szCs w:val="22"/>
                </w:rPr>
                <w:t xml:space="preserve">Mars </w:t>
              </w:r>
              <w:r w:rsidR="00F540BF" w:rsidRPr="00B0595D">
                <w:rPr>
                  <w:rStyle w:val="Hyperlink"/>
                  <w:rFonts w:ascii="Arial" w:hAnsi="Arial" w:cs="Arial"/>
                  <w:sz w:val="22"/>
                  <w:szCs w:val="22"/>
                </w:rPr>
                <w:t>F</w:t>
              </w:r>
              <w:r w:rsidR="00F540BF" w:rsidRPr="00B0595D">
                <w:rPr>
                  <w:rStyle w:val="Hyperlink"/>
                  <w:rFonts w:ascii="Arial" w:hAnsi="Arial" w:cs="Arial"/>
                  <w:sz w:val="22"/>
                  <w:szCs w:val="22"/>
                </w:rPr>
                <w:t>oods US LLC</w:t>
              </w:r>
            </w:hyperlink>
          </w:p>
        </w:tc>
      </w:tr>
      <w:tr w:rsidR="00855EA4" w:rsidRPr="00166006" w14:paraId="5E85D40F" w14:textId="77777777" w:rsidTr="002B461E">
        <w:trPr>
          <w:cantSplit/>
          <w:trHeight w:val="65"/>
        </w:trPr>
        <w:tc>
          <w:tcPr>
            <w:tcW w:w="5580" w:type="dxa"/>
            <w:tcBorders>
              <w:top w:val="single" w:sz="6" w:space="0" w:color="auto"/>
              <w:left w:val="single" w:sz="6" w:space="0" w:color="auto"/>
              <w:bottom w:val="single" w:sz="6" w:space="0" w:color="auto"/>
              <w:right w:val="single" w:sz="6" w:space="0" w:color="auto"/>
            </w:tcBorders>
          </w:tcPr>
          <w:p w14:paraId="757682D3" w14:textId="29DA1949" w:rsidR="00855EA4" w:rsidRDefault="00855EA4" w:rsidP="002B461E">
            <w:hyperlink w:anchor="proctergamble" w:history="1">
              <w:r w:rsidRPr="004566B2">
                <w:rPr>
                  <w:rStyle w:val="Hyperlink"/>
                  <w:rFonts w:ascii="Arial" w:hAnsi="Arial" w:cs="Arial"/>
                  <w:sz w:val="22"/>
                </w:rPr>
                <w:t>Procter &amp; Gamble</w:t>
              </w:r>
            </w:hyperlink>
          </w:p>
        </w:tc>
      </w:tr>
      <w:tr w:rsidR="00824454" w:rsidRPr="00166006" w14:paraId="1D17F0DF" w14:textId="77777777" w:rsidTr="002B461E">
        <w:trPr>
          <w:cantSplit/>
          <w:trHeight w:val="65"/>
        </w:trPr>
        <w:tc>
          <w:tcPr>
            <w:tcW w:w="5580" w:type="dxa"/>
            <w:tcBorders>
              <w:top w:val="single" w:sz="6" w:space="0" w:color="auto"/>
              <w:left w:val="single" w:sz="6" w:space="0" w:color="auto"/>
              <w:bottom w:val="single" w:sz="6" w:space="0" w:color="auto"/>
              <w:right w:val="single" w:sz="6" w:space="0" w:color="auto"/>
            </w:tcBorders>
          </w:tcPr>
          <w:p w14:paraId="60C9142D" w14:textId="2A08D1F4" w:rsidR="00824454" w:rsidRPr="00824454" w:rsidRDefault="006B48C7" w:rsidP="002B461E">
            <w:pPr>
              <w:rPr>
                <w:rFonts w:ascii="Arial" w:hAnsi="Arial" w:cs="Arial"/>
                <w:sz w:val="22"/>
                <w:szCs w:val="22"/>
              </w:rPr>
            </w:pPr>
            <w:hyperlink w:anchor="SImply" w:history="1">
              <w:r w:rsidRPr="006B48C7">
                <w:rPr>
                  <w:rStyle w:val="Hyperlink"/>
                  <w:rFonts w:ascii="Arial" w:hAnsi="Arial" w:cs="Arial"/>
                  <w:sz w:val="22"/>
                  <w:szCs w:val="22"/>
                </w:rPr>
                <w:t>Simply Good Foods USA</w:t>
              </w:r>
            </w:hyperlink>
          </w:p>
        </w:tc>
      </w:tr>
    </w:tbl>
    <w:p w14:paraId="3C9814F3" w14:textId="77F1EBAF" w:rsidR="005E43B8" w:rsidRPr="00D907ED" w:rsidRDefault="005E43B8" w:rsidP="00D907ED">
      <w:pPr>
        <w:tabs>
          <w:tab w:val="left" w:pos="720"/>
        </w:tabs>
        <w:rPr>
          <w:rFonts w:ascii="Arial" w:hAnsi="Arial" w:cs="Arial"/>
          <w:b/>
          <w:sz w:val="22"/>
          <w:u w:val="single"/>
        </w:rPr>
      </w:pPr>
      <w:bookmarkStart w:id="7" w:name="bush"/>
    </w:p>
    <w:p w14:paraId="585A323B" w14:textId="06181779" w:rsidR="006F0314" w:rsidRDefault="006F0314" w:rsidP="00970E84">
      <w:pPr>
        <w:ind w:left="450" w:hanging="450"/>
        <w:rPr>
          <w:rFonts w:ascii="Arial" w:hAnsi="Arial" w:cs="Arial"/>
          <w:b/>
          <w:sz w:val="22"/>
          <w:u w:val="single"/>
        </w:rPr>
      </w:pPr>
      <w:bookmarkStart w:id="8" w:name="barilla"/>
      <w:bookmarkEnd w:id="7"/>
      <w:r>
        <w:rPr>
          <w:rFonts w:ascii="Arial" w:hAnsi="Arial" w:cs="Arial"/>
          <w:b/>
          <w:sz w:val="22"/>
          <w:u w:val="single"/>
        </w:rPr>
        <w:t>BARILLA</w:t>
      </w:r>
    </w:p>
    <w:bookmarkEnd w:id="8"/>
    <w:p w14:paraId="436C68A7" w14:textId="5DB17E85" w:rsidR="006F0314" w:rsidRDefault="00CA1CCC" w:rsidP="00D04891">
      <w:pPr>
        <w:pStyle w:val="ListParagraph"/>
        <w:numPr>
          <w:ilvl w:val="0"/>
          <w:numId w:val="41"/>
        </w:numPr>
        <w:rPr>
          <w:rFonts w:ascii="Arial" w:hAnsi="Arial" w:cs="Arial"/>
          <w:bCs/>
        </w:rPr>
      </w:pPr>
      <w:r w:rsidRPr="005730E5">
        <w:rPr>
          <w:rFonts w:ascii="Arial" w:hAnsi="Arial" w:cs="Arial"/>
          <w:bCs/>
        </w:rPr>
        <w:t xml:space="preserve">If SRP </w:t>
      </w:r>
      <w:r w:rsidR="00D27EDC" w:rsidRPr="005730E5">
        <w:rPr>
          <w:rFonts w:ascii="Arial" w:hAnsi="Arial" w:cs="Arial"/>
          <w:bCs/>
        </w:rPr>
        <w:t xml:space="preserve">is </w:t>
      </w:r>
      <w:r w:rsidRPr="005730E5">
        <w:rPr>
          <w:rFonts w:ascii="Arial" w:hAnsi="Arial" w:cs="Arial"/>
          <w:bCs/>
        </w:rPr>
        <w:t>reference</w:t>
      </w:r>
      <w:r w:rsidR="00D27EDC" w:rsidRPr="005730E5">
        <w:rPr>
          <w:rFonts w:ascii="Arial" w:hAnsi="Arial" w:cs="Arial"/>
          <w:bCs/>
        </w:rPr>
        <w:t>d</w:t>
      </w:r>
      <w:r w:rsidRPr="005730E5">
        <w:rPr>
          <w:rFonts w:ascii="Arial" w:hAnsi="Arial" w:cs="Arial"/>
          <w:bCs/>
        </w:rPr>
        <w:t xml:space="preserve"> in the customer ref #</w:t>
      </w:r>
      <w:r w:rsidR="00D27EDC" w:rsidRPr="005730E5">
        <w:rPr>
          <w:rFonts w:ascii="Arial" w:hAnsi="Arial" w:cs="Arial"/>
          <w:bCs/>
        </w:rPr>
        <w:t>, the invoice is for “Schnucks Retail  Partnership</w:t>
      </w:r>
      <w:r w:rsidR="005730E5" w:rsidRPr="005730E5">
        <w:rPr>
          <w:rFonts w:ascii="Arial" w:hAnsi="Arial" w:cs="Arial"/>
          <w:bCs/>
        </w:rPr>
        <w:t xml:space="preserve">”. </w:t>
      </w:r>
      <w:r w:rsidR="005730E5">
        <w:rPr>
          <w:rFonts w:ascii="Arial" w:hAnsi="Arial" w:cs="Arial"/>
          <w:bCs/>
        </w:rPr>
        <w:t xml:space="preserve">Backup can be requested by contacting </w:t>
      </w:r>
      <w:hyperlink r:id="rId29" w:history="1">
        <w:r w:rsidR="005730E5" w:rsidRPr="00070C7F">
          <w:rPr>
            <w:rStyle w:val="Hyperlink"/>
            <w:rFonts w:ascii="Arial" w:hAnsi="Arial" w:cs="Arial"/>
            <w:bCs/>
          </w:rPr>
          <w:t>accountspayable@schnucks.com</w:t>
        </w:r>
      </w:hyperlink>
      <w:r w:rsidR="005730E5">
        <w:rPr>
          <w:rFonts w:ascii="Arial" w:hAnsi="Arial" w:cs="Arial"/>
          <w:bCs/>
        </w:rPr>
        <w:t xml:space="preserve">. </w:t>
      </w:r>
      <w:r w:rsidR="00D8116F">
        <w:rPr>
          <w:rFonts w:ascii="Arial" w:hAnsi="Arial" w:cs="Arial"/>
          <w:bCs/>
        </w:rPr>
        <w:t xml:space="preserve">Below is the contract example needed for these types of invoices. </w:t>
      </w:r>
    </w:p>
    <w:p w14:paraId="7BEA397E" w14:textId="77777777" w:rsidR="005730E5" w:rsidRPr="005730E5" w:rsidRDefault="005730E5" w:rsidP="005730E5">
      <w:pPr>
        <w:ind w:left="360"/>
        <w:rPr>
          <w:rFonts w:ascii="Arial" w:hAnsi="Arial" w:cs="Arial"/>
          <w:bCs/>
        </w:rPr>
      </w:pPr>
    </w:p>
    <w:p w14:paraId="124F9708" w14:textId="77777777" w:rsidR="00D04891" w:rsidRDefault="00D04891" w:rsidP="00970E84">
      <w:pPr>
        <w:ind w:left="450" w:hanging="450"/>
        <w:rPr>
          <w:rFonts w:ascii="Arial" w:hAnsi="Arial" w:cs="Arial"/>
          <w:b/>
          <w:sz w:val="22"/>
          <w:u w:val="single"/>
        </w:rPr>
      </w:pPr>
    </w:p>
    <w:p w14:paraId="4CFF4A5B" w14:textId="1F9E86D6" w:rsidR="00D04891" w:rsidRDefault="00D04891" w:rsidP="00970E84">
      <w:pPr>
        <w:ind w:left="450" w:hanging="450"/>
        <w:rPr>
          <w:rFonts w:ascii="Arial" w:hAnsi="Arial" w:cs="Arial"/>
          <w:b/>
          <w:sz w:val="22"/>
          <w:u w:val="single"/>
        </w:rPr>
      </w:pPr>
      <w:r w:rsidRPr="00D04891">
        <w:rPr>
          <w:rFonts w:ascii="Arial" w:hAnsi="Arial" w:cs="Arial"/>
          <w:b/>
          <w:noProof/>
          <w:sz w:val="22"/>
          <w:u w:val="single"/>
        </w:rPr>
        <w:lastRenderedPageBreak/>
        <w:drawing>
          <wp:inline distT="0" distB="0" distL="0" distR="0" wp14:anchorId="1FA78F78" wp14:editId="436FB5CB">
            <wp:extent cx="4480560" cy="2936011"/>
            <wp:effectExtent l="0" t="0" r="0" b="0"/>
            <wp:docPr id="1541064157" name="Picture 1" descr="A white and black documen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64157" name="Picture 1" descr="A white and black document with black text&#10;&#10;Description automatically generated"/>
                    <pic:cNvPicPr/>
                  </pic:nvPicPr>
                  <pic:blipFill>
                    <a:blip r:embed="rId30"/>
                    <a:stretch>
                      <a:fillRect/>
                    </a:stretch>
                  </pic:blipFill>
                  <pic:spPr>
                    <a:xfrm>
                      <a:off x="0" y="0"/>
                      <a:ext cx="4487025" cy="2940248"/>
                    </a:xfrm>
                    <a:prstGeom prst="rect">
                      <a:avLst/>
                    </a:prstGeom>
                  </pic:spPr>
                </pic:pic>
              </a:graphicData>
            </a:graphic>
          </wp:inline>
        </w:drawing>
      </w:r>
    </w:p>
    <w:p w14:paraId="71697686" w14:textId="77777777" w:rsidR="006F0314" w:rsidRDefault="006F0314" w:rsidP="00970E84">
      <w:pPr>
        <w:ind w:left="450" w:hanging="450"/>
        <w:rPr>
          <w:rFonts w:ascii="Arial" w:hAnsi="Arial" w:cs="Arial"/>
          <w:b/>
          <w:sz w:val="22"/>
          <w:u w:val="single"/>
        </w:rPr>
      </w:pPr>
    </w:p>
    <w:p w14:paraId="51C31217" w14:textId="77777777" w:rsidR="006F0314" w:rsidRDefault="006F0314" w:rsidP="00970E84">
      <w:pPr>
        <w:ind w:left="450" w:hanging="450"/>
        <w:rPr>
          <w:rFonts w:ascii="Arial" w:hAnsi="Arial" w:cs="Arial"/>
          <w:b/>
          <w:sz w:val="22"/>
          <w:u w:val="single"/>
        </w:rPr>
      </w:pPr>
    </w:p>
    <w:p w14:paraId="08B28BD4" w14:textId="75F4F760" w:rsidR="00970E84" w:rsidRDefault="00936D19" w:rsidP="00970E84">
      <w:pPr>
        <w:ind w:left="450" w:hanging="450"/>
        <w:rPr>
          <w:rFonts w:ascii="Arial" w:hAnsi="Arial" w:cs="Arial"/>
          <w:b/>
          <w:sz w:val="22"/>
          <w:szCs w:val="22"/>
        </w:rPr>
      </w:pPr>
      <w:r w:rsidRPr="00901B7A">
        <w:rPr>
          <w:rFonts w:ascii="Arial" w:hAnsi="Arial" w:cs="Arial"/>
          <w:b/>
          <w:sz w:val="22"/>
          <w:u w:val="single"/>
        </w:rPr>
        <w:t xml:space="preserve">CAMPBELL’S </w:t>
      </w:r>
      <w:r w:rsidR="00970E84">
        <w:rPr>
          <w:rFonts w:ascii="Arial" w:hAnsi="Arial" w:cs="Arial"/>
          <w:b/>
          <w:sz w:val="22"/>
          <w:u w:val="single"/>
        </w:rPr>
        <w:t xml:space="preserve">/ </w:t>
      </w:r>
      <w:bookmarkStart w:id="9" w:name="pepperidgefarm"/>
      <w:r w:rsidR="00970E84">
        <w:rPr>
          <w:rFonts w:ascii="Arial" w:hAnsi="Arial" w:cs="Arial"/>
          <w:b/>
          <w:sz w:val="22"/>
          <w:szCs w:val="22"/>
          <w:u w:val="single"/>
        </w:rPr>
        <w:t>PEPPERIDGE FARM</w:t>
      </w:r>
    </w:p>
    <w:bookmarkEnd w:id="9"/>
    <w:p w14:paraId="4E546636" w14:textId="57A5A4DD" w:rsidR="00936D19" w:rsidRPr="00901B7A" w:rsidRDefault="00936D19" w:rsidP="00936D19">
      <w:pPr>
        <w:pStyle w:val="ListParagraph"/>
        <w:tabs>
          <w:tab w:val="left" w:pos="720"/>
        </w:tabs>
        <w:ind w:left="0"/>
        <w:rPr>
          <w:rFonts w:ascii="Arial" w:hAnsi="Arial" w:cs="Arial"/>
          <w:b/>
          <w:sz w:val="22"/>
          <w:u w:val="single"/>
        </w:rPr>
      </w:pPr>
    </w:p>
    <w:p w14:paraId="15C06CBD" w14:textId="12326165" w:rsidR="00970E84" w:rsidRDefault="00970E84" w:rsidP="00970E84">
      <w:pPr>
        <w:pStyle w:val="ListParagraph"/>
        <w:numPr>
          <w:ilvl w:val="0"/>
          <w:numId w:val="26"/>
        </w:numPr>
        <w:overflowPunct/>
        <w:autoSpaceDE/>
        <w:adjustRightInd/>
        <w:spacing w:before="120"/>
        <w:textAlignment w:val="auto"/>
        <w:rPr>
          <w:rFonts w:ascii="Arial" w:hAnsi="Arial" w:cs="Arial"/>
          <w:color w:val="000000"/>
        </w:rPr>
      </w:pPr>
      <w:r>
        <w:rPr>
          <w:rFonts w:ascii="Arial" w:hAnsi="Arial" w:cs="Arial"/>
          <w:color w:val="000000"/>
        </w:rPr>
        <w:t>For PEPPGR and PEPPBK missed OI allowance claims:  If no OI allowance can be identified, a scan contract may be used if the Late Deal report indicates a scan allowance and the allowance amount, product and dates match the SAP ticket details.</w:t>
      </w:r>
    </w:p>
    <w:p w14:paraId="31CF0E00" w14:textId="008EB709" w:rsidR="001B4569" w:rsidRDefault="001B4569" w:rsidP="00970E84">
      <w:pPr>
        <w:pStyle w:val="ListParagraph"/>
        <w:numPr>
          <w:ilvl w:val="0"/>
          <w:numId w:val="26"/>
        </w:numPr>
        <w:overflowPunct/>
        <w:autoSpaceDE/>
        <w:adjustRightInd/>
        <w:spacing w:before="120"/>
        <w:textAlignment w:val="auto"/>
        <w:rPr>
          <w:rFonts w:ascii="Arial" w:hAnsi="Arial" w:cs="Arial"/>
          <w:color w:val="000000"/>
        </w:rPr>
      </w:pPr>
      <w:r>
        <w:rPr>
          <w:rFonts w:ascii="Arial" w:hAnsi="Arial" w:cs="Arial"/>
          <w:color w:val="000000"/>
        </w:rPr>
        <w:t>For Pallet Fees there will be an invoice and additional detail page which can be pulled from Schnucks Portal. Once necessary documentation has been attached, code the claim as Non-Trade/Service Fee Penalty. Enter a clearing/math note: Pallet Fees, logistical allowance. See invoice examples below:</w:t>
      </w:r>
    </w:p>
    <w:p w14:paraId="7E108532" w14:textId="529D8970" w:rsidR="001B4569" w:rsidRDefault="001B4569" w:rsidP="001B4569">
      <w:pPr>
        <w:pStyle w:val="ListParagraph"/>
        <w:overflowPunct/>
        <w:autoSpaceDE/>
        <w:adjustRightInd/>
        <w:spacing w:before="120"/>
        <w:textAlignment w:val="auto"/>
        <w:rPr>
          <w:rFonts w:ascii="Arial" w:hAnsi="Arial" w:cs="Arial"/>
          <w:color w:val="000000"/>
        </w:rPr>
      </w:pPr>
      <w:r>
        <w:rPr>
          <w:noProof/>
        </w:rPr>
        <mc:AlternateContent>
          <mc:Choice Requires="wps">
            <w:drawing>
              <wp:anchor distT="0" distB="0" distL="114300" distR="114300" simplePos="0" relativeHeight="253645312" behindDoc="0" locked="0" layoutInCell="1" allowOverlap="1" wp14:anchorId="0FB3A950" wp14:editId="276F5465">
                <wp:simplePos x="0" y="0"/>
                <wp:positionH relativeFrom="column">
                  <wp:posOffset>3019425</wp:posOffset>
                </wp:positionH>
                <wp:positionV relativeFrom="paragraph">
                  <wp:posOffset>1315720</wp:posOffset>
                </wp:positionV>
                <wp:extent cx="1314450" cy="209550"/>
                <wp:effectExtent l="0" t="0" r="19050" b="19050"/>
                <wp:wrapNone/>
                <wp:docPr id="696" name="Rectangle 696"/>
                <wp:cNvGraphicFramePr/>
                <a:graphic xmlns:a="http://schemas.openxmlformats.org/drawingml/2006/main">
                  <a:graphicData uri="http://schemas.microsoft.com/office/word/2010/wordprocessingShape">
                    <wps:wsp>
                      <wps:cNvSpPr/>
                      <wps:spPr>
                        <a:xfrm>
                          <a:off x="0" y="0"/>
                          <a:ext cx="1314450" cy="2095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E9D0E3" id="Rectangle 696" o:spid="_x0000_s1026" style="position:absolute;margin-left:237.75pt;margin-top:103.6pt;width:103.5pt;height:16.5pt;z-index:253645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" filled="f" strokecolor="red" strokeweight="2pt"/>
            </w:pict>
          </mc:Fallback>
        </mc:AlternateContent>
      </w:r>
      <w:r>
        <w:rPr>
          <w:noProof/>
        </w:rPr>
        <mc:AlternateContent>
          <mc:Choice Requires="wps">
            <w:drawing>
              <wp:anchor distT="0" distB="0" distL="114300" distR="114300" simplePos="0" relativeHeight="253643264" behindDoc="0" locked="0" layoutInCell="1" allowOverlap="1" wp14:anchorId="5362CC8C" wp14:editId="793A1838">
                <wp:simplePos x="0" y="0"/>
                <wp:positionH relativeFrom="column">
                  <wp:posOffset>1800225</wp:posOffset>
                </wp:positionH>
                <wp:positionV relativeFrom="paragraph">
                  <wp:posOffset>1582420</wp:posOffset>
                </wp:positionV>
                <wp:extent cx="1314450" cy="323850"/>
                <wp:effectExtent l="0" t="0" r="19050" b="19050"/>
                <wp:wrapNone/>
                <wp:docPr id="695" name="Rectangle 695"/>
                <wp:cNvGraphicFramePr/>
                <a:graphic xmlns:a="http://schemas.openxmlformats.org/drawingml/2006/main">
                  <a:graphicData uri="http://schemas.microsoft.com/office/word/2010/wordprocessingShape">
                    <wps:wsp>
                      <wps:cNvSpPr/>
                      <wps:spPr>
                        <a:xfrm>
                          <a:off x="0" y="0"/>
                          <a:ext cx="1314450" cy="3238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009FD4" id="Rectangle 695" o:spid="_x0000_s1026" style="position:absolute;margin-left:141.75pt;margin-top:124.6pt;width:103.5pt;height:25.5pt;z-index:253643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" filled="f" strokecolor="red" strokeweight="2pt"/>
            </w:pict>
          </mc:Fallback>
        </mc:AlternateContent>
      </w:r>
      <w:r>
        <w:rPr>
          <w:noProof/>
        </w:rPr>
        <w:drawing>
          <wp:inline distT="0" distB="0" distL="0" distR="0" wp14:anchorId="72A0CFB7" wp14:editId="76C7EC51">
            <wp:extent cx="5343525" cy="2669288"/>
            <wp:effectExtent l="19050" t="19050" r="9525" b="17145"/>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56791" cy="2675915"/>
                    </a:xfrm>
                    <a:prstGeom prst="rect">
                      <a:avLst/>
                    </a:prstGeom>
                    <a:ln>
                      <a:solidFill>
                        <a:schemeClr val="tx1"/>
                      </a:solidFill>
                    </a:ln>
                  </pic:spPr>
                </pic:pic>
              </a:graphicData>
            </a:graphic>
          </wp:inline>
        </w:drawing>
      </w:r>
    </w:p>
    <w:p w14:paraId="0B5FAC27" w14:textId="77777777" w:rsidR="001B4569" w:rsidRDefault="001B4569" w:rsidP="001B4569">
      <w:pPr>
        <w:pStyle w:val="ListParagraph"/>
        <w:overflowPunct/>
        <w:autoSpaceDE/>
        <w:adjustRightInd/>
        <w:spacing w:before="120"/>
        <w:textAlignment w:val="auto"/>
        <w:rPr>
          <w:rFonts w:ascii="Arial" w:hAnsi="Arial" w:cs="Arial"/>
          <w:color w:val="000000"/>
        </w:rPr>
      </w:pPr>
    </w:p>
    <w:p w14:paraId="1AD30186" w14:textId="1EA3C23F" w:rsidR="001B4569" w:rsidRDefault="001B4569" w:rsidP="001B4569">
      <w:pPr>
        <w:pStyle w:val="ListParagraph"/>
        <w:overflowPunct/>
        <w:autoSpaceDE/>
        <w:adjustRightInd/>
        <w:spacing w:before="120"/>
        <w:textAlignment w:val="auto"/>
        <w:rPr>
          <w:rFonts w:ascii="Arial" w:hAnsi="Arial" w:cs="Arial"/>
          <w:color w:val="000000"/>
        </w:rPr>
      </w:pPr>
      <w:r>
        <w:rPr>
          <w:rFonts w:ascii="Arial" w:hAnsi="Arial" w:cs="Arial"/>
          <w:color w:val="000000"/>
        </w:rPr>
        <w:t xml:space="preserve">Below is the Invoice Detail pulled from Schnucks portal. This is necessary to validate. If detail cannot be located, step to Sales for assistance. </w:t>
      </w:r>
    </w:p>
    <w:p w14:paraId="7D77F54C" w14:textId="6C8BA3C3" w:rsidR="001B4569" w:rsidRPr="00970E84" w:rsidRDefault="001B4569" w:rsidP="001B4569">
      <w:pPr>
        <w:pStyle w:val="ListParagraph"/>
        <w:overflowPunct/>
        <w:autoSpaceDE/>
        <w:adjustRightInd/>
        <w:spacing w:before="120"/>
        <w:textAlignment w:val="auto"/>
        <w:rPr>
          <w:rFonts w:ascii="Arial" w:hAnsi="Arial" w:cs="Arial"/>
          <w:color w:val="000000"/>
        </w:rPr>
      </w:pPr>
      <w:r>
        <w:rPr>
          <w:noProof/>
        </w:rPr>
        <w:lastRenderedPageBreak/>
        <mc:AlternateContent>
          <mc:Choice Requires="wps">
            <w:drawing>
              <wp:anchor distT="0" distB="0" distL="114300" distR="114300" simplePos="0" relativeHeight="253649408" behindDoc="0" locked="0" layoutInCell="1" allowOverlap="1" wp14:anchorId="60F5E205" wp14:editId="796B2628">
                <wp:simplePos x="0" y="0"/>
                <wp:positionH relativeFrom="column">
                  <wp:posOffset>1295400</wp:posOffset>
                </wp:positionH>
                <wp:positionV relativeFrom="paragraph">
                  <wp:posOffset>1205865</wp:posOffset>
                </wp:positionV>
                <wp:extent cx="2457450" cy="323850"/>
                <wp:effectExtent l="0" t="0" r="19050" b="19050"/>
                <wp:wrapNone/>
                <wp:docPr id="699" name="Rectangle 699"/>
                <wp:cNvGraphicFramePr/>
                <a:graphic xmlns:a="http://schemas.openxmlformats.org/drawingml/2006/main">
                  <a:graphicData uri="http://schemas.microsoft.com/office/word/2010/wordprocessingShape">
                    <wps:wsp>
                      <wps:cNvSpPr/>
                      <wps:spPr>
                        <a:xfrm>
                          <a:off x="0" y="0"/>
                          <a:ext cx="2457450" cy="3238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7CE5DD" id="Rectangle 699" o:spid="_x0000_s1026" style="position:absolute;margin-left:102pt;margin-top:94.95pt;width:193.5pt;height:25.5pt;z-index:253649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" filled="f" strokecolor="red" strokeweight="2pt"/>
            </w:pict>
          </mc:Fallback>
        </mc:AlternateContent>
      </w:r>
      <w:r>
        <w:rPr>
          <w:noProof/>
        </w:rPr>
        <mc:AlternateContent>
          <mc:Choice Requires="wps">
            <w:drawing>
              <wp:anchor distT="0" distB="0" distL="114300" distR="114300" simplePos="0" relativeHeight="253647360" behindDoc="0" locked="0" layoutInCell="1" allowOverlap="1" wp14:anchorId="2543A8F3" wp14:editId="6AB5C552">
                <wp:simplePos x="0" y="0"/>
                <wp:positionH relativeFrom="column">
                  <wp:posOffset>476250</wp:posOffset>
                </wp:positionH>
                <wp:positionV relativeFrom="paragraph">
                  <wp:posOffset>15240</wp:posOffset>
                </wp:positionV>
                <wp:extent cx="3086100" cy="323850"/>
                <wp:effectExtent l="0" t="0" r="19050" b="19050"/>
                <wp:wrapNone/>
                <wp:docPr id="698" name="Rectangle 698"/>
                <wp:cNvGraphicFramePr/>
                <a:graphic xmlns:a="http://schemas.openxmlformats.org/drawingml/2006/main">
                  <a:graphicData uri="http://schemas.microsoft.com/office/word/2010/wordprocessingShape">
                    <wps:wsp>
                      <wps:cNvSpPr/>
                      <wps:spPr>
                        <a:xfrm>
                          <a:off x="0" y="0"/>
                          <a:ext cx="3086100" cy="3238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46796F" id="Rectangle 698" o:spid="_x0000_s1026" style="position:absolute;margin-left:37.5pt;margin-top:1.2pt;width:243pt;height:25.5pt;z-index:253647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" filled="f" strokecolor="red" strokeweight="2pt"/>
            </w:pict>
          </mc:Fallback>
        </mc:AlternateContent>
      </w:r>
      <w:r>
        <w:rPr>
          <w:noProof/>
        </w:rPr>
        <w:drawing>
          <wp:inline distT="0" distB="0" distL="0" distR="0" wp14:anchorId="01BB7BC3" wp14:editId="4942195B">
            <wp:extent cx="5962650" cy="3431836"/>
            <wp:effectExtent l="19050" t="19050" r="19050" b="16510"/>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01360" cy="3454116"/>
                    </a:xfrm>
                    <a:prstGeom prst="rect">
                      <a:avLst/>
                    </a:prstGeom>
                    <a:ln>
                      <a:solidFill>
                        <a:schemeClr val="tx1"/>
                      </a:solidFill>
                    </a:ln>
                  </pic:spPr>
                </pic:pic>
              </a:graphicData>
            </a:graphic>
          </wp:inline>
        </w:drawing>
      </w:r>
    </w:p>
    <w:p w14:paraId="75712FED" w14:textId="77777777" w:rsidR="00242EE4" w:rsidRDefault="00242EE4" w:rsidP="00936D19">
      <w:pPr>
        <w:pStyle w:val="ListParagraph"/>
        <w:tabs>
          <w:tab w:val="left" w:pos="720"/>
        </w:tabs>
        <w:ind w:left="0"/>
        <w:rPr>
          <w:rFonts w:ascii="Arial" w:hAnsi="Arial" w:cs="Arial"/>
          <w:b/>
          <w:u w:val="single"/>
        </w:rPr>
      </w:pPr>
    </w:p>
    <w:p w14:paraId="12488698" w14:textId="77777777" w:rsidR="0080045F" w:rsidRDefault="0080045F" w:rsidP="009D5511">
      <w:pPr>
        <w:ind w:left="450"/>
        <w:rPr>
          <w:rFonts w:ascii="Arial" w:hAnsi="Arial" w:cs="Arial"/>
        </w:rPr>
      </w:pPr>
    </w:p>
    <w:p w14:paraId="0360337D" w14:textId="725447C6" w:rsidR="009A4AC2" w:rsidRDefault="009A4AC2" w:rsidP="00242C59">
      <w:pPr>
        <w:pStyle w:val="ListParagraph"/>
        <w:ind w:left="0"/>
        <w:rPr>
          <w:rFonts w:ascii="Arial" w:hAnsi="Arial" w:cs="Arial"/>
          <w:b/>
          <w:sz w:val="22"/>
          <w:szCs w:val="22"/>
          <w:u w:val="single"/>
        </w:rPr>
      </w:pPr>
      <w:bookmarkStart w:id="10" w:name="cocacola"/>
      <w:bookmarkStart w:id="11" w:name="_Hlk46125153"/>
      <w:bookmarkStart w:id="12" w:name="frenchs"/>
      <w:bookmarkStart w:id="13" w:name="harvest"/>
      <w:r>
        <w:rPr>
          <w:rFonts w:ascii="Arial" w:hAnsi="Arial" w:cs="Arial"/>
          <w:b/>
          <w:sz w:val="22"/>
          <w:szCs w:val="22"/>
          <w:u w:val="single"/>
        </w:rPr>
        <w:t>COCA COLA</w:t>
      </w:r>
      <w:r w:rsidR="00821226">
        <w:rPr>
          <w:rFonts w:ascii="Arial" w:hAnsi="Arial" w:cs="Arial"/>
          <w:b/>
          <w:sz w:val="22"/>
          <w:szCs w:val="22"/>
          <w:u w:val="single"/>
        </w:rPr>
        <w:t xml:space="preserve"> </w:t>
      </w:r>
      <w:r w:rsidR="00CA7D43">
        <w:rPr>
          <w:rFonts w:ascii="Arial" w:hAnsi="Arial" w:cs="Arial"/>
          <w:b/>
          <w:sz w:val="22"/>
          <w:szCs w:val="22"/>
          <w:u w:val="single"/>
        </w:rPr>
        <w:t xml:space="preserve">NORTH AMERICA </w:t>
      </w:r>
      <w:r w:rsidR="00821226">
        <w:rPr>
          <w:rFonts w:ascii="Arial" w:hAnsi="Arial" w:cs="Arial"/>
          <w:b/>
          <w:sz w:val="22"/>
          <w:szCs w:val="22"/>
          <w:u w:val="single"/>
        </w:rPr>
        <w:t>(CCNA)</w:t>
      </w:r>
    </w:p>
    <w:bookmarkEnd w:id="10"/>
    <w:bookmarkEnd w:id="11"/>
    <w:p w14:paraId="059D8875" w14:textId="0DCAB1DD" w:rsidR="00297CB6" w:rsidRDefault="00297CB6" w:rsidP="00297CB6">
      <w:pPr>
        <w:pStyle w:val="ListParagraph"/>
        <w:numPr>
          <w:ilvl w:val="0"/>
          <w:numId w:val="17"/>
        </w:numPr>
        <w:tabs>
          <w:tab w:val="left" w:pos="720"/>
        </w:tabs>
        <w:rPr>
          <w:rFonts w:ascii="Arial" w:hAnsi="Arial" w:cs="Arial"/>
          <w:szCs w:val="22"/>
        </w:rPr>
      </w:pPr>
      <w:r>
        <w:rPr>
          <w:rFonts w:ascii="Arial" w:hAnsi="Arial" w:cs="Arial"/>
          <w:szCs w:val="22"/>
        </w:rPr>
        <w:t>Schnucks is allowed a seven (7) day shift.</w:t>
      </w:r>
    </w:p>
    <w:p w14:paraId="7109EB09" w14:textId="77777777" w:rsidR="00A67365" w:rsidRDefault="00A67365" w:rsidP="00A67365">
      <w:pPr>
        <w:tabs>
          <w:tab w:val="left" w:pos="720"/>
        </w:tabs>
        <w:rPr>
          <w:rFonts w:ascii="Arial" w:hAnsi="Arial" w:cs="Arial"/>
          <w:szCs w:val="22"/>
        </w:rPr>
      </w:pPr>
    </w:p>
    <w:p w14:paraId="48F8D82C" w14:textId="5832CB23" w:rsidR="00A67365" w:rsidRDefault="00A67365" w:rsidP="00A67365">
      <w:pPr>
        <w:tabs>
          <w:tab w:val="left" w:pos="720"/>
        </w:tabs>
        <w:rPr>
          <w:rFonts w:ascii="Arial" w:hAnsi="Arial" w:cs="Arial"/>
          <w:b/>
          <w:sz w:val="22"/>
          <w:szCs w:val="22"/>
          <w:u w:val="single"/>
        </w:rPr>
      </w:pPr>
      <w:bookmarkStart w:id="14" w:name="eagle"/>
      <w:r>
        <w:rPr>
          <w:rFonts w:ascii="Arial" w:hAnsi="Arial" w:cs="Arial"/>
          <w:b/>
          <w:sz w:val="22"/>
          <w:szCs w:val="22"/>
          <w:u w:val="single"/>
        </w:rPr>
        <w:t>EAGLE FAMILY FOODS</w:t>
      </w:r>
      <w:r w:rsidR="009E223D">
        <w:rPr>
          <w:rFonts w:ascii="Arial" w:hAnsi="Arial" w:cs="Arial"/>
          <w:b/>
          <w:sz w:val="22"/>
          <w:szCs w:val="22"/>
          <w:u w:val="single"/>
        </w:rPr>
        <w:t>:</w:t>
      </w:r>
    </w:p>
    <w:bookmarkEnd w:id="14"/>
    <w:p w14:paraId="586F0CF1" w14:textId="5E37088A" w:rsidR="009E223D" w:rsidRPr="009E223D" w:rsidRDefault="00E80F99" w:rsidP="009E223D">
      <w:pPr>
        <w:pStyle w:val="ListParagraph"/>
        <w:numPr>
          <w:ilvl w:val="0"/>
          <w:numId w:val="17"/>
        </w:numPr>
        <w:tabs>
          <w:tab w:val="left" w:pos="720"/>
        </w:tabs>
        <w:rPr>
          <w:rFonts w:ascii="Arial" w:hAnsi="Arial" w:cs="Arial"/>
          <w:szCs w:val="22"/>
        </w:rPr>
      </w:pPr>
      <w:r>
        <w:rPr>
          <w:rFonts w:ascii="Arial" w:hAnsi="Arial" w:cs="Arial"/>
          <w:szCs w:val="22"/>
        </w:rPr>
        <w:t xml:space="preserve">For Scan invoices: </w:t>
      </w:r>
      <w:r w:rsidR="0040112B">
        <w:rPr>
          <w:rFonts w:ascii="Arial" w:hAnsi="Arial" w:cs="Arial"/>
          <w:szCs w:val="22"/>
        </w:rPr>
        <w:t>the dates on the invoice must</w:t>
      </w:r>
      <w:r w:rsidR="004C4CF0">
        <w:rPr>
          <w:rFonts w:ascii="Arial" w:hAnsi="Arial" w:cs="Arial"/>
          <w:szCs w:val="22"/>
        </w:rPr>
        <w:t xml:space="preserve"> align with the event dates before matching. </w:t>
      </w:r>
    </w:p>
    <w:p w14:paraId="7E4F52A9" w14:textId="77777777" w:rsidR="00A67365" w:rsidRDefault="00A67365" w:rsidP="00A67365">
      <w:pPr>
        <w:tabs>
          <w:tab w:val="left" w:pos="720"/>
        </w:tabs>
        <w:rPr>
          <w:rFonts w:ascii="Arial" w:hAnsi="Arial" w:cs="Arial"/>
          <w:szCs w:val="22"/>
        </w:rPr>
      </w:pPr>
    </w:p>
    <w:p w14:paraId="440FB8B8" w14:textId="77777777" w:rsidR="00E80F99" w:rsidRDefault="00E80F99" w:rsidP="00A67365">
      <w:pPr>
        <w:tabs>
          <w:tab w:val="left" w:pos="720"/>
        </w:tabs>
        <w:rPr>
          <w:rFonts w:ascii="Arial" w:hAnsi="Arial" w:cs="Arial"/>
          <w:szCs w:val="22"/>
        </w:rPr>
      </w:pPr>
    </w:p>
    <w:p w14:paraId="4BDA0193" w14:textId="4DA03844" w:rsidR="00E80F99" w:rsidRPr="00A67365" w:rsidRDefault="004C4CF0" w:rsidP="00A67365">
      <w:pPr>
        <w:tabs>
          <w:tab w:val="left" w:pos="720"/>
        </w:tabs>
        <w:rPr>
          <w:rFonts w:ascii="Arial" w:hAnsi="Arial" w:cs="Arial"/>
          <w:szCs w:val="22"/>
        </w:rPr>
      </w:pPr>
      <w:r>
        <w:rPr>
          <w:noProof/>
          <w:sz w:val="22"/>
          <w:szCs w:val="22"/>
        </w:rPr>
        <w:t xml:space="preserve">              </w:t>
      </w:r>
      <w:r w:rsidR="00E80F99">
        <w:rPr>
          <w:noProof/>
          <w:sz w:val="22"/>
          <w:szCs w:val="22"/>
        </w:rPr>
        <w:drawing>
          <wp:inline distT="0" distB="0" distL="0" distR="0" wp14:anchorId="077506EE" wp14:editId="50879A89">
            <wp:extent cx="5029200" cy="2212258"/>
            <wp:effectExtent l="0" t="0" r="0" b="0"/>
            <wp:docPr id="585291874"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91874" name="Picture 1" descr="A close-up of a document&#10;&#10;AI-generated content may be incorrect."/>
                    <pic:cNvPicPr>
                      <a:picLocks noChangeAspect="1" noChangeArrowheads="1"/>
                    </pic:cNvPicPr>
                  </pic:nvPicPr>
                  <pic:blipFill>
                    <a:blip r:embed="rId33" r:link="rId34">
                      <a:extLst>
                        <a:ext uri="{28A0092B-C50C-407E-A947-70E740481C1C}">
                          <a14:useLocalDpi xmlns:a14="http://schemas.microsoft.com/office/drawing/2010/main" val="0"/>
                        </a:ext>
                      </a:extLst>
                    </a:blip>
                    <a:srcRect/>
                    <a:stretch>
                      <a:fillRect/>
                    </a:stretch>
                  </pic:blipFill>
                  <pic:spPr bwMode="auto">
                    <a:xfrm>
                      <a:off x="0" y="0"/>
                      <a:ext cx="5036470" cy="2215456"/>
                    </a:xfrm>
                    <a:prstGeom prst="rect">
                      <a:avLst/>
                    </a:prstGeom>
                    <a:noFill/>
                    <a:ln>
                      <a:noFill/>
                    </a:ln>
                  </pic:spPr>
                </pic:pic>
              </a:graphicData>
            </a:graphic>
          </wp:inline>
        </w:drawing>
      </w:r>
    </w:p>
    <w:p w14:paraId="79678E2D" w14:textId="77777777" w:rsidR="008D627C" w:rsidRDefault="008D627C" w:rsidP="008D627C">
      <w:pPr>
        <w:tabs>
          <w:tab w:val="left" w:pos="720"/>
        </w:tabs>
        <w:rPr>
          <w:rFonts w:ascii="Arial" w:hAnsi="Arial" w:cs="Arial"/>
          <w:szCs w:val="22"/>
        </w:rPr>
      </w:pPr>
    </w:p>
    <w:p w14:paraId="0339AD1D" w14:textId="77777777" w:rsidR="004C4CF0" w:rsidRDefault="004C4CF0" w:rsidP="008D627C">
      <w:pPr>
        <w:tabs>
          <w:tab w:val="left" w:pos="720"/>
        </w:tabs>
        <w:rPr>
          <w:rFonts w:ascii="Arial" w:hAnsi="Arial" w:cs="Arial"/>
          <w:b/>
          <w:bCs/>
          <w:sz w:val="22"/>
          <w:szCs w:val="22"/>
          <w:u w:val="single"/>
        </w:rPr>
      </w:pPr>
      <w:bookmarkStart w:id="15" w:name="Horizon"/>
    </w:p>
    <w:p w14:paraId="3CB18171" w14:textId="004F749F" w:rsidR="008D627C" w:rsidRDefault="008D627C" w:rsidP="008D627C">
      <w:pPr>
        <w:tabs>
          <w:tab w:val="left" w:pos="720"/>
        </w:tabs>
        <w:rPr>
          <w:rFonts w:ascii="Arial" w:hAnsi="Arial" w:cs="Arial"/>
          <w:b/>
          <w:bCs/>
          <w:sz w:val="22"/>
          <w:szCs w:val="22"/>
          <w:u w:val="single"/>
        </w:rPr>
      </w:pPr>
      <w:r w:rsidRPr="008D627C">
        <w:rPr>
          <w:rFonts w:ascii="Arial" w:hAnsi="Arial" w:cs="Arial"/>
          <w:b/>
          <w:bCs/>
          <w:sz w:val="22"/>
          <w:szCs w:val="22"/>
          <w:u w:val="single"/>
        </w:rPr>
        <w:t>HORIZON ORGANIC DAIRY LLC</w:t>
      </w:r>
    </w:p>
    <w:bookmarkEnd w:id="15"/>
    <w:p w14:paraId="29E9EBEA" w14:textId="6F1C6392" w:rsidR="008D627C" w:rsidRDefault="008D627C" w:rsidP="008D627C">
      <w:pPr>
        <w:pStyle w:val="ListParagraph"/>
        <w:numPr>
          <w:ilvl w:val="0"/>
          <w:numId w:val="17"/>
        </w:numPr>
        <w:tabs>
          <w:tab w:val="left" w:pos="720"/>
        </w:tabs>
        <w:rPr>
          <w:rFonts w:ascii="Arial" w:hAnsi="Arial" w:cs="Arial"/>
        </w:rPr>
      </w:pPr>
      <w:r w:rsidRPr="008D627C">
        <w:rPr>
          <w:rFonts w:ascii="Arial" w:hAnsi="Arial" w:cs="Arial"/>
        </w:rPr>
        <w:t xml:space="preserve">Schnucks Check remits need to be attached to the Horizon claims, if, no other invoice is available. The EDI check remittance has some backup information listed on it. </w:t>
      </w:r>
    </w:p>
    <w:p w14:paraId="2AF04B32" w14:textId="34F9CB53" w:rsidR="009F61E8" w:rsidRPr="00AA222B" w:rsidRDefault="009F61E8" w:rsidP="005B63D4">
      <w:pPr>
        <w:pStyle w:val="ListParagraph"/>
        <w:numPr>
          <w:ilvl w:val="0"/>
          <w:numId w:val="17"/>
        </w:numPr>
        <w:tabs>
          <w:tab w:val="left" w:pos="720"/>
        </w:tabs>
        <w:rPr>
          <w:rFonts w:ascii="Arial" w:hAnsi="Arial" w:cs="Arial"/>
          <w:szCs w:val="22"/>
        </w:rPr>
      </w:pPr>
      <w:proofErr w:type="spellStart"/>
      <w:r w:rsidRPr="00AA222B">
        <w:rPr>
          <w:rFonts w:ascii="Arial" w:hAnsi="Arial" w:cs="Arial"/>
          <w:szCs w:val="22"/>
        </w:rPr>
        <w:lastRenderedPageBreak/>
        <w:t>Scnucks</w:t>
      </w:r>
      <w:proofErr w:type="spellEnd"/>
      <w:r w:rsidRPr="00AA222B">
        <w:rPr>
          <w:rFonts w:ascii="Arial" w:hAnsi="Arial" w:cs="Arial"/>
          <w:szCs w:val="22"/>
        </w:rPr>
        <w:t xml:space="preserve"> claims that reference the PO</w:t>
      </w:r>
      <w:r w:rsidR="00AA222B" w:rsidRPr="00AA222B">
        <w:rPr>
          <w:rFonts w:ascii="Arial" w:hAnsi="Arial" w:cs="Arial"/>
          <w:szCs w:val="22"/>
        </w:rPr>
        <w:t xml:space="preserve"> </w:t>
      </w:r>
      <w:r w:rsidRPr="00AA222B">
        <w:rPr>
          <w:rFonts w:ascii="Arial" w:hAnsi="Arial" w:cs="Arial"/>
          <w:szCs w:val="22"/>
        </w:rPr>
        <w:t xml:space="preserve"># in the customer reference field are logistical fees - no show, missed appointment and deliveries. These fees we do not need the customer invoice.  These need to be changed to non-trade/service fee/penalty in Relay and stepped to clear.  </w:t>
      </w:r>
    </w:p>
    <w:p w14:paraId="344B1F8D" w14:textId="77777777" w:rsidR="008D627C" w:rsidRPr="008D627C" w:rsidRDefault="008D627C" w:rsidP="008D627C">
      <w:pPr>
        <w:tabs>
          <w:tab w:val="left" w:pos="720"/>
        </w:tabs>
        <w:rPr>
          <w:rFonts w:ascii="Arial" w:hAnsi="Arial" w:cs="Arial"/>
          <w:szCs w:val="22"/>
        </w:rPr>
      </w:pPr>
    </w:p>
    <w:p w14:paraId="674E95AA" w14:textId="689AA09F" w:rsidR="00FB5EB9" w:rsidRDefault="00FB5EB9" w:rsidP="00A6126F">
      <w:pPr>
        <w:tabs>
          <w:tab w:val="left" w:pos="720"/>
        </w:tabs>
        <w:rPr>
          <w:rFonts w:ascii="Arial" w:hAnsi="Arial" w:cs="Arial"/>
          <w:sz w:val="22"/>
          <w:szCs w:val="22"/>
        </w:rPr>
      </w:pPr>
      <w:bookmarkStart w:id="16" w:name="Georgia"/>
      <w:bookmarkEnd w:id="16"/>
    </w:p>
    <w:p w14:paraId="3DA46B7F" w14:textId="1F62E095" w:rsidR="005358D5" w:rsidRDefault="00A27E30" w:rsidP="005358D5">
      <w:pPr>
        <w:ind w:left="450" w:hanging="450"/>
        <w:rPr>
          <w:rFonts w:ascii="Arial" w:hAnsi="Arial" w:cs="Arial"/>
          <w:sz w:val="22"/>
          <w:szCs w:val="22"/>
          <w:u w:val="single"/>
        </w:rPr>
      </w:pPr>
      <w:bookmarkStart w:id="17" w:name="kens"/>
      <w:bookmarkEnd w:id="12"/>
      <w:bookmarkEnd w:id="13"/>
      <w:r>
        <w:rPr>
          <w:rFonts w:ascii="Arial" w:hAnsi="Arial" w:cs="Arial"/>
          <w:b/>
          <w:sz w:val="22"/>
          <w:szCs w:val="22"/>
          <w:u w:val="single"/>
        </w:rPr>
        <w:t>KENS</w:t>
      </w:r>
      <w:bookmarkEnd w:id="17"/>
      <w:r w:rsidR="00CA7D43">
        <w:rPr>
          <w:rFonts w:ascii="Arial" w:hAnsi="Arial" w:cs="Arial"/>
          <w:b/>
          <w:sz w:val="22"/>
          <w:szCs w:val="22"/>
          <w:u w:val="single"/>
        </w:rPr>
        <w:t xml:space="preserve"> FOODS</w:t>
      </w:r>
    </w:p>
    <w:p w14:paraId="68784630" w14:textId="3F877E8C" w:rsidR="00A6126F" w:rsidRPr="00A6126F" w:rsidRDefault="00A6126F" w:rsidP="00A6126F">
      <w:pPr>
        <w:pStyle w:val="ListParagraph"/>
        <w:numPr>
          <w:ilvl w:val="0"/>
          <w:numId w:val="37"/>
        </w:numPr>
        <w:rPr>
          <w:rFonts w:ascii="Arial" w:hAnsi="Arial" w:cs="Arial"/>
        </w:rPr>
      </w:pPr>
      <w:r w:rsidRPr="00A6126F">
        <w:rPr>
          <w:rFonts w:ascii="Arial" w:hAnsi="Arial" w:cs="Arial"/>
        </w:rPr>
        <w:t>Store Damages (a.k.a. VGP or Vendor Guaranteed Product) - Deductions will be in waves – Invoice Numbers will be in the following format:  724 140914 220522.  The first 3 digits are the Store Number; the next 6 digits are the Ken’s Vendor Number at Schnucks, and the last 6 digits are the date Schnucks posted the charge</w:t>
      </w:r>
      <w:r w:rsidR="00360BAB">
        <w:rPr>
          <w:rFonts w:ascii="Arial" w:hAnsi="Arial" w:cs="Arial"/>
        </w:rPr>
        <w:t xml:space="preserve"> (t</w:t>
      </w:r>
      <w:r w:rsidRPr="00A6126F">
        <w:rPr>
          <w:rFonts w:ascii="Arial" w:hAnsi="Arial" w:cs="Arial"/>
        </w:rPr>
        <w:t>his date does not always exactly match the date deducted, but they are usually close</w:t>
      </w:r>
      <w:r w:rsidR="00360BAB">
        <w:rPr>
          <w:rFonts w:ascii="Arial" w:hAnsi="Arial" w:cs="Arial"/>
        </w:rPr>
        <w:t>)</w:t>
      </w:r>
      <w:r w:rsidRPr="00A6126F">
        <w:rPr>
          <w:rFonts w:ascii="Arial" w:hAnsi="Arial" w:cs="Arial"/>
        </w:rPr>
        <w:t xml:space="preserve">. Ken’s requires back-up for each of these charges, </w:t>
      </w:r>
      <w:r w:rsidR="00100ECB">
        <w:rPr>
          <w:rFonts w:ascii="Arial" w:hAnsi="Arial" w:cs="Arial"/>
        </w:rPr>
        <w:t>follow attached instructions</w:t>
      </w:r>
      <w:r w:rsidRPr="00A6126F">
        <w:rPr>
          <w:rFonts w:ascii="Arial" w:hAnsi="Arial" w:cs="Arial"/>
        </w:rPr>
        <w:t>:</w:t>
      </w:r>
    </w:p>
    <w:bookmarkStart w:id="18" w:name="_MON_1724064041"/>
    <w:bookmarkEnd w:id="18"/>
    <w:p w14:paraId="6D8F11B1" w14:textId="2268FD64" w:rsidR="00A6126F" w:rsidRPr="005358D5" w:rsidRDefault="00100ECB" w:rsidP="001553A0">
      <w:pPr>
        <w:pStyle w:val="ListParagraph"/>
        <w:rPr>
          <w:rFonts w:ascii="Arial" w:hAnsi="Arial" w:cs="Arial"/>
          <w:sz w:val="22"/>
          <w:szCs w:val="22"/>
          <w:u w:val="single"/>
        </w:rPr>
      </w:pPr>
      <w:r>
        <w:rPr>
          <w:rFonts w:ascii="Arial" w:hAnsi="Arial" w:cs="Arial"/>
          <w:sz w:val="22"/>
          <w:szCs w:val="22"/>
          <w:u w:val="single"/>
        </w:rPr>
        <w:object w:dxaOrig="1534" w:dyaOrig="997" w14:anchorId="30CDB222">
          <v:shape id="_x0000_i1029" type="#_x0000_t75" style="width:79.5pt;height:50.25pt" o:ole="" o:bordertopcolor="this" o:borderleftcolor="this" o:borderbottomcolor="this" o:borderrightcolor="this">
            <v:imagedata r:id="rId35" o:title=""/>
            <w10:bordertop type="single" width="4"/>
            <w10:borderleft type="single" width="4"/>
            <w10:borderbottom type="single" width="4"/>
            <w10:borderright type="single" width="4"/>
          </v:shape>
          <o:OLEObject Type="Embed" ProgID="Word.Document.12" ShapeID="_x0000_i1029" DrawAspect="Icon" ObjectID="_1843107209" r:id="rId36">
            <o:FieldCodes>\s</o:FieldCodes>
          </o:OLEObject>
        </w:object>
      </w:r>
    </w:p>
    <w:p w14:paraId="20C2FFA4" w14:textId="77777777" w:rsidR="00C91A13" w:rsidRDefault="00C91A13" w:rsidP="00A533B2">
      <w:pPr>
        <w:tabs>
          <w:tab w:val="left" w:pos="720"/>
        </w:tabs>
        <w:rPr>
          <w:rFonts w:ascii="Arial" w:hAnsi="Arial" w:cs="Arial"/>
        </w:rPr>
      </w:pPr>
    </w:p>
    <w:p w14:paraId="2B40CCDC" w14:textId="77777777" w:rsidR="00163169" w:rsidRDefault="00163169" w:rsidP="00A533B2">
      <w:pPr>
        <w:tabs>
          <w:tab w:val="left" w:pos="720"/>
        </w:tabs>
        <w:rPr>
          <w:rFonts w:ascii="Arial" w:hAnsi="Arial" w:cs="Arial"/>
        </w:rPr>
      </w:pPr>
    </w:p>
    <w:p w14:paraId="43E1B698" w14:textId="40A9FD84" w:rsidR="00163169" w:rsidRDefault="00163169" w:rsidP="00A533B2">
      <w:pPr>
        <w:tabs>
          <w:tab w:val="left" w:pos="720"/>
        </w:tabs>
        <w:rPr>
          <w:rFonts w:ascii="Arial" w:hAnsi="Arial" w:cs="Arial"/>
          <w:b/>
          <w:bCs/>
          <w:sz w:val="22"/>
          <w:szCs w:val="22"/>
          <w:u w:val="single"/>
        </w:rPr>
      </w:pPr>
      <w:bookmarkStart w:id="19" w:name="mars"/>
      <w:r w:rsidRPr="00163169">
        <w:rPr>
          <w:rFonts w:ascii="Arial" w:hAnsi="Arial" w:cs="Arial"/>
          <w:b/>
          <w:bCs/>
          <w:sz w:val="22"/>
          <w:szCs w:val="22"/>
          <w:u w:val="single"/>
        </w:rPr>
        <w:t>MARS FOODS US LLC</w:t>
      </w:r>
    </w:p>
    <w:bookmarkEnd w:id="19"/>
    <w:p w14:paraId="1BA69274" w14:textId="1E12D4C6" w:rsidR="00163169" w:rsidRDefault="00163169" w:rsidP="00163169">
      <w:pPr>
        <w:pStyle w:val="ListParagraph"/>
        <w:numPr>
          <w:ilvl w:val="0"/>
          <w:numId w:val="37"/>
        </w:numPr>
        <w:tabs>
          <w:tab w:val="left" w:pos="720"/>
        </w:tabs>
        <w:rPr>
          <w:rFonts w:ascii="Arial" w:hAnsi="Arial" w:cs="Arial"/>
        </w:rPr>
      </w:pPr>
      <w:r w:rsidRPr="00163169">
        <w:rPr>
          <w:rFonts w:ascii="Arial" w:hAnsi="Arial" w:cs="Arial"/>
        </w:rPr>
        <w:t xml:space="preserve">Schnucks is part of the Retail Merchandising for Mars Foods. </w:t>
      </w:r>
    </w:p>
    <w:p w14:paraId="140C5C8D" w14:textId="77777777" w:rsidR="00163169" w:rsidRPr="00163169" w:rsidRDefault="00163169" w:rsidP="00163169">
      <w:pPr>
        <w:pStyle w:val="ListParagraph"/>
        <w:tabs>
          <w:tab w:val="left" w:pos="720"/>
        </w:tabs>
        <w:rPr>
          <w:rFonts w:ascii="Arial" w:hAnsi="Arial" w:cs="Arial"/>
        </w:rPr>
      </w:pPr>
    </w:p>
    <w:p w14:paraId="45889DA3" w14:textId="77777777" w:rsidR="00970E84" w:rsidRDefault="00970E84" w:rsidP="00855EA4">
      <w:pPr>
        <w:ind w:left="450" w:hanging="450"/>
        <w:rPr>
          <w:rFonts w:ascii="Arial" w:hAnsi="Arial" w:cs="Arial"/>
          <w:b/>
          <w:sz w:val="22"/>
          <w:szCs w:val="22"/>
          <w:u w:val="single"/>
        </w:rPr>
      </w:pPr>
      <w:bookmarkStart w:id="20" w:name="proctergamble"/>
      <w:bookmarkStart w:id="21" w:name="sunnyd"/>
    </w:p>
    <w:p w14:paraId="3107E705" w14:textId="1BDB423B" w:rsidR="00855EA4" w:rsidRDefault="00855EA4" w:rsidP="00855EA4">
      <w:pPr>
        <w:ind w:left="450" w:hanging="450"/>
        <w:rPr>
          <w:rFonts w:ascii="Arial" w:hAnsi="Arial" w:cs="Arial"/>
          <w:lang w:val="en-GB"/>
        </w:rPr>
      </w:pPr>
      <w:r>
        <w:rPr>
          <w:rFonts w:ascii="Arial" w:hAnsi="Arial" w:cs="Arial"/>
          <w:b/>
          <w:sz w:val="22"/>
          <w:szCs w:val="22"/>
          <w:u w:val="single"/>
        </w:rPr>
        <w:t>PROCTER &amp; GAMBLE (P&amp;G)</w:t>
      </w:r>
      <w:bookmarkEnd w:id="20"/>
    </w:p>
    <w:p w14:paraId="17368329" w14:textId="4EB830B5" w:rsidR="00855EA4" w:rsidRPr="009D23E3" w:rsidRDefault="00855EA4" w:rsidP="00855EA4">
      <w:pPr>
        <w:pStyle w:val="ListParagraph"/>
        <w:numPr>
          <w:ilvl w:val="0"/>
          <w:numId w:val="17"/>
        </w:numPr>
        <w:tabs>
          <w:tab w:val="left" w:pos="720"/>
        </w:tabs>
        <w:ind w:left="720" w:hanging="450"/>
        <w:rPr>
          <w:rFonts w:ascii="Arial" w:hAnsi="Arial" w:cs="Arial"/>
          <w:lang w:val="en-GB"/>
        </w:rPr>
      </w:pPr>
      <w:r>
        <w:rPr>
          <w:rFonts w:ascii="Arial" w:hAnsi="Arial" w:cs="Arial"/>
        </w:rPr>
        <w:t xml:space="preserve">Schnucks submits monthly check requests for scans.  The billing comes via </w:t>
      </w:r>
      <w:r w:rsidR="009D23E3">
        <w:rPr>
          <w:rFonts w:ascii="Arial" w:hAnsi="Arial" w:cs="Arial"/>
        </w:rPr>
        <w:t>e-mail and will be in this format:</w:t>
      </w:r>
    </w:p>
    <w:p w14:paraId="0B317F2D" w14:textId="68DAE0F4" w:rsidR="009D23E3" w:rsidRDefault="009D23E3" w:rsidP="004C0CB8">
      <w:pPr>
        <w:tabs>
          <w:tab w:val="left" w:pos="720"/>
        </w:tabs>
        <w:jc w:val="center"/>
        <w:rPr>
          <w:rFonts w:ascii="Arial" w:hAnsi="Arial" w:cs="Arial"/>
          <w:lang w:val="en-GB"/>
        </w:rPr>
      </w:pPr>
      <w:r>
        <w:rPr>
          <w:noProof/>
        </w:rPr>
        <w:drawing>
          <wp:inline distT="0" distB="0" distL="0" distR="0" wp14:anchorId="47106181" wp14:editId="4EC0FAA8">
            <wp:extent cx="2326233" cy="1753467"/>
            <wp:effectExtent l="19050" t="19050" r="17145" b="184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45647" cy="1768101"/>
                    </a:xfrm>
                    <a:prstGeom prst="rect">
                      <a:avLst/>
                    </a:prstGeom>
                    <a:ln>
                      <a:solidFill>
                        <a:schemeClr val="tx1"/>
                      </a:solidFill>
                    </a:ln>
                  </pic:spPr>
                </pic:pic>
              </a:graphicData>
            </a:graphic>
          </wp:inline>
        </w:drawing>
      </w:r>
    </w:p>
    <w:p w14:paraId="2FF4E262" w14:textId="1BF178D4" w:rsidR="009D23E3" w:rsidRDefault="009D23E3" w:rsidP="009D23E3">
      <w:pPr>
        <w:tabs>
          <w:tab w:val="left" w:pos="720"/>
        </w:tabs>
        <w:rPr>
          <w:rFonts w:ascii="Arial" w:hAnsi="Arial" w:cs="Arial"/>
          <w:lang w:val="en-GB"/>
        </w:rPr>
      </w:pPr>
    </w:p>
    <w:p w14:paraId="1702294C" w14:textId="3AF62237" w:rsidR="009D23E3" w:rsidRDefault="009D23E3" w:rsidP="00011318">
      <w:pPr>
        <w:ind w:left="720"/>
        <w:rPr>
          <w:rFonts w:ascii="Calibri" w:eastAsia="Calibri" w:hAnsi="Calibri"/>
          <w:sz w:val="22"/>
          <w:szCs w:val="22"/>
          <w:lang w:val="en-US"/>
        </w:rPr>
      </w:pPr>
      <w:r w:rsidRPr="009D23E3">
        <w:rPr>
          <w:rFonts w:ascii="Arial" w:hAnsi="Arial" w:cs="Arial"/>
        </w:rPr>
        <w:t>Each PPG will be indexed as a separate check request and will have scan data attached</w:t>
      </w:r>
      <w:r>
        <w:t xml:space="preserve">. </w:t>
      </w:r>
      <w:r w:rsidR="005F36A6">
        <w:t xml:space="preserve"> </w:t>
      </w:r>
      <w:r>
        <w:rPr>
          <w:rFonts w:ascii="Calibri" w:eastAsia="Calibri" w:hAnsi="Calibri"/>
          <w:sz w:val="22"/>
          <w:szCs w:val="22"/>
          <w:lang w:val="en-US"/>
        </w:rPr>
        <w:t xml:space="preserve">When creating the DBW, use the performance dates for the full month that is in the subject line.   (In this </w:t>
      </w:r>
      <w:r w:rsidRPr="009D23E3">
        <w:rPr>
          <w:rFonts w:ascii="Calibri" w:eastAsia="Calibri" w:hAnsi="Calibri"/>
          <w:sz w:val="22"/>
          <w:szCs w:val="22"/>
          <w:lang w:val="en-US"/>
        </w:rPr>
        <w:t>example</w:t>
      </w:r>
      <w:r>
        <w:rPr>
          <w:rFonts w:ascii="Calibri" w:eastAsia="Calibri" w:hAnsi="Calibri"/>
          <w:sz w:val="22"/>
          <w:szCs w:val="22"/>
          <w:lang w:val="en-US"/>
        </w:rPr>
        <w:t>, use 10/1/19 – 10/31/19</w:t>
      </w:r>
      <w:r w:rsidRPr="009D23E3">
        <w:rPr>
          <w:rFonts w:ascii="Calibri" w:eastAsia="Calibri" w:hAnsi="Calibri"/>
          <w:sz w:val="22"/>
          <w:szCs w:val="22"/>
          <w:lang w:val="en-US"/>
        </w:rPr>
        <w:t>.</w:t>
      </w:r>
      <w:r w:rsidR="005F36A6">
        <w:rPr>
          <w:rFonts w:ascii="Calibri" w:eastAsia="Calibri" w:hAnsi="Calibri"/>
          <w:sz w:val="22"/>
          <w:szCs w:val="22"/>
          <w:lang w:val="en-US"/>
        </w:rPr>
        <w:t>)</w:t>
      </w:r>
      <w:r w:rsidRPr="009D23E3">
        <w:rPr>
          <w:rFonts w:ascii="Calibri" w:eastAsia="Calibri" w:hAnsi="Calibri"/>
          <w:sz w:val="22"/>
          <w:szCs w:val="22"/>
          <w:lang w:val="en-US"/>
        </w:rPr>
        <w:t xml:space="preserve">  </w:t>
      </w:r>
      <w:r w:rsidR="005F36A6">
        <w:rPr>
          <w:rFonts w:ascii="Calibri" w:eastAsia="Calibri" w:hAnsi="Calibri"/>
          <w:sz w:val="22"/>
          <w:szCs w:val="22"/>
          <w:lang w:val="en-US"/>
        </w:rPr>
        <w:t>A contract that covers the dates of the scan needs to be linked for any check request over</w:t>
      </w:r>
      <w:r w:rsidRPr="009D23E3">
        <w:rPr>
          <w:rFonts w:ascii="Calibri" w:eastAsia="Calibri" w:hAnsi="Calibri"/>
          <w:sz w:val="22"/>
          <w:szCs w:val="22"/>
          <w:lang w:val="en-US"/>
        </w:rPr>
        <w:t xml:space="preserve"> $300.00. </w:t>
      </w:r>
    </w:p>
    <w:p w14:paraId="4DFD9A2C" w14:textId="77777777" w:rsidR="00824454" w:rsidRDefault="00824454" w:rsidP="007B2B3A">
      <w:pPr>
        <w:rPr>
          <w:rFonts w:ascii="Calibri" w:eastAsia="Calibri" w:hAnsi="Calibri"/>
          <w:sz w:val="22"/>
          <w:szCs w:val="22"/>
          <w:lang w:val="en-US"/>
        </w:rPr>
      </w:pPr>
    </w:p>
    <w:p w14:paraId="29BE785A" w14:textId="0B887EDC" w:rsidR="007B2B3A" w:rsidRDefault="007B2B3A" w:rsidP="007B2B3A">
      <w:pPr>
        <w:rPr>
          <w:rFonts w:ascii="Arial" w:eastAsia="Calibri" w:hAnsi="Arial" w:cs="Arial"/>
          <w:b/>
          <w:bCs/>
          <w:sz w:val="22"/>
          <w:szCs w:val="22"/>
          <w:u w:val="single"/>
          <w:lang w:val="en-US"/>
        </w:rPr>
      </w:pPr>
      <w:bookmarkStart w:id="22" w:name="SImply"/>
      <w:r w:rsidRPr="007B2B3A">
        <w:rPr>
          <w:rFonts w:ascii="Arial" w:eastAsia="Calibri" w:hAnsi="Arial" w:cs="Arial"/>
          <w:b/>
          <w:bCs/>
          <w:sz w:val="22"/>
          <w:szCs w:val="22"/>
          <w:u w:val="single"/>
          <w:lang w:val="en-US"/>
        </w:rPr>
        <w:t xml:space="preserve">SIMPLY GOOD FOODS USA </w:t>
      </w:r>
    </w:p>
    <w:bookmarkEnd w:id="22"/>
    <w:p w14:paraId="064B8A32" w14:textId="6FF9D84F" w:rsidR="005F36A6" w:rsidRDefault="007B2B3A" w:rsidP="006D4E5E">
      <w:pPr>
        <w:pStyle w:val="ListParagraph"/>
        <w:numPr>
          <w:ilvl w:val="0"/>
          <w:numId w:val="17"/>
        </w:numPr>
        <w:rPr>
          <w:rFonts w:ascii="Arial" w:hAnsi="Arial" w:cs="Arial"/>
        </w:rPr>
      </w:pPr>
      <w:r w:rsidRPr="006D4E5E">
        <w:rPr>
          <w:rFonts w:ascii="Arial" w:hAnsi="Arial" w:cs="Arial"/>
        </w:rPr>
        <w:t>Store Damages (a.k.a. VGP or Vendor Guaranteed Product) - Deductions will be in waves – Invoice Numbers will be in the following format:</w:t>
      </w:r>
      <w:bookmarkEnd w:id="21"/>
      <w:r w:rsidR="00FC6C34">
        <w:rPr>
          <w:rFonts w:ascii="Arial" w:hAnsi="Arial" w:cs="Arial"/>
        </w:rPr>
        <w:t xml:space="preserve"> 206162621240908.</w:t>
      </w:r>
      <w:r w:rsidR="0046395D">
        <w:rPr>
          <w:rFonts w:ascii="Arial" w:hAnsi="Arial" w:cs="Arial"/>
        </w:rPr>
        <w:t xml:space="preserve"> Stepped as Non-Trade/Damages. </w:t>
      </w:r>
    </w:p>
    <w:p w14:paraId="62A0D113" w14:textId="77777777" w:rsidR="00FC6C34" w:rsidRDefault="00FC6C34" w:rsidP="00FC6C34">
      <w:pPr>
        <w:pStyle w:val="ListParagraph"/>
        <w:ind w:left="1170"/>
        <w:rPr>
          <w:rFonts w:ascii="Arial" w:hAnsi="Arial" w:cs="Arial"/>
        </w:rPr>
      </w:pPr>
    </w:p>
    <w:p w14:paraId="5447AB02" w14:textId="148AADA6" w:rsidR="005F36A6" w:rsidRDefault="005F36A6" w:rsidP="005F36A6">
      <w:pPr>
        <w:tabs>
          <w:tab w:val="left" w:pos="720"/>
        </w:tabs>
        <w:rPr>
          <w:rFonts w:ascii="Arial" w:hAnsi="Arial" w:cs="Arial"/>
        </w:rPr>
      </w:pPr>
    </w:p>
    <w:p w14:paraId="20ACF2F8" w14:textId="77777777" w:rsidR="00A27E30" w:rsidRPr="0054623E" w:rsidRDefault="00A27E30" w:rsidP="00A27E30">
      <w:pPr>
        <w:pStyle w:val="Heading1"/>
        <w:numPr>
          <w:ilvl w:val="0"/>
          <w:numId w:val="0"/>
        </w:numPr>
        <w:shd w:val="clear" w:color="auto" w:fill="99CCFF"/>
        <w:spacing w:before="0" w:after="0"/>
        <w:rPr>
          <w:rFonts w:ascii="Arial" w:hAnsi="Arial" w:cs="Arial"/>
          <w:lang w:val="en-GB"/>
        </w:rPr>
      </w:pPr>
      <w:r w:rsidRPr="0054623E">
        <w:rPr>
          <w:rFonts w:ascii="Arial" w:hAnsi="Arial" w:cs="Arial"/>
          <w:lang w:val="en-GB"/>
        </w:rPr>
        <w:t>PROCESS STEPS</w:t>
      </w:r>
    </w:p>
    <w:p w14:paraId="25F1E924" w14:textId="77777777" w:rsidR="00A27E30" w:rsidRDefault="00A27E30" w:rsidP="00285267">
      <w:pPr>
        <w:rPr>
          <w:lang w:val="en-GB"/>
        </w:rPr>
      </w:pPr>
    </w:p>
    <w:p w14:paraId="4C89C3C6" w14:textId="77777777" w:rsidR="00B36D5E" w:rsidRPr="005D3DC7" w:rsidRDefault="005D3DC7" w:rsidP="005D3DC7">
      <w:pPr>
        <w:pStyle w:val="ListParagraph"/>
        <w:numPr>
          <w:ilvl w:val="0"/>
          <w:numId w:val="13"/>
        </w:numPr>
        <w:rPr>
          <w:rFonts w:ascii="Arial" w:hAnsi="Arial" w:cs="Arial"/>
          <w:b/>
          <w:u w:val="single"/>
          <w:lang w:val="en-GB"/>
        </w:rPr>
      </w:pPr>
      <w:bookmarkStart w:id="23" w:name="offinvoice"/>
      <w:r>
        <w:rPr>
          <w:rFonts w:ascii="Arial" w:hAnsi="Arial" w:cs="Arial"/>
          <w:b/>
          <w:sz w:val="22"/>
          <w:szCs w:val="22"/>
          <w:u w:val="single"/>
          <w:lang w:val="en-GB"/>
        </w:rPr>
        <w:t xml:space="preserve"> </w:t>
      </w:r>
      <w:r w:rsidR="00B36D5E" w:rsidRPr="005D3DC7">
        <w:rPr>
          <w:rFonts w:ascii="Arial" w:hAnsi="Arial" w:cs="Arial"/>
          <w:b/>
          <w:sz w:val="22"/>
          <w:szCs w:val="22"/>
          <w:u w:val="single"/>
          <w:lang w:val="en-GB"/>
        </w:rPr>
        <w:t>Deduction Type: Off Invoice</w:t>
      </w:r>
      <w:bookmarkEnd w:id="23"/>
    </w:p>
    <w:p w14:paraId="5C285786" w14:textId="77777777" w:rsidR="00B36D5E" w:rsidRDefault="00B36D5E" w:rsidP="00B36D5E">
      <w:pPr>
        <w:rPr>
          <w:lang w:val="en-GB"/>
        </w:rPr>
      </w:pPr>
    </w:p>
    <w:p w14:paraId="12B28C4B" w14:textId="77777777" w:rsidR="00A528BC" w:rsidRDefault="00A528BC" w:rsidP="00A528BC">
      <w:pPr>
        <w:pStyle w:val="ListParagraph"/>
        <w:overflowPunct/>
        <w:autoSpaceDE/>
        <w:autoSpaceDN/>
        <w:adjustRightInd/>
        <w:spacing w:after="200" w:line="276" w:lineRule="auto"/>
        <w:jc w:val="both"/>
        <w:textAlignment w:val="auto"/>
        <w:rPr>
          <w:rFonts w:ascii="Arial" w:hAnsi="Arial" w:cs="Arial"/>
          <w:lang w:val="en-GB"/>
        </w:rPr>
      </w:pPr>
      <w:r w:rsidRPr="00F34E3F">
        <w:rPr>
          <w:rFonts w:ascii="Arial" w:hAnsi="Arial" w:cs="Arial"/>
          <w:lang w:val="en-GB"/>
        </w:rPr>
        <w:lastRenderedPageBreak/>
        <w:t>A per case off invoice allowance</w:t>
      </w:r>
      <w:r w:rsidR="00237438">
        <w:rPr>
          <w:rFonts w:ascii="Arial" w:hAnsi="Arial" w:cs="Arial"/>
          <w:lang w:val="en-GB"/>
        </w:rPr>
        <w:t xml:space="preserve"> (OI)</w:t>
      </w:r>
      <w:r w:rsidRPr="00F34E3F">
        <w:rPr>
          <w:rFonts w:ascii="Arial" w:hAnsi="Arial" w:cs="Arial"/>
          <w:lang w:val="en-GB"/>
        </w:rPr>
        <w:t xml:space="preserve"> is given to the customer as an automatic discount for product purchased from the client. If the customer does not receive the allowance off the face of the invoice they will deduct for it. If the customer requested an allowance that is not valid, the CSC will send a notification to the customer in writing. Customers view purchase orders as contracts. If they are not notified of allowance discrepancies, they will pay according to their purchase order total. </w:t>
      </w:r>
    </w:p>
    <w:p w14:paraId="66BCE033" w14:textId="77777777" w:rsidR="00A528BC" w:rsidRDefault="00A528BC" w:rsidP="00A528BC">
      <w:pPr>
        <w:pStyle w:val="ListParagraph"/>
        <w:overflowPunct/>
        <w:autoSpaceDE/>
        <w:autoSpaceDN/>
        <w:adjustRightInd/>
        <w:spacing w:after="200" w:line="276" w:lineRule="auto"/>
        <w:jc w:val="both"/>
        <w:textAlignment w:val="auto"/>
        <w:rPr>
          <w:rFonts w:ascii="Arial" w:hAnsi="Arial" w:cs="Arial"/>
          <w:lang w:val="en-GB"/>
        </w:rPr>
      </w:pPr>
    </w:p>
    <w:p w14:paraId="76F20540" w14:textId="77777777" w:rsidR="00B36D5E" w:rsidRDefault="00A528BC" w:rsidP="00A528BC">
      <w:pPr>
        <w:pStyle w:val="ListParagraph"/>
        <w:overflowPunct/>
        <w:autoSpaceDE/>
        <w:autoSpaceDN/>
        <w:adjustRightInd/>
        <w:spacing w:after="200" w:line="276" w:lineRule="auto"/>
        <w:jc w:val="both"/>
        <w:textAlignment w:val="auto"/>
        <w:rPr>
          <w:sz w:val="22"/>
          <w:szCs w:val="22"/>
          <w:lang w:val="en-GB"/>
        </w:rPr>
      </w:pPr>
      <w:r>
        <w:object w:dxaOrig="19100" w:dyaOrig="7175" w14:anchorId="247165CE">
          <v:shape id="_x0000_i1030" type="#_x0000_t75" style="width:482.25pt;height:3in" o:ole="">
            <v:imagedata r:id="rId38" o:title=""/>
          </v:shape>
          <o:OLEObject Type="Embed" ProgID="Visio.Drawing.11" ShapeID="_x0000_i1030" DrawAspect="Content" ObjectID="_1843107210" r:id="rId39"/>
        </w:object>
      </w:r>
    </w:p>
    <w:p w14:paraId="3DC06AB3" w14:textId="77777777" w:rsidR="00B36D5E" w:rsidRDefault="00B36D5E" w:rsidP="00B36D5E">
      <w:pPr>
        <w:rPr>
          <w:lang w:val="en-GB"/>
        </w:rPr>
      </w:pPr>
      <w:r>
        <w:rPr>
          <w:lang w:val="en-GB"/>
        </w:rPr>
        <w:br w:type="page"/>
      </w:r>
    </w:p>
    <w:p w14:paraId="7DD37C8A" w14:textId="1BDAE0CF" w:rsidR="007132A8" w:rsidRPr="00F84437" w:rsidRDefault="001D4ED1" w:rsidP="00757F22">
      <w:pPr>
        <w:pStyle w:val="ListParagraph"/>
        <w:numPr>
          <w:ilvl w:val="1"/>
          <w:numId w:val="9"/>
        </w:numPr>
        <w:rPr>
          <w:rFonts w:ascii="Arial" w:hAnsi="Arial" w:cs="Arial"/>
          <w:lang w:val="en-GB"/>
        </w:rPr>
      </w:pPr>
      <w:r w:rsidRPr="00757F22">
        <w:rPr>
          <w:rFonts w:ascii="Arial" w:hAnsi="Arial" w:cs="Arial"/>
          <w:b/>
          <w:lang w:val="en-GB"/>
        </w:rPr>
        <w:lastRenderedPageBreak/>
        <w:t>Customer Invoice for Off Invoice</w:t>
      </w:r>
      <w:r w:rsidR="00237438" w:rsidRPr="00757F22">
        <w:rPr>
          <w:rFonts w:ascii="Arial" w:hAnsi="Arial" w:cs="Arial"/>
          <w:b/>
          <w:lang w:val="en-GB"/>
        </w:rPr>
        <w:t xml:space="preserve"> (OI)</w:t>
      </w:r>
      <w:r w:rsidRPr="00757F22">
        <w:rPr>
          <w:rFonts w:ascii="Arial" w:hAnsi="Arial" w:cs="Arial"/>
          <w:b/>
          <w:lang w:val="en-GB"/>
        </w:rPr>
        <w:t xml:space="preserve">: </w:t>
      </w:r>
    </w:p>
    <w:p w14:paraId="36EF2D6E" w14:textId="10AEB2B3" w:rsidR="00F84437" w:rsidRDefault="00F84437" w:rsidP="00F84437">
      <w:pPr>
        <w:pStyle w:val="ListParagraph"/>
        <w:ind w:left="360"/>
        <w:rPr>
          <w:rFonts w:ascii="Arial" w:hAnsi="Arial" w:cs="Arial"/>
          <w:b/>
          <w:lang w:val="en-GB"/>
        </w:rPr>
      </w:pPr>
    </w:p>
    <w:p w14:paraId="190A396C" w14:textId="3DEACC1C" w:rsidR="00F84437" w:rsidRPr="00757F22" w:rsidRDefault="00F84437" w:rsidP="00F84437">
      <w:pPr>
        <w:pStyle w:val="ListParagraph"/>
        <w:ind w:left="360"/>
        <w:rPr>
          <w:rFonts w:ascii="Arial" w:hAnsi="Arial" w:cs="Arial"/>
          <w:lang w:val="en-GB"/>
        </w:rPr>
      </w:pPr>
      <w:r>
        <w:rPr>
          <w:rFonts w:ascii="Arial" w:hAnsi="Arial" w:cs="Arial"/>
          <w:b/>
          <w:lang w:val="en-GB"/>
        </w:rPr>
        <w:t xml:space="preserve">The PO-related invoices are an Excel file.  The below example is show only sections of the invoice, based on what is needed to validate a missed OI claim.  </w:t>
      </w:r>
      <w:r w:rsidR="003E1B70">
        <w:rPr>
          <w:rFonts w:ascii="Arial" w:hAnsi="Arial" w:cs="Arial"/>
          <w:b/>
          <w:lang w:val="en-GB"/>
        </w:rPr>
        <w:t xml:space="preserve">The entire invoice must be reviewed for </w:t>
      </w:r>
      <w:r w:rsidR="009C7FD1">
        <w:rPr>
          <w:rFonts w:ascii="Arial" w:hAnsi="Arial" w:cs="Arial"/>
          <w:b/>
          <w:lang w:val="en-GB"/>
        </w:rPr>
        <w:t xml:space="preserve">any </w:t>
      </w:r>
      <w:r w:rsidR="003E1B70">
        <w:rPr>
          <w:rFonts w:ascii="Arial" w:hAnsi="Arial" w:cs="Arial"/>
          <w:b/>
          <w:lang w:val="en-GB"/>
        </w:rPr>
        <w:t xml:space="preserve">possible </w:t>
      </w:r>
      <w:r w:rsidR="009C7FD1">
        <w:rPr>
          <w:rFonts w:ascii="Arial" w:hAnsi="Arial" w:cs="Arial"/>
          <w:b/>
          <w:lang w:val="en-GB"/>
        </w:rPr>
        <w:t>PO-related issue.</w:t>
      </w:r>
    </w:p>
    <w:p w14:paraId="7C9059F0" w14:textId="77777777" w:rsidR="00FD5D9F" w:rsidRDefault="00FD5D9F" w:rsidP="00B36D5E">
      <w:pPr>
        <w:rPr>
          <w:lang w:val="en-GB"/>
        </w:rPr>
      </w:pPr>
    </w:p>
    <w:p w14:paraId="38DE205C" w14:textId="3C421416" w:rsidR="00757F22" w:rsidRDefault="008F23CA" w:rsidP="00B36D5E">
      <w:pPr>
        <w:rPr>
          <w:lang w:val="en-GB"/>
        </w:rPr>
      </w:pPr>
      <w:r w:rsidRPr="00F84437">
        <w:rPr>
          <w:noProof/>
          <w:lang w:val="en-GB"/>
        </w:rPr>
        <mc:AlternateContent>
          <mc:Choice Requires="wps">
            <w:drawing>
              <wp:anchor distT="0" distB="0" distL="114300" distR="114300" simplePos="0" relativeHeight="253075968" behindDoc="0" locked="0" layoutInCell="1" allowOverlap="1" wp14:anchorId="0B00CDC1" wp14:editId="6126EEF5">
                <wp:simplePos x="0" y="0"/>
                <wp:positionH relativeFrom="column">
                  <wp:posOffset>6331585</wp:posOffset>
                </wp:positionH>
                <wp:positionV relativeFrom="paragraph">
                  <wp:posOffset>1434465</wp:posOffset>
                </wp:positionV>
                <wp:extent cx="78740" cy="485140"/>
                <wp:effectExtent l="57150" t="0" r="35560" b="48260"/>
                <wp:wrapNone/>
                <wp:docPr id="16" name="AutoShap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8740" cy="4851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E193757" id="_x0000_t32" coordsize="21600,21600" o:spt="32" o:oned="t" path="m,l21600,21600e" filled="f">
                <v:path arrowok="t" fillok="f" o:connecttype="none"/>
                <o:lock v:ext="edit" shapetype="t"/>
              </v:shapetype>
              <v:shape id="AutoShape 1441" o:spid="_x0000_s1026" type="#_x0000_t32" style="position:absolute;margin-left:498.55pt;margin-top:112.95pt;width:6.2pt;height:38.2pt;flip:x;z-index:25307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" strokeweight="1.5pt">
                <v:stroke endarrow="block"/>
                <v:shadow color="#868686"/>
              </v:shape>
            </w:pict>
          </mc:Fallback>
        </mc:AlternateContent>
      </w:r>
      <w:r w:rsidRPr="00F84437">
        <w:rPr>
          <w:noProof/>
          <w:lang w:val="en-GB"/>
        </w:rPr>
        <mc:AlternateContent>
          <mc:Choice Requires="wps">
            <w:drawing>
              <wp:anchor distT="0" distB="0" distL="114300" distR="114300" simplePos="0" relativeHeight="253580800" behindDoc="0" locked="0" layoutInCell="1" allowOverlap="1" wp14:anchorId="0E4721EB" wp14:editId="74D9D885">
                <wp:simplePos x="0" y="0"/>
                <wp:positionH relativeFrom="margin">
                  <wp:posOffset>5543549</wp:posOffset>
                </wp:positionH>
                <wp:positionV relativeFrom="paragraph">
                  <wp:posOffset>177165</wp:posOffset>
                </wp:positionV>
                <wp:extent cx="695325" cy="1256665"/>
                <wp:effectExtent l="0" t="0" r="28575" b="19685"/>
                <wp:wrapNone/>
                <wp:docPr id="219" name="AutoShape 1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325" cy="1256665"/>
                        </a:xfrm>
                        <a:prstGeom prst="roundRect">
                          <a:avLst>
                            <a:gd name="adj" fmla="val 16667"/>
                          </a:avLst>
                        </a:prstGeom>
                        <a:noFill/>
                        <a:ln w="19050">
                          <a:solidFill>
                            <a:srgbClr val="FF0000"/>
                          </a:solidFill>
                          <a:prstDash val="lgDash"/>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2BA1C7" id="AutoShape 1442" o:spid="_x0000_s1026" style="position:absolute;margin-left:436.5pt;margin-top:13.95pt;width:54.75pt;height:98.95pt;z-index:25358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" filled="f" strokecolor="red" strokeweight="1.5pt">
                <v:stroke dashstyle="longDash"/>
                <v:shadow color="#868686"/>
                <w10:wrap anchorx="margin"/>
              </v:roundrect>
            </w:pict>
          </mc:Fallback>
        </mc:AlternateContent>
      </w:r>
      <w:r w:rsidRPr="00F84437">
        <w:rPr>
          <w:noProof/>
          <w:lang w:val="en-GB"/>
        </w:rPr>
        <mc:AlternateContent>
          <mc:Choice Requires="wps">
            <w:drawing>
              <wp:anchor distT="0" distB="0" distL="114300" distR="114300" simplePos="0" relativeHeight="253069824" behindDoc="0" locked="0" layoutInCell="1" allowOverlap="1" wp14:anchorId="343D66A9" wp14:editId="7FF2E18F">
                <wp:simplePos x="0" y="0"/>
                <wp:positionH relativeFrom="margin">
                  <wp:align>right</wp:align>
                </wp:positionH>
                <wp:positionV relativeFrom="paragraph">
                  <wp:posOffset>167640</wp:posOffset>
                </wp:positionV>
                <wp:extent cx="609600" cy="1256665"/>
                <wp:effectExtent l="0" t="0" r="19050" b="19685"/>
                <wp:wrapNone/>
                <wp:docPr id="12" name="AutoShape 1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12566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B9F70A" id="AutoShape 1442" o:spid="_x0000_s1026" style="position:absolute;margin-left:-3.2pt;margin-top:13.2pt;width:48pt;height:98.95pt;z-index:253069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" filled="f" strokecolor="red" strokeweight="1.5pt">
                <v:shadow color="#868686"/>
                <w10:wrap anchorx="margin"/>
              </v:roundrect>
            </w:pict>
          </mc:Fallback>
        </mc:AlternateContent>
      </w:r>
      <w:r w:rsidR="00F84437" w:rsidRPr="00F84437">
        <w:rPr>
          <w:noProof/>
          <w:lang w:val="en-GB"/>
        </w:rPr>
        <mc:AlternateContent>
          <mc:Choice Requires="wps">
            <w:drawing>
              <wp:anchor distT="0" distB="0" distL="114300" distR="114300" simplePos="0" relativeHeight="253067776" behindDoc="0" locked="0" layoutInCell="1" allowOverlap="1" wp14:anchorId="009BF165" wp14:editId="4429779D">
                <wp:simplePos x="0" y="0"/>
                <wp:positionH relativeFrom="column">
                  <wp:posOffset>1771650</wp:posOffset>
                </wp:positionH>
                <wp:positionV relativeFrom="paragraph">
                  <wp:posOffset>161290</wp:posOffset>
                </wp:positionV>
                <wp:extent cx="2028825" cy="1256665"/>
                <wp:effectExtent l="0" t="0" r="28575" b="19685"/>
                <wp:wrapNone/>
                <wp:docPr id="11" name="AutoShape 1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12566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0018AB" id="AutoShape 1442" o:spid="_x0000_s1026" style="position:absolute;margin-left:139.5pt;margin-top:12.7pt;width:159.75pt;height:98.95pt;z-index:25306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" filled="f" strokecolor="red" strokeweight="1.5pt">
                <v:shadow color="#868686"/>
              </v:roundrect>
            </w:pict>
          </mc:Fallback>
        </mc:AlternateContent>
      </w:r>
      <w:r w:rsidR="00F84437" w:rsidRPr="00F84437">
        <w:rPr>
          <w:noProof/>
          <w:lang w:val="en-GB"/>
        </w:rPr>
        <mc:AlternateContent>
          <mc:Choice Requires="wps">
            <w:drawing>
              <wp:anchor distT="0" distB="0" distL="114300" distR="114300" simplePos="0" relativeHeight="253065728" behindDoc="0" locked="0" layoutInCell="1" allowOverlap="1" wp14:anchorId="7F4F2EE9" wp14:editId="64A97764">
                <wp:simplePos x="0" y="0"/>
                <wp:positionH relativeFrom="column">
                  <wp:posOffset>638175</wp:posOffset>
                </wp:positionH>
                <wp:positionV relativeFrom="paragraph">
                  <wp:posOffset>151765</wp:posOffset>
                </wp:positionV>
                <wp:extent cx="1057275" cy="1256665"/>
                <wp:effectExtent l="0" t="0" r="28575" b="19685"/>
                <wp:wrapNone/>
                <wp:docPr id="9" name="AutoShape 1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275" cy="12566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734ABA" id="AutoShape 1442" o:spid="_x0000_s1026" style="position:absolute;margin-left:50.25pt;margin-top:11.95pt;width:83.25pt;height:98.95pt;z-index:25306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" filled="f" strokecolor="red" strokeweight="1.5pt">
                <v:shadow color="#868686"/>
              </v:roundrect>
            </w:pict>
          </mc:Fallback>
        </mc:AlternateContent>
      </w:r>
      <w:r w:rsidR="00F84437" w:rsidRPr="00F84437">
        <w:rPr>
          <w:noProof/>
          <w:lang w:val="en-GB"/>
        </w:rPr>
        <mc:AlternateContent>
          <mc:Choice Requires="wps">
            <w:drawing>
              <wp:anchor distT="0" distB="0" distL="114300" distR="114300" simplePos="0" relativeHeight="253062656" behindDoc="0" locked="0" layoutInCell="1" allowOverlap="1" wp14:anchorId="11FE2834" wp14:editId="2FB8E23E">
                <wp:simplePos x="0" y="0"/>
                <wp:positionH relativeFrom="column">
                  <wp:posOffset>78740</wp:posOffset>
                </wp:positionH>
                <wp:positionV relativeFrom="paragraph">
                  <wp:posOffset>133350</wp:posOffset>
                </wp:positionV>
                <wp:extent cx="502285" cy="1256665"/>
                <wp:effectExtent l="0" t="0" r="12065" b="19685"/>
                <wp:wrapNone/>
                <wp:docPr id="7" name="AutoShape 1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285" cy="12566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3A77333" id="AutoShape 1442" o:spid="_x0000_s1026" style="position:absolute;margin-left:6.2pt;margin-top:10.5pt;width:39.55pt;height:98.95pt;z-index:25306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" filled="f" strokecolor="red" strokeweight="1.5pt">
                <v:shadow color="#868686"/>
              </v:roundrect>
            </w:pict>
          </mc:Fallback>
        </mc:AlternateContent>
      </w:r>
      <w:r w:rsidR="00F84437" w:rsidRPr="00F84437">
        <w:rPr>
          <w:noProof/>
          <w:lang w:val="en-GB"/>
        </w:rPr>
        <mc:AlternateContent>
          <mc:Choice Requires="wps">
            <w:drawing>
              <wp:anchor distT="0" distB="0" distL="114300" distR="114300" simplePos="0" relativeHeight="253061632" behindDoc="0" locked="0" layoutInCell="1" allowOverlap="1" wp14:anchorId="43564240" wp14:editId="19B3960D">
                <wp:simplePos x="0" y="0"/>
                <wp:positionH relativeFrom="column">
                  <wp:posOffset>371475</wp:posOffset>
                </wp:positionH>
                <wp:positionV relativeFrom="paragraph">
                  <wp:posOffset>1472565</wp:posOffset>
                </wp:positionV>
                <wp:extent cx="76200" cy="1371600"/>
                <wp:effectExtent l="0" t="0" r="76200" b="57150"/>
                <wp:wrapNone/>
                <wp:docPr id="5" name="AutoShap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13716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F69FD8A" id="AutoShape 1441" o:spid="_x0000_s1026" type="#_x0000_t32" style="position:absolute;margin-left:29.25pt;margin-top:115.95pt;width:6pt;height:108pt;z-index:25306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" strokeweight="1.5pt">
                <v:stroke endarrow="block"/>
                <v:shadow color="#868686"/>
              </v:shape>
            </w:pict>
          </mc:Fallback>
        </mc:AlternateContent>
      </w:r>
      <w:r w:rsidR="00F84437" w:rsidRPr="00F84437">
        <w:rPr>
          <w:noProof/>
          <w:lang w:val="en-GB"/>
        </w:rPr>
        <mc:AlternateContent>
          <mc:Choice Requires="wps">
            <w:drawing>
              <wp:anchor distT="0" distB="0" distL="114300" distR="114300" simplePos="0" relativeHeight="253073920" behindDoc="0" locked="0" layoutInCell="1" allowOverlap="1" wp14:anchorId="21B79D35" wp14:editId="76DB682F">
                <wp:simplePos x="0" y="0"/>
                <wp:positionH relativeFrom="column">
                  <wp:posOffset>2486025</wp:posOffset>
                </wp:positionH>
                <wp:positionV relativeFrom="paragraph">
                  <wp:posOffset>1437640</wp:posOffset>
                </wp:positionV>
                <wp:extent cx="45719" cy="504190"/>
                <wp:effectExtent l="38100" t="0" r="69215" b="48260"/>
                <wp:wrapNone/>
                <wp:docPr id="15" name="AutoShap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5041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DF90D0D" id="AutoShape 1441" o:spid="_x0000_s1026" type="#_x0000_t32" style="position:absolute;margin-left:195.75pt;margin-top:113.2pt;width:3.6pt;height:39.7pt;z-index:25307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" strokeweight="1.5pt">
                <v:stroke endarrow="block"/>
                <v:shadow color="#868686"/>
              </v:shape>
            </w:pict>
          </mc:Fallback>
        </mc:AlternateContent>
      </w:r>
      <w:r w:rsidR="00F84437" w:rsidRPr="00F84437">
        <w:rPr>
          <w:noProof/>
          <w:lang w:val="en-GB"/>
        </w:rPr>
        <mc:AlternateContent>
          <mc:Choice Requires="wps">
            <w:drawing>
              <wp:anchor distT="0" distB="0" distL="114300" distR="114300" simplePos="0" relativeHeight="253071872" behindDoc="0" locked="0" layoutInCell="1" allowOverlap="1" wp14:anchorId="787C4CBA" wp14:editId="106A12BB">
                <wp:simplePos x="0" y="0"/>
                <wp:positionH relativeFrom="column">
                  <wp:posOffset>1047750</wp:posOffset>
                </wp:positionH>
                <wp:positionV relativeFrom="paragraph">
                  <wp:posOffset>1428115</wp:posOffset>
                </wp:positionV>
                <wp:extent cx="45719" cy="504190"/>
                <wp:effectExtent l="38100" t="0" r="69215" b="48260"/>
                <wp:wrapNone/>
                <wp:docPr id="14" name="AutoShap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5041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8686032" id="AutoShape 1441" o:spid="_x0000_s1026" type="#_x0000_t32" style="position:absolute;margin-left:82.5pt;margin-top:112.45pt;width:3.6pt;height:39.7pt;z-index:25307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" strokeweight="1.5pt">
                <v:stroke endarrow="block"/>
                <v:shadow color="#868686"/>
              </v:shape>
            </w:pict>
          </mc:Fallback>
        </mc:AlternateContent>
      </w:r>
      <w:r w:rsidR="00F84437">
        <w:rPr>
          <w:noProof/>
        </w:rPr>
        <w:drawing>
          <wp:inline distT="0" distB="0" distL="0" distR="0" wp14:anchorId="5D6A3498" wp14:editId="52F6E6BF">
            <wp:extent cx="6858000" cy="15900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858000" cy="1590040"/>
                    </a:xfrm>
                    <a:prstGeom prst="rect">
                      <a:avLst/>
                    </a:prstGeom>
                  </pic:spPr>
                </pic:pic>
              </a:graphicData>
            </a:graphic>
          </wp:inline>
        </w:drawing>
      </w:r>
    </w:p>
    <w:p w14:paraId="06470DE7" w14:textId="0BAF3FA3" w:rsidR="00FD5D9F" w:rsidRDefault="00F84437" w:rsidP="00B36D5E">
      <w:pPr>
        <w:rPr>
          <w:lang w:val="en-GB"/>
        </w:rPr>
      </w:pPr>
      <w:r w:rsidRPr="00F84437">
        <w:rPr>
          <w:noProof/>
          <w:lang w:val="en-GB"/>
        </w:rPr>
        <mc:AlternateContent>
          <mc:Choice Requires="wps">
            <w:drawing>
              <wp:anchor distT="0" distB="0" distL="114300" distR="114300" simplePos="0" relativeHeight="253087232" behindDoc="0" locked="0" layoutInCell="1" allowOverlap="1" wp14:anchorId="026751D0" wp14:editId="7EDD475E">
                <wp:simplePos x="0" y="0"/>
                <wp:positionH relativeFrom="column">
                  <wp:posOffset>4349115</wp:posOffset>
                </wp:positionH>
                <wp:positionV relativeFrom="paragraph">
                  <wp:posOffset>6350</wp:posOffset>
                </wp:positionV>
                <wp:extent cx="351155" cy="375285"/>
                <wp:effectExtent l="0" t="0" r="10795" b="24765"/>
                <wp:wrapNone/>
                <wp:docPr id="31" name="Oval 1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528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4051684" w14:textId="6F82AD9C" w:rsidR="00393F33" w:rsidRPr="00757F22" w:rsidRDefault="00393F33" w:rsidP="00F84437">
                            <w:pPr>
                              <w:rPr>
                                <w:rFonts w:ascii="Arial" w:hAnsi="Arial" w:cs="Arial"/>
                              </w:rPr>
                            </w:pPr>
                            <w:r>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26751D0" id="Oval 1435" o:spid="_x0000_s1027" style="position:absolute;margin-left:342.45pt;margin-top:.5pt;width:27.65pt;height:29.55pt;z-index:2530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" fillcolor="yellow" strokecolor="yellow" strokeweight="1.5pt">
                <v:shadow color="#868686"/>
                <v:textbox>
                  <w:txbxContent>
                    <w:p w14:paraId="54051684" w14:textId="6F82AD9C" w:rsidR="00393F33" w:rsidRPr="00757F22" w:rsidRDefault="00393F33" w:rsidP="00F84437">
                      <w:pPr>
                        <w:rPr>
                          <w:rFonts w:ascii="Arial" w:hAnsi="Arial" w:cs="Arial"/>
                        </w:rPr>
                      </w:pPr>
                      <w:r>
                        <w:rPr>
                          <w:rFonts w:ascii="Arial" w:hAnsi="Arial" w:cs="Arial"/>
                        </w:rPr>
                        <w:t>3</w:t>
                      </w:r>
                    </w:p>
                  </w:txbxContent>
                </v:textbox>
              </v:oval>
            </w:pict>
          </mc:Fallback>
        </mc:AlternateContent>
      </w:r>
      <w:r w:rsidRPr="00F84437">
        <w:rPr>
          <w:noProof/>
          <w:lang w:val="en-GB"/>
        </w:rPr>
        <mc:AlternateContent>
          <mc:Choice Requires="wps">
            <w:drawing>
              <wp:anchor distT="0" distB="0" distL="114300" distR="114300" simplePos="0" relativeHeight="253079040" behindDoc="0" locked="0" layoutInCell="1" allowOverlap="1" wp14:anchorId="3141CDB4" wp14:editId="324EB340">
                <wp:simplePos x="0" y="0"/>
                <wp:positionH relativeFrom="column">
                  <wp:posOffset>619125</wp:posOffset>
                </wp:positionH>
                <wp:positionV relativeFrom="paragraph">
                  <wp:posOffset>21590</wp:posOffset>
                </wp:positionV>
                <wp:extent cx="351155" cy="359410"/>
                <wp:effectExtent l="9525" t="15875" r="10795" b="15240"/>
                <wp:wrapNone/>
                <wp:docPr id="18" name="Oval 1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CBB386E" w14:textId="77777777" w:rsidR="00393F33" w:rsidRPr="00757F22" w:rsidRDefault="00393F33" w:rsidP="00F84437">
                            <w:pPr>
                              <w:rPr>
                                <w:rFonts w:ascii="Arial" w:hAnsi="Arial" w:cs="Arial"/>
                              </w:rPr>
                            </w:pPr>
                            <w:r w:rsidRPr="00757F22">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41CDB4" id="_x0000_s1028" style="position:absolute;margin-left:48.75pt;margin-top:1.7pt;width:27.65pt;height:28.3pt;z-index:2530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W/cEgIAACw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" fillcolor="yellow" strokecolor="yellow" strokeweight="1.5pt">
                <v:shadow color="#868686"/>
                <v:textbox>
                  <w:txbxContent>
                    <w:p w14:paraId="1CBB386E" w14:textId="77777777" w:rsidR="00393F33" w:rsidRPr="00757F22" w:rsidRDefault="00393F33" w:rsidP="00F84437">
                      <w:pPr>
                        <w:rPr>
                          <w:rFonts w:ascii="Arial" w:hAnsi="Arial" w:cs="Arial"/>
                        </w:rPr>
                      </w:pPr>
                      <w:r w:rsidRPr="00757F22">
                        <w:rPr>
                          <w:rFonts w:ascii="Arial" w:hAnsi="Arial" w:cs="Arial"/>
                        </w:rPr>
                        <w:t>1</w:t>
                      </w:r>
                    </w:p>
                  </w:txbxContent>
                </v:textbox>
              </v:oval>
            </w:pict>
          </mc:Fallback>
        </mc:AlternateContent>
      </w:r>
    </w:p>
    <w:p w14:paraId="6EED1C4D" w14:textId="7AF68D7F" w:rsidR="00FD5D9F" w:rsidRDefault="00FD5D9F" w:rsidP="00B36D5E">
      <w:pPr>
        <w:rPr>
          <w:lang w:val="en-GB"/>
        </w:rPr>
      </w:pPr>
    </w:p>
    <w:p w14:paraId="19639775" w14:textId="71A0F591" w:rsidR="00FD5D9F" w:rsidRDefault="00F84437" w:rsidP="00B36D5E">
      <w:pPr>
        <w:rPr>
          <w:lang w:val="en-GB"/>
        </w:rPr>
      </w:pPr>
      <w:r w:rsidRPr="00F84437">
        <w:rPr>
          <w:noProof/>
          <w:lang w:val="en-GB"/>
        </w:rPr>
        <mc:AlternateContent>
          <mc:Choice Requires="wps">
            <w:drawing>
              <wp:anchor distT="0" distB="0" distL="114300" distR="114300" simplePos="0" relativeHeight="253086208" behindDoc="0" locked="0" layoutInCell="1" allowOverlap="1" wp14:anchorId="24226CAA" wp14:editId="1E4D7A77">
                <wp:simplePos x="0" y="0"/>
                <wp:positionH relativeFrom="column">
                  <wp:posOffset>2381250</wp:posOffset>
                </wp:positionH>
                <wp:positionV relativeFrom="paragraph">
                  <wp:posOffset>57150</wp:posOffset>
                </wp:positionV>
                <wp:extent cx="2143125" cy="1533525"/>
                <wp:effectExtent l="0" t="0" r="28575" b="28575"/>
                <wp:wrapNone/>
                <wp:docPr id="28" name="Text Box 1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15335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272722B" w14:textId="087AA006" w:rsidR="00393F33" w:rsidRPr="002504E9" w:rsidRDefault="00393F33" w:rsidP="00F84437">
                            <w:pPr>
                              <w:rPr>
                                <w:rFonts w:ascii="Arial" w:hAnsi="Arial" w:cs="Arial"/>
                                <w:sz w:val="16"/>
                                <w:szCs w:val="16"/>
                              </w:rPr>
                            </w:pPr>
                            <w:r>
                              <w:rPr>
                                <w:rFonts w:ascii="Arial" w:hAnsi="Arial" w:cs="Arial"/>
                                <w:sz w:val="16"/>
                                <w:szCs w:val="16"/>
                                <w:u w:val="single"/>
                              </w:rPr>
                              <w:t>Quantity</w:t>
                            </w:r>
                            <w:r w:rsidRPr="002504E9">
                              <w:rPr>
                                <w:rFonts w:ascii="Arial" w:hAnsi="Arial" w:cs="Arial"/>
                                <w:sz w:val="16"/>
                                <w:szCs w:val="16"/>
                              </w:rPr>
                              <w:t xml:space="preserve"> –</w:t>
                            </w:r>
                            <w:r>
                              <w:rPr>
                                <w:rFonts w:ascii="Arial" w:hAnsi="Arial" w:cs="Arial"/>
                                <w:sz w:val="16"/>
                                <w:szCs w:val="16"/>
                              </w:rPr>
                              <w:t xml:space="preserve"> QTY RECEIVED identifies how many cases the customer unloaded from the truck and ITEM QTY INVOICED identifies how many cases they were charged for.  If there were any shortages/damages, the ITEM_QTY_VARIANCE wil identify the difference.  The missed OI rate is calculated based on the ITEM QTY INVOICED total.</w:t>
                            </w:r>
                          </w:p>
                          <w:p w14:paraId="5B92BB3A" w14:textId="77777777" w:rsidR="00393F33" w:rsidRPr="002504E9" w:rsidRDefault="00393F33" w:rsidP="00F84437">
                            <w:pPr>
                              <w:rPr>
                                <w:rFonts w:ascii="Arial" w:hAnsi="Arial" w:cs="Arial"/>
                                <w:sz w:val="16"/>
                                <w:szCs w:val="16"/>
                              </w:rPr>
                            </w:pPr>
                          </w:p>
                          <w:p w14:paraId="27259795" w14:textId="77777777" w:rsidR="00393F33" w:rsidRPr="002504E9" w:rsidRDefault="00393F33" w:rsidP="00F8443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226CAA" id="Text Box 1434" o:spid="_x0000_s1029" type="#_x0000_t202" style="position:absolute;margin-left:187.5pt;margin-top:4.5pt;width:168.75pt;height:120.75pt;z-index:25308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" strokeweight="1.5pt">
                <v:shadow color="#868686"/>
                <v:textbox>
                  <w:txbxContent>
                    <w:p w14:paraId="6272722B" w14:textId="087AA006" w:rsidR="00393F33" w:rsidRPr="002504E9" w:rsidRDefault="00393F33" w:rsidP="00F84437">
                      <w:pPr>
                        <w:rPr>
                          <w:rFonts w:ascii="Arial" w:hAnsi="Arial" w:cs="Arial"/>
                          <w:sz w:val="16"/>
                          <w:szCs w:val="16"/>
                        </w:rPr>
                      </w:pPr>
                      <w:r>
                        <w:rPr>
                          <w:rFonts w:ascii="Arial" w:hAnsi="Arial" w:cs="Arial"/>
                          <w:sz w:val="16"/>
                          <w:szCs w:val="16"/>
                          <w:u w:val="single"/>
                        </w:rPr>
                        <w:t>Quantity</w:t>
                      </w:r>
                      <w:r w:rsidRPr="002504E9">
                        <w:rPr>
                          <w:rFonts w:ascii="Arial" w:hAnsi="Arial" w:cs="Arial"/>
                          <w:sz w:val="16"/>
                          <w:szCs w:val="16"/>
                        </w:rPr>
                        <w:t xml:space="preserve"> –</w:t>
                      </w:r>
                      <w:r>
                        <w:rPr>
                          <w:rFonts w:ascii="Arial" w:hAnsi="Arial" w:cs="Arial"/>
                          <w:sz w:val="16"/>
                          <w:szCs w:val="16"/>
                        </w:rPr>
                        <w:t xml:space="preserve"> QTY RECEIVED identifies how many cases the customer unloaded from the truck and ITEM QTY INVOICED identifies how many cases they were charged for.  If there were any shortages/damages, the ITEM_QTY_VARIANCE wil identify the difference.  The missed OI rate is calculated based on the ITEM QTY INVOICED total.</w:t>
                      </w:r>
                    </w:p>
                    <w:p w14:paraId="5B92BB3A" w14:textId="77777777" w:rsidR="00393F33" w:rsidRPr="002504E9" w:rsidRDefault="00393F33" w:rsidP="00F84437">
                      <w:pPr>
                        <w:rPr>
                          <w:rFonts w:ascii="Arial" w:hAnsi="Arial" w:cs="Arial"/>
                          <w:sz w:val="16"/>
                          <w:szCs w:val="16"/>
                        </w:rPr>
                      </w:pPr>
                    </w:p>
                    <w:p w14:paraId="27259795" w14:textId="77777777" w:rsidR="00393F33" w:rsidRPr="002504E9" w:rsidRDefault="00393F33" w:rsidP="00F84437">
                      <w:pPr>
                        <w:rPr>
                          <w:rFonts w:ascii="Arial" w:hAnsi="Arial" w:cs="Arial"/>
                          <w:sz w:val="16"/>
                          <w:szCs w:val="16"/>
                        </w:rPr>
                      </w:pPr>
                    </w:p>
                  </w:txbxContent>
                </v:textbox>
              </v:shape>
            </w:pict>
          </mc:Fallback>
        </mc:AlternateContent>
      </w:r>
      <w:r w:rsidRPr="00F84437">
        <w:rPr>
          <w:noProof/>
          <w:lang w:val="en-GB"/>
        </w:rPr>
        <mc:AlternateContent>
          <mc:Choice Requires="wps">
            <w:drawing>
              <wp:anchor distT="0" distB="0" distL="114300" distR="114300" simplePos="0" relativeHeight="253078016" behindDoc="0" locked="0" layoutInCell="1" allowOverlap="1" wp14:anchorId="7CA87323" wp14:editId="4A6D4060">
                <wp:simplePos x="0" y="0"/>
                <wp:positionH relativeFrom="column">
                  <wp:posOffset>643255</wp:posOffset>
                </wp:positionH>
                <wp:positionV relativeFrom="paragraph">
                  <wp:posOffset>24765</wp:posOffset>
                </wp:positionV>
                <wp:extent cx="1566545" cy="650875"/>
                <wp:effectExtent l="0" t="0" r="14605" b="15875"/>
                <wp:wrapNone/>
                <wp:docPr id="17" name="Text Box 1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65087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7A8BEB1" w14:textId="4FE3D668" w:rsidR="00393F33" w:rsidRPr="002504E9" w:rsidRDefault="00393F33" w:rsidP="00F84437">
                            <w:pPr>
                              <w:rPr>
                                <w:rFonts w:ascii="Arial" w:hAnsi="Arial" w:cs="Arial"/>
                                <w:sz w:val="16"/>
                                <w:szCs w:val="16"/>
                              </w:rPr>
                            </w:pPr>
                            <w:r>
                              <w:rPr>
                                <w:rFonts w:ascii="Arial" w:hAnsi="Arial" w:cs="Arial"/>
                                <w:sz w:val="16"/>
                                <w:szCs w:val="16"/>
                                <w:u w:val="single"/>
                              </w:rPr>
                              <w:t>Item</w:t>
                            </w:r>
                            <w:r w:rsidRPr="002504E9">
                              <w:rPr>
                                <w:rFonts w:ascii="Arial" w:hAnsi="Arial" w:cs="Arial"/>
                                <w:sz w:val="16"/>
                                <w:szCs w:val="16"/>
                                <w:u w:val="single"/>
                              </w:rPr>
                              <w:t xml:space="preserve"> </w:t>
                            </w:r>
                            <w:r>
                              <w:rPr>
                                <w:rFonts w:ascii="Arial" w:hAnsi="Arial" w:cs="Arial"/>
                                <w:sz w:val="16"/>
                                <w:szCs w:val="16"/>
                                <w:u w:val="single"/>
                              </w:rPr>
                              <w:t>Number/UPC</w:t>
                            </w:r>
                            <w:r w:rsidRPr="002504E9">
                              <w:rPr>
                                <w:rFonts w:ascii="Arial" w:hAnsi="Arial" w:cs="Arial"/>
                                <w:sz w:val="16"/>
                                <w:szCs w:val="16"/>
                              </w:rPr>
                              <w:t xml:space="preserve"> –</w:t>
                            </w:r>
                            <w:r>
                              <w:rPr>
                                <w:rFonts w:ascii="Arial" w:hAnsi="Arial" w:cs="Arial"/>
                                <w:sz w:val="16"/>
                                <w:szCs w:val="16"/>
                              </w:rPr>
                              <w:t xml:space="preserve"> This identifies the Shcnucks item (store) number and client UPC code the claim is for.</w:t>
                            </w:r>
                          </w:p>
                          <w:p w14:paraId="0FA8562F" w14:textId="77777777" w:rsidR="00393F33" w:rsidRPr="002504E9" w:rsidRDefault="00393F33" w:rsidP="00F84437">
                            <w:pPr>
                              <w:rPr>
                                <w:rFonts w:ascii="Arial" w:hAnsi="Arial" w:cs="Arial"/>
                                <w:sz w:val="16"/>
                                <w:szCs w:val="16"/>
                              </w:rPr>
                            </w:pPr>
                          </w:p>
                          <w:p w14:paraId="47FF004C" w14:textId="77777777" w:rsidR="00393F33" w:rsidRPr="002504E9" w:rsidRDefault="00393F33" w:rsidP="00F8443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A87323" id="_x0000_s1030" type="#_x0000_t202" style="position:absolute;margin-left:50.65pt;margin-top:1.95pt;width:123.35pt;height:51.25pt;z-index:2530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" strokeweight="1.5pt">
                <v:shadow color="#868686"/>
                <v:textbox>
                  <w:txbxContent>
                    <w:p w14:paraId="27A8BEB1" w14:textId="4FE3D668" w:rsidR="00393F33" w:rsidRPr="002504E9" w:rsidRDefault="00393F33" w:rsidP="00F84437">
                      <w:pPr>
                        <w:rPr>
                          <w:rFonts w:ascii="Arial" w:hAnsi="Arial" w:cs="Arial"/>
                          <w:sz w:val="16"/>
                          <w:szCs w:val="16"/>
                        </w:rPr>
                      </w:pPr>
                      <w:r>
                        <w:rPr>
                          <w:rFonts w:ascii="Arial" w:hAnsi="Arial" w:cs="Arial"/>
                          <w:sz w:val="16"/>
                          <w:szCs w:val="16"/>
                          <w:u w:val="single"/>
                        </w:rPr>
                        <w:t>Item</w:t>
                      </w:r>
                      <w:r w:rsidRPr="002504E9">
                        <w:rPr>
                          <w:rFonts w:ascii="Arial" w:hAnsi="Arial" w:cs="Arial"/>
                          <w:sz w:val="16"/>
                          <w:szCs w:val="16"/>
                          <w:u w:val="single"/>
                        </w:rPr>
                        <w:t xml:space="preserve"> </w:t>
                      </w:r>
                      <w:r>
                        <w:rPr>
                          <w:rFonts w:ascii="Arial" w:hAnsi="Arial" w:cs="Arial"/>
                          <w:sz w:val="16"/>
                          <w:szCs w:val="16"/>
                          <w:u w:val="single"/>
                        </w:rPr>
                        <w:t>Number/UPC</w:t>
                      </w:r>
                      <w:r w:rsidRPr="002504E9">
                        <w:rPr>
                          <w:rFonts w:ascii="Arial" w:hAnsi="Arial" w:cs="Arial"/>
                          <w:sz w:val="16"/>
                          <w:szCs w:val="16"/>
                        </w:rPr>
                        <w:t xml:space="preserve"> –</w:t>
                      </w:r>
                      <w:r>
                        <w:rPr>
                          <w:rFonts w:ascii="Arial" w:hAnsi="Arial" w:cs="Arial"/>
                          <w:sz w:val="16"/>
                          <w:szCs w:val="16"/>
                        </w:rPr>
                        <w:t xml:space="preserve"> This identifies the Shcnucks item (store) number and client UPC code the claim is for.</w:t>
                      </w:r>
                    </w:p>
                    <w:p w14:paraId="0FA8562F" w14:textId="77777777" w:rsidR="00393F33" w:rsidRPr="002504E9" w:rsidRDefault="00393F33" w:rsidP="00F84437">
                      <w:pPr>
                        <w:rPr>
                          <w:rFonts w:ascii="Arial" w:hAnsi="Arial" w:cs="Arial"/>
                          <w:sz w:val="16"/>
                          <w:szCs w:val="16"/>
                        </w:rPr>
                      </w:pPr>
                    </w:p>
                    <w:p w14:paraId="47FF004C" w14:textId="77777777" w:rsidR="00393F33" w:rsidRPr="002504E9" w:rsidRDefault="00393F33" w:rsidP="00F84437">
                      <w:pPr>
                        <w:rPr>
                          <w:rFonts w:ascii="Arial" w:hAnsi="Arial" w:cs="Arial"/>
                          <w:sz w:val="16"/>
                          <w:szCs w:val="16"/>
                        </w:rPr>
                      </w:pPr>
                    </w:p>
                  </w:txbxContent>
                </v:textbox>
              </v:shape>
            </w:pict>
          </mc:Fallback>
        </mc:AlternateContent>
      </w:r>
      <w:r w:rsidRPr="00F84437">
        <w:rPr>
          <w:noProof/>
          <w:lang w:val="en-GB"/>
        </w:rPr>
        <mc:AlternateContent>
          <mc:Choice Requires="wps">
            <w:drawing>
              <wp:anchor distT="0" distB="0" distL="114300" distR="114300" simplePos="0" relativeHeight="253080064" behindDoc="0" locked="0" layoutInCell="1" allowOverlap="1" wp14:anchorId="15106E8D" wp14:editId="5C4B797E">
                <wp:simplePos x="0" y="0"/>
                <wp:positionH relativeFrom="margin">
                  <wp:align>right</wp:align>
                </wp:positionH>
                <wp:positionV relativeFrom="paragraph">
                  <wp:posOffset>12065</wp:posOffset>
                </wp:positionV>
                <wp:extent cx="1885950" cy="866775"/>
                <wp:effectExtent l="0" t="0" r="19050" b="28575"/>
                <wp:wrapNone/>
                <wp:docPr id="19" name="Text Box 1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86677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709F1D" w14:textId="750CE3B7" w:rsidR="00393F33" w:rsidRPr="002504E9" w:rsidRDefault="00393F33" w:rsidP="00F84437">
                            <w:pPr>
                              <w:rPr>
                                <w:rFonts w:ascii="Arial" w:hAnsi="Arial" w:cs="Arial"/>
                                <w:sz w:val="16"/>
                                <w:szCs w:val="16"/>
                              </w:rPr>
                            </w:pPr>
                            <w:r>
                              <w:rPr>
                                <w:rFonts w:ascii="Arial" w:hAnsi="Arial" w:cs="Arial"/>
                                <w:sz w:val="16"/>
                                <w:szCs w:val="16"/>
                                <w:u w:val="single"/>
                              </w:rPr>
                              <w:t>Rate</w:t>
                            </w:r>
                            <w:r w:rsidRPr="002504E9">
                              <w:rPr>
                                <w:rFonts w:ascii="Arial" w:hAnsi="Arial" w:cs="Arial"/>
                                <w:sz w:val="16"/>
                                <w:szCs w:val="16"/>
                              </w:rPr>
                              <w:t xml:space="preserve"> – </w:t>
                            </w:r>
                            <w:r>
                              <w:rPr>
                                <w:rFonts w:ascii="Arial" w:hAnsi="Arial" w:cs="Arial"/>
                                <w:sz w:val="16"/>
                                <w:szCs w:val="16"/>
                              </w:rPr>
                              <w:t xml:space="preserve">PO_OI identifies what OI (if any) Schnucks expected and INVOICE_OI identifies what OI (If any) they received.  OI_VARIANCE identifies the difference that Schnucks is deducting for. </w:t>
                            </w:r>
                          </w:p>
                          <w:p w14:paraId="5C94FC7E" w14:textId="77777777" w:rsidR="00393F33" w:rsidRPr="002504E9" w:rsidRDefault="00393F33" w:rsidP="00F8443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106E8D" id="Text Box 1436" o:spid="_x0000_s1031" type="#_x0000_t202" style="position:absolute;margin-left:97.3pt;margin-top:.95pt;width:148.5pt;height:68.25pt;z-index:2530800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" strokeweight="1.5pt">
                <v:shadow color="#868686"/>
                <v:textbox>
                  <w:txbxContent>
                    <w:p w14:paraId="55709F1D" w14:textId="750CE3B7" w:rsidR="00393F33" w:rsidRPr="002504E9" w:rsidRDefault="00393F33" w:rsidP="00F84437">
                      <w:pPr>
                        <w:rPr>
                          <w:rFonts w:ascii="Arial" w:hAnsi="Arial" w:cs="Arial"/>
                          <w:sz w:val="16"/>
                          <w:szCs w:val="16"/>
                        </w:rPr>
                      </w:pPr>
                      <w:r>
                        <w:rPr>
                          <w:rFonts w:ascii="Arial" w:hAnsi="Arial" w:cs="Arial"/>
                          <w:sz w:val="16"/>
                          <w:szCs w:val="16"/>
                          <w:u w:val="single"/>
                        </w:rPr>
                        <w:t>Rate</w:t>
                      </w:r>
                      <w:r w:rsidRPr="002504E9">
                        <w:rPr>
                          <w:rFonts w:ascii="Arial" w:hAnsi="Arial" w:cs="Arial"/>
                          <w:sz w:val="16"/>
                          <w:szCs w:val="16"/>
                        </w:rPr>
                        <w:t xml:space="preserve"> – </w:t>
                      </w:r>
                      <w:r>
                        <w:rPr>
                          <w:rFonts w:ascii="Arial" w:hAnsi="Arial" w:cs="Arial"/>
                          <w:sz w:val="16"/>
                          <w:szCs w:val="16"/>
                        </w:rPr>
                        <w:t xml:space="preserve">PO_OI identifies what OI (if any) Schnucks expected and INVOICE_OI identifies what OI (If any) they received.  OI_VARIANCE identifies the difference that Schnucks is deducting for. </w:t>
                      </w:r>
                    </w:p>
                    <w:p w14:paraId="5C94FC7E" w14:textId="77777777" w:rsidR="00393F33" w:rsidRPr="002504E9" w:rsidRDefault="00393F33" w:rsidP="00F84437">
                      <w:pPr>
                        <w:rPr>
                          <w:rFonts w:ascii="Arial" w:hAnsi="Arial" w:cs="Arial"/>
                          <w:sz w:val="16"/>
                          <w:szCs w:val="16"/>
                        </w:rPr>
                      </w:pPr>
                    </w:p>
                  </w:txbxContent>
                </v:textbox>
                <w10:wrap anchorx="margin"/>
              </v:shape>
            </w:pict>
          </mc:Fallback>
        </mc:AlternateContent>
      </w:r>
    </w:p>
    <w:p w14:paraId="1CB6231F" w14:textId="653D0977" w:rsidR="00970E84" w:rsidRDefault="00F84437">
      <w:pPr>
        <w:overflowPunct/>
        <w:autoSpaceDE/>
        <w:autoSpaceDN/>
        <w:adjustRightInd/>
        <w:textAlignment w:val="auto"/>
        <w:rPr>
          <w:lang w:val="en-GB"/>
        </w:rPr>
      </w:pPr>
      <w:r w:rsidRPr="00F84437">
        <w:rPr>
          <w:noProof/>
          <w:lang w:val="en-GB"/>
        </w:rPr>
        <mc:AlternateContent>
          <mc:Choice Requires="wps">
            <w:drawing>
              <wp:anchor distT="0" distB="0" distL="114300" distR="114300" simplePos="0" relativeHeight="253083136" behindDoc="0" locked="0" layoutInCell="1" allowOverlap="1" wp14:anchorId="3CDD5CD0" wp14:editId="1A48C576">
                <wp:simplePos x="0" y="0"/>
                <wp:positionH relativeFrom="column">
                  <wp:posOffset>38100</wp:posOffset>
                </wp:positionH>
                <wp:positionV relativeFrom="paragraph">
                  <wp:posOffset>815976</wp:posOffset>
                </wp:positionV>
                <wp:extent cx="1566545" cy="552450"/>
                <wp:effectExtent l="0" t="0" r="14605" b="19050"/>
                <wp:wrapNone/>
                <wp:docPr id="24" name="Text Box 1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5524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B2F0FF" w14:textId="2752FFDC" w:rsidR="00393F33" w:rsidRPr="002504E9" w:rsidRDefault="00393F33" w:rsidP="00F84437">
                            <w:pPr>
                              <w:rPr>
                                <w:rFonts w:ascii="Arial" w:hAnsi="Arial" w:cs="Arial"/>
                                <w:sz w:val="16"/>
                                <w:szCs w:val="16"/>
                              </w:rPr>
                            </w:pPr>
                            <w:r>
                              <w:rPr>
                                <w:rFonts w:ascii="Arial" w:hAnsi="Arial" w:cs="Arial"/>
                                <w:sz w:val="16"/>
                                <w:szCs w:val="16"/>
                                <w:u w:val="single"/>
                              </w:rPr>
                              <w:t>Invoice Number</w:t>
                            </w:r>
                            <w:r w:rsidRPr="002504E9">
                              <w:rPr>
                                <w:rFonts w:ascii="Arial" w:hAnsi="Arial" w:cs="Arial"/>
                                <w:sz w:val="16"/>
                                <w:szCs w:val="16"/>
                              </w:rPr>
                              <w:t xml:space="preserve"> –</w:t>
                            </w:r>
                            <w:r>
                              <w:rPr>
                                <w:rFonts w:ascii="Arial" w:hAnsi="Arial" w:cs="Arial"/>
                                <w:sz w:val="16"/>
                                <w:szCs w:val="16"/>
                              </w:rPr>
                              <w:t xml:space="preserve"> This identifies the client order invoice # the claim is for.</w:t>
                            </w:r>
                          </w:p>
                          <w:p w14:paraId="2DD430BE" w14:textId="77777777" w:rsidR="00393F33" w:rsidRPr="002504E9" w:rsidRDefault="00393F33" w:rsidP="00F84437">
                            <w:pPr>
                              <w:rPr>
                                <w:rFonts w:ascii="Arial" w:hAnsi="Arial" w:cs="Arial"/>
                                <w:sz w:val="16"/>
                                <w:szCs w:val="16"/>
                              </w:rPr>
                            </w:pPr>
                          </w:p>
                          <w:p w14:paraId="405EB527" w14:textId="77777777" w:rsidR="00393F33" w:rsidRPr="002504E9" w:rsidRDefault="00393F33" w:rsidP="00F8443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DD5CD0" id="_x0000_s1032" type="#_x0000_t202" style="position:absolute;margin-left:3pt;margin-top:64.25pt;width:123.35pt;height:43.5pt;z-index:25308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" strokeweight="1.5pt">
                <v:shadow color="#868686"/>
                <v:textbox>
                  <w:txbxContent>
                    <w:p w14:paraId="2AB2F0FF" w14:textId="2752FFDC" w:rsidR="00393F33" w:rsidRPr="002504E9" w:rsidRDefault="00393F33" w:rsidP="00F84437">
                      <w:pPr>
                        <w:rPr>
                          <w:rFonts w:ascii="Arial" w:hAnsi="Arial" w:cs="Arial"/>
                          <w:sz w:val="16"/>
                          <w:szCs w:val="16"/>
                        </w:rPr>
                      </w:pPr>
                      <w:r>
                        <w:rPr>
                          <w:rFonts w:ascii="Arial" w:hAnsi="Arial" w:cs="Arial"/>
                          <w:sz w:val="16"/>
                          <w:szCs w:val="16"/>
                          <w:u w:val="single"/>
                        </w:rPr>
                        <w:t>Invoice Number</w:t>
                      </w:r>
                      <w:r w:rsidRPr="002504E9">
                        <w:rPr>
                          <w:rFonts w:ascii="Arial" w:hAnsi="Arial" w:cs="Arial"/>
                          <w:sz w:val="16"/>
                          <w:szCs w:val="16"/>
                        </w:rPr>
                        <w:t xml:space="preserve"> –</w:t>
                      </w:r>
                      <w:r>
                        <w:rPr>
                          <w:rFonts w:ascii="Arial" w:hAnsi="Arial" w:cs="Arial"/>
                          <w:sz w:val="16"/>
                          <w:szCs w:val="16"/>
                        </w:rPr>
                        <w:t xml:space="preserve"> This identifies the client order invoice # the claim is for.</w:t>
                      </w:r>
                    </w:p>
                    <w:p w14:paraId="2DD430BE" w14:textId="77777777" w:rsidR="00393F33" w:rsidRPr="002504E9" w:rsidRDefault="00393F33" w:rsidP="00F84437">
                      <w:pPr>
                        <w:rPr>
                          <w:rFonts w:ascii="Arial" w:hAnsi="Arial" w:cs="Arial"/>
                          <w:sz w:val="16"/>
                          <w:szCs w:val="16"/>
                        </w:rPr>
                      </w:pPr>
                    </w:p>
                    <w:p w14:paraId="405EB527" w14:textId="77777777" w:rsidR="00393F33" w:rsidRPr="002504E9" w:rsidRDefault="00393F33" w:rsidP="00F84437">
                      <w:pPr>
                        <w:rPr>
                          <w:rFonts w:ascii="Arial" w:hAnsi="Arial" w:cs="Arial"/>
                          <w:sz w:val="16"/>
                          <w:szCs w:val="16"/>
                        </w:rPr>
                      </w:pPr>
                    </w:p>
                  </w:txbxContent>
                </v:textbox>
              </v:shape>
            </w:pict>
          </mc:Fallback>
        </mc:AlternateContent>
      </w:r>
      <w:r w:rsidRPr="00F84437">
        <w:rPr>
          <w:noProof/>
          <w:lang w:val="en-GB"/>
        </w:rPr>
        <mc:AlternateContent>
          <mc:Choice Requires="wps">
            <w:drawing>
              <wp:anchor distT="0" distB="0" distL="114300" distR="114300" simplePos="0" relativeHeight="253084160" behindDoc="0" locked="0" layoutInCell="1" allowOverlap="1" wp14:anchorId="5A4CD3B9" wp14:editId="434E6192">
                <wp:simplePos x="0" y="0"/>
                <wp:positionH relativeFrom="column">
                  <wp:posOffset>9525</wp:posOffset>
                </wp:positionH>
                <wp:positionV relativeFrom="paragraph">
                  <wp:posOffset>516890</wp:posOffset>
                </wp:positionV>
                <wp:extent cx="351155" cy="359410"/>
                <wp:effectExtent l="9525" t="15875" r="10795" b="15240"/>
                <wp:wrapNone/>
                <wp:docPr id="25" name="Oval 1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C5861A1" w14:textId="7D2EEC3F" w:rsidR="00393F33" w:rsidRPr="00757F22" w:rsidRDefault="00393F33" w:rsidP="00F84437">
                            <w:pPr>
                              <w:rPr>
                                <w:rFonts w:ascii="Arial" w:hAnsi="Arial" w:cs="Arial"/>
                              </w:rPr>
                            </w:pPr>
                            <w:r>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4CD3B9" id="_x0000_s1033" style="position:absolute;margin-left:.75pt;margin-top:40.7pt;width:27.65pt;height:28.3pt;z-index:25308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a01EgIAACw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" fillcolor="yellow" strokecolor="yellow" strokeweight="1.5pt">
                <v:shadow color="#868686"/>
                <v:textbox>
                  <w:txbxContent>
                    <w:p w14:paraId="0C5861A1" w14:textId="7D2EEC3F" w:rsidR="00393F33" w:rsidRPr="00757F22" w:rsidRDefault="00393F33" w:rsidP="00F84437">
                      <w:pPr>
                        <w:rPr>
                          <w:rFonts w:ascii="Arial" w:hAnsi="Arial" w:cs="Arial"/>
                        </w:rPr>
                      </w:pPr>
                      <w:r>
                        <w:rPr>
                          <w:rFonts w:ascii="Arial" w:hAnsi="Arial" w:cs="Arial"/>
                        </w:rPr>
                        <w:t>4</w:t>
                      </w:r>
                    </w:p>
                  </w:txbxContent>
                </v:textbox>
              </v:oval>
            </w:pict>
          </mc:Fallback>
        </mc:AlternateContent>
      </w:r>
      <w:r w:rsidRPr="00F84437">
        <w:rPr>
          <w:noProof/>
          <w:lang w:val="en-GB"/>
        </w:rPr>
        <mc:AlternateContent>
          <mc:Choice Requires="wps">
            <w:drawing>
              <wp:anchor distT="0" distB="0" distL="114300" distR="114300" simplePos="0" relativeHeight="253081088" behindDoc="0" locked="0" layoutInCell="1" allowOverlap="1" wp14:anchorId="380BF1F4" wp14:editId="18E7B95C">
                <wp:simplePos x="0" y="0"/>
                <wp:positionH relativeFrom="column">
                  <wp:posOffset>6757035</wp:posOffset>
                </wp:positionH>
                <wp:positionV relativeFrom="paragraph">
                  <wp:posOffset>547370</wp:posOffset>
                </wp:positionV>
                <wp:extent cx="351155" cy="359410"/>
                <wp:effectExtent l="13335" t="14605" r="16510" b="16510"/>
                <wp:wrapNone/>
                <wp:docPr id="21" name="Oval 14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EB260DC" w14:textId="77777777" w:rsidR="00393F33" w:rsidRPr="00757F22" w:rsidRDefault="00393F33" w:rsidP="00F84437">
                            <w:pPr>
                              <w:rPr>
                                <w:rFonts w:ascii="Arial" w:hAnsi="Arial" w:cs="Arial"/>
                              </w:rPr>
                            </w:pPr>
                            <w:r w:rsidRPr="00757F22">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80BF1F4" id="Oval 1439" o:spid="_x0000_s1034" style="position:absolute;margin-left:532.05pt;margin-top:43.1pt;width:27.65pt;height:28.3pt;z-index:2530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" fillcolor="yellow" strokecolor="yellow" strokeweight="1.5pt">
                <v:shadow color="#868686"/>
                <v:textbox>
                  <w:txbxContent>
                    <w:p w14:paraId="5EB260DC" w14:textId="77777777" w:rsidR="00393F33" w:rsidRPr="00757F22" w:rsidRDefault="00393F33" w:rsidP="00F84437">
                      <w:pPr>
                        <w:rPr>
                          <w:rFonts w:ascii="Arial" w:hAnsi="Arial" w:cs="Arial"/>
                        </w:rPr>
                      </w:pPr>
                      <w:r w:rsidRPr="00757F22">
                        <w:rPr>
                          <w:rFonts w:ascii="Arial" w:hAnsi="Arial" w:cs="Arial"/>
                        </w:rPr>
                        <w:t>2</w:t>
                      </w:r>
                    </w:p>
                  </w:txbxContent>
                </v:textbox>
              </v:oval>
            </w:pict>
          </mc:Fallback>
        </mc:AlternateContent>
      </w:r>
      <w:r w:rsidR="00970E84">
        <w:rPr>
          <w:lang w:val="en-GB"/>
        </w:rPr>
        <w:br w:type="page"/>
      </w:r>
    </w:p>
    <w:p w14:paraId="00FE709C" w14:textId="77777777" w:rsidR="00FD5D9F" w:rsidRDefault="00FD5D9F" w:rsidP="00B36D5E">
      <w:pPr>
        <w:rPr>
          <w:lang w:val="en-GB"/>
        </w:rPr>
      </w:pPr>
    </w:p>
    <w:p w14:paraId="126E17E8" w14:textId="77777777" w:rsidR="00FD5D9F" w:rsidRPr="005D3DC7" w:rsidRDefault="00FD5D9F" w:rsidP="005D3DC7">
      <w:pPr>
        <w:pStyle w:val="ListParagraph"/>
        <w:numPr>
          <w:ilvl w:val="1"/>
          <w:numId w:val="9"/>
        </w:numPr>
        <w:rPr>
          <w:rFonts w:ascii="Arial" w:hAnsi="Arial" w:cs="Arial"/>
          <w:lang w:val="en-GB"/>
        </w:rPr>
      </w:pPr>
      <w:r w:rsidRPr="005D3DC7">
        <w:rPr>
          <w:rFonts w:ascii="Arial" w:hAnsi="Arial" w:cs="Arial"/>
          <w:b/>
          <w:lang w:val="en-GB"/>
        </w:rPr>
        <w:t>Customer Contract for Off Invoice:</w:t>
      </w:r>
      <w:r w:rsidR="005C7133" w:rsidRPr="005D3DC7">
        <w:rPr>
          <w:rFonts w:ascii="Arial" w:hAnsi="Arial" w:cs="Arial"/>
          <w:b/>
          <w:lang w:val="en-GB"/>
        </w:rPr>
        <w:t xml:space="preserve"> </w:t>
      </w:r>
      <w:r w:rsidR="005C7133" w:rsidRPr="005D3DC7">
        <w:rPr>
          <w:rFonts w:ascii="Arial" w:hAnsi="Arial" w:cs="Arial"/>
          <w:lang w:val="en-GB"/>
        </w:rPr>
        <w:t xml:space="preserve">Found via Search For: </w:t>
      </w:r>
      <w:r w:rsidR="00EC42B8">
        <w:rPr>
          <w:rFonts w:ascii="Arial" w:hAnsi="Arial" w:cs="Arial"/>
          <w:lang w:val="en-GB"/>
        </w:rPr>
        <w:t>Event Scheduler.</w:t>
      </w:r>
    </w:p>
    <w:p w14:paraId="2497E93D" w14:textId="79A303F6" w:rsidR="00FD5D9F" w:rsidRDefault="00192FAA" w:rsidP="00192FAA">
      <w:pPr>
        <w:tabs>
          <w:tab w:val="left" w:pos="7920"/>
        </w:tabs>
        <w:rPr>
          <w:lang w:val="en-GB"/>
        </w:rPr>
      </w:pPr>
      <w:r>
        <w:rPr>
          <w:lang w:val="en-GB"/>
        </w:rPr>
        <w:tab/>
      </w:r>
    </w:p>
    <w:p w14:paraId="74680CD1" w14:textId="07019F46" w:rsidR="00B36668" w:rsidRDefault="00B36668" w:rsidP="00192FAA">
      <w:pPr>
        <w:tabs>
          <w:tab w:val="left" w:pos="7920"/>
        </w:tabs>
        <w:rPr>
          <w:lang w:val="en-GB"/>
        </w:rPr>
      </w:pPr>
    </w:p>
    <w:p w14:paraId="3832C1C1" w14:textId="612F7C2E" w:rsidR="00B36668" w:rsidRDefault="00FC1BAC" w:rsidP="00192FAA">
      <w:pPr>
        <w:tabs>
          <w:tab w:val="left" w:pos="7920"/>
        </w:tabs>
        <w:rPr>
          <w:lang w:val="en-GB"/>
        </w:rPr>
      </w:pPr>
      <w:r w:rsidRPr="00B36668">
        <w:rPr>
          <w:noProof/>
          <w:lang w:val="en-GB"/>
        </w:rPr>
        <mc:AlternateContent>
          <mc:Choice Requires="wps">
            <w:drawing>
              <wp:anchor distT="0" distB="0" distL="114300" distR="114300" simplePos="0" relativeHeight="253099520" behindDoc="0" locked="0" layoutInCell="1" allowOverlap="1" wp14:anchorId="12F4C79C" wp14:editId="75BBE140">
                <wp:simplePos x="0" y="0"/>
                <wp:positionH relativeFrom="column">
                  <wp:posOffset>4180396</wp:posOffset>
                </wp:positionH>
                <wp:positionV relativeFrom="paragraph">
                  <wp:posOffset>1679575</wp:posOffset>
                </wp:positionV>
                <wp:extent cx="178758" cy="498894"/>
                <wp:effectExtent l="0" t="0" r="50165" b="53975"/>
                <wp:wrapNone/>
                <wp:docPr id="64" name="AutoShap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758" cy="49889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310C481" id="AutoShape 1441" o:spid="_x0000_s1026" type="#_x0000_t32" style="position:absolute;margin-left:329.15pt;margin-top:132.25pt;width:14.1pt;height:39.3pt;z-index:2530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" strokeweight="1.5pt">
                <v:stroke endarrow="block"/>
                <v:shadow color="#868686"/>
              </v:shape>
            </w:pict>
          </mc:Fallback>
        </mc:AlternateContent>
      </w:r>
      <w:r w:rsidRPr="00B36668">
        <w:rPr>
          <w:noProof/>
          <w:lang w:val="en-GB"/>
        </w:rPr>
        <mc:AlternateContent>
          <mc:Choice Requires="wps">
            <w:drawing>
              <wp:anchor distT="0" distB="0" distL="114300" distR="114300" simplePos="0" relativeHeight="253096448" behindDoc="0" locked="0" layoutInCell="1" allowOverlap="1" wp14:anchorId="2FA14625" wp14:editId="5A694A2C">
                <wp:simplePos x="0" y="0"/>
                <wp:positionH relativeFrom="column">
                  <wp:posOffset>4193336</wp:posOffset>
                </wp:positionH>
                <wp:positionV relativeFrom="paragraph">
                  <wp:posOffset>2180518</wp:posOffset>
                </wp:positionV>
                <wp:extent cx="1374140" cy="487680"/>
                <wp:effectExtent l="12700" t="10160" r="13335" b="16510"/>
                <wp:wrapNone/>
                <wp:docPr id="51"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4140" cy="487680"/>
                        </a:xfrm>
                        <a:prstGeom prst="rect">
                          <a:avLst/>
                        </a:prstGeom>
                        <a:solidFill>
                          <a:schemeClr val="tx2">
                            <a:lumMod val="40000"/>
                            <a:lumOff val="60000"/>
                          </a:schemeClr>
                        </a:solidFill>
                        <a:ln w="19050">
                          <a:solidFill>
                            <a:srgbClr val="000000"/>
                          </a:solidFill>
                          <a:miter lim="800000"/>
                          <a:headEnd/>
                          <a:tailEnd/>
                        </a:ln>
                      </wps:spPr>
                      <wps:txbx>
                        <w:txbxContent>
                          <w:p w14:paraId="0FF0F713" w14:textId="16CC1F58" w:rsidR="00393F33" w:rsidRPr="00713AB8" w:rsidRDefault="00393F33" w:rsidP="00B36668">
                            <w:pPr>
                              <w:rPr>
                                <w:rFonts w:ascii="Arial" w:hAnsi="Arial" w:cs="Arial"/>
                                <w:sz w:val="16"/>
                                <w:szCs w:val="16"/>
                              </w:rPr>
                            </w:pPr>
                            <w:r>
                              <w:rPr>
                                <w:rFonts w:ascii="Arial" w:hAnsi="Arial" w:cs="Arial"/>
                                <w:sz w:val="16"/>
                                <w:szCs w:val="16"/>
                                <w:u w:val="single"/>
                              </w:rPr>
                              <w:t>Deal Type</w:t>
                            </w:r>
                            <w:r>
                              <w:rPr>
                                <w:rFonts w:ascii="Arial" w:hAnsi="Arial" w:cs="Arial"/>
                                <w:sz w:val="16"/>
                                <w:szCs w:val="16"/>
                              </w:rPr>
                              <w:t xml:space="preserve"> – The deal type is identified as Off Invoice allowance.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A14625" id="Text Box 2618" o:spid="_x0000_s1035" type="#_x0000_t202" style="position:absolute;margin-left:330.2pt;margin-top:171.7pt;width:108.2pt;height:38.4pt;z-index:2530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" fillcolor="#8db3e2 [1311]" strokeweight="1.5pt">
                <v:textbox>
                  <w:txbxContent>
                    <w:p w14:paraId="0FF0F713" w14:textId="16CC1F58" w:rsidR="00393F33" w:rsidRPr="00713AB8" w:rsidRDefault="00393F33" w:rsidP="00B36668">
                      <w:pPr>
                        <w:rPr>
                          <w:rFonts w:ascii="Arial" w:hAnsi="Arial" w:cs="Arial"/>
                          <w:sz w:val="16"/>
                          <w:szCs w:val="16"/>
                        </w:rPr>
                      </w:pPr>
                      <w:r>
                        <w:rPr>
                          <w:rFonts w:ascii="Arial" w:hAnsi="Arial" w:cs="Arial"/>
                          <w:sz w:val="16"/>
                          <w:szCs w:val="16"/>
                          <w:u w:val="single"/>
                        </w:rPr>
                        <w:t>Deal Type</w:t>
                      </w:r>
                      <w:r>
                        <w:rPr>
                          <w:rFonts w:ascii="Arial" w:hAnsi="Arial" w:cs="Arial"/>
                          <w:sz w:val="16"/>
                          <w:szCs w:val="16"/>
                        </w:rPr>
                        <w:t xml:space="preserve"> – The deal type is identified as Off Invoice allowance. </w:t>
                      </w:r>
                    </w:p>
                  </w:txbxContent>
                </v:textbox>
              </v:shape>
            </w:pict>
          </mc:Fallback>
        </mc:AlternateContent>
      </w:r>
      <w:r w:rsidR="00B36668" w:rsidRPr="00B36668">
        <w:rPr>
          <w:noProof/>
          <w:lang w:val="en-GB"/>
        </w:rPr>
        <mc:AlternateContent>
          <mc:Choice Requires="wps">
            <w:drawing>
              <wp:anchor distT="0" distB="0" distL="114300" distR="114300" simplePos="0" relativeHeight="253112832" behindDoc="0" locked="0" layoutInCell="1" allowOverlap="1" wp14:anchorId="32B3A891" wp14:editId="6625B1D9">
                <wp:simplePos x="0" y="0"/>
                <wp:positionH relativeFrom="column">
                  <wp:posOffset>3343275</wp:posOffset>
                </wp:positionH>
                <wp:positionV relativeFrom="paragraph">
                  <wp:posOffset>2355215</wp:posOffset>
                </wp:positionV>
                <wp:extent cx="304800" cy="904875"/>
                <wp:effectExtent l="0" t="0" r="19050" b="28575"/>
                <wp:wrapNone/>
                <wp:docPr id="72" name="AutoShape 1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9048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A9E23D3" id="AutoShape 1442" o:spid="_x0000_s1026" style="position:absolute;margin-left:263.25pt;margin-top:185.45pt;width:24pt;height:71.25pt;z-index:2531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" filled="f" strokecolor="red" strokeweight="1.5pt">
                <v:shadow color="#868686"/>
              </v:roundrect>
            </w:pict>
          </mc:Fallback>
        </mc:AlternateContent>
      </w:r>
      <w:r w:rsidR="00B36668" w:rsidRPr="00B36668">
        <w:rPr>
          <w:noProof/>
          <w:lang w:val="en-GB"/>
        </w:rPr>
        <mc:AlternateContent>
          <mc:Choice Requires="wps">
            <w:drawing>
              <wp:anchor distT="0" distB="0" distL="114300" distR="114300" simplePos="0" relativeHeight="253107712" behindDoc="0" locked="0" layoutInCell="1" allowOverlap="1" wp14:anchorId="6B270ACA" wp14:editId="4345F044">
                <wp:simplePos x="0" y="0"/>
                <wp:positionH relativeFrom="column">
                  <wp:posOffset>962025</wp:posOffset>
                </wp:positionH>
                <wp:positionV relativeFrom="paragraph">
                  <wp:posOffset>3212465</wp:posOffset>
                </wp:positionV>
                <wp:extent cx="66675" cy="428625"/>
                <wp:effectExtent l="57150" t="0" r="28575" b="47625"/>
                <wp:wrapNone/>
                <wp:docPr id="68" name="AutoShap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6675" cy="4286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F2F2D96" id="AutoShape 1441" o:spid="_x0000_s1026" type="#_x0000_t32" style="position:absolute;margin-left:75.75pt;margin-top:252.95pt;width:5.25pt;height:33.75pt;flip:x;z-index:25310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" strokeweight="1.5pt">
                <v:stroke endarrow="block"/>
                <v:shadow color="#868686"/>
              </v:shape>
            </w:pict>
          </mc:Fallback>
        </mc:AlternateContent>
      </w:r>
      <w:r w:rsidR="00B36668" w:rsidRPr="00B36668">
        <w:rPr>
          <w:noProof/>
          <w:lang w:val="en-GB"/>
        </w:rPr>
        <mc:AlternateContent>
          <mc:Choice Requires="wps">
            <w:drawing>
              <wp:anchor distT="0" distB="0" distL="114300" distR="114300" simplePos="0" relativeHeight="253103616" behindDoc="0" locked="0" layoutInCell="1" allowOverlap="1" wp14:anchorId="156B0EFF" wp14:editId="3011F994">
                <wp:simplePos x="0" y="0"/>
                <wp:positionH relativeFrom="column">
                  <wp:posOffset>190500</wp:posOffset>
                </wp:positionH>
                <wp:positionV relativeFrom="paragraph">
                  <wp:posOffset>2355215</wp:posOffset>
                </wp:positionV>
                <wp:extent cx="342900" cy="904875"/>
                <wp:effectExtent l="0" t="0" r="19050" b="28575"/>
                <wp:wrapNone/>
                <wp:docPr id="66" name="AutoShape 1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9048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5D061BE" id="AutoShape 1442" o:spid="_x0000_s1026" style="position:absolute;margin-left:15pt;margin-top:185.45pt;width:27pt;height:71.25pt;z-index:25310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" filled="f" strokecolor="red" strokeweight="1.5pt">
                <v:shadow color="#868686"/>
              </v:roundrect>
            </w:pict>
          </mc:Fallback>
        </mc:AlternateContent>
      </w:r>
      <w:r w:rsidR="00B36668" w:rsidRPr="00B36668">
        <w:rPr>
          <w:noProof/>
          <w:lang w:val="en-GB"/>
        </w:rPr>
        <mc:AlternateContent>
          <mc:Choice Requires="wps">
            <w:drawing>
              <wp:anchor distT="0" distB="0" distL="114300" distR="114300" simplePos="0" relativeHeight="253101568" behindDoc="0" locked="0" layoutInCell="1" allowOverlap="1" wp14:anchorId="38DF8B74" wp14:editId="5B1F5076">
                <wp:simplePos x="0" y="0"/>
                <wp:positionH relativeFrom="column">
                  <wp:posOffset>895351</wp:posOffset>
                </wp:positionH>
                <wp:positionV relativeFrom="paragraph">
                  <wp:posOffset>2326640</wp:posOffset>
                </wp:positionV>
                <wp:extent cx="419100" cy="904875"/>
                <wp:effectExtent l="0" t="0" r="19050" b="28575"/>
                <wp:wrapNone/>
                <wp:docPr id="65" name="AutoShape 1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9048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443AF55" id="AutoShape 1442" o:spid="_x0000_s1026" style="position:absolute;margin-left:70.5pt;margin-top:183.2pt;width:33pt;height:71.25pt;z-index:25310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" filled="f" strokecolor="red" strokeweight="1.5pt">
                <v:shadow color="#868686"/>
              </v:roundrect>
            </w:pict>
          </mc:Fallback>
        </mc:AlternateContent>
      </w:r>
      <w:r w:rsidR="00B36668" w:rsidRPr="00B36668">
        <w:rPr>
          <w:noProof/>
          <w:lang w:val="en-GB"/>
        </w:rPr>
        <mc:AlternateContent>
          <mc:Choice Requires="wps">
            <w:drawing>
              <wp:anchor distT="0" distB="0" distL="114300" distR="114300" simplePos="0" relativeHeight="253097472" behindDoc="0" locked="0" layoutInCell="1" allowOverlap="1" wp14:anchorId="5C460080" wp14:editId="192F52E9">
                <wp:simplePos x="0" y="0"/>
                <wp:positionH relativeFrom="column">
                  <wp:posOffset>3435985</wp:posOffset>
                </wp:positionH>
                <wp:positionV relativeFrom="paragraph">
                  <wp:posOffset>372110</wp:posOffset>
                </wp:positionV>
                <wp:extent cx="351155" cy="359410"/>
                <wp:effectExtent l="10160" t="9525" r="10160" b="12065"/>
                <wp:wrapNone/>
                <wp:docPr id="57"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E8537D" w14:textId="77777777" w:rsidR="00393F33" w:rsidRPr="003A3676" w:rsidRDefault="00393F33" w:rsidP="00B36668">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460080" id="Oval 2624" o:spid="_x0000_s1036" style="position:absolute;margin-left:270.55pt;margin-top:29.3pt;width:27.65pt;height:28.3pt;z-index:25309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" fillcolor="#8db3e2 [1311]" strokecolor="yellow" strokeweight="1.5pt">
                <v:shadow color="#868686"/>
                <v:textbox>
                  <w:txbxContent>
                    <w:p w14:paraId="70E8537D" w14:textId="77777777" w:rsidR="00393F33" w:rsidRPr="003A3676" w:rsidRDefault="00393F33" w:rsidP="00B36668">
                      <w:pPr>
                        <w:jc w:val="center"/>
                        <w:rPr>
                          <w:rFonts w:ascii="Arial" w:hAnsi="Arial" w:cs="Arial"/>
                        </w:rPr>
                      </w:pPr>
                      <w:r w:rsidRPr="003A3676">
                        <w:rPr>
                          <w:rFonts w:ascii="Arial" w:hAnsi="Arial" w:cs="Arial"/>
                        </w:rPr>
                        <w:t>i</w:t>
                      </w:r>
                    </w:p>
                  </w:txbxContent>
                </v:textbox>
              </v:oval>
            </w:pict>
          </mc:Fallback>
        </mc:AlternateContent>
      </w:r>
      <w:r w:rsidR="00B36668" w:rsidRPr="00B36668">
        <w:rPr>
          <w:noProof/>
          <w:lang w:val="en-GB"/>
        </w:rPr>
        <mc:AlternateContent>
          <mc:Choice Requires="wps">
            <w:drawing>
              <wp:anchor distT="0" distB="0" distL="114300" distR="114300" simplePos="0" relativeHeight="253094400" behindDoc="0" locked="0" layoutInCell="1" allowOverlap="1" wp14:anchorId="20F70962" wp14:editId="53391B5C">
                <wp:simplePos x="0" y="0"/>
                <wp:positionH relativeFrom="column">
                  <wp:posOffset>3648075</wp:posOffset>
                </wp:positionH>
                <wp:positionV relativeFrom="paragraph">
                  <wp:posOffset>1393825</wp:posOffset>
                </wp:positionV>
                <wp:extent cx="661035" cy="310515"/>
                <wp:effectExtent l="0" t="0" r="24765" b="13335"/>
                <wp:wrapNone/>
                <wp:docPr id="47" name="AutoShape 1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035" cy="31051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418049E" id="AutoShape 1442" o:spid="_x0000_s1026" style="position:absolute;margin-left:287.25pt;margin-top:109.75pt;width:52.05pt;height:24.45pt;z-index:25309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" filled="f" strokecolor="red" strokeweight="1.5pt">
                <v:shadow color="#868686"/>
              </v:roundrect>
            </w:pict>
          </mc:Fallback>
        </mc:AlternateContent>
      </w:r>
      <w:r w:rsidR="00B36668" w:rsidRPr="00B36668">
        <w:rPr>
          <w:noProof/>
          <w:lang w:val="en-GB"/>
        </w:rPr>
        <mc:AlternateContent>
          <mc:Choice Requires="wps">
            <w:drawing>
              <wp:anchor distT="0" distB="0" distL="114300" distR="114300" simplePos="0" relativeHeight="253089280" behindDoc="0" locked="0" layoutInCell="1" allowOverlap="1" wp14:anchorId="05602888" wp14:editId="50DB6A9E">
                <wp:simplePos x="0" y="0"/>
                <wp:positionH relativeFrom="column">
                  <wp:posOffset>4318635</wp:posOffset>
                </wp:positionH>
                <wp:positionV relativeFrom="paragraph">
                  <wp:posOffset>478790</wp:posOffset>
                </wp:positionV>
                <wp:extent cx="1948815" cy="511175"/>
                <wp:effectExtent l="0" t="0" r="13335" b="22225"/>
                <wp:wrapNone/>
                <wp:docPr id="41" name="Text Box 1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8815" cy="51117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8943BC" w14:textId="0F838BD4" w:rsidR="00393F33" w:rsidRPr="00985C7B" w:rsidRDefault="00393F33" w:rsidP="00B36668">
                            <w:pPr>
                              <w:rPr>
                                <w:sz w:val="16"/>
                                <w:szCs w:val="16"/>
                              </w:rPr>
                            </w:pPr>
                            <w:r>
                              <w:rPr>
                                <w:rFonts w:ascii="Arial" w:hAnsi="Arial" w:cs="Arial"/>
                                <w:sz w:val="16"/>
                                <w:u w:val="single"/>
                              </w:rPr>
                              <w:t>Order start and end date</w:t>
                            </w:r>
                            <w:r w:rsidRPr="00B41DB4">
                              <w:rPr>
                                <w:rFonts w:ascii="Arial" w:hAnsi="Arial" w:cs="Arial"/>
                                <w:sz w:val="16"/>
                              </w:rPr>
                              <w:t xml:space="preserve"> –</w:t>
                            </w:r>
                            <w:r>
                              <w:rPr>
                                <w:rFonts w:ascii="Arial" w:hAnsi="Arial" w:cs="Arial"/>
                                <w:sz w:val="16"/>
                              </w:rPr>
                              <w:t>– The order date on the c</w:t>
                            </w:r>
                            <w:r w:rsidRPr="00836A92">
                              <w:rPr>
                                <w:rFonts w:ascii="Arial" w:hAnsi="Arial" w:cs="Arial"/>
                                <w:sz w:val="16"/>
                              </w:rPr>
                              <w:t xml:space="preserve">lient order invoice </w:t>
                            </w:r>
                            <w:r>
                              <w:rPr>
                                <w:rFonts w:ascii="Arial" w:hAnsi="Arial" w:cs="Arial"/>
                                <w:sz w:val="16"/>
                              </w:rPr>
                              <w:t>needs to fall within these dates.</w:t>
                            </w:r>
                          </w:p>
                          <w:p w14:paraId="1EF850ED" w14:textId="77777777" w:rsidR="00393F33" w:rsidRPr="00416431" w:rsidRDefault="00393F33" w:rsidP="00B3666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602888" id="Text Box 1440" o:spid="_x0000_s1037" type="#_x0000_t202" style="position:absolute;margin-left:340.05pt;margin-top:37.7pt;width:153.45pt;height:40.25pt;z-index:2530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" strokeweight="1.5pt">
                <v:shadow color="#868686"/>
                <v:textbox>
                  <w:txbxContent>
                    <w:p w14:paraId="1A8943BC" w14:textId="0F838BD4" w:rsidR="00393F33" w:rsidRPr="00985C7B" w:rsidRDefault="00393F33" w:rsidP="00B36668">
                      <w:pPr>
                        <w:rPr>
                          <w:sz w:val="16"/>
                          <w:szCs w:val="16"/>
                        </w:rPr>
                      </w:pPr>
                      <w:r>
                        <w:rPr>
                          <w:rFonts w:ascii="Arial" w:hAnsi="Arial" w:cs="Arial"/>
                          <w:sz w:val="16"/>
                          <w:u w:val="single"/>
                        </w:rPr>
                        <w:t>Order start and end date</w:t>
                      </w:r>
                      <w:r w:rsidRPr="00B41DB4">
                        <w:rPr>
                          <w:rFonts w:ascii="Arial" w:hAnsi="Arial" w:cs="Arial"/>
                          <w:sz w:val="16"/>
                        </w:rPr>
                        <w:t xml:space="preserve"> –</w:t>
                      </w:r>
                      <w:r>
                        <w:rPr>
                          <w:rFonts w:ascii="Arial" w:hAnsi="Arial" w:cs="Arial"/>
                          <w:sz w:val="16"/>
                        </w:rPr>
                        <w:t>– The order date on the c</w:t>
                      </w:r>
                      <w:r w:rsidRPr="00836A92">
                        <w:rPr>
                          <w:rFonts w:ascii="Arial" w:hAnsi="Arial" w:cs="Arial"/>
                          <w:sz w:val="16"/>
                        </w:rPr>
                        <w:t xml:space="preserve">lient order invoice </w:t>
                      </w:r>
                      <w:r>
                        <w:rPr>
                          <w:rFonts w:ascii="Arial" w:hAnsi="Arial" w:cs="Arial"/>
                          <w:sz w:val="16"/>
                        </w:rPr>
                        <w:t>needs to fall within these dates.</w:t>
                      </w:r>
                    </w:p>
                    <w:p w14:paraId="1EF850ED" w14:textId="77777777" w:rsidR="00393F33" w:rsidRPr="00416431" w:rsidRDefault="00393F33" w:rsidP="00B36668"/>
                  </w:txbxContent>
                </v:textbox>
              </v:shape>
            </w:pict>
          </mc:Fallback>
        </mc:AlternateContent>
      </w:r>
      <w:r w:rsidR="00B36668" w:rsidRPr="00B36668">
        <w:rPr>
          <w:noProof/>
          <w:lang w:val="en-GB"/>
        </w:rPr>
        <mc:AlternateContent>
          <mc:Choice Requires="wps">
            <w:drawing>
              <wp:anchor distT="0" distB="0" distL="114300" distR="114300" simplePos="0" relativeHeight="253092352" behindDoc="0" locked="0" layoutInCell="1" allowOverlap="1" wp14:anchorId="2F104282" wp14:editId="68DF0791">
                <wp:simplePos x="0" y="0"/>
                <wp:positionH relativeFrom="column">
                  <wp:posOffset>4011930</wp:posOffset>
                </wp:positionH>
                <wp:positionV relativeFrom="paragraph">
                  <wp:posOffset>21590</wp:posOffset>
                </wp:positionV>
                <wp:extent cx="351155" cy="359410"/>
                <wp:effectExtent l="13970" t="9525" r="15875" b="12065"/>
                <wp:wrapNone/>
                <wp:docPr id="45" name="Oval 14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8E0182C" w14:textId="77777777" w:rsidR="00393F33" w:rsidRPr="00757F22" w:rsidRDefault="00393F33" w:rsidP="00B36668">
                            <w:pPr>
                              <w:rPr>
                                <w:rFonts w:ascii="Arial" w:hAnsi="Arial" w:cs="Arial"/>
                              </w:rPr>
                            </w:pPr>
                            <w:r w:rsidRPr="00757F22">
                              <w:rPr>
                                <w:rFonts w:ascii="Arial" w:hAnsi="Arial" w:cs="Arial"/>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104282" id="Oval 1443" o:spid="_x0000_s1038" style="position:absolute;margin-left:315.9pt;margin-top:1.7pt;width:27.65pt;height:28.3pt;z-index:25309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LAn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" fillcolor="yellow" strokecolor="yellow" strokeweight="1.5pt">
                <v:shadow color="#868686"/>
                <v:textbox>
                  <w:txbxContent>
                    <w:p w14:paraId="78E0182C" w14:textId="77777777" w:rsidR="00393F33" w:rsidRPr="00757F22" w:rsidRDefault="00393F33" w:rsidP="00B36668">
                      <w:pPr>
                        <w:rPr>
                          <w:rFonts w:ascii="Arial" w:hAnsi="Arial" w:cs="Arial"/>
                        </w:rPr>
                      </w:pPr>
                      <w:r w:rsidRPr="00757F22">
                        <w:rPr>
                          <w:rFonts w:ascii="Arial" w:hAnsi="Arial" w:cs="Arial"/>
                        </w:rPr>
                        <w:t>5</w:t>
                      </w:r>
                    </w:p>
                  </w:txbxContent>
                </v:textbox>
              </v:oval>
            </w:pict>
          </mc:Fallback>
        </mc:AlternateContent>
      </w:r>
      <w:r w:rsidR="00B36668" w:rsidRPr="00B36668">
        <w:rPr>
          <w:noProof/>
          <w:lang w:val="en-GB"/>
        </w:rPr>
        <mc:AlternateContent>
          <mc:Choice Requires="wps">
            <w:drawing>
              <wp:anchor distT="0" distB="0" distL="114300" distR="114300" simplePos="0" relativeHeight="253090304" behindDoc="0" locked="0" layoutInCell="1" allowOverlap="1" wp14:anchorId="6DDED403" wp14:editId="746B89A1">
                <wp:simplePos x="0" y="0"/>
                <wp:positionH relativeFrom="column">
                  <wp:posOffset>5200650</wp:posOffset>
                </wp:positionH>
                <wp:positionV relativeFrom="paragraph">
                  <wp:posOffset>974090</wp:posOffset>
                </wp:positionV>
                <wp:extent cx="161925" cy="372110"/>
                <wp:effectExtent l="0" t="38100" r="66675" b="27940"/>
                <wp:wrapNone/>
                <wp:docPr id="43" name="AutoShap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1925" cy="3721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D5501BD" id="AutoShape 1441" o:spid="_x0000_s1026" type="#_x0000_t32" style="position:absolute;margin-left:409.5pt;margin-top:76.7pt;width:12.75pt;height:29.3pt;flip:y;z-index:25309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" strokeweight="1.5pt">
                <v:stroke endarrow="block"/>
                <v:shadow color="#868686"/>
              </v:shape>
            </w:pict>
          </mc:Fallback>
        </mc:AlternateContent>
      </w:r>
      <w:r w:rsidR="00B36668" w:rsidRPr="00B36668">
        <w:rPr>
          <w:noProof/>
          <w:lang w:val="en-GB"/>
        </w:rPr>
        <mc:AlternateContent>
          <mc:Choice Requires="wps">
            <w:drawing>
              <wp:anchor distT="0" distB="0" distL="114300" distR="114300" simplePos="0" relativeHeight="253091328" behindDoc="0" locked="0" layoutInCell="1" allowOverlap="1" wp14:anchorId="5DE4A841" wp14:editId="2A649560">
                <wp:simplePos x="0" y="0"/>
                <wp:positionH relativeFrom="column">
                  <wp:posOffset>4505325</wp:posOffset>
                </wp:positionH>
                <wp:positionV relativeFrom="paragraph">
                  <wp:posOffset>1397635</wp:posOffset>
                </wp:positionV>
                <wp:extent cx="1153795" cy="310515"/>
                <wp:effectExtent l="12065" t="10160" r="15240" b="12700"/>
                <wp:wrapNone/>
                <wp:docPr id="44" name="AutoShape 1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3795" cy="31051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5A8B8AB" id="AutoShape 1442" o:spid="_x0000_s1026" style="position:absolute;margin-left:354.75pt;margin-top:110.05pt;width:90.85pt;height:24.45pt;z-index:25309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" filled="f" strokecolor="red" strokeweight="1.5pt">
                <v:shadow color="#868686"/>
              </v:roundrect>
            </w:pict>
          </mc:Fallback>
        </mc:AlternateContent>
      </w:r>
      <w:r w:rsidR="00B36668">
        <w:rPr>
          <w:noProof/>
        </w:rPr>
        <w:drawing>
          <wp:inline distT="0" distB="0" distL="0" distR="0" wp14:anchorId="312C9867" wp14:editId="6C4DA43F">
            <wp:extent cx="7290000" cy="3257550"/>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7297025" cy="3260689"/>
                    </a:xfrm>
                    <a:prstGeom prst="rect">
                      <a:avLst/>
                    </a:prstGeom>
                  </pic:spPr>
                </pic:pic>
              </a:graphicData>
            </a:graphic>
          </wp:inline>
        </w:drawing>
      </w:r>
    </w:p>
    <w:p w14:paraId="43D2AFBA" w14:textId="2299682B" w:rsidR="00EB7D1B" w:rsidRDefault="00B36668" w:rsidP="00B36668">
      <w:pPr>
        <w:tabs>
          <w:tab w:val="left" w:pos="7920"/>
        </w:tabs>
        <w:rPr>
          <w:lang w:val="en-GB"/>
        </w:rPr>
      </w:pPr>
      <w:r w:rsidRPr="00B36668">
        <w:rPr>
          <w:noProof/>
          <w:lang w:val="en-GB"/>
        </w:rPr>
        <mc:AlternateContent>
          <mc:Choice Requires="wps">
            <w:drawing>
              <wp:anchor distT="0" distB="0" distL="114300" distR="114300" simplePos="0" relativeHeight="253116928" behindDoc="0" locked="0" layoutInCell="1" allowOverlap="1" wp14:anchorId="3C371A68" wp14:editId="17B8F84C">
                <wp:simplePos x="0" y="0"/>
                <wp:positionH relativeFrom="column">
                  <wp:posOffset>3129915</wp:posOffset>
                </wp:positionH>
                <wp:positionV relativeFrom="paragraph">
                  <wp:posOffset>470535</wp:posOffset>
                </wp:positionV>
                <wp:extent cx="1885950" cy="484505"/>
                <wp:effectExtent l="0" t="0" r="19050" b="10795"/>
                <wp:wrapNone/>
                <wp:docPr id="74" name="Text Box 1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4845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961BD68" w14:textId="4B13883B" w:rsidR="00393F33" w:rsidRPr="002504E9" w:rsidRDefault="00393F33" w:rsidP="00B36668">
                            <w:pPr>
                              <w:rPr>
                                <w:rFonts w:ascii="Arial" w:hAnsi="Arial" w:cs="Arial"/>
                                <w:sz w:val="16"/>
                                <w:szCs w:val="16"/>
                              </w:rPr>
                            </w:pPr>
                            <w:r>
                              <w:rPr>
                                <w:rFonts w:ascii="Arial" w:hAnsi="Arial" w:cs="Arial"/>
                                <w:sz w:val="16"/>
                                <w:szCs w:val="16"/>
                                <w:u w:val="single"/>
                              </w:rPr>
                              <w:t>Rate</w:t>
                            </w:r>
                            <w:r w:rsidRPr="002504E9">
                              <w:rPr>
                                <w:rFonts w:ascii="Arial" w:hAnsi="Arial" w:cs="Arial"/>
                                <w:sz w:val="16"/>
                                <w:szCs w:val="16"/>
                              </w:rPr>
                              <w:t xml:space="preserve"> – This is the per case </w:t>
                            </w:r>
                            <w:r>
                              <w:rPr>
                                <w:rFonts w:ascii="Arial" w:hAnsi="Arial" w:cs="Arial"/>
                                <w:sz w:val="16"/>
                                <w:szCs w:val="16"/>
                              </w:rPr>
                              <w:t>off i</w:t>
                            </w:r>
                            <w:r w:rsidRPr="002504E9">
                              <w:rPr>
                                <w:rFonts w:ascii="Arial" w:hAnsi="Arial" w:cs="Arial"/>
                                <w:sz w:val="16"/>
                                <w:szCs w:val="16"/>
                              </w:rPr>
                              <w:t>nvoice allowance amount</w:t>
                            </w:r>
                            <w:r>
                              <w:rPr>
                                <w:rFonts w:ascii="Arial" w:hAnsi="Arial" w:cs="Arial"/>
                                <w:sz w:val="16"/>
                                <w:szCs w:val="16"/>
                              </w:rPr>
                              <w:t xml:space="preserve"> that was offered to the customer.</w:t>
                            </w:r>
                          </w:p>
                          <w:p w14:paraId="65AC36E4" w14:textId="77777777" w:rsidR="00393F33" w:rsidRPr="002504E9" w:rsidRDefault="00393F33" w:rsidP="00B36668">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371A68" id="_x0000_s1039" type="#_x0000_t202" style="position:absolute;margin-left:246.45pt;margin-top:37.05pt;width:148.5pt;height:38.15pt;z-index:2531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" strokeweight="1.5pt">
                <v:shadow color="#868686"/>
                <v:textbox>
                  <w:txbxContent>
                    <w:p w14:paraId="6961BD68" w14:textId="4B13883B" w:rsidR="00393F33" w:rsidRPr="002504E9" w:rsidRDefault="00393F33" w:rsidP="00B36668">
                      <w:pPr>
                        <w:rPr>
                          <w:rFonts w:ascii="Arial" w:hAnsi="Arial" w:cs="Arial"/>
                          <w:sz w:val="16"/>
                          <w:szCs w:val="16"/>
                        </w:rPr>
                      </w:pPr>
                      <w:r>
                        <w:rPr>
                          <w:rFonts w:ascii="Arial" w:hAnsi="Arial" w:cs="Arial"/>
                          <w:sz w:val="16"/>
                          <w:szCs w:val="16"/>
                          <w:u w:val="single"/>
                        </w:rPr>
                        <w:t>Rate</w:t>
                      </w:r>
                      <w:r w:rsidRPr="002504E9">
                        <w:rPr>
                          <w:rFonts w:ascii="Arial" w:hAnsi="Arial" w:cs="Arial"/>
                          <w:sz w:val="16"/>
                          <w:szCs w:val="16"/>
                        </w:rPr>
                        <w:t xml:space="preserve"> – This is the per case </w:t>
                      </w:r>
                      <w:r>
                        <w:rPr>
                          <w:rFonts w:ascii="Arial" w:hAnsi="Arial" w:cs="Arial"/>
                          <w:sz w:val="16"/>
                          <w:szCs w:val="16"/>
                        </w:rPr>
                        <w:t>off i</w:t>
                      </w:r>
                      <w:r w:rsidRPr="002504E9">
                        <w:rPr>
                          <w:rFonts w:ascii="Arial" w:hAnsi="Arial" w:cs="Arial"/>
                          <w:sz w:val="16"/>
                          <w:szCs w:val="16"/>
                        </w:rPr>
                        <w:t>nvoice allowance amount</w:t>
                      </w:r>
                      <w:r>
                        <w:rPr>
                          <w:rFonts w:ascii="Arial" w:hAnsi="Arial" w:cs="Arial"/>
                          <w:sz w:val="16"/>
                          <w:szCs w:val="16"/>
                        </w:rPr>
                        <w:t xml:space="preserve"> that was offered to the customer.</w:t>
                      </w:r>
                    </w:p>
                    <w:p w14:paraId="65AC36E4" w14:textId="77777777" w:rsidR="00393F33" w:rsidRPr="002504E9" w:rsidRDefault="00393F33" w:rsidP="00B36668">
                      <w:pPr>
                        <w:rPr>
                          <w:rFonts w:ascii="Arial" w:hAnsi="Arial" w:cs="Arial"/>
                          <w:sz w:val="16"/>
                          <w:szCs w:val="16"/>
                        </w:rPr>
                      </w:pPr>
                    </w:p>
                  </w:txbxContent>
                </v:textbox>
              </v:shape>
            </w:pict>
          </mc:Fallback>
        </mc:AlternateContent>
      </w:r>
      <w:r w:rsidRPr="00B36668">
        <w:rPr>
          <w:noProof/>
          <w:lang w:val="en-GB"/>
        </w:rPr>
        <mc:AlternateContent>
          <mc:Choice Requires="wps">
            <w:drawing>
              <wp:anchor distT="0" distB="0" distL="114300" distR="114300" simplePos="0" relativeHeight="253117952" behindDoc="0" locked="0" layoutInCell="1" allowOverlap="1" wp14:anchorId="07E42863" wp14:editId="02DC2E52">
                <wp:simplePos x="0" y="0"/>
                <wp:positionH relativeFrom="column">
                  <wp:posOffset>2876550</wp:posOffset>
                </wp:positionH>
                <wp:positionV relativeFrom="paragraph">
                  <wp:posOffset>299720</wp:posOffset>
                </wp:positionV>
                <wp:extent cx="351155" cy="359410"/>
                <wp:effectExtent l="13335" t="14605" r="16510" b="16510"/>
                <wp:wrapNone/>
                <wp:docPr id="76" name="Oval 14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8E1608B" w14:textId="77777777" w:rsidR="00393F33" w:rsidRPr="00757F22" w:rsidRDefault="00393F33" w:rsidP="00B36668">
                            <w:pPr>
                              <w:rPr>
                                <w:rFonts w:ascii="Arial" w:hAnsi="Arial" w:cs="Arial"/>
                              </w:rPr>
                            </w:pPr>
                            <w:r w:rsidRPr="00757F22">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E42863" id="_x0000_s1040" style="position:absolute;margin-left:226.5pt;margin-top:23.6pt;width:27.65pt;height:28.3pt;z-index:25311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Rwg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" fillcolor="yellow" strokecolor="yellow" strokeweight="1.5pt">
                <v:shadow color="#868686"/>
                <v:textbox>
                  <w:txbxContent>
                    <w:p w14:paraId="38E1608B" w14:textId="77777777" w:rsidR="00393F33" w:rsidRPr="00757F22" w:rsidRDefault="00393F33" w:rsidP="00B36668">
                      <w:pPr>
                        <w:rPr>
                          <w:rFonts w:ascii="Arial" w:hAnsi="Arial" w:cs="Arial"/>
                        </w:rPr>
                      </w:pPr>
                      <w:r w:rsidRPr="00757F22">
                        <w:rPr>
                          <w:rFonts w:ascii="Arial" w:hAnsi="Arial" w:cs="Arial"/>
                        </w:rPr>
                        <w:t>2</w:t>
                      </w:r>
                    </w:p>
                  </w:txbxContent>
                </v:textbox>
              </v:oval>
            </w:pict>
          </mc:Fallback>
        </mc:AlternateContent>
      </w:r>
      <w:r w:rsidRPr="00B36668">
        <w:rPr>
          <w:noProof/>
          <w:lang w:val="en-GB"/>
        </w:rPr>
        <mc:AlternateContent>
          <mc:Choice Requires="wps">
            <w:drawing>
              <wp:anchor distT="0" distB="0" distL="114300" distR="114300" simplePos="0" relativeHeight="253114880" behindDoc="0" locked="0" layoutInCell="1" allowOverlap="1" wp14:anchorId="0B3B42A4" wp14:editId="22FC0299">
                <wp:simplePos x="0" y="0"/>
                <wp:positionH relativeFrom="column">
                  <wp:posOffset>3533774</wp:posOffset>
                </wp:positionH>
                <wp:positionV relativeFrom="paragraph">
                  <wp:posOffset>12065</wp:posOffset>
                </wp:positionV>
                <wp:extent cx="47625" cy="447675"/>
                <wp:effectExtent l="38100" t="0" r="66675" b="47625"/>
                <wp:wrapNone/>
                <wp:docPr id="73" name="AutoShap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 cy="4476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671AAFF" id="AutoShape 1441" o:spid="_x0000_s1026" type="#_x0000_t32" style="position:absolute;margin-left:278.25pt;margin-top:.95pt;width:3.75pt;height:35.25pt;z-index:2531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" strokeweight="1.5pt">
                <v:stroke endarrow="block"/>
                <v:shadow color="#868686"/>
              </v:shape>
            </w:pict>
          </mc:Fallback>
        </mc:AlternateContent>
      </w:r>
      <w:r w:rsidRPr="00B36668">
        <w:rPr>
          <w:noProof/>
          <w:lang w:val="en-GB"/>
        </w:rPr>
        <mc:AlternateContent>
          <mc:Choice Requires="wps">
            <w:drawing>
              <wp:anchor distT="0" distB="0" distL="114300" distR="114300" simplePos="0" relativeHeight="253110784" behindDoc="0" locked="0" layoutInCell="1" allowOverlap="1" wp14:anchorId="7F9E1BB9" wp14:editId="47BAB5C7">
                <wp:simplePos x="0" y="0"/>
                <wp:positionH relativeFrom="column">
                  <wp:posOffset>-219075</wp:posOffset>
                </wp:positionH>
                <wp:positionV relativeFrom="paragraph">
                  <wp:posOffset>399415</wp:posOffset>
                </wp:positionV>
                <wp:extent cx="351155" cy="359410"/>
                <wp:effectExtent l="9525" t="15875" r="10795" b="15240"/>
                <wp:wrapNone/>
                <wp:docPr id="71" name="Oval 1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A513610" w14:textId="77777777" w:rsidR="00393F33" w:rsidRPr="00757F22" w:rsidRDefault="00393F33" w:rsidP="00B36668">
                            <w:pPr>
                              <w:rPr>
                                <w:rFonts w:ascii="Arial" w:hAnsi="Arial" w:cs="Arial"/>
                              </w:rPr>
                            </w:pPr>
                            <w:r w:rsidRPr="00757F22">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9E1BB9" id="_x0000_s1041" style="position:absolute;margin-left:-17.25pt;margin-top:31.45pt;width:27.65pt;height:28.3pt;z-index:2531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nMEgIAAC0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" fillcolor="yellow" strokecolor="yellow" strokeweight="1.5pt">
                <v:shadow color="#868686"/>
                <v:textbox>
                  <w:txbxContent>
                    <w:p w14:paraId="7A513610" w14:textId="77777777" w:rsidR="00393F33" w:rsidRPr="00757F22" w:rsidRDefault="00393F33" w:rsidP="00B36668">
                      <w:pPr>
                        <w:rPr>
                          <w:rFonts w:ascii="Arial" w:hAnsi="Arial" w:cs="Arial"/>
                        </w:rPr>
                      </w:pPr>
                      <w:r w:rsidRPr="00757F22">
                        <w:rPr>
                          <w:rFonts w:ascii="Arial" w:hAnsi="Arial" w:cs="Arial"/>
                        </w:rPr>
                        <w:t>1</w:t>
                      </w:r>
                    </w:p>
                  </w:txbxContent>
                </v:textbox>
              </v:oval>
            </w:pict>
          </mc:Fallback>
        </mc:AlternateContent>
      </w:r>
      <w:r w:rsidRPr="00B36668">
        <w:rPr>
          <w:noProof/>
          <w:lang w:val="en-GB"/>
        </w:rPr>
        <mc:AlternateContent>
          <mc:Choice Requires="wps">
            <w:drawing>
              <wp:anchor distT="0" distB="0" distL="114300" distR="114300" simplePos="0" relativeHeight="253105664" behindDoc="0" locked="0" layoutInCell="1" allowOverlap="1" wp14:anchorId="40977882" wp14:editId="1D16F148">
                <wp:simplePos x="0" y="0"/>
                <wp:positionH relativeFrom="column">
                  <wp:posOffset>400050</wp:posOffset>
                </wp:positionH>
                <wp:positionV relativeFrom="paragraph">
                  <wp:posOffset>12065</wp:posOffset>
                </wp:positionV>
                <wp:extent cx="114300" cy="390525"/>
                <wp:effectExtent l="0" t="0" r="76200" b="47625"/>
                <wp:wrapNone/>
                <wp:docPr id="67" name="AutoShap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3905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CA1F54" id="AutoShape 1441" o:spid="_x0000_s1026" type="#_x0000_t32" style="position:absolute;margin-left:31.5pt;margin-top:.95pt;width:9pt;height:30.75pt;z-index:25310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" strokeweight="1.5pt">
                <v:stroke endarrow="block"/>
                <v:shadow color="#868686"/>
              </v:shape>
            </w:pict>
          </mc:Fallback>
        </mc:AlternateContent>
      </w:r>
    </w:p>
    <w:p w14:paraId="64B6F8AD" w14:textId="5A6EF431" w:rsidR="00B36668" w:rsidRDefault="00B36668" w:rsidP="00B36668">
      <w:pPr>
        <w:tabs>
          <w:tab w:val="left" w:pos="7920"/>
        </w:tabs>
        <w:rPr>
          <w:lang w:val="en-GB"/>
        </w:rPr>
      </w:pPr>
    </w:p>
    <w:p w14:paraId="6D9AD27E" w14:textId="723DF556" w:rsidR="00B36668" w:rsidRDefault="00DC1C87" w:rsidP="00B36668">
      <w:pPr>
        <w:tabs>
          <w:tab w:val="left" w:pos="7920"/>
        </w:tabs>
        <w:rPr>
          <w:lang w:val="en-GB"/>
        </w:rPr>
      </w:pPr>
      <w:r w:rsidRPr="00B36668">
        <w:rPr>
          <w:noProof/>
          <w:lang w:val="en-GB"/>
        </w:rPr>
        <mc:AlternateContent>
          <mc:Choice Requires="wps">
            <w:drawing>
              <wp:anchor distT="0" distB="0" distL="114300" distR="114300" simplePos="0" relativeHeight="253109760" behindDoc="0" locked="0" layoutInCell="1" allowOverlap="1" wp14:anchorId="140B5BB9" wp14:editId="32BCF8A3">
                <wp:simplePos x="0" y="0"/>
                <wp:positionH relativeFrom="column">
                  <wp:posOffset>77638</wp:posOffset>
                </wp:positionH>
                <wp:positionV relativeFrom="paragraph">
                  <wp:posOffset>111030</wp:posOffset>
                </wp:positionV>
                <wp:extent cx="2465705" cy="358032"/>
                <wp:effectExtent l="0" t="0" r="10795" b="23495"/>
                <wp:wrapNone/>
                <wp:docPr id="70" name="Text Box 1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5705" cy="358032"/>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9A5CE99" w14:textId="33BA7176" w:rsidR="00393F33" w:rsidRPr="002504E9" w:rsidRDefault="00393F33" w:rsidP="00B36668">
                            <w:pPr>
                              <w:rPr>
                                <w:rFonts w:ascii="Arial" w:hAnsi="Arial" w:cs="Arial"/>
                                <w:sz w:val="16"/>
                                <w:szCs w:val="16"/>
                              </w:rPr>
                            </w:pPr>
                            <w:r>
                              <w:rPr>
                                <w:rFonts w:ascii="Arial" w:hAnsi="Arial" w:cs="Arial"/>
                                <w:sz w:val="16"/>
                                <w:szCs w:val="16"/>
                                <w:u w:val="single"/>
                              </w:rPr>
                              <w:t>Item</w:t>
                            </w:r>
                            <w:r w:rsidRPr="002504E9">
                              <w:rPr>
                                <w:rFonts w:ascii="Arial" w:hAnsi="Arial" w:cs="Arial"/>
                                <w:sz w:val="16"/>
                                <w:szCs w:val="16"/>
                                <w:u w:val="single"/>
                              </w:rPr>
                              <w:t xml:space="preserve"> Code</w:t>
                            </w:r>
                            <w:r>
                              <w:rPr>
                                <w:rFonts w:ascii="Arial" w:hAnsi="Arial" w:cs="Arial"/>
                                <w:sz w:val="16"/>
                                <w:szCs w:val="16"/>
                                <w:u w:val="single"/>
                              </w:rPr>
                              <w:t>/Case UPC</w:t>
                            </w:r>
                            <w:r w:rsidRPr="002504E9">
                              <w:rPr>
                                <w:rFonts w:ascii="Arial" w:hAnsi="Arial" w:cs="Arial"/>
                                <w:sz w:val="16"/>
                                <w:szCs w:val="16"/>
                              </w:rPr>
                              <w:t xml:space="preserve"> –This is the product </w:t>
                            </w:r>
                            <w:r>
                              <w:rPr>
                                <w:rFonts w:ascii="Arial" w:hAnsi="Arial" w:cs="Arial"/>
                                <w:sz w:val="16"/>
                                <w:szCs w:val="16"/>
                              </w:rPr>
                              <w:t>for</w:t>
                            </w:r>
                            <w:r w:rsidRPr="002504E9">
                              <w:rPr>
                                <w:rFonts w:ascii="Arial" w:hAnsi="Arial" w:cs="Arial"/>
                                <w:sz w:val="16"/>
                                <w:szCs w:val="16"/>
                              </w:rPr>
                              <w:t xml:space="preserve"> which the customer is </w:t>
                            </w:r>
                            <w:r>
                              <w:rPr>
                                <w:rFonts w:ascii="Arial" w:hAnsi="Arial" w:cs="Arial"/>
                                <w:sz w:val="16"/>
                                <w:szCs w:val="16"/>
                              </w:rPr>
                              <w:t>being offered</w:t>
                            </w:r>
                            <w:r w:rsidRPr="002504E9">
                              <w:rPr>
                                <w:rFonts w:ascii="Arial" w:hAnsi="Arial" w:cs="Arial"/>
                                <w:sz w:val="16"/>
                                <w:szCs w:val="16"/>
                              </w:rPr>
                              <w:t xml:space="preserve"> an off invoice.</w:t>
                            </w:r>
                            <w:r>
                              <w:rPr>
                                <w:rFonts w:ascii="Arial" w:hAnsi="Arial" w:cs="Arial"/>
                                <w:sz w:val="16"/>
                                <w:szCs w:val="16"/>
                              </w:rPr>
                              <w:br/>
                            </w:r>
                          </w:p>
                          <w:p w14:paraId="18F3B1E1" w14:textId="77777777" w:rsidR="00393F33" w:rsidRPr="002504E9" w:rsidRDefault="00393F33" w:rsidP="00B36668">
                            <w:pPr>
                              <w:rPr>
                                <w:rFonts w:ascii="Arial" w:hAnsi="Arial" w:cs="Arial"/>
                                <w:sz w:val="16"/>
                                <w:szCs w:val="16"/>
                              </w:rPr>
                            </w:pPr>
                          </w:p>
                          <w:p w14:paraId="57FBC699" w14:textId="77777777" w:rsidR="00393F33" w:rsidRPr="002504E9" w:rsidRDefault="00393F33" w:rsidP="00B36668">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0B5BB9" id="_x0000_s1042" type="#_x0000_t202" style="position:absolute;margin-left:6.1pt;margin-top:8.75pt;width:194.15pt;height:28.2pt;z-index:2531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" strokeweight="1.5pt">
                <v:shadow color="#868686"/>
                <v:textbox>
                  <w:txbxContent>
                    <w:p w14:paraId="69A5CE99" w14:textId="33BA7176" w:rsidR="00393F33" w:rsidRPr="002504E9" w:rsidRDefault="00393F33" w:rsidP="00B36668">
                      <w:pPr>
                        <w:rPr>
                          <w:rFonts w:ascii="Arial" w:hAnsi="Arial" w:cs="Arial"/>
                          <w:sz w:val="16"/>
                          <w:szCs w:val="16"/>
                        </w:rPr>
                      </w:pPr>
                      <w:r>
                        <w:rPr>
                          <w:rFonts w:ascii="Arial" w:hAnsi="Arial" w:cs="Arial"/>
                          <w:sz w:val="16"/>
                          <w:szCs w:val="16"/>
                          <w:u w:val="single"/>
                        </w:rPr>
                        <w:t>Item</w:t>
                      </w:r>
                      <w:r w:rsidRPr="002504E9">
                        <w:rPr>
                          <w:rFonts w:ascii="Arial" w:hAnsi="Arial" w:cs="Arial"/>
                          <w:sz w:val="16"/>
                          <w:szCs w:val="16"/>
                          <w:u w:val="single"/>
                        </w:rPr>
                        <w:t xml:space="preserve"> Code</w:t>
                      </w:r>
                      <w:r>
                        <w:rPr>
                          <w:rFonts w:ascii="Arial" w:hAnsi="Arial" w:cs="Arial"/>
                          <w:sz w:val="16"/>
                          <w:szCs w:val="16"/>
                          <w:u w:val="single"/>
                        </w:rPr>
                        <w:t>/Case UPC</w:t>
                      </w:r>
                      <w:r w:rsidRPr="002504E9">
                        <w:rPr>
                          <w:rFonts w:ascii="Arial" w:hAnsi="Arial" w:cs="Arial"/>
                          <w:sz w:val="16"/>
                          <w:szCs w:val="16"/>
                        </w:rPr>
                        <w:t xml:space="preserve"> –This is the product </w:t>
                      </w:r>
                      <w:r>
                        <w:rPr>
                          <w:rFonts w:ascii="Arial" w:hAnsi="Arial" w:cs="Arial"/>
                          <w:sz w:val="16"/>
                          <w:szCs w:val="16"/>
                        </w:rPr>
                        <w:t>for</w:t>
                      </w:r>
                      <w:r w:rsidRPr="002504E9">
                        <w:rPr>
                          <w:rFonts w:ascii="Arial" w:hAnsi="Arial" w:cs="Arial"/>
                          <w:sz w:val="16"/>
                          <w:szCs w:val="16"/>
                        </w:rPr>
                        <w:t xml:space="preserve"> which the customer is </w:t>
                      </w:r>
                      <w:r>
                        <w:rPr>
                          <w:rFonts w:ascii="Arial" w:hAnsi="Arial" w:cs="Arial"/>
                          <w:sz w:val="16"/>
                          <w:szCs w:val="16"/>
                        </w:rPr>
                        <w:t>being offered</w:t>
                      </w:r>
                      <w:r w:rsidRPr="002504E9">
                        <w:rPr>
                          <w:rFonts w:ascii="Arial" w:hAnsi="Arial" w:cs="Arial"/>
                          <w:sz w:val="16"/>
                          <w:szCs w:val="16"/>
                        </w:rPr>
                        <w:t xml:space="preserve"> an off invoice.</w:t>
                      </w:r>
                      <w:r>
                        <w:rPr>
                          <w:rFonts w:ascii="Arial" w:hAnsi="Arial" w:cs="Arial"/>
                          <w:sz w:val="16"/>
                          <w:szCs w:val="16"/>
                        </w:rPr>
                        <w:br/>
                      </w:r>
                    </w:p>
                    <w:p w14:paraId="18F3B1E1" w14:textId="77777777" w:rsidR="00393F33" w:rsidRPr="002504E9" w:rsidRDefault="00393F33" w:rsidP="00B36668">
                      <w:pPr>
                        <w:rPr>
                          <w:rFonts w:ascii="Arial" w:hAnsi="Arial" w:cs="Arial"/>
                          <w:sz w:val="16"/>
                          <w:szCs w:val="16"/>
                        </w:rPr>
                      </w:pPr>
                    </w:p>
                    <w:p w14:paraId="57FBC699" w14:textId="77777777" w:rsidR="00393F33" w:rsidRPr="002504E9" w:rsidRDefault="00393F33" w:rsidP="00B36668">
                      <w:pPr>
                        <w:rPr>
                          <w:rFonts w:ascii="Arial" w:hAnsi="Arial" w:cs="Arial"/>
                          <w:sz w:val="16"/>
                          <w:szCs w:val="16"/>
                        </w:rPr>
                      </w:pPr>
                    </w:p>
                  </w:txbxContent>
                </v:textbox>
              </v:shape>
            </w:pict>
          </mc:Fallback>
        </mc:AlternateContent>
      </w:r>
    </w:p>
    <w:p w14:paraId="35EEFF3C" w14:textId="2CC25F4A" w:rsidR="00B36668" w:rsidRDefault="00B36668" w:rsidP="00B36668">
      <w:pPr>
        <w:tabs>
          <w:tab w:val="left" w:pos="7920"/>
        </w:tabs>
        <w:rPr>
          <w:lang w:val="en-GB"/>
        </w:rPr>
      </w:pPr>
    </w:p>
    <w:p w14:paraId="37CE6017" w14:textId="034933C4" w:rsidR="00B36668" w:rsidRDefault="00B36668" w:rsidP="00B36668">
      <w:pPr>
        <w:tabs>
          <w:tab w:val="left" w:pos="7920"/>
        </w:tabs>
        <w:rPr>
          <w:lang w:val="en-GB"/>
        </w:rPr>
      </w:pPr>
    </w:p>
    <w:p w14:paraId="2A539EC7" w14:textId="64FEF117" w:rsidR="00B36668" w:rsidRDefault="00B36668" w:rsidP="00B36668">
      <w:pPr>
        <w:tabs>
          <w:tab w:val="left" w:pos="7920"/>
        </w:tabs>
        <w:rPr>
          <w:lang w:val="en-GB"/>
        </w:rPr>
      </w:pPr>
    </w:p>
    <w:p w14:paraId="2373E410" w14:textId="3000F216" w:rsidR="00B36668" w:rsidRDefault="00B36668" w:rsidP="00B36668">
      <w:pPr>
        <w:tabs>
          <w:tab w:val="left" w:pos="7920"/>
        </w:tabs>
        <w:rPr>
          <w:lang w:val="en-GB"/>
        </w:rPr>
      </w:pPr>
    </w:p>
    <w:p w14:paraId="2F53F947" w14:textId="77777777" w:rsidR="00B36668" w:rsidRDefault="00B36668" w:rsidP="00B36668">
      <w:pPr>
        <w:tabs>
          <w:tab w:val="left" w:pos="7920"/>
        </w:tabs>
        <w:rPr>
          <w:lang w:val="en-GB"/>
        </w:rPr>
      </w:pPr>
    </w:p>
    <w:p w14:paraId="4C480F16" w14:textId="77777777" w:rsidR="00EB7D1B" w:rsidRDefault="00EB7D1B" w:rsidP="00B36D5E">
      <w:pPr>
        <w:rPr>
          <w:lang w:val="en-GB"/>
        </w:rPr>
      </w:pPr>
    </w:p>
    <w:p w14:paraId="03779D55" w14:textId="77777777" w:rsidR="00C91A13" w:rsidRDefault="00C91A13" w:rsidP="00B36D5E">
      <w:pPr>
        <w:rPr>
          <w:lang w:val="en-GB"/>
        </w:rPr>
      </w:pPr>
    </w:p>
    <w:p w14:paraId="1EDB6D4B" w14:textId="77777777" w:rsidR="00FE5616" w:rsidRPr="000A0F35" w:rsidRDefault="00C91A13" w:rsidP="00FE5616">
      <w:pPr>
        <w:ind w:left="720" w:hanging="720"/>
        <w:jc w:val="both"/>
        <w:rPr>
          <w:rFonts w:ascii="Arial" w:hAnsi="Arial" w:cs="Arial"/>
          <w:color w:val="000000"/>
          <w:lang w:val="en-US"/>
        </w:rPr>
      </w:pPr>
      <w:r>
        <w:rPr>
          <w:rFonts w:ascii="Arial" w:hAnsi="Arial" w:cs="Arial"/>
          <w:lang w:val="en-GB"/>
        </w:rPr>
        <w:t>R</w:t>
      </w:r>
      <w:r w:rsidR="00FE5616" w:rsidRPr="000A0F35">
        <w:rPr>
          <w:rFonts w:ascii="Arial" w:hAnsi="Arial" w:cs="Arial"/>
          <w:lang w:val="en-GB"/>
        </w:rPr>
        <w:t>efer to the SOPs/Generic Help File for POP requirements.</w:t>
      </w:r>
    </w:p>
    <w:p w14:paraId="62FC9E8D" w14:textId="77777777" w:rsidR="0032389A" w:rsidRDefault="0032389A" w:rsidP="00B36D5E">
      <w:pPr>
        <w:rPr>
          <w:lang w:val="en-GB"/>
        </w:rPr>
      </w:pPr>
    </w:p>
    <w:p w14:paraId="105B6BEE" w14:textId="067518CD" w:rsidR="00192FAA" w:rsidRDefault="00192FAA">
      <w:pPr>
        <w:overflowPunct/>
        <w:autoSpaceDE/>
        <w:autoSpaceDN/>
        <w:adjustRightInd/>
        <w:textAlignment w:val="auto"/>
        <w:rPr>
          <w:lang w:val="en-GB"/>
        </w:rPr>
      </w:pPr>
      <w:r>
        <w:rPr>
          <w:lang w:val="en-GB"/>
        </w:rPr>
        <w:br w:type="page"/>
      </w:r>
    </w:p>
    <w:p w14:paraId="5545255F" w14:textId="77777777" w:rsidR="004068A5" w:rsidRDefault="004068A5" w:rsidP="00B36D5E">
      <w:pPr>
        <w:rPr>
          <w:lang w:val="en-GB"/>
        </w:rPr>
      </w:pPr>
    </w:p>
    <w:p w14:paraId="1E4841BC" w14:textId="77777777" w:rsidR="004068A5" w:rsidRDefault="004068A5" w:rsidP="00B36D5E">
      <w:pPr>
        <w:rPr>
          <w:lang w:val="en-GB"/>
        </w:rPr>
      </w:pPr>
    </w:p>
    <w:p w14:paraId="550E8C95" w14:textId="77777777" w:rsidR="0032389A" w:rsidRPr="009E5B66" w:rsidRDefault="0032389A" w:rsidP="009E5B66">
      <w:pPr>
        <w:pStyle w:val="ListParagraph"/>
        <w:numPr>
          <w:ilvl w:val="0"/>
          <w:numId w:val="9"/>
        </w:numPr>
        <w:rPr>
          <w:rFonts w:ascii="Arial" w:hAnsi="Arial" w:cs="Arial"/>
          <w:b/>
          <w:sz w:val="22"/>
          <w:szCs w:val="22"/>
          <w:u w:val="single"/>
          <w:lang w:val="en-GB"/>
        </w:rPr>
      </w:pPr>
      <w:bookmarkStart w:id="24" w:name="billback"/>
      <w:r w:rsidRPr="009E5B66">
        <w:rPr>
          <w:rFonts w:ascii="Arial" w:hAnsi="Arial" w:cs="Arial"/>
          <w:b/>
          <w:sz w:val="22"/>
          <w:szCs w:val="22"/>
          <w:u w:val="single"/>
          <w:lang w:val="en-GB"/>
        </w:rPr>
        <w:t>Deduction Type: Bill</w:t>
      </w:r>
      <w:r w:rsidR="00A86A24" w:rsidRPr="009E5B66">
        <w:rPr>
          <w:rFonts w:ascii="Arial" w:hAnsi="Arial" w:cs="Arial"/>
          <w:b/>
          <w:sz w:val="22"/>
          <w:szCs w:val="22"/>
          <w:u w:val="single"/>
          <w:lang w:val="en-GB"/>
        </w:rPr>
        <w:t>b</w:t>
      </w:r>
      <w:r w:rsidRPr="009E5B66">
        <w:rPr>
          <w:rFonts w:ascii="Arial" w:hAnsi="Arial" w:cs="Arial"/>
          <w:b/>
          <w:sz w:val="22"/>
          <w:szCs w:val="22"/>
          <w:u w:val="single"/>
          <w:lang w:val="en-GB"/>
        </w:rPr>
        <w:t>ack</w:t>
      </w:r>
      <w:bookmarkEnd w:id="24"/>
    </w:p>
    <w:p w14:paraId="2A340E51" w14:textId="77777777" w:rsidR="0032389A" w:rsidRPr="00985C7B" w:rsidRDefault="0032389A" w:rsidP="0032389A">
      <w:pPr>
        <w:ind w:left="1980"/>
        <w:rPr>
          <w:rFonts w:ascii="Arial" w:hAnsi="Arial" w:cs="Arial"/>
          <w:b/>
          <w:u w:val="single"/>
          <w:lang w:val="en-GB"/>
        </w:rPr>
      </w:pPr>
    </w:p>
    <w:p w14:paraId="2A15F944" w14:textId="77777777" w:rsidR="00A528BC" w:rsidRDefault="00A528BC" w:rsidP="00A528BC">
      <w:pPr>
        <w:ind w:left="720"/>
        <w:rPr>
          <w:rFonts w:ascii="Arial" w:hAnsi="Arial" w:cs="Arial"/>
        </w:rPr>
      </w:pPr>
      <w:r w:rsidRPr="0065252B">
        <w:rPr>
          <w:rFonts w:ascii="Arial" w:hAnsi="Arial" w:cs="Arial"/>
        </w:rPr>
        <w:t xml:space="preserve">A </w:t>
      </w:r>
      <w:r w:rsidR="00A86A24">
        <w:rPr>
          <w:rFonts w:ascii="Arial" w:hAnsi="Arial" w:cs="Arial"/>
        </w:rPr>
        <w:t>b</w:t>
      </w:r>
      <w:r w:rsidRPr="0065252B">
        <w:rPr>
          <w:rFonts w:ascii="Arial" w:hAnsi="Arial" w:cs="Arial"/>
        </w:rPr>
        <w:t>ill</w:t>
      </w:r>
      <w:r w:rsidR="00A86A24">
        <w:rPr>
          <w:rFonts w:ascii="Arial" w:hAnsi="Arial" w:cs="Arial"/>
        </w:rPr>
        <w:t>b</w:t>
      </w:r>
      <w:r w:rsidRPr="0065252B">
        <w:rPr>
          <w:rFonts w:ascii="Arial" w:hAnsi="Arial" w:cs="Arial"/>
        </w:rPr>
        <w:t xml:space="preserve">ack </w:t>
      </w:r>
      <w:r w:rsidR="00C15FA2">
        <w:rPr>
          <w:rFonts w:ascii="Arial" w:hAnsi="Arial" w:cs="Arial"/>
        </w:rPr>
        <w:t xml:space="preserve">(BB) </w:t>
      </w:r>
      <w:r w:rsidRPr="0065252B">
        <w:rPr>
          <w:rFonts w:ascii="Arial" w:hAnsi="Arial" w:cs="Arial"/>
        </w:rPr>
        <w:t>claim is a per case allowance offered for a specific performance requirement. A per case billback allowance is claimed by the direct buying customer for product purchased from the client, or by the indirect customer for product purchased from the direct customer. This is an allowance the customer will bill the client for. This is not an automatic discount given off the face of the invoice</w:t>
      </w:r>
      <w:r w:rsidRPr="0065252B">
        <w:rPr>
          <w:rFonts w:ascii="Arial" w:hAnsi="Arial" w:cs="Arial"/>
          <w:b/>
        </w:rPr>
        <w:t>.</w:t>
      </w:r>
      <w:r w:rsidDel="00A528BC">
        <w:rPr>
          <w:rFonts w:ascii="Arial" w:hAnsi="Arial" w:cs="Arial"/>
        </w:rPr>
        <w:t xml:space="preserve"> </w:t>
      </w:r>
    </w:p>
    <w:p w14:paraId="28087641" w14:textId="77777777" w:rsidR="00A528BC" w:rsidRDefault="00A528BC" w:rsidP="00A528BC">
      <w:pPr>
        <w:ind w:left="720"/>
      </w:pPr>
    </w:p>
    <w:p w14:paraId="67AD5934" w14:textId="77777777" w:rsidR="00A528BC" w:rsidRDefault="00A528BC" w:rsidP="00A528BC">
      <w:pPr>
        <w:ind w:left="720"/>
      </w:pPr>
    </w:p>
    <w:p w14:paraId="00440593" w14:textId="77777777" w:rsidR="0032389A" w:rsidRDefault="00A528BC" w:rsidP="00A528BC">
      <w:pPr>
        <w:ind w:left="720"/>
        <w:rPr>
          <w:rFonts w:ascii="Arial" w:hAnsi="Arial" w:cs="Arial"/>
          <w:lang w:val="en-GB"/>
        </w:rPr>
      </w:pPr>
      <w:r>
        <w:object w:dxaOrig="19667" w:dyaOrig="7265" w14:anchorId="0DD8C58A">
          <v:shape id="_x0000_i1031" type="#_x0000_t75" style="width:483pt;height:201.75pt" o:ole="">
            <v:imagedata r:id="rId42" o:title=""/>
          </v:shape>
          <o:OLEObject Type="Embed" ProgID="Visio.Drawing.11" ShapeID="_x0000_i1031" DrawAspect="Content" ObjectID="_1843107211" r:id="rId43"/>
        </w:object>
      </w:r>
    </w:p>
    <w:p w14:paraId="4C96782C" w14:textId="77777777" w:rsidR="0032389A" w:rsidRDefault="0032389A" w:rsidP="0032389A">
      <w:pPr>
        <w:ind w:left="720"/>
      </w:pPr>
    </w:p>
    <w:p w14:paraId="438D0A6D" w14:textId="77777777" w:rsidR="0032389A" w:rsidRDefault="0032389A" w:rsidP="0032389A">
      <w:pPr>
        <w:overflowPunct/>
        <w:autoSpaceDE/>
        <w:autoSpaceDN/>
        <w:adjustRightInd/>
        <w:textAlignment w:val="auto"/>
      </w:pPr>
      <w:r>
        <w:tab/>
      </w:r>
      <w:r>
        <w:br w:type="page"/>
      </w:r>
    </w:p>
    <w:p w14:paraId="14D5C2AE" w14:textId="77777777" w:rsidR="00A528BC" w:rsidRDefault="00A528BC" w:rsidP="0032389A">
      <w:pPr>
        <w:overflowPunct/>
        <w:autoSpaceDE/>
        <w:autoSpaceDN/>
        <w:adjustRightInd/>
        <w:textAlignment w:val="auto"/>
      </w:pPr>
    </w:p>
    <w:p w14:paraId="1A09977C" w14:textId="4D0D6918" w:rsidR="00BB5943" w:rsidRDefault="0032389A" w:rsidP="00192FAA">
      <w:pPr>
        <w:rPr>
          <w:noProof/>
          <w:lang w:val="en-US"/>
        </w:rPr>
      </w:pPr>
      <w:r>
        <w:rPr>
          <w:rFonts w:ascii="Arial" w:hAnsi="Arial" w:cs="Arial"/>
          <w:b/>
          <w:lang w:val="en-GB"/>
        </w:rPr>
        <w:t>2.1</w:t>
      </w:r>
      <w:r>
        <w:rPr>
          <w:rFonts w:ascii="Arial" w:hAnsi="Arial" w:cs="Arial"/>
          <w:b/>
          <w:lang w:val="en-GB"/>
        </w:rPr>
        <w:tab/>
      </w:r>
      <w:r w:rsidRPr="00600DC7">
        <w:rPr>
          <w:rFonts w:ascii="Arial" w:hAnsi="Arial" w:cs="Arial"/>
          <w:b/>
          <w:lang w:val="en-GB"/>
        </w:rPr>
        <w:t>Customer Invoice</w:t>
      </w:r>
      <w:r>
        <w:rPr>
          <w:rFonts w:ascii="Arial" w:hAnsi="Arial" w:cs="Arial"/>
          <w:b/>
          <w:lang w:val="en-GB"/>
        </w:rPr>
        <w:t xml:space="preserve"> for Bill</w:t>
      </w:r>
      <w:r w:rsidR="00A86A24">
        <w:rPr>
          <w:rFonts w:ascii="Arial" w:hAnsi="Arial" w:cs="Arial"/>
          <w:b/>
          <w:lang w:val="en-GB"/>
        </w:rPr>
        <w:t>b</w:t>
      </w:r>
      <w:r>
        <w:rPr>
          <w:rFonts w:ascii="Arial" w:hAnsi="Arial" w:cs="Arial"/>
          <w:b/>
          <w:lang w:val="en-GB"/>
        </w:rPr>
        <w:t>ack</w:t>
      </w:r>
      <w:r w:rsidR="00BD21F7">
        <w:rPr>
          <w:rFonts w:ascii="Arial" w:hAnsi="Arial" w:cs="Arial"/>
          <w:b/>
          <w:lang w:val="en-GB"/>
        </w:rPr>
        <w:t xml:space="preserve">, </w:t>
      </w:r>
      <w:r w:rsidR="00BD21F7" w:rsidRPr="00A528BC">
        <w:rPr>
          <w:rFonts w:ascii="Arial" w:hAnsi="Arial" w:cs="Arial"/>
          <w:b/>
          <w:lang w:val="en-GB"/>
        </w:rPr>
        <w:t>Example</w:t>
      </w:r>
      <w:r w:rsidR="00BD21F7">
        <w:rPr>
          <w:rFonts w:ascii="Arial" w:hAnsi="Arial" w:cs="Arial"/>
          <w:b/>
          <w:lang w:val="en-GB"/>
        </w:rPr>
        <w:t xml:space="preserve"> 1:  </w:t>
      </w:r>
    </w:p>
    <w:p w14:paraId="1685A832" w14:textId="77777777" w:rsidR="00192FAA" w:rsidRDefault="00192FAA" w:rsidP="00192FAA">
      <w:pPr>
        <w:rPr>
          <w:rFonts w:ascii="Arial" w:hAnsi="Arial" w:cs="Arial"/>
          <w:b/>
          <w:color w:val="000000"/>
          <w:sz w:val="22"/>
          <w:szCs w:val="22"/>
          <w:lang w:val="en-US"/>
        </w:rPr>
      </w:pPr>
    </w:p>
    <w:p w14:paraId="7D052877" w14:textId="4931A29A" w:rsidR="00BB5943" w:rsidRDefault="00DC1C87" w:rsidP="00BB5943">
      <w:pPr>
        <w:rPr>
          <w:rFonts w:ascii="Arial" w:hAnsi="Arial" w:cs="Arial"/>
          <w:b/>
          <w:color w:val="000000"/>
          <w:sz w:val="22"/>
          <w:szCs w:val="22"/>
          <w:lang w:val="en-US"/>
        </w:rPr>
      </w:pPr>
      <w:r w:rsidRPr="00DC1C87">
        <w:rPr>
          <w:noProof/>
          <w:lang w:val="en-GB"/>
        </w:rPr>
        <mc:AlternateContent>
          <mc:Choice Requires="wps">
            <w:drawing>
              <wp:anchor distT="0" distB="0" distL="114300" distR="114300" simplePos="0" relativeHeight="253129216" behindDoc="0" locked="0" layoutInCell="1" allowOverlap="1" wp14:anchorId="4060AAD8" wp14:editId="2DDC665C">
                <wp:simplePos x="0" y="0"/>
                <wp:positionH relativeFrom="column">
                  <wp:posOffset>6089455</wp:posOffset>
                </wp:positionH>
                <wp:positionV relativeFrom="paragraph">
                  <wp:posOffset>160457</wp:posOffset>
                </wp:positionV>
                <wp:extent cx="241222" cy="462280"/>
                <wp:effectExtent l="0" t="0" r="26035" b="13970"/>
                <wp:wrapNone/>
                <wp:docPr id="115" name="AutoShape 1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222" cy="4622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341B62" id="AutoShape 1442" o:spid="_x0000_s1026" style="position:absolute;margin-left:479.5pt;margin-top:12.65pt;width:19pt;height:36.4pt;z-index:2531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" filled="f" strokecolor="red" strokeweight="1.5pt">
                <v:shadow color="#868686"/>
              </v:roundrect>
            </w:pict>
          </mc:Fallback>
        </mc:AlternateContent>
      </w:r>
      <w:r w:rsidRPr="00DC1C87">
        <w:rPr>
          <w:noProof/>
          <w:lang w:val="en-GB"/>
        </w:rPr>
        <mc:AlternateContent>
          <mc:Choice Requires="wps">
            <w:drawing>
              <wp:anchor distT="0" distB="0" distL="114300" distR="114300" simplePos="0" relativeHeight="253124096" behindDoc="0" locked="0" layoutInCell="1" allowOverlap="1" wp14:anchorId="45FD9300" wp14:editId="50B2FC76">
                <wp:simplePos x="0" y="0"/>
                <wp:positionH relativeFrom="column">
                  <wp:posOffset>1971850</wp:posOffset>
                </wp:positionH>
                <wp:positionV relativeFrom="paragraph">
                  <wp:posOffset>126798</wp:posOffset>
                </wp:positionV>
                <wp:extent cx="403907" cy="510494"/>
                <wp:effectExtent l="0" t="0" r="15240" b="23495"/>
                <wp:wrapNone/>
                <wp:docPr id="90" name="AutoShape 1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3907" cy="51049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3F9B08" id="AutoShape 1442" o:spid="_x0000_s1026" style="position:absolute;margin-left:155.25pt;margin-top:10pt;width:31.8pt;height:40.2pt;z-index:25312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" filled="f" strokecolor="red" strokeweight="1.5pt">
                <v:shadow color="#868686"/>
              </v:roundrect>
            </w:pict>
          </mc:Fallback>
        </mc:AlternateContent>
      </w:r>
      <w:r w:rsidRPr="00DC1C87">
        <w:rPr>
          <w:noProof/>
          <w:lang w:val="en-GB"/>
        </w:rPr>
        <mc:AlternateContent>
          <mc:Choice Requires="wps">
            <w:drawing>
              <wp:anchor distT="0" distB="0" distL="114300" distR="114300" simplePos="0" relativeHeight="253120000" behindDoc="0" locked="0" layoutInCell="1" allowOverlap="1" wp14:anchorId="29BE99F6" wp14:editId="1DB9DCD4">
                <wp:simplePos x="0" y="0"/>
                <wp:positionH relativeFrom="column">
                  <wp:posOffset>305735</wp:posOffset>
                </wp:positionH>
                <wp:positionV relativeFrom="paragraph">
                  <wp:posOffset>160456</wp:posOffset>
                </wp:positionV>
                <wp:extent cx="409517" cy="465615"/>
                <wp:effectExtent l="0" t="0" r="10160" b="10795"/>
                <wp:wrapNone/>
                <wp:docPr id="78" name="AutoShape 1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17" cy="46561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F13EA0" id="AutoShape 1442" o:spid="_x0000_s1026" style="position:absolute;margin-left:24.05pt;margin-top:12.65pt;width:32.25pt;height:36.65pt;z-index:25312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" filled="f" strokecolor="red" strokeweight="1.5pt">
                <v:shadow color="#868686"/>
              </v:roundrect>
            </w:pict>
          </mc:Fallback>
        </mc:AlternateContent>
      </w:r>
    </w:p>
    <w:p w14:paraId="34264A9A" w14:textId="097251CC" w:rsidR="00BB5943" w:rsidRDefault="00DC1C87" w:rsidP="0032389A">
      <w:pPr>
        <w:rPr>
          <w:lang w:val="en-GB"/>
        </w:rPr>
      </w:pPr>
      <w:r w:rsidRPr="00DC1C87">
        <w:rPr>
          <w:noProof/>
          <w:lang w:val="en-GB"/>
        </w:rPr>
        <mc:AlternateContent>
          <mc:Choice Requires="wps">
            <w:drawing>
              <wp:anchor distT="0" distB="0" distL="114300" distR="114300" simplePos="0" relativeHeight="253121024" behindDoc="0" locked="0" layoutInCell="1" allowOverlap="1" wp14:anchorId="00E0EAD4" wp14:editId="242107C1">
                <wp:simplePos x="0" y="0"/>
                <wp:positionH relativeFrom="column">
                  <wp:posOffset>524517</wp:posOffset>
                </wp:positionH>
                <wp:positionV relativeFrom="paragraph">
                  <wp:posOffset>448587</wp:posOffset>
                </wp:positionV>
                <wp:extent cx="802203" cy="1043425"/>
                <wp:effectExtent l="0" t="0" r="74295" b="61595"/>
                <wp:wrapNone/>
                <wp:docPr id="79" name="AutoShap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2203" cy="10434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FABB2C0" id="AutoShape 1441" o:spid="_x0000_s1026" type="#_x0000_t32" style="position:absolute;margin-left:41.3pt;margin-top:35.3pt;width:63.15pt;height:82.15pt;z-index:2531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" strokeweight="1.5pt">
                <v:stroke endarrow="block"/>
                <v:shadow color="#868686"/>
              </v:shape>
            </w:pict>
          </mc:Fallback>
        </mc:AlternateContent>
      </w:r>
      <w:r w:rsidRPr="00DC1C87">
        <w:rPr>
          <w:noProof/>
          <w:lang w:val="en-GB"/>
        </w:rPr>
        <mc:AlternateContent>
          <mc:Choice Requires="wps">
            <w:drawing>
              <wp:anchor distT="0" distB="0" distL="114300" distR="114300" simplePos="0" relativeHeight="253137408" behindDoc="0" locked="0" layoutInCell="1" allowOverlap="1" wp14:anchorId="039BDE49" wp14:editId="30B559F5">
                <wp:simplePos x="0" y="0"/>
                <wp:positionH relativeFrom="margin">
                  <wp:align>left</wp:align>
                </wp:positionH>
                <wp:positionV relativeFrom="paragraph">
                  <wp:posOffset>11091</wp:posOffset>
                </wp:positionV>
                <wp:extent cx="297320" cy="465615"/>
                <wp:effectExtent l="0" t="0" r="26670" b="10795"/>
                <wp:wrapNone/>
                <wp:docPr id="122" name="AutoShape 1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320" cy="46561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41B929E" id="AutoShape 1442" o:spid="_x0000_s1026" style="position:absolute;margin-left:0;margin-top:.85pt;width:23.4pt;height:36.65pt;z-index:253137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" filled="f" strokecolor="red" strokeweight="1.5pt">
                <v:shadow color="#868686"/>
                <w10:wrap anchorx="margin"/>
              </v:roundrect>
            </w:pict>
          </mc:Fallback>
        </mc:AlternateContent>
      </w:r>
      <w:r w:rsidR="00B36668">
        <w:rPr>
          <w:noProof/>
        </w:rPr>
        <w:drawing>
          <wp:inline distT="0" distB="0" distL="0" distR="0" wp14:anchorId="05081CBC" wp14:editId="366E31FF">
            <wp:extent cx="6858000" cy="46228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858000" cy="462280"/>
                    </a:xfrm>
                    <a:prstGeom prst="rect">
                      <a:avLst/>
                    </a:prstGeom>
                  </pic:spPr>
                </pic:pic>
              </a:graphicData>
            </a:graphic>
          </wp:inline>
        </w:drawing>
      </w:r>
    </w:p>
    <w:p w14:paraId="3C08BF73" w14:textId="01B8A866" w:rsidR="00BB5943" w:rsidRDefault="00DC1C87" w:rsidP="0032389A">
      <w:pPr>
        <w:rPr>
          <w:lang w:val="en-GB"/>
        </w:rPr>
      </w:pPr>
      <w:r w:rsidRPr="00DC1C87">
        <w:rPr>
          <w:noProof/>
          <w:lang w:val="en-GB"/>
        </w:rPr>
        <mc:AlternateContent>
          <mc:Choice Requires="wps">
            <w:drawing>
              <wp:anchor distT="0" distB="0" distL="114300" distR="114300" simplePos="0" relativeHeight="253139456" behindDoc="0" locked="0" layoutInCell="1" allowOverlap="1" wp14:anchorId="0B08D810" wp14:editId="28F63178">
                <wp:simplePos x="0" y="0"/>
                <wp:positionH relativeFrom="column">
                  <wp:posOffset>140918</wp:posOffset>
                </wp:positionH>
                <wp:positionV relativeFrom="paragraph">
                  <wp:posOffset>25574</wp:posOffset>
                </wp:positionV>
                <wp:extent cx="119937" cy="1553919"/>
                <wp:effectExtent l="0" t="0" r="71120" b="65405"/>
                <wp:wrapNone/>
                <wp:docPr id="124" name="AutoShap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937" cy="155391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3E9EE05" id="AutoShape 1441" o:spid="_x0000_s1026" type="#_x0000_t32" style="position:absolute;margin-left:11.1pt;margin-top:2pt;width:9.45pt;height:122.35pt;z-index:2531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" strokeweight="1.5pt">
                <v:stroke endarrow="block"/>
                <v:shadow color="#868686"/>
              </v:shape>
            </w:pict>
          </mc:Fallback>
        </mc:AlternateContent>
      </w:r>
      <w:r w:rsidRPr="00DC1C87">
        <w:rPr>
          <w:noProof/>
          <w:lang w:val="en-GB"/>
        </w:rPr>
        <mc:AlternateContent>
          <mc:Choice Requires="wps">
            <w:drawing>
              <wp:anchor distT="0" distB="0" distL="114300" distR="114300" simplePos="0" relativeHeight="253135360" behindDoc="0" locked="0" layoutInCell="1" allowOverlap="1" wp14:anchorId="567434B9" wp14:editId="45475F8E">
                <wp:simplePos x="0" y="0"/>
                <wp:positionH relativeFrom="column">
                  <wp:posOffset>5036941</wp:posOffset>
                </wp:positionH>
                <wp:positionV relativeFrom="paragraph">
                  <wp:posOffset>16218</wp:posOffset>
                </wp:positionV>
                <wp:extent cx="351155" cy="359410"/>
                <wp:effectExtent l="13335" t="14605" r="16510" b="16510"/>
                <wp:wrapNone/>
                <wp:docPr id="121" name="Oval 14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28315D7" w14:textId="6FFD4359" w:rsidR="00393F33" w:rsidRPr="00757F22" w:rsidRDefault="00393F33" w:rsidP="00DC1C87">
                            <w:pPr>
                              <w:rPr>
                                <w:rFonts w:ascii="Arial" w:hAnsi="Arial" w:cs="Arial"/>
                              </w:rPr>
                            </w:pPr>
                            <w:r>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67434B9" id="_x0000_s1043" style="position:absolute;margin-left:396.6pt;margin-top:1.3pt;width:27.65pt;height:28.3pt;z-index:2531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HLOEgIAAC0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" fillcolor="yellow" strokecolor="yellow" strokeweight="1.5pt">
                <v:shadow color="#868686"/>
                <v:textbox>
                  <w:txbxContent>
                    <w:p w14:paraId="428315D7" w14:textId="6FFD4359" w:rsidR="00393F33" w:rsidRPr="00757F22" w:rsidRDefault="00393F33" w:rsidP="00DC1C87">
                      <w:pPr>
                        <w:rPr>
                          <w:rFonts w:ascii="Arial" w:hAnsi="Arial" w:cs="Arial"/>
                        </w:rPr>
                      </w:pPr>
                      <w:r>
                        <w:rPr>
                          <w:rFonts w:ascii="Arial" w:hAnsi="Arial" w:cs="Arial"/>
                        </w:rPr>
                        <w:t>3</w:t>
                      </w:r>
                    </w:p>
                  </w:txbxContent>
                </v:textbox>
              </v:oval>
            </w:pict>
          </mc:Fallback>
        </mc:AlternateContent>
      </w:r>
      <w:r w:rsidRPr="00DC1C87">
        <w:rPr>
          <w:noProof/>
          <w:lang w:val="en-GB"/>
        </w:rPr>
        <mc:AlternateContent>
          <mc:Choice Requires="wps">
            <w:drawing>
              <wp:anchor distT="0" distB="0" distL="114300" distR="114300" simplePos="0" relativeHeight="253131264" behindDoc="0" locked="0" layoutInCell="1" allowOverlap="1" wp14:anchorId="301D001E" wp14:editId="0C0ED230">
                <wp:simplePos x="0" y="0"/>
                <wp:positionH relativeFrom="column">
                  <wp:posOffset>6111054</wp:posOffset>
                </wp:positionH>
                <wp:positionV relativeFrom="paragraph">
                  <wp:posOffset>3136</wp:posOffset>
                </wp:positionV>
                <wp:extent cx="45719" cy="314150"/>
                <wp:effectExtent l="57150" t="0" r="50165" b="48260"/>
                <wp:wrapNone/>
                <wp:docPr id="118" name="AutoShap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3141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4A0F441" id="AutoShape 1441" o:spid="_x0000_s1026" type="#_x0000_t32" style="position:absolute;margin-left:481.2pt;margin-top:.25pt;width:3.6pt;height:24.75pt;flip:x;z-index:2531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" strokeweight="1.5pt">
                <v:stroke endarrow="block"/>
                <v:shadow color="#868686"/>
              </v:shape>
            </w:pict>
          </mc:Fallback>
        </mc:AlternateContent>
      </w:r>
      <w:r w:rsidRPr="00DC1C87">
        <w:rPr>
          <w:noProof/>
          <w:lang w:val="en-GB"/>
        </w:rPr>
        <mc:AlternateContent>
          <mc:Choice Requires="wps">
            <w:drawing>
              <wp:anchor distT="0" distB="0" distL="114300" distR="114300" simplePos="0" relativeHeight="253125120" behindDoc="0" locked="0" layoutInCell="1" allowOverlap="1" wp14:anchorId="2F485749" wp14:editId="60C07C70">
                <wp:simplePos x="0" y="0"/>
                <wp:positionH relativeFrom="column">
                  <wp:posOffset>2296051</wp:posOffset>
                </wp:positionH>
                <wp:positionV relativeFrom="paragraph">
                  <wp:posOffset>3137</wp:posOffset>
                </wp:positionV>
                <wp:extent cx="657517" cy="308540"/>
                <wp:effectExtent l="0" t="0" r="66675" b="53975"/>
                <wp:wrapNone/>
                <wp:docPr id="93" name="AutoShap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517" cy="3085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A398047" id="AutoShape 1441" o:spid="_x0000_s1026" type="#_x0000_t32" style="position:absolute;margin-left:180.8pt;margin-top:.25pt;width:51.75pt;height:24.3pt;z-index:2531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" strokeweight="1.5pt">
                <v:stroke endarrow="block"/>
                <v:shadow color="#868686"/>
              </v:shape>
            </w:pict>
          </mc:Fallback>
        </mc:AlternateContent>
      </w:r>
    </w:p>
    <w:p w14:paraId="36A57FE3" w14:textId="79B2ADBD" w:rsidR="00BB5943" w:rsidRDefault="00DC1C87" w:rsidP="0032389A">
      <w:pPr>
        <w:rPr>
          <w:lang w:val="en-GB"/>
        </w:rPr>
      </w:pPr>
      <w:r w:rsidRPr="00DC1C87">
        <w:rPr>
          <w:noProof/>
          <w:lang w:val="en-GB"/>
        </w:rPr>
        <mc:AlternateContent>
          <mc:Choice Requires="wps">
            <w:drawing>
              <wp:anchor distT="0" distB="0" distL="114300" distR="114300" simplePos="0" relativeHeight="253126144" behindDoc="0" locked="0" layoutInCell="1" allowOverlap="1" wp14:anchorId="699D44CB" wp14:editId="688D1DA9">
                <wp:simplePos x="0" y="0"/>
                <wp:positionH relativeFrom="column">
                  <wp:posOffset>2967522</wp:posOffset>
                </wp:positionH>
                <wp:positionV relativeFrom="paragraph">
                  <wp:posOffset>3440</wp:posOffset>
                </wp:positionV>
                <wp:extent cx="1885950" cy="484505"/>
                <wp:effectExtent l="0" t="0" r="19050" b="10795"/>
                <wp:wrapNone/>
                <wp:docPr id="96" name="Text Box 1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4845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9FB1C1" w14:textId="01309DED" w:rsidR="00393F33" w:rsidRPr="002504E9" w:rsidRDefault="00393F33" w:rsidP="00DC1C87">
                            <w:pPr>
                              <w:rPr>
                                <w:rFonts w:ascii="Arial" w:hAnsi="Arial" w:cs="Arial"/>
                                <w:sz w:val="16"/>
                                <w:szCs w:val="16"/>
                              </w:rPr>
                            </w:pPr>
                            <w:r>
                              <w:rPr>
                                <w:rFonts w:ascii="Arial" w:hAnsi="Arial" w:cs="Arial"/>
                                <w:sz w:val="16"/>
                                <w:szCs w:val="16"/>
                                <w:u w:val="single"/>
                              </w:rPr>
                              <w:t>Rate</w:t>
                            </w:r>
                            <w:r w:rsidRPr="002504E9">
                              <w:rPr>
                                <w:rFonts w:ascii="Arial" w:hAnsi="Arial" w:cs="Arial"/>
                                <w:sz w:val="16"/>
                                <w:szCs w:val="16"/>
                              </w:rPr>
                              <w:t xml:space="preserve"> – </w:t>
                            </w:r>
                            <w:r>
                              <w:rPr>
                                <w:rFonts w:ascii="Arial" w:hAnsi="Arial" w:cs="Arial"/>
                                <w:sz w:val="16"/>
                                <w:szCs w:val="16"/>
                              </w:rPr>
                              <w:t>BILLBACK_VARIANCE</w:t>
                            </w:r>
                            <w:r w:rsidRPr="002504E9">
                              <w:rPr>
                                <w:rFonts w:ascii="Arial" w:hAnsi="Arial" w:cs="Arial"/>
                                <w:sz w:val="16"/>
                                <w:szCs w:val="16"/>
                              </w:rPr>
                              <w:t xml:space="preserve"> is the per case </w:t>
                            </w:r>
                            <w:r>
                              <w:rPr>
                                <w:rFonts w:ascii="Arial" w:hAnsi="Arial" w:cs="Arial"/>
                                <w:sz w:val="16"/>
                                <w:szCs w:val="16"/>
                              </w:rPr>
                              <w:t>BB allowance the customer is claiming.</w:t>
                            </w:r>
                          </w:p>
                          <w:p w14:paraId="7A7312CD" w14:textId="77777777" w:rsidR="00393F33" w:rsidRPr="002504E9" w:rsidRDefault="00393F33" w:rsidP="00DC1C8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9D44CB" id="_x0000_s1044" type="#_x0000_t202" style="position:absolute;margin-left:233.65pt;margin-top:.25pt;width:148.5pt;height:38.15pt;z-index:2531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" strokeweight="1.5pt">
                <v:shadow color="#868686"/>
                <v:textbox>
                  <w:txbxContent>
                    <w:p w14:paraId="259FB1C1" w14:textId="01309DED" w:rsidR="00393F33" w:rsidRPr="002504E9" w:rsidRDefault="00393F33" w:rsidP="00DC1C87">
                      <w:pPr>
                        <w:rPr>
                          <w:rFonts w:ascii="Arial" w:hAnsi="Arial" w:cs="Arial"/>
                          <w:sz w:val="16"/>
                          <w:szCs w:val="16"/>
                        </w:rPr>
                      </w:pPr>
                      <w:r>
                        <w:rPr>
                          <w:rFonts w:ascii="Arial" w:hAnsi="Arial" w:cs="Arial"/>
                          <w:sz w:val="16"/>
                          <w:szCs w:val="16"/>
                          <w:u w:val="single"/>
                        </w:rPr>
                        <w:t>Rate</w:t>
                      </w:r>
                      <w:r w:rsidRPr="002504E9">
                        <w:rPr>
                          <w:rFonts w:ascii="Arial" w:hAnsi="Arial" w:cs="Arial"/>
                          <w:sz w:val="16"/>
                          <w:szCs w:val="16"/>
                        </w:rPr>
                        <w:t xml:space="preserve"> – </w:t>
                      </w:r>
                      <w:r>
                        <w:rPr>
                          <w:rFonts w:ascii="Arial" w:hAnsi="Arial" w:cs="Arial"/>
                          <w:sz w:val="16"/>
                          <w:szCs w:val="16"/>
                        </w:rPr>
                        <w:t>BILLBACK_VARIANCE</w:t>
                      </w:r>
                      <w:r w:rsidRPr="002504E9">
                        <w:rPr>
                          <w:rFonts w:ascii="Arial" w:hAnsi="Arial" w:cs="Arial"/>
                          <w:sz w:val="16"/>
                          <w:szCs w:val="16"/>
                        </w:rPr>
                        <w:t xml:space="preserve"> is the per case </w:t>
                      </w:r>
                      <w:r>
                        <w:rPr>
                          <w:rFonts w:ascii="Arial" w:hAnsi="Arial" w:cs="Arial"/>
                          <w:sz w:val="16"/>
                          <w:szCs w:val="16"/>
                        </w:rPr>
                        <w:t>BB allowance the customer is claiming.</w:t>
                      </w:r>
                    </w:p>
                    <w:p w14:paraId="7A7312CD" w14:textId="77777777" w:rsidR="00393F33" w:rsidRPr="002504E9" w:rsidRDefault="00393F33" w:rsidP="00DC1C87">
                      <w:pPr>
                        <w:rPr>
                          <w:rFonts w:ascii="Arial" w:hAnsi="Arial" w:cs="Arial"/>
                          <w:sz w:val="16"/>
                          <w:szCs w:val="16"/>
                        </w:rPr>
                      </w:pPr>
                    </w:p>
                  </w:txbxContent>
                </v:textbox>
              </v:shape>
            </w:pict>
          </mc:Fallback>
        </mc:AlternateContent>
      </w:r>
    </w:p>
    <w:p w14:paraId="0627EA88" w14:textId="6EF4482B" w:rsidR="00BB5943" w:rsidRDefault="00DC1C87" w:rsidP="0032389A">
      <w:pPr>
        <w:rPr>
          <w:lang w:val="en-GB"/>
        </w:rPr>
      </w:pPr>
      <w:r w:rsidRPr="00DC1C87">
        <w:rPr>
          <w:noProof/>
          <w:lang w:val="en-GB"/>
        </w:rPr>
        <mc:AlternateContent>
          <mc:Choice Requires="wps">
            <w:drawing>
              <wp:anchor distT="0" distB="0" distL="114300" distR="114300" simplePos="0" relativeHeight="253133312" behindDoc="0" locked="0" layoutInCell="1" allowOverlap="1" wp14:anchorId="53325840" wp14:editId="08B7C72C">
                <wp:simplePos x="0" y="0"/>
                <wp:positionH relativeFrom="column">
                  <wp:posOffset>5200996</wp:posOffset>
                </wp:positionH>
                <wp:positionV relativeFrom="paragraph">
                  <wp:posOffset>31964</wp:posOffset>
                </wp:positionV>
                <wp:extent cx="1885950" cy="484505"/>
                <wp:effectExtent l="0" t="0" r="19050" b="10795"/>
                <wp:wrapNone/>
                <wp:docPr id="119" name="Text Box 1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4845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59BE14E" w14:textId="1B50250D" w:rsidR="00393F33" w:rsidRPr="002504E9" w:rsidRDefault="00393F33" w:rsidP="00DC1C87">
                            <w:pPr>
                              <w:rPr>
                                <w:rFonts w:ascii="Arial" w:hAnsi="Arial" w:cs="Arial"/>
                                <w:sz w:val="16"/>
                                <w:szCs w:val="16"/>
                              </w:rPr>
                            </w:pPr>
                            <w:r>
                              <w:rPr>
                                <w:rFonts w:ascii="Arial" w:hAnsi="Arial" w:cs="Arial"/>
                                <w:sz w:val="16"/>
                                <w:szCs w:val="16"/>
                                <w:u w:val="single"/>
                              </w:rPr>
                              <w:t>QTY</w:t>
                            </w:r>
                            <w:r w:rsidRPr="002504E9">
                              <w:rPr>
                                <w:rFonts w:ascii="Arial" w:hAnsi="Arial" w:cs="Arial"/>
                                <w:sz w:val="16"/>
                                <w:szCs w:val="16"/>
                              </w:rPr>
                              <w:t xml:space="preserve"> – </w:t>
                            </w:r>
                            <w:r>
                              <w:rPr>
                                <w:rFonts w:ascii="Arial" w:hAnsi="Arial" w:cs="Arial"/>
                                <w:sz w:val="16"/>
                                <w:szCs w:val="16"/>
                              </w:rPr>
                              <w:t xml:space="preserve">INV_QTY </w:t>
                            </w:r>
                            <w:r w:rsidRPr="002504E9">
                              <w:rPr>
                                <w:rFonts w:ascii="Arial" w:hAnsi="Arial" w:cs="Arial"/>
                                <w:sz w:val="16"/>
                                <w:szCs w:val="16"/>
                              </w:rPr>
                              <w:t xml:space="preserve">is the </w:t>
                            </w:r>
                            <w:r>
                              <w:rPr>
                                <w:rFonts w:ascii="Arial" w:hAnsi="Arial" w:cs="Arial"/>
                                <w:sz w:val="16"/>
                                <w:szCs w:val="16"/>
                              </w:rPr>
                              <w:t>number of cases the customer is claiming a BB allowance for.</w:t>
                            </w:r>
                          </w:p>
                          <w:p w14:paraId="081F4D5C" w14:textId="77777777" w:rsidR="00393F33" w:rsidRPr="002504E9" w:rsidRDefault="00393F33" w:rsidP="00DC1C8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25840" id="_x0000_s1045" type="#_x0000_t202" style="position:absolute;margin-left:409.55pt;margin-top:2.5pt;width:148.5pt;height:38.15pt;z-index:2531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" strokeweight="1.5pt">
                <v:shadow color="#868686"/>
                <v:textbox>
                  <w:txbxContent>
                    <w:p w14:paraId="459BE14E" w14:textId="1B50250D" w:rsidR="00393F33" w:rsidRPr="002504E9" w:rsidRDefault="00393F33" w:rsidP="00DC1C87">
                      <w:pPr>
                        <w:rPr>
                          <w:rFonts w:ascii="Arial" w:hAnsi="Arial" w:cs="Arial"/>
                          <w:sz w:val="16"/>
                          <w:szCs w:val="16"/>
                        </w:rPr>
                      </w:pPr>
                      <w:r>
                        <w:rPr>
                          <w:rFonts w:ascii="Arial" w:hAnsi="Arial" w:cs="Arial"/>
                          <w:sz w:val="16"/>
                          <w:szCs w:val="16"/>
                          <w:u w:val="single"/>
                        </w:rPr>
                        <w:t>QTY</w:t>
                      </w:r>
                      <w:r w:rsidRPr="002504E9">
                        <w:rPr>
                          <w:rFonts w:ascii="Arial" w:hAnsi="Arial" w:cs="Arial"/>
                          <w:sz w:val="16"/>
                          <w:szCs w:val="16"/>
                        </w:rPr>
                        <w:t xml:space="preserve"> – </w:t>
                      </w:r>
                      <w:r>
                        <w:rPr>
                          <w:rFonts w:ascii="Arial" w:hAnsi="Arial" w:cs="Arial"/>
                          <w:sz w:val="16"/>
                          <w:szCs w:val="16"/>
                        </w:rPr>
                        <w:t xml:space="preserve">INV_QTY </w:t>
                      </w:r>
                      <w:r w:rsidRPr="002504E9">
                        <w:rPr>
                          <w:rFonts w:ascii="Arial" w:hAnsi="Arial" w:cs="Arial"/>
                          <w:sz w:val="16"/>
                          <w:szCs w:val="16"/>
                        </w:rPr>
                        <w:t xml:space="preserve">is the </w:t>
                      </w:r>
                      <w:r>
                        <w:rPr>
                          <w:rFonts w:ascii="Arial" w:hAnsi="Arial" w:cs="Arial"/>
                          <w:sz w:val="16"/>
                          <w:szCs w:val="16"/>
                        </w:rPr>
                        <w:t>number of cases the customer is claiming a BB allowance for.</w:t>
                      </w:r>
                    </w:p>
                    <w:p w14:paraId="081F4D5C" w14:textId="77777777" w:rsidR="00393F33" w:rsidRPr="002504E9" w:rsidRDefault="00393F33" w:rsidP="00DC1C87">
                      <w:pPr>
                        <w:rPr>
                          <w:rFonts w:ascii="Arial" w:hAnsi="Arial" w:cs="Arial"/>
                          <w:sz w:val="16"/>
                          <w:szCs w:val="16"/>
                        </w:rPr>
                      </w:pPr>
                    </w:p>
                  </w:txbxContent>
                </v:textbox>
              </v:shape>
            </w:pict>
          </mc:Fallback>
        </mc:AlternateContent>
      </w:r>
    </w:p>
    <w:p w14:paraId="44BE793B" w14:textId="3E4943F9" w:rsidR="00757F22" w:rsidRDefault="00DC1C87" w:rsidP="0032389A">
      <w:pPr>
        <w:rPr>
          <w:lang w:val="en-GB"/>
        </w:rPr>
      </w:pPr>
      <w:r w:rsidRPr="00DC1C87">
        <w:rPr>
          <w:noProof/>
          <w:lang w:val="en-GB"/>
        </w:rPr>
        <mc:AlternateContent>
          <mc:Choice Requires="wps">
            <w:drawing>
              <wp:anchor distT="0" distB="0" distL="114300" distR="114300" simplePos="0" relativeHeight="253127168" behindDoc="0" locked="0" layoutInCell="1" allowOverlap="1" wp14:anchorId="2CB03FAC" wp14:editId="5363A394">
                <wp:simplePos x="0" y="0"/>
                <wp:positionH relativeFrom="column">
                  <wp:posOffset>2927330</wp:posOffset>
                </wp:positionH>
                <wp:positionV relativeFrom="paragraph">
                  <wp:posOffset>104891</wp:posOffset>
                </wp:positionV>
                <wp:extent cx="351155" cy="359410"/>
                <wp:effectExtent l="13335" t="14605" r="16510" b="16510"/>
                <wp:wrapNone/>
                <wp:docPr id="112" name="Oval 14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BA52C93" w14:textId="77777777" w:rsidR="00393F33" w:rsidRPr="00757F22" w:rsidRDefault="00393F33" w:rsidP="00DC1C87">
                            <w:pPr>
                              <w:rPr>
                                <w:rFonts w:ascii="Arial" w:hAnsi="Arial" w:cs="Arial"/>
                              </w:rPr>
                            </w:pPr>
                            <w:r w:rsidRPr="00757F22">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B03FAC" id="_x0000_s1046" style="position:absolute;margin-left:230.5pt;margin-top:8.25pt;width:27.65pt;height:28.3pt;z-index:2531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hSE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" fillcolor="yellow" strokecolor="yellow" strokeweight="1.5pt">
                <v:shadow color="#868686"/>
                <v:textbox>
                  <w:txbxContent>
                    <w:p w14:paraId="2BA52C93" w14:textId="77777777" w:rsidR="00393F33" w:rsidRPr="00757F22" w:rsidRDefault="00393F33" w:rsidP="00DC1C87">
                      <w:pPr>
                        <w:rPr>
                          <w:rFonts w:ascii="Arial" w:hAnsi="Arial" w:cs="Arial"/>
                        </w:rPr>
                      </w:pPr>
                      <w:r w:rsidRPr="00757F22">
                        <w:rPr>
                          <w:rFonts w:ascii="Arial" w:hAnsi="Arial" w:cs="Arial"/>
                        </w:rPr>
                        <w:t>2</w:t>
                      </w:r>
                    </w:p>
                  </w:txbxContent>
                </v:textbox>
              </v:oval>
            </w:pict>
          </mc:Fallback>
        </mc:AlternateContent>
      </w:r>
    </w:p>
    <w:p w14:paraId="445D0653" w14:textId="2D1E961A" w:rsidR="00BB5943" w:rsidRDefault="00BB5943" w:rsidP="0032389A">
      <w:pPr>
        <w:rPr>
          <w:lang w:val="en-GB"/>
        </w:rPr>
      </w:pPr>
    </w:p>
    <w:p w14:paraId="3FC86A5B" w14:textId="1AA35F40" w:rsidR="00BB5943" w:rsidRDefault="00DC1C87" w:rsidP="0032389A">
      <w:pPr>
        <w:rPr>
          <w:lang w:val="en-GB"/>
        </w:rPr>
      </w:pPr>
      <w:r w:rsidRPr="00DC1C87">
        <w:rPr>
          <w:noProof/>
          <w:lang w:val="en-GB"/>
        </w:rPr>
        <mc:AlternateContent>
          <mc:Choice Requires="wps">
            <w:drawing>
              <wp:anchor distT="0" distB="0" distL="114300" distR="114300" simplePos="0" relativeHeight="253123072" behindDoc="0" locked="0" layoutInCell="1" allowOverlap="1" wp14:anchorId="71D82EE4" wp14:editId="0889D885">
                <wp:simplePos x="0" y="0"/>
                <wp:positionH relativeFrom="column">
                  <wp:posOffset>1414001</wp:posOffset>
                </wp:positionH>
                <wp:positionV relativeFrom="paragraph">
                  <wp:posOffset>7658</wp:posOffset>
                </wp:positionV>
                <wp:extent cx="351155" cy="359410"/>
                <wp:effectExtent l="0" t="0" r="10795" b="21590"/>
                <wp:wrapNone/>
                <wp:docPr id="87" name="Oval 1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81F58D5" w14:textId="77777777" w:rsidR="00393F33" w:rsidRPr="00757F22" w:rsidRDefault="00393F33" w:rsidP="00DC1C87">
                            <w:pPr>
                              <w:rPr>
                                <w:rFonts w:ascii="Arial" w:hAnsi="Arial" w:cs="Arial"/>
                              </w:rPr>
                            </w:pPr>
                            <w:r w:rsidRPr="00757F22">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D82EE4" id="_x0000_s1047" style="position:absolute;margin-left:111.35pt;margin-top:.6pt;width:27.65pt;height:28.3pt;z-index:2531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Fo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" fillcolor="yellow" strokecolor="yellow" strokeweight="1.5pt">
                <v:shadow color="#868686"/>
                <v:textbox>
                  <w:txbxContent>
                    <w:p w14:paraId="381F58D5" w14:textId="77777777" w:rsidR="00393F33" w:rsidRPr="00757F22" w:rsidRDefault="00393F33" w:rsidP="00DC1C87">
                      <w:pPr>
                        <w:rPr>
                          <w:rFonts w:ascii="Arial" w:hAnsi="Arial" w:cs="Arial"/>
                        </w:rPr>
                      </w:pPr>
                      <w:r w:rsidRPr="00757F22">
                        <w:rPr>
                          <w:rFonts w:ascii="Arial" w:hAnsi="Arial" w:cs="Arial"/>
                        </w:rPr>
                        <w:t>1</w:t>
                      </w:r>
                    </w:p>
                  </w:txbxContent>
                </v:textbox>
              </v:oval>
            </w:pict>
          </mc:Fallback>
        </mc:AlternateContent>
      </w:r>
    </w:p>
    <w:p w14:paraId="06A4F47D" w14:textId="6EE4DD06" w:rsidR="00BB5943" w:rsidRDefault="00BB5943" w:rsidP="0032389A">
      <w:pPr>
        <w:rPr>
          <w:lang w:val="en-GB"/>
        </w:rPr>
      </w:pPr>
    </w:p>
    <w:p w14:paraId="01440135" w14:textId="7106C3D4" w:rsidR="001908D0" w:rsidRDefault="00DC1C87" w:rsidP="0032389A">
      <w:pPr>
        <w:rPr>
          <w:lang w:val="en-GB"/>
        </w:rPr>
      </w:pPr>
      <w:r w:rsidRPr="00DC1C87">
        <w:rPr>
          <w:noProof/>
          <w:lang w:val="en-GB"/>
        </w:rPr>
        <mc:AlternateContent>
          <mc:Choice Requires="wps">
            <w:drawing>
              <wp:anchor distT="0" distB="0" distL="114300" distR="114300" simplePos="0" relativeHeight="253122048" behindDoc="0" locked="0" layoutInCell="1" allowOverlap="1" wp14:anchorId="66B34DFB" wp14:editId="533B755D">
                <wp:simplePos x="0" y="0"/>
                <wp:positionH relativeFrom="column">
                  <wp:posOffset>1203228</wp:posOffset>
                </wp:positionH>
                <wp:positionV relativeFrom="paragraph">
                  <wp:posOffset>8224</wp:posOffset>
                </wp:positionV>
                <wp:extent cx="2465705" cy="479425"/>
                <wp:effectExtent l="0" t="0" r="10795" b="15875"/>
                <wp:wrapNone/>
                <wp:docPr id="84" name="Text Box 1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5705" cy="4794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CC1333" w14:textId="1486F363" w:rsidR="00393F33" w:rsidRPr="002504E9" w:rsidRDefault="00393F33" w:rsidP="00DC1C87">
                            <w:pPr>
                              <w:rPr>
                                <w:rFonts w:ascii="Arial" w:hAnsi="Arial" w:cs="Arial"/>
                                <w:sz w:val="16"/>
                                <w:szCs w:val="16"/>
                              </w:rPr>
                            </w:pPr>
                            <w:r>
                              <w:rPr>
                                <w:rFonts w:ascii="Arial" w:hAnsi="Arial" w:cs="Arial"/>
                                <w:sz w:val="16"/>
                                <w:szCs w:val="16"/>
                                <w:u w:val="single"/>
                              </w:rPr>
                              <w:t>Item</w:t>
                            </w:r>
                            <w:r w:rsidRPr="002504E9">
                              <w:rPr>
                                <w:rFonts w:ascii="Arial" w:hAnsi="Arial" w:cs="Arial"/>
                                <w:sz w:val="16"/>
                                <w:szCs w:val="16"/>
                                <w:u w:val="single"/>
                              </w:rPr>
                              <w:t xml:space="preserve"> Code</w:t>
                            </w:r>
                            <w:r>
                              <w:rPr>
                                <w:rFonts w:ascii="Arial" w:hAnsi="Arial" w:cs="Arial"/>
                                <w:sz w:val="16"/>
                                <w:szCs w:val="16"/>
                                <w:u w:val="single"/>
                              </w:rPr>
                              <w:t>/Case UPC</w:t>
                            </w:r>
                            <w:r w:rsidRPr="002504E9">
                              <w:rPr>
                                <w:rFonts w:ascii="Arial" w:hAnsi="Arial" w:cs="Arial"/>
                                <w:sz w:val="16"/>
                                <w:szCs w:val="16"/>
                              </w:rPr>
                              <w:t xml:space="preserve"> –</w:t>
                            </w:r>
                            <w:r>
                              <w:rPr>
                                <w:rFonts w:ascii="Arial" w:hAnsi="Arial" w:cs="Arial"/>
                                <w:sz w:val="16"/>
                                <w:szCs w:val="16"/>
                              </w:rPr>
                              <w:t xml:space="preserve"> This is the store code/client UPC that the customer is claiming a BB allowance for.</w:t>
                            </w:r>
                            <w:r>
                              <w:rPr>
                                <w:rFonts w:ascii="Arial" w:hAnsi="Arial" w:cs="Arial"/>
                                <w:sz w:val="16"/>
                                <w:szCs w:val="16"/>
                              </w:rPr>
                              <w:br/>
                            </w:r>
                          </w:p>
                          <w:p w14:paraId="44095DB9" w14:textId="77777777" w:rsidR="00393F33" w:rsidRPr="002504E9" w:rsidRDefault="00393F33" w:rsidP="00DC1C87">
                            <w:pPr>
                              <w:rPr>
                                <w:rFonts w:ascii="Arial" w:hAnsi="Arial" w:cs="Arial"/>
                                <w:sz w:val="16"/>
                                <w:szCs w:val="16"/>
                              </w:rPr>
                            </w:pPr>
                          </w:p>
                          <w:p w14:paraId="365D6603" w14:textId="77777777" w:rsidR="00393F33" w:rsidRPr="002504E9" w:rsidRDefault="00393F33" w:rsidP="00DC1C8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B34DFB" id="_x0000_s1048" type="#_x0000_t202" style="position:absolute;margin-left:94.75pt;margin-top:.65pt;width:194.15pt;height:37.75pt;z-index:2531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" strokeweight="1.5pt">
                <v:shadow color="#868686"/>
                <v:textbox>
                  <w:txbxContent>
                    <w:p w14:paraId="24CC1333" w14:textId="1486F363" w:rsidR="00393F33" w:rsidRPr="002504E9" w:rsidRDefault="00393F33" w:rsidP="00DC1C87">
                      <w:pPr>
                        <w:rPr>
                          <w:rFonts w:ascii="Arial" w:hAnsi="Arial" w:cs="Arial"/>
                          <w:sz w:val="16"/>
                          <w:szCs w:val="16"/>
                        </w:rPr>
                      </w:pPr>
                      <w:r>
                        <w:rPr>
                          <w:rFonts w:ascii="Arial" w:hAnsi="Arial" w:cs="Arial"/>
                          <w:sz w:val="16"/>
                          <w:szCs w:val="16"/>
                          <w:u w:val="single"/>
                        </w:rPr>
                        <w:t>Item</w:t>
                      </w:r>
                      <w:r w:rsidRPr="002504E9">
                        <w:rPr>
                          <w:rFonts w:ascii="Arial" w:hAnsi="Arial" w:cs="Arial"/>
                          <w:sz w:val="16"/>
                          <w:szCs w:val="16"/>
                          <w:u w:val="single"/>
                        </w:rPr>
                        <w:t xml:space="preserve"> Code</w:t>
                      </w:r>
                      <w:r>
                        <w:rPr>
                          <w:rFonts w:ascii="Arial" w:hAnsi="Arial" w:cs="Arial"/>
                          <w:sz w:val="16"/>
                          <w:szCs w:val="16"/>
                          <w:u w:val="single"/>
                        </w:rPr>
                        <w:t>/Case UPC</w:t>
                      </w:r>
                      <w:r w:rsidRPr="002504E9">
                        <w:rPr>
                          <w:rFonts w:ascii="Arial" w:hAnsi="Arial" w:cs="Arial"/>
                          <w:sz w:val="16"/>
                          <w:szCs w:val="16"/>
                        </w:rPr>
                        <w:t xml:space="preserve"> –</w:t>
                      </w:r>
                      <w:r>
                        <w:rPr>
                          <w:rFonts w:ascii="Arial" w:hAnsi="Arial" w:cs="Arial"/>
                          <w:sz w:val="16"/>
                          <w:szCs w:val="16"/>
                        </w:rPr>
                        <w:t xml:space="preserve"> This is the store code/client UPC that the customer is claiming a BB allowance for.</w:t>
                      </w:r>
                      <w:r>
                        <w:rPr>
                          <w:rFonts w:ascii="Arial" w:hAnsi="Arial" w:cs="Arial"/>
                          <w:sz w:val="16"/>
                          <w:szCs w:val="16"/>
                        </w:rPr>
                        <w:br/>
                      </w:r>
                    </w:p>
                    <w:p w14:paraId="44095DB9" w14:textId="77777777" w:rsidR="00393F33" w:rsidRPr="002504E9" w:rsidRDefault="00393F33" w:rsidP="00DC1C87">
                      <w:pPr>
                        <w:rPr>
                          <w:rFonts w:ascii="Arial" w:hAnsi="Arial" w:cs="Arial"/>
                          <w:sz w:val="16"/>
                          <w:szCs w:val="16"/>
                        </w:rPr>
                      </w:pPr>
                    </w:p>
                    <w:p w14:paraId="365D6603" w14:textId="77777777" w:rsidR="00393F33" w:rsidRPr="002504E9" w:rsidRDefault="00393F33" w:rsidP="00DC1C87">
                      <w:pPr>
                        <w:rPr>
                          <w:rFonts w:ascii="Arial" w:hAnsi="Arial" w:cs="Arial"/>
                          <w:sz w:val="16"/>
                          <w:szCs w:val="16"/>
                        </w:rPr>
                      </w:pPr>
                    </w:p>
                  </w:txbxContent>
                </v:textbox>
              </v:shape>
            </w:pict>
          </mc:Fallback>
        </mc:AlternateContent>
      </w:r>
    </w:p>
    <w:p w14:paraId="641E497A" w14:textId="75FDB8FA" w:rsidR="00DC1C87" w:rsidRDefault="00DC1C87" w:rsidP="0032389A">
      <w:pPr>
        <w:rPr>
          <w:lang w:val="en-GB"/>
        </w:rPr>
      </w:pPr>
      <w:r w:rsidRPr="00DC1C87">
        <w:rPr>
          <w:noProof/>
          <w:lang w:val="en-GB"/>
        </w:rPr>
        <mc:AlternateContent>
          <mc:Choice Requires="wps">
            <w:drawing>
              <wp:anchor distT="0" distB="0" distL="114300" distR="114300" simplePos="0" relativeHeight="253142528" behindDoc="0" locked="0" layoutInCell="1" allowOverlap="1" wp14:anchorId="70FF1CEA" wp14:editId="0A6164AA">
                <wp:simplePos x="0" y="0"/>
                <wp:positionH relativeFrom="column">
                  <wp:posOffset>-235585</wp:posOffset>
                </wp:positionH>
                <wp:positionV relativeFrom="paragraph">
                  <wp:posOffset>109960</wp:posOffset>
                </wp:positionV>
                <wp:extent cx="351155" cy="359410"/>
                <wp:effectExtent l="0" t="0" r="10795" b="21590"/>
                <wp:wrapNone/>
                <wp:docPr id="129" name="Oval 1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C129B29" w14:textId="77777777" w:rsidR="00393F33" w:rsidRPr="00757F22" w:rsidRDefault="00393F33" w:rsidP="00DC1C87">
                            <w:pPr>
                              <w:rPr>
                                <w:rFonts w:ascii="Arial" w:hAnsi="Arial" w:cs="Arial"/>
                              </w:rPr>
                            </w:pPr>
                            <w:r>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0FF1CEA" id="_x0000_s1049" style="position:absolute;margin-left:-18.55pt;margin-top:8.65pt;width:27.65pt;height:28.3pt;z-index:2531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3pqEwIAAC0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" fillcolor="yellow" strokecolor="yellow" strokeweight="1.5pt">
                <v:shadow color="#868686"/>
                <v:textbox>
                  <w:txbxContent>
                    <w:p w14:paraId="1C129B29" w14:textId="77777777" w:rsidR="00393F33" w:rsidRPr="00757F22" w:rsidRDefault="00393F33" w:rsidP="00DC1C87">
                      <w:pPr>
                        <w:rPr>
                          <w:rFonts w:ascii="Arial" w:hAnsi="Arial" w:cs="Arial"/>
                        </w:rPr>
                      </w:pPr>
                      <w:r>
                        <w:rPr>
                          <w:rFonts w:ascii="Arial" w:hAnsi="Arial" w:cs="Arial"/>
                        </w:rPr>
                        <w:t>4</w:t>
                      </w:r>
                    </w:p>
                  </w:txbxContent>
                </v:textbox>
              </v:oval>
            </w:pict>
          </mc:Fallback>
        </mc:AlternateContent>
      </w:r>
    </w:p>
    <w:p w14:paraId="081CA7E4" w14:textId="21AE559E" w:rsidR="00DC1C87" w:rsidRDefault="00DC1C87">
      <w:pPr>
        <w:overflowPunct/>
        <w:autoSpaceDE/>
        <w:autoSpaceDN/>
        <w:adjustRightInd/>
        <w:textAlignment w:val="auto"/>
        <w:rPr>
          <w:lang w:val="en-GB"/>
        </w:rPr>
      </w:pPr>
      <w:r w:rsidRPr="00DC1C87">
        <w:rPr>
          <w:noProof/>
          <w:lang w:val="en-GB"/>
        </w:rPr>
        <mc:AlternateContent>
          <mc:Choice Requires="wps">
            <w:drawing>
              <wp:anchor distT="0" distB="0" distL="114300" distR="114300" simplePos="0" relativeHeight="253141504" behindDoc="0" locked="0" layoutInCell="1" allowOverlap="1" wp14:anchorId="294D7657" wp14:editId="3018369A">
                <wp:simplePos x="0" y="0"/>
                <wp:positionH relativeFrom="column">
                  <wp:posOffset>-207037</wp:posOffset>
                </wp:positionH>
                <wp:positionV relativeFrom="paragraph">
                  <wp:posOffset>276010</wp:posOffset>
                </wp:positionV>
                <wp:extent cx="1566545" cy="552450"/>
                <wp:effectExtent l="0" t="0" r="14605" b="19050"/>
                <wp:wrapNone/>
                <wp:docPr id="127" name="Text Box 1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5524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04D158C" w14:textId="4E43C35E" w:rsidR="00393F33" w:rsidRPr="002504E9" w:rsidRDefault="00393F33" w:rsidP="00DC1C87">
                            <w:pPr>
                              <w:rPr>
                                <w:rFonts w:ascii="Arial" w:hAnsi="Arial" w:cs="Arial"/>
                                <w:sz w:val="16"/>
                                <w:szCs w:val="16"/>
                              </w:rPr>
                            </w:pPr>
                            <w:r>
                              <w:rPr>
                                <w:rFonts w:ascii="Arial" w:hAnsi="Arial" w:cs="Arial"/>
                                <w:sz w:val="16"/>
                                <w:szCs w:val="16"/>
                                <w:u w:val="single"/>
                              </w:rPr>
                              <w:t>PO Number</w:t>
                            </w:r>
                            <w:r w:rsidRPr="002504E9">
                              <w:rPr>
                                <w:rFonts w:ascii="Arial" w:hAnsi="Arial" w:cs="Arial"/>
                                <w:sz w:val="16"/>
                                <w:szCs w:val="16"/>
                              </w:rPr>
                              <w:t xml:space="preserve"> –</w:t>
                            </w:r>
                            <w:r>
                              <w:rPr>
                                <w:rFonts w:ascii="Arial" w:hAnsi="Arial" w:cs="Arial"/>
                                <w:sz w:val="16"/>
                                <w:szCs w:val="16"/>
                              </w:rPr>
                              <w:t xml:space="preserve"> This identifies the cusomter purchase order # the claim is for.</w:t>
                            </w:r>
                          </w:p>
                          <w:p w14:paraId="18406152" w14:textId="77777777" w:rsidR="00393F33" w:rsidRPr="002504E9" w:rsidRDefault="00393F33" w:rsidP="00DC1C87">
                            <w:pPr>
                              <w:rPr>
                                <w:rFonts w:ascii="Arial" w:hAnsi="Arial" w:cs="Arial"/>
                                <w:sz w:val="16"/>
                                <w:szCs w:val="16"/>
                              </w:rPr>
                            </w:pPr>
                          </w:p>
                          <w:p w14:paraId="78E248DF" w14:textId="77777777" w:rsidR="00393F33" w:rsidRPr="002504E9" w:rsidRDefault="00393F33" w:rsidP="00DC1C8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4D7657" id="_x0000_s1050" type="#_x0000_t202" style="position:absolute;margin-left:-16.3pt;margin-top:21.75pt;width:123.35pt;height:43.5pt;z-index:2531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" strokeweight="1.5pt">
                <v:shadow color="#868686"/>
                <v:textbox>
                  <w:txbxContent>
                    <w:p w14:paraId="304D158C" w14:textId="4E43C35E" w:rsidR="00393F33" w:rsidRPr="002504E9" w:rsidRDefault="00393F33" w:rsidP="00DC1C87">
                      <w:pPr>
                        <w:rPr>
                          <w:rFonts w:ascii="Arial" w:hAnsi="Arial" w:cs="Arial"/>
                          <w:sz w:val="16"/>
                          <w:szCs w:val="16"/>
                        </w:rPr>
                      </w:pPr>
                      <w:r>
                        <w:rPr>
                          <w:rFonts w:ascii="Arial" w:hAnsi="Arial" w:cs="Arial"/>
                          <w:sz w:val="16"/>
                          <w:szCs w:val="16"/>
                          <w:u w:val="single"/>
                        </w:rPr>
                        <w:t>PO Number</w:t>
                      </w:r>
                      <w:r w:rsidRPr="002504E9">
                        <w:rPr>
                          <w:rFonts w:ascii="Arial" w:hAnsi="Arial" w:cs="Arial"/>
                          <w:sz w:val="16"/>
                          <w:szCs w:val="16"/>
                        </w:rPr>
                        <w:t xml:space="preserve"> –</w:t>
                      </w:r>
                      <w:r>
                        <w:rPr>
                          <w:rFonts w:ascii="Arial" w:hAnsi="Arial" w:cs="Arial"/>
                          <w:sz w:val="16"/>
                          <w:szCs w:val="16"/>
                        </w:rPr>
                        <w:t xml:space="preserve"> This identifies the cusomter purchase order # the claim is for.</w:t>
                      </w:r>
                    </w:p>
                    <w:p w14:paraId="18406152" w14:textId="77777777" w:rsidR="00393F33" w:rsidRPr="002504E9" w:rsidRDefault="00393F33" w:rsidP="00DC1C87">
                      <w:pPr>
                        <w:rPr>
                          <w:rFonts w:ascii="Arial" w:hAnsi="Arial" w:cs="Arial"/>
                          <w:sz w:val="16"/>
                          <w:szCs w:val="16"/>
                        </w:rPr>
                      </w:pPr>
                    </w:p>
                    <w:p w14:paraId="78E248DF" w14:textId="77777777" w:rsidR="00393F33" w:rsidRPr="002504E9" w:rsidRDefault="00393F33" w:rsidP="00DC1C87">
                      <w:pPr>
                        <w:rPr>
                          <w:rFonts w:ascii="Arial" w:hAnsi="Arial" w:cs="Arial"/>
                          <w:sz w:val="16"/>
                          <w:szCs w:val="16"/>
                        </w:rPr>
                      </w:pPr>
                    </w:p>
                  </w:txbxContent>
                </v:textbox>
              </v:shape>
            </w:pict>
          </mc:Fallback>
        </mc:AlternateContent>
      </w:r>
      <w:r>
        <w:rPr>
          <w:lang w:val="en-GB"/>
        </w:rPr>
        <w:br w:type="page"/>
      </w:r>
    </w:p>
    <w:p w14:paraId="0F5041D7" w14:textId="77777777" w:rsidR="00DC1C87" w:rsidRDefault="00DC1C87" w:rsidP="0032389A">
      <w:pPr>
        <w:rPr>
          <w:lang w:val="en-GB"/>
        </w:rPr>
      </w:pPr>
    </w:p>
    <w:p w14:paraId="28EEFEA9" w14:textId="7DAFB428" w:rsidR="001908D0" w:rsidRPr="00EB78F7" w:rsidRDefault="001908D0" w:rsidP="00A528BC">
      <w:pPr>
        <w:ind w:left="720" w:hanging="720"/>
        <w:rPr>
          <w:rFonts w:ascii="Arial" w:hAnsi="Arial" w:cs="Arial"/>
          <w:lang w:val="en-GB"/>
        </w:rPr>
      </w:pPr>
      <w:r>
        <w:rPr>
          <w:rFonts w:ascii="Arial" w:hAnsi="Arial" w:cs="Arial"/>
          <w:b/>
          <w:lang w:val="en-GB"/>
        </w:rPr>
        <w:t>2</w:t>
      </w:r>
      <w:r w:rsidRPr="00600DC7">
        <w:rPr>
          <w:rFonts w:ascii="Arial" w:hAnsi="Arial" w:cs="Arial"/>
          <w:b/>
          <w:lang w:val="en-GB"/>
        </w:rPr>
        <w:t>.</w:t>
      </w:r>
      <w:r>
        <w:rPr>
          <w:rFonts w:ascii="Arial" w:hAnsi="Arial" w:cs="Arial"/>
          <w:b/>
          <w:lang w:val="en-GB"/>
        </w:rPr>
        <w:t>2</w:t>
      </w:r>
      <w:r w:rsidRPr="00600DC7">
        <w:rPr>
          <w:rFonts w:ascii="Arial" w:hAnsi="Arial" w:cs="Arial"/>
          <w:b/>
          <w:lang w:val="en-GB"/>
        </w:rPr>
        <w:t xml:space="preserve"> </w:t>
      </w:r>
      <w:r w:rsidRPr="00600DC7">
        <w:rPr>
          <w:rFonts w:ascii="Arial" w:hAnsi="Arial" w:cs="Arial"/>
          <w:b/>
          <w:lang w:val="en-GB"/>
        </w:rPr>
        <w:tab/>
        <w:t xml:space="preserve">Customer </w:t>
      </w:r>
      <w:r>
        <w:rPr>
          <w:rFonts w:ascii="Arial" w:hAnsi="Arial" w:cs="Arial"/>
          <w:b/>
          <w:lang w:val="en-GB"/>
        </w:rPr>
        <w:t>Contract for Bill</w:t>
      </w:r>
      <w:r w:rsidR="00D75659">
        <w:rPr>
          <w:rFonts w:ascii="Arial" w:hAnsi="Arial" w:cs="Arial"/>
          <w:b/>
          <w:lang w:val="en-GB"/>
        </w:rPr>
        <w:t>b</w:t>
      </w:r>
      <w:r>
        <w:rPr>
          <w:rFonts w:ascii="Arial" w:hAnsi="Arial" w:cs="Arial"/>
          <w:b/>
          <w:lang w:val="en-GB"/>
        </w:rPr>
        <w:t>ack</w:t>
      </w:r>
      <w:r w:rsidR="00BD21F7">
        <w:rPr>
          <w:rFonts w:ascii="Arial" w:hAnsi="Arial" w:cs="Arial"/>
          <w:b/>
          <w:lang w:val="en-GB"/>
        </w:rPr>
        <w:t xml:space="preserve">, </w:t>
      </w:r>
      <w:r w:rsidR="00BD21F7" w:rsidRPr="00A528BC">
        <w:rPr>
          <w:rFonts w:ascii="Arial" w:hAnsi="Arial" w:cs="Arial"/>
          <w:b/>
          <w:lang w:val="en-GB"/>
        </w:rPr>
        <w:t>Example</w:t>
      </w:r>
      <w:r w:rsidR="00BD21F7">
        <w:rPr>
          <w:rFonts w:ascii="Arial" w:hAnsi="Arial" w:cs="Arial"/>
          <w:b/>
          <w:lang w:val="en-GB"/>
        </w:rPr>
        <w:t xml:space="preserve"> 1</w:t>
      </w:r>
      <w:r w:rsidRPr="00600DC7">
        <w:rPr>
          <w:rFonts w:ascii="Arial" w:hAnsi="Arial" w:cs="Arial"/>
          <w:b/>
          <w:lang w:val="en-GB"/>
        </w:rPr>
        <w:t>:</w:t>
      </w:r>
      <w:r w:rsidR="00EB78F7">
        <w:rPr>
          <w:rFonts w:ascii="Arial" w:hAnsi="Arial" w:cs="Arial"/>
          <w:b/>
          <w:lang w:val="en-GB"/>
        </w:rPr>
        <w:t xml:space="preserve"> </w:t>
      </w:r>
      <w:r w:rsidR="00EC42B8" w:rsidRPr="005D3DC7">
        <w:rPr>
          <w:rFonts w:ascii="Arial" w:hAnsi="Arial" w:cs="Arial"/>
          <w:lang w:val="en-GB"/>
        </w:rPr>
        <w:t xml:space="preserve">Found via Search For: </w:t>
      </w:r>
      <w:r w:rsidR="00EC42B8">
        <w:rPr>
          <w:rFonts w:ascii="Arial" w:hAnsi="Arial" w:cs="Arial"/>
          <w:lang w:val="en-GB"/>
        </w:rPr>
        <w:t>Event Scheduler.</w:t>
      </w:r>
    </w:p>
    <w:p w14:paraId="23EA9CDF" w14:textId="6AC30D3D" w:rsidR="001B6106" w:rsidRDefault="001B6106" w:rsidP="00EE175C">
      <w:pPr>
        <w:rPr>
          <w:rFonts w:ascii="Arial" w:hAnsi="Arial" w:cs="Arial"/>
          <w:b/>
          <w:lang w:val="en-GB"/>
        </w:rPr>
      </w:pPr>
    </w:p>
    <w:p w14:paraId="7A90D5E0" w14:textId="57DFD438" w:rsidR="001B6106" w:rsidRPr="00600DC7" w:rsidRDefault="00DC1C87" w:rsidP="00EE175C">
      <w:pPr>
        <w:rPr>
          <w:rFonts w:ascii="Arial" w:hAnsi="Arial" w:cs="Arial"/>
          <w:b/>
          <w:lang w:val="en-GB"/>
        </w:rPr>
      </w:pPr>
      <w:r w:rsidRPr="00DC1C87">
        <w:rPr>
          <w:noProof/>
          <w:lang w:val="en-GB"/>
        </w:rPr>
        <mc:AlternateContent>
          <mc:Choice Requires="wps">
            <w:drawing>
              <wp:anchor distT="0" distB="0" distL="114300" distR="114300" simplePos="0" relativeHeight="253171200" behindDoc="0" locked="0" layoutInCell="1" allowOverlap="1" wp14:anchorId="25B7986B" wp14:editId="40DD5A3C">
                <wp:simplePos x="0" y="0"/>
                <wp:positionH relativeFrom="margin">
                  <wp:align>center</wp:align>
                </wp:positionH>
                <wp:positionV relativeFrom="paragraph">
                  <wp:posOffset>2240855</wp:posOffset>
                </wp:positionV>
                <wp:extent cx="135051" cy="467109"/>
                <wp:effectExtent l="0" t="0" r="55880" b="47625"/>
                <wp:wrapNone/>
                <wp:docPr id="157" name="AutoShap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051" cy="46710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E58E1A4" id="AutoShape 1441" o:spid="_x0000_s1026" type="#_x0000_t32" style="position:absolute;margin-left:0;margin-top:176.45pt;width:10.65pt;height:36.8pt;z-index:253171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" strokeweight="1.5pt">
                <v:stroke endarrow="block"/>
                <v:shadow color="#868686"/>
                <w10:wrap anchorx="margin"/>
              </v:shape>
            </w:pict>
          </mc:Fallback>
        </mc:AlternateContent>
      </w:r>
      <w:r w:rsidRPr="00DC1C87">
        <w:rPr>
          <w:noProof/>
          <w:lang w:val="en-GB"/>
        </w:rPr>
        <mc:AlternateContent>
          <mc:Choice Requires="wps">
            <w:drawing>
              <wp:anchor distT="0" distB="0" distL="114300" distR="114300" simplePos="0" relativeHeight="253155840" behindDoc="0" locked="0" layoutInCell="1" allowOverlap="1" wp14:anchorId="151EFAA1" wp14:editId="0BDAAA5D">
                <wp:simplePos x="0" y="0"/>
                <wp:positionH relativeFrom="column">
                  <wp:posOffset>4403497</wp:posOffset>
                </wp:positionH>
                <wp:positionV relativeFrom="paragraph">
                  <wp:posOffset>1447585</wp:posOffset>
                </wp:positionV>
                <wp:extent cx="351155" cy="359410"/>
                <wp:effectExtent l="13970" t="9525" r="15875" b="12065"/>
                <wp:wrapNone/>
                <wp:docPr id="146" name="Oval 14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6AF098D" w14:textId="77777777" w:rsidR="00393F33" w:rsidRPr="00757F22" w:rsidRDefault="00393F33" w:rsidP="00DC1C87">
                            <w:pPr>
                              <w:rPr>
                                <w:rFonts w:ascii="Arial" w:hAnsi="Arial" w:cs="Arial"/>
                              </w:rPr>
                            </w:pPr>
                            <w:r w:rsidRPr="00757F22">
                              <w:rPr>
                                <w:rFonts w:ascii="Arial" w:hAnsi="Arial" w:cs="Arial"/>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1EFAA1" id="_x0000_s1051" style="position:absolute;margin-left:346.75pt;margin-top:114pt;width:27.65pt;height:28.3pt;z-index:2531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" fillcolor="yellow" strokecolor="yellow" strokeweight="1.5pt">
                <v:shadow color="#868686"/>
                <v:textbox>
                  <w:txbxContent>
                    <w:p w14:paraId="36AF098D" w14:textId="77777777" w:rsidR="00393F33" w:rsidRPr="00757F22" w:rsidRDefault="00393F33" w:rsidP="00DC1C87">
                      <w:pPr>
                        <w:rPr>
                          <w:rFonts w:ascii="Arial" w:hAnsi="Arial" w:cs="Arial"/>
                        </w:rPr>
                      </w:pPr>
                      <w:r w:rsidRPr="00757F22">
                        <w:rPr>
                          <w:rFonts w:ascii="Arial" w:hAnsi="Arial" w:cs="Arial"/>
                        </w:rPr>
                        <w:t>5</w:t>
                      </w:r>
                    </w:p>
                  </w:txbxContent>
                </v:textbox>
              </v:oval>
            </w:pict>
          </mc:Fallback>
        </mc:AlternateContent>
      </w:r>
      <w:r w:rsidRPr="00DC1C87">
        <w:rPr>
          <w:noProof/>
          <w:lang w:val="en-GB"/>
        </w:rPr>
        <mc:AlternateContent>
          <mc:Choice Requires="wps">
            <w:drawing>
              <wp:anchor distT="0" distB="0" distL="114300" distR="114300" simplePos="0" relativeHeight="253154816" behindDoc="0" locked="0" layoutInCell="1" allowOverlap="1" wp14:anchorId="0ECB5A96" wp14:editId="7C7A5C66">
                <wp:simplePos x="0" y="0"/>
                <wp:positionH relativeFrom="column">
                  <wp:posOffset>4649818</wp:posOffset>
                </wp:positionH>
                <wp:positionV relativeFrom="paragraph">
                  <wp:posOffset>1696851</wp:posOffset>
                </wp:positionV>
                <wp:extent cx="1948815" cy="511175"/>
                <wp:effectExtent l="0" t="0" r="13335" b="22225"/>
                <wp:wrapNone/>
                <wp:docPr id="145" name="Text Box 1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8815" cy="51117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A7F55B0" w14:textId="77777777" w:rsidR="00393F33" w:rsidRPr="00985C7B" w:rsidRDefault="00393F33" w:rsidP="00DC1C87">
                            <w:pPr>
                              <w:rPr>
                                <w:sz w:val="16"/>
                                <w:szCs w:val="16"/>
                              </w:rPr>
                            </w:pPr>
                            <w:r>
                              <w:rPr>
                                <w:rFonts w:ascii="Arial" w:hAnsi="Arial" w:cs="Arial"/>
                                <w:sz w:val="16"/>
                                <w:u w:val="single"/>
                              </w:rPr>
                              <w:t>Order start and end date</w:t>
                            </w:r>
                            <w:r w:rsidRPr="00B41DB4">
                              <w:rPr>
                                <w:rFonts w:ascii="Arial" w:hAnsi="Arial" w:cs="Arial"/>
                                <w:sz w:val="16"/>
                              </w:rPr>
                              <w:t xml:space="preserve"> –</w:t>
                            </w:r>
                            <w:r>
                              <w:rPr>
                                <w:rFonts w:ascii="Arial" w:hAnsi="Arial" w:cs="Arial"/>
                                <w:sz w:val="16"/>
                              </w:rPr>
                              <w:t>– The order date on the c</w:t>
                            </w:r>
                            <w:r w:rsidRPr="00836A92">
                              <w:rPr>
                                <w:rFonts w:ascii="Arial" w:hAnsi="Arial" w:cs="Arial"/>
                                <w:sz w:val="16"/>
                              </w:rPr>
                              <w:t xml:space="preserve">lient order invoice </w:t>
                            </w:r>
                            <w:r>
                              <w:rPr>
                                <w:rFonts w:ascii="Arial" w:hAnsi="Arial" w:cs="Arial"/>
                                <w:sz w:val="16"/>
                              </w:rPr>
                              <w:t>needs to fall within these dates.</w:t>
                            </w:r>
                          </w:p>
                          <w:p w14:paraId="120721F9" w14:textId="77777777" w:rsidR="00393F33" w:rsidRPr="00416431" w:rsidRDefault="00393F33" w:rsidP="00DC1C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CB5A96" id="_x0000_s1052" type="#_x0000_t202" style="position:absolute;margin-left:366.15pt;margin-top:133.6pt;width:153.45pt;height:40.25pt;z-index:2531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" strokeweight="1.5pt">
                <v:shadow color="#868686"/>
                <v:textbox>
                  <w:txbxContent>
                    <w:p w14:paraId="4A7F55B0" w14:textId="77777777" w:rsidR="00393F33" w:rsidRPr="00985C7B" w:rsidRDefault="00393F33" w:rsidP="00DC1C87">
                      <w:pPr>
                        <w:rPr>
                          <w:sz w:val="16"/>
                          <w:szCs w:val="16"/>
                        </w:rPr>
                      </w:pPr>
                      <w:r>
                        <w:rPr>
                          <w:rFonts w:ascii="Arial" w:hAnsi="Arial" w:cs="Arial"/>
                          <w:sz w:val="16"/>
                          <w:u w:val="single"/>
                        </w:rPr>
                        <w:t>Order start and end date</w:t>
                      </w:r>
                      <w:r w:rsidRPr="00B41DB4">
                        <w:rPr>
                          <w:rFonts w:ascii="Arial" w:hAnsi="Arial" w:cs="Arial"/>
                          <w:sz w:val="16"/>
                        </w:rPr>
                        <w:t xml:space="preserve"> –</w:t>
                      </w:r>
                      <w:r>
                        <w:rPr>
                          <w:rFonts w:ascii="Arial" w:hAnsi="Arial" w:cs="Arial"/>
                          <w:sz w:val="16"/>
                        </w:rPr>
                        <w:t>– The order date on the c</w:t>
                      </w:r>
                      <w:r w:rsidRPr="00836A92">
                        <w:rPr>
                          <w:rFonts w:ascii="Arial" w:hAnsi="Arial" w:cs="Arial"/>
                          <w:sz w:val="16"/>
                        </w:rPr>
                        <w:t xml:space="preserve">lient order invoice </w:t>
                      </w:r>
                      <w:r>
                        <w:rPr>
                          <w:rFonts w:ascii="Arial" w:hAnsi="Arial" w:cs="Arial"/>
                          <w:sz w:val="16"/>
                        </w:rPr>
                        <w:t>needs to fall within these dates.</w:t>
                      </w:r>
                    </w:p>
                    <w:p w14:paraId="120721F9" w14:textId="77777777" w:rsidR="00393F33" w:rsidRPr="00416431" w:rsidRDefault="00393F33" w:rsidP="00DC1C87"/>
                  </w:txbxContent>
                </v:textbox>
              </v:shape>
            </w:pict>
          </mc:Fallback>
        </mc:AlternateContent>
      </w:r>
      <w:r w:rsidRPr="00DC1C87">
        <w:rPr>
          <w:noProof/>
          <w:lang w:val="en-GB"/>
        </w:rPr>
        <mc:AlternateContent>
          <mc:Choice Requires="wps">
            <w:drawing>
              <wp:anchor distT="0" distB="0" distL="114300" distR="114300" simplePos="0" relativeHeight="253169152" behindDoc="0" locked="0" layoutInCell="1" allowOverlap="1" wp14:anchorId="253A7E77" wp14:editId="79E5C701">
                <wp:simplePos x="0" y="0"/>
                <wp:positionH relativeFrom="column">
                  <wp:posOffset>5058050</wp:posOffset>
                </wp:positionH>
                <wp:positionV relativeFrom="paragraph">
                  <wp:posOffset>1234774</wp:posOffset>
                </wp:positionV>
                <wp:extent cx="135051" cy="467109"/>
                <wp:effectExtent l="0" t="0" r="55880" b="47625"/>
                <wp:wrapNone/>
                <wp:docPr id="156" name="AutoShap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051" cy="46710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52E5145" id="AutoShape 1441" o:spid="_x0000_s1026" type="#_x0000_t32" style="position:absolute;margin-left:398.25pt;margin-top:97.25pt;width:10.65pt;height:36.8pt;z-index:2531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" strokeweight="1.5pt">
                <v:stroke endarrow="block"/>
                <v:shadow color="#868686"/>
              </v:shape>
            </w:pict>
          </mc:Fallback>
        </mc:AlternateContent>
      </w:r>
      <w:r w:rsidRPr="00DC1C87">
        <w:rPr>
          <w:noProof/>
          <w:lang w:val="en-GB"/>
        </w:rPr>
        <mc:AlternateContent>
          <mc:Choice Requires="wps">
            <w:drawing>
              <wp:anchor distT="0" distB="0" distL="114300" distR="114300" simplePos="0" relativeHeight="253157888" behindDoc="0" locked="0" layoutInCell="1" allowOverlap="1" wp14:anchorId="0303CAAF" wp14:editId="7F106174">
                <wp:simplePos x="0" y="0"/>
                <wp:positionH relativeFrom="column">
                  <wp:posOffset>2929890</wp:posOffset>
                </wp:positionH>
                <wp:positionV relativeFrom="paragraph">
                  <wp:posOffset>581660</wp:posOffset>
                </wp:positionV>
                <wp:extent cx="351155" cy="359410"/>
                <wp:effectExtent l="10160" t="9525" r="10160" b="12065"/>
                <wp:wrapNone/>
                <wp:docPr id="148"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DF4CF3" w14:textId="77777777" w:rsidR="00393F33" w:rsidRPr="003A3676" w:rsidRDefault="00393F33" w:rsidP="00DC1C87">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303CAAF" id="_x0000_s1053" style="position:absolute;margin-left:230.7pt;margin-top:45.8pt;width:27.65pt;height:28.3pt;z-index:2531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" fillcolor="#8db3e2 [1311]" strokecolor="yellow" strokeweight="1.5pt">
                <v:shadow color="#868686"/>
                <v:textbox>
                  <w:txbxContent>
                    <w:p w14:paraId="5FDF4CF3" w14:textId="77777777" w:rsidR="00393F33" w:rsidRPr="003A3676" w:rsidRDefault="00393F33" w:rsidP="00DC1C87">
                      <w:pPr>
                        <w:jc w:val="center"/>
                        <w:rPr>
                          <w:rFonts w:ascii="Arial" w:hAnsi="Arial" w:cs="Arial"/>
                        </w:rPr>
                      </w:pPr>
                      <w:r w:rsidRPr="003A3676">
                        <w:rPr>
                          <w:rFonts w:ascii="Arial" w:hAnsi="Arial" w:cs="Arial"/>
                        </w:rPr>
                        <w:t>i</w:t>
                      </w:r>
                    </w:p>
                  </w:txbxContent>
                </v:textbox>
              </v:oval>
            </w:pict>
          </mc:Fallback>
        </mc:AlternateContent>
      </w:r>
      <w:r w:rsidRPr="00DC1C87">
        <w:rPr>
          <w:noProof/>
          <w:lang w:val="en-GB"/>
        </w:rPr>
        <mc:AlternateContent>
          <mc:Choice Requires="wps">
            <w:drawing>
              <wp:anchor distT="0" distB="0" distL="114300" distR="114300" simplePos="0" relativeHeight="253156864" behindDoc="0" locked="0" layoutInCell="1" allowOverlap="1" wp14:anchorId="6BF361EE" wp14:editId="32779527">
                <wp:simplePos x="0" y="0"/>
                <wp:positionH relativeFrom="column">
                  <wp:posOffset>1789945</wp:posOffset>
                </wp:positionH>
                <wp:positionV relativeFrom="paragraph">
                  <wp:posOffset>725925</wp:posOffset>
                </wp:positionV>
                <wp:extent cx="1374140" cy="487680"/>
                <wp:effectExtent l="12700" t="10160" r="13335" b="16510"/>
                <wp:wrapNone/>
                <wp:docPr id="147"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4140" cy="487680"/>
                        </a:xfrm>
                        <a:prstGeom prst="rect">
                          <a:avLst/>
                        </a:prstGeom>
                        <a:solidFill>
                          <a:schemeClr val="tx2">
                            <a:lumMod val="40000"/>
                            <a:lumOff val="60000"/>
                          </a:schemeClr>
                        </a:solidFill>
                        <a:ln w="19050">
                          <a:solidFill>
                            <a:srgbClr val="000000"/>
                          </a:solidFill>
                          <a:miter lim="800000"/>
                          <a:headEnd/>
                          <a:tailEnd/>
                        </a:ln>
                      </wps:spPr>
                      <wps:txbx>
                        <w:txbxContent>
                          <w:p w14:paraId="740E339F" w14:textId="6F449453" w:rsidR="00393F33" w:rsidRPr="00713AB8" w:rsidRDefault="00393F33" w:rsidP="00DC1C87">
                            <w:pPr>
                              <w:rPr>
                                <w:rFonts w:ascii="Arial" w:hAnsi="Arial" w:cs="Arial"/>
                                <w:sz w:val="16"/>
                                <w:szCs w:val="16"/>
                              </w:rPr>
                            </w:pPr>
                            <w:r>
                              <w:rPr>
                                <w:rFonts w:ascii="Arial" w:hAnsi="Arial" w:cs="Arial"/>
                                <w:sz w:val="16"/>
                                <w:szCs w:val="16"/>
                                <w:u w:val="single"/>
                              </w:rPr>
                              <w:t>Deal Type</w:t>
                            </w:r>
                            <w:r>
                              <w:rPr>
                                <w:rFonts w:ascii="Arial" w:hAnsi="Arial" w:cs="Arial"/>
                                <w:sz w:val="16"/>
                                <w:szCs w:val="16"/>
                              </w:rPr>
                              <w:t xml:space="preserve"> – The deal type is identified as Billback allowance.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F361EE" id="_x0000_s1054" type="#_x0000_t202" style="position:absolute;margin-left:140.95pt;margin-top:57.15pt;width:108.2pt;height:38.4pt;z-index:2531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" fillcolor="#8db3e2 [1311]" strokeweight="1.5pt">
                <v:textbox>
                  <w:txbxContent>
                    <w:p w14:paraId="740E339F" w14:textId="6F449453" w:rsidR="00393F33" w:rsidRPr="00713AB8" w:rsidRDefault="00393F33" w:rsidP="00DC1C87">
                      <w:pPr>
                        <w:rPr>
                          <w:rFonts w:ascii="Arial" w:hAnsi="Arial" w:cs="Arial"/>
                          <w:sz w:val="16"/>
                          <w:szCs w:val="16"/>
                        </w:rPr>
                      </w:pPr>
                      <w:r>
                        <w:rPr>
                          <w:rFonts w:ascii="Arial" w:hAnsi="Arial" w:cs="Arial"/>
                          <w:sz w:val="16"/>
                          <w:szCs w:val="16"/>
                          <w:u w:val="single"/>
                        </w:rPr>
                        <w:t>Deal Type</w:t>
                      </w:r>
                      <w:r>
                        <w:rPr>
                          <w:rFonts w:ascii="Arial" w:hAnsi="Arial" w:cs="Arial"/>
                          <w:sz w:val="16"/>
                          <w:szCs w:val="16"/>
                        </w:rPr>
                        <w:t xml:space="preserve"> – The deal type is identified as Billback allowance. </w:t>
                      </w:r>
                    </w:p>
                  </w:txbxContent>
                </v:textbox>
              </v:shape>
            </w:pict>
          </mc:Fallback>
        </mc:AlternateContent>
      </w:r>
      <w:r w:rsidRPr="00DC1C87">
        <w:rPr>
          <w:noProof/>
          <w:lang w:val="en-GB"/>
        </w:rPr>
        <mc:AlternateContent>
          <mc:Choice Requires="wps">
            <w:drawing>
              <wp:anchor distT="0" distB="0" distL="114300" distR="114300" simplePos="0" relativeHeight="253167104" behindDoc="0" locked="0" layoutInCell="1" allowOverlap="1" wp14:anchorId="32E82FD7" wp14:editId="30A1D64E">
                <wp:simplePos x="0" y="0"/>
                <wp:positionH relativeFrom="column">
                  <wp:posOffset>3131388</wp:posOffset>
                </wp:positionH>
                <wp:positionV relativeFrom="paragraph">
                  <wp:posOffset>1121327</wp:posOffset>
                </wp:positionV>
                <wp:extent cx="391387" cy="45719"/>
                <wp:effectExtent l="0" t="57150" r="27940" b="50165"/>
                <wp:wrapNone/>
                <wp:docPr id="155" name="AutoShap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91387" cy="4571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6B6E1C" id="AutoShape 1441" o:spid="_x0000_s1026" type="#_x0000_t32" style="position:absolute;margin-left:246.55pt;margin-top:88.3pt;width:30.8pt;height:3.6pt;flip:x y;z-index:2531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" strokeweight="1.5pt">
                <v:stroke endarrow="block"/>
                <v:shadow color="#868686"/>
              </v:shape>
            </w:pict>
          </mc:Fallback>
        </mc:AlternateContent>
      </w:r>
      <w:r w:rsidRPr="00DC1C87">
        <w:rPr>
          <w:noProof/>
          <w:lang w:val="en-GB"/>
        </w:rPr>
        <mc:AlternateContent>
          <mc:Choice Requires="wps">
            <w:drawing>
              <wp:anchor distT="0" distB="0" distL="114300" distR="114300" simplePos="0" relativeHeight="253158912" behindDoc="0" locked="0" layoutInCell="1" allowOverlap="1" wp14:anchorId="1F14FC0E" wp14:editId="4BA73FB5">
                <wp:simplePos x="0" y="0"/>
                <wp:positionH relativeFrom="column">
                  <wp:posOffset>247650</wp:posOffset>
                </wp:positionH>
                <wp:positionV relativeFrom="paragraph">
                  <wp:posOffset>2218319</wp:posOffset>
                </wp:positionV>
                <wp:extent cx="114300" cy="390525"/>
                <wp:effectExtent l="0" t="0" r="76200" b="47625"/>
                <wp:wrapNone/>
                <wp:docPr id="149" name="AutoShap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3905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C9D0FA2" id="AutoShape 1441" o:spid="_x0000_s1026" type="#_x0000_t32" style="position:absolute;margin-left:19.5pt;margin-top:174.65pt;width:9pt;height:30.75pt;z-index:2531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" strokeweight="1.5pt">
                <v:stroke endarrow="block"/>
                <v:shadow color="#868686"/>
              </v:shape>
            </w:pict>
          </mc:Fallback>
        </mc:AlternateContent>
      </w:r>
      <w:r w:rsidRPr="00DC1C87">
        <w:rPr>
          <w:noProof/>
          <w:lang w:val="en-GB"/>
        </w:rPr>
        <mc:AlternateContent>
          <mc:Choice Requires="wps">
            <w:drawing>
              <wp:anchor distT="0" distB="0" distL="114300" distR="114300" simplePos="0" relativeHeight="253165056" behindDoc="0" locked="0" layoutInCell="1" allowOverlap="1" wp14:anchorId="1C6AA941" wp14:editId="6A43E6A2">
                <wp:simplePos x="0" y="0"/>
                <wp:positionH relativeFrom="column">
                  <wp:posOffset>750498</wp:posOffset>
                </wp:positionH>
                <wp:positionV relativeFrom="paragraph">
                  <wp:posOffset>2210842</wp:posOffset>
                </wp:positionV>
                <wp:extent cx="215660" cy="405442"/>
                <wp:effectExtent l="38100" t="0" r="32385" b="52070"/>
                <wp:wrapNone/>
                <wp:docPr id="154" name="AutoShape 1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5660" cy="405442"/>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03D4748" id="AutoShape 1441" o:spid="_x0000_s1026" type="#_x0000_t32" style="position:absolute;margin-left:59.1pt;margin-top:174.1pt;width:17pt;height:31.9pt;flip:x;z-index:2531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" strokeweight="1.5pt">
                <v:stroke endarrow="block"/>
                <v:shadow color="#868686"/>
              </v:shape>
            </w:pict>
          </mc:Fallback>
        </mc:AlternateContent>
      </w:r>
      <w:r w:rsidRPr="00DC1C87">
        <w:rPr>
          <w:noProof/>
          <w:lang w:val="en-GB"/>
        </w:rPr>
        <mc:AlternateContent>
          <mc:Choice Requires="wps">
            <w:drawing>
              <wp:anchor distT="0" distB="0" distL="114300" distR="114300" simplePos="0" relativeHeight="253152768" behindDoc="0" locked="0" layoutInCell="1" allowOverlap="1" wp14:anchorId="2AB8FCA8" wp14:editId="49F3B390">
                <wp:simplePos x="0" y="0"/>
                <wp:positionH relativeFrom="margin">
                  <wp:posOffset>3133083</wp:posOffset>
                </wp:positionH>
                <wp:positionV relativeFrom="paragraph">
                  <wp:posOffset>1908494</wp:posOffset>
                </wp:positionV>
                <wp:extent cx="263662" cy="314149"/>
                <wp:effectExtent l="0" t="0" r="22225" b="10160"/>
                <wp:wrapNone/>
                <wp:docPr id="135" name="AutoShape 1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3662" cy="31414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F29D333" id="AutoShape 1442" o:spid="_x0000_s1026" style="position:absolute;margin-left:246.7pt;margin-top:150.3pt;width:20.75pt;height:24.75pt;z-index:253152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" filled="f" strokecolor="red" strokeweight="1.5pt">
                <v:shadow color="#868686"/>
                <w10:wrap anchorx="margin"/>
              </v:roundrect>
            </w:pict>
          </mc:Fallback>
        </mc:AlternateContent>
      </w:r>
      <w:r w:rsidRPr="00DC1C87">
        <w:rPr>
          <w:noProof/>
          <w:lang w:val="en-GB"/>
        </w:rPr>
        <mc:AlternateContent>
          <mc:Choice Requires="wps">
            <w:drawing>
              <wp:anchor distT="0" distB="0" distL="114300" distR="114300" simplePos="0" relativeHeight="253150720" behindDoc="0" locked="0" layoutInCell="1" allowOverlap="1" wp14:anchorId="694E051B" wp14:editId="253C6592">
                <wp:simplePos x="0" y="0"/>
                <wp:positionH relativeFrom="margin">
                  <wp:posOffset>771350</wp:posOffset>
                </wp:positionH>
                <wp:positionV relativeFrom="paragraph">
                  <wp:posOffset>1897275</wp:posOffset>
                </wp:positionV>
                <wp:extent cx="443175" cy="314149"/>
                <wp:effectExtent l="0" t="0" r="14605" b="10160"/>
                <wp:wrapNone/>
                <wp:docPr id="134" name="AutoShape 1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175" cy="31414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1AC461" id="AutoShape 1442" o:spid="_x0000_s1026" style="position:absolute;margin-left:60.75pt;margin-top:149.4pt;width:34.9pt;height:24.75pt;z-index:253150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" filled="f" strokecolor="red" strokeweight="1.5pt">
                <v:shadow color="#868686"/>
                <w10:wrap anchorx="margin"/>
              </v:roundrect>
            </w:pict>
          </mc:Fallback>
        </mc:AlternateContent>
      </w:r>
      <w:r w:rsidRPr="00DC1C87">
        <w:rPr>
          <w:noProof/>
          <w:lang w:val="en-GB"/>
        </w:rPr>
        <mc:AlternateContent>
          <mc:Choice Requires="wps">
            <w:drawing>
              <wp:anchor distT="0" distB="0" distL="114300" distR="114300" simplePos="0" relativeHeight="253148672" behindDoc="0" locked="0" layoutInCell="1" allowOverlap="1" wp14:anchorId="23A3A84E" wp14:editId="6E936BDB">
                <wp:simplePos x="0" y="0"/>
                <wp:positionH relativeFrom="margin">
                  <wp:posOffset>154270</wp:posOffset>
                </wp:positionH>
                <wp:positionV relativeFrom="paragraph">
                  <wp:posOffset>1902885</wp:posOffset>
                </wp:positionV>
                <wp:extent cx="241222" cy="314149"/>
                <wp:effectExtent l="0" t="0" r="26035" b="10160"/>
                <wp:wrapNone/>
                <wp:docPr id="133" name="AutoShape 1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222" cy="31414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7E8F54" id="AutoShape 1442" o:spid="_x0000_s1026" style="position:absolute;margin-left:12.15pt;margin-top:149.85pt;width:19pt;height:24.75pt;z-index:25314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" filled="f" strokecolor="red" strokeweight="1.5pt">
                <v:shadow color="#868686"/>
                <w10:wrap anchorx="margin"/>
              </v:roundrect>
            </w:pict>
          </mc:Fallback>
        </mc:AlternateContent>
      </w:r>
      <w:r w:rsidRPr="00DC1C87">
        <w:rPr>
          <w:noProof/>
          <w:lang w:val="en-GB"/>
        </w:rPr>
        <mc:AlternateContent>
          <mc:Choice Requires="wps">
            <w:drawing>
              <wp:anchor distT="0" distB="0" distL="114300" distR="114300" simplePos="0" relativeHeight="253146624" behindDoc="0" locked="0" layoutInCell="1" allowOverlap="1" wp14:anchorId="4DC593AE" wp14:editId="46AD4A3D">
                <wp:simplePos x="0" y="0"/>
                <wp:positionH relativeFrom="margin">
                  <wp:posOffset>3548210</wp:posOffset>
                </wp:positionH>
                <wp:positionV relativeFrom="paragraph">
                  <wp:posOffset>1022144</wp:posOffset>
                </wp:positionV>
                <wp:extent cx="488054" cy="252442"/>
                <wp:effectExtent l="0" t="0" r="26670" b="14605"/>
                <wp:wrapNone/>
                <wp:docPr id="132" name="AutoShape 1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054" cy="252442"/>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EFBB41" id="AutoShape 1442" o:spid="_x0000_s1026" style="position:absolute;margin-left:279.4pt;margin-top:80.5pt;width:38.45pt;height:19.9pt;z-index:253146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" filled="f" strokecolor="red" strokeweight="1.5pt">
                <v:shadow color="#868686"/>
                <w10:wrap anchorx="margin"/>
              </v:roundrect>
            </w:pict>
          </mc:Fallback>
        </mc:AlternateContent>
      </w:r>
      <w:r w:rsidRPr="00DC1C87">
        <w:rPr>
          <w:noProof/>
          <w:lang w:val="en-GB"/>
        </w:rPr>
        <mc:AlternateContent>
          <mc:Choice Requires="wps">
            <w:drawing>
              <wp:anchor distT="0" distB="0" distL="114300" distR="114300" simplePos="0" relativeHeight="253144576" behindDoc="0" locked="0" layoutInCell="1" allowOverlap="1" wp14:anchorId="11900135" wp14:editId="0105D331">
                <wp:simplePos x="0" y="0"/>
                <wp:positionH relativeFrom="margin">
                  <wp:posOffset>4249436</wp:posOffset>
                </wp:positionH>
                <wp:positionV relativeFrom="paragraph">
                  <wp:posOffset>1010925</wp:posOffset>
                </wp:positionV>
                <wp:extent cx="1071474" cy="252442"/>
                <wp:effectExtent l="0" t="0" r="14605" b="14605"/>
                <wp:wrapNone/>
                <wp:docPr id="131" name="AutoShape 1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1474" cy="252442"/>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496407" id="AutoShape 1442" o:spid="_x0000_s1026" style="position:absolute;margin-left:334.6pt;margin-top:79.6pt;width:84.35pt;height:19.9pt;z-index:253144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" filled="f" strokecolor="red" strokeweight="1.5pt">
                <v:shadow color="#868686"/>
                <w10:wrap anchorx="margin"/>
              </v:roundrect>
            </w:pict>
          </mc:Fallback>
        </mc:AlternateContent>
      </w:r>
      <w:r>
        <w:rPr>
          <w:noProof/>
        </w:rPr>
        <w:drawing>
          <wp:inline distT="0" distB="0" distL="0" distR="0" wp14:anchorId="6A4E91EF" wp14:editId="03BC1F90">
            <wp:extent cx="6858000" cy="2416175"/>
            <wp:effectExtent l="0" t="0" r="0" b="317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858000" cy="2416175"/>
                    </a:xfrm>
                    <a:prstGeom prst="rect">
                      <a:avLst/>
                    </a:prstGeom>
                  </pic:spPr>
                </pic:pic>
              </a:graphicData>
            </a:graphic>
          </wp:inline>
        </w:drawing>
      </w:r>
    </w:p>
    <w:p w14:paraId="2169DB6D" w14:textId="4195F455" w:rsidR="00825048" w:rsidRDefault="00DC1C87" w:rsidP="00E00A83">
      <w:pPr>
        <w:rPr>
          <w:rFonts w:ascii="Arial" w:hAnsi="Arial" w:cs="Arial"/>
          <w:b/>
          <w:lang w:val="en-GB"/>
        </w:rPr>
      </w:pPr>
      <w:r w:rsidRPr="00DC1C87">
        <w:rPr>
          <w:noProof/>
          <w:lang w:val="en-GB"/>
        </w:rPr>
        <mc:AlternateContent>
          <mc:Choice Requires="wps">
            <w:drawing>
              <wp:anchor distT="0" distB="0" distL="114300" distR="114300" simplePos="0" relativeHeight="253163008" behindDoc="0" locked="0" layoutInCell="1" allowOverlap="1" wp14:anchorId="5AB18704" wp14:editId="139DBDC5">
                <wp:simplePos x="0" y="0"/>
                <wp:positionH relativeFrom="column">
                  <wp:posOffset>2879929</wp:posOffset>
                </wp:positionH>
                <wp:positionV relativeFrom="paragraph">
                  <wp:posOffset>101839</wp:posOffset>
                </wp:positionV>
                <wp:extent cx="351155" cy="359410"/>
                <wp:effectExtent l="13335" t="14605" r="16510" b="16510"/>
                <wp:wrapNone/>
                <wp:docPr id="153" name="Oval 14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A646BEB" w14:textId="77777777" w:rsidR="00393F33" w:rsidRPr="00757F22" w:rsidRDefault="00393F33" w:rsidP="00DC1C87">
                            <w:pPr>
                              <w:rPr>
                                <w:rFonts w:ascii="Arial" w:hAnsi="Arial" w:cs="Arial"/>
                              </w:rPr>
                            </w:pPr>
                            <w:r w:rsidRPr="00757F22">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B18704" id="_x0000_s1055" style="position:absolute;margin-left:226.75pt;margin-top:8pt;width:27.65pt;height:28.3pt;z-index:2531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I9iEw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" fillcolor="yellow" strokecolor="yellow" strokeweight="1.5pt">
                <v:shadow color="#868686"/>
                <v:textbox>
                  <w:txbxContent>
                    <w:p w14:paraId="5A646BEB" w14:textId="77777777" w:rsidR="00393F33" w:rsidRPr="00757F22" w:rsidRDefault="00393F33" w:rsidP="00DC1C87">
                      <w:pPr>
                        <w:rPr>
                          <w:rFonts w:ascii="Arial" w:hAnsi="Arial" w:cs="Arial"/>
                        </w:rPr>
                      </w:pPr>
                      <w:r w:rsidRPr="00757F22">
                        <w:rPr>
                          <w:rFonts w:ascii="Arial" w:hAnsi="Arial" w:cs="Arial"/>
                        </w:rPr>
                        <w:t>2</w:t>
                      </w:r>
                    </w:p>
                  </w:txbxContent>
                </v:textbox>
              </v:oval>
            </w:pict>
          </mc:Fallback>
        </mc:AlternateContent>
      </w:r>
    </w:p>
    <w:p w14:paraId="7513B18C" w14:textId="2BC01C07" w:rsidR="00E00A83" w:rsidRDefault="00DC1C87" w:rsidP="0032389A">
      <w:pPr>
        <w:rPr>
          <w:lang w:val="en-GB"/>
        </w:rPr>
      </w:pPr>
      <w:r w:rsidRPr="00DC1C87">
        <w:rPr>
          <w:noProof/>
          <w:lang w:val="en-GB"/>
        </w:rPr>
        <mc:AlternateContent>
          <mc:Choice Requires="wps">
            <w:drawing>
              <wp:anchor distT="0" distB="0" distL="114300" distR="114300" simplePos="0" relativeHeight="253161984" behindDoc="0" locked="0" layoutInCell="1" allowOverlap="1" wp14:anchorId="0779AAF5" wp14:editId="01F71B4F">
                <wp:simplePos x="0" y="0"/>
                <wp:positionH relativeFrom="column">
                  <wp:posOffset>3288030</wp:posOffset>
                </wp:positionH>
                <wp:positionV relativeFrom="paragraph">
                  <wp:posOffset>135519</wp:posOffset>
                </wp:positionV>
                <wp:extent cx="1885950" cy="484505"/>
                <wp:effectExtent l="0" t="0" r="19050" b="10795"/>
                <wp:wrapNone/>
                <wp:docPr id="152" name="Text Box 1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4845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E1FB02B" w14:textId="06277B86" w:rsidR="00393F33" w:rsidRPr="002504E9" w:rsidRDefault="00393F33" w:rsidP="00DC1C87">
                            <w:pPr>
                              <w:rPr>
                                <w:rFonts w:ascii="Arial" w:hAnsi="Arial" w:cs="Arial"/>
                                <w:sz w:val="16"/>
                                <w:szCs w:val="16"/>
                              </w:rPr>
                            </w:pPr>
                            <w:r>
                              <w:rPr>
                                <w:rFonts w:ascii="Arial" w:hAnsi="Arial" w:cs="Arial"/>
                                <w:sz w:val="16"/>
                                <w:szCs w:val="16"/>
                                <w:u w:val="single"/>
                              </w:rPr>
                              <w:t>Rate</w:t>
                            </w:r>
                            <w:r w:rsidRPr="002504E9">
                              <w:rPr>
                                <w:rFonts w:ascii="Arial" w:hAnsi="Arial" w:cs="Arial"/>
                                <w:sz w:val="16"/>
                                <w:szCs w:val="16"/>
                              </w:rPr>
                              <w:t xml:space="preserve"> – This is the per case </w:t>
                            </w:r>
                            <w:r>
                              <w:rPr>
                                <w:rFonts w:ascii="Arial" w:hAnsi="Arial" w:cs="Arial"/>
                                <w:sz w:val="16"/>
                                <w:szCs w:val="16"/>
                              </w:rPr>
                              <w:t>billback</w:t>
                            </w:r>
                            <w:r w:rsidRPr="002504E9">
                              <w:rPr>
                                <w:rFonts w:ascii="Arial" w:hAnsi="Arial" w:cs="Arial"/>
                                <w:sz w:val="16"/>
                                <w:szCs w:val="16"/>
                              </w:rPr>
                              <w:t xml:space="preserve"> allowance amount</w:t>
                            </w:r>
                            <w:r>
                              <w:rPr>
                                <w:rFonts w:ascii="Arial" w:hAnsi="Arial" w:cs="Arial"/>
                                <w:sz w:val="16"/>
                                <w:szCs w:val="16"/>
                              </w:rPr>
                              <w:t xml:space="preserve"> that was offered to the customer.</w:t>
                            </w:r>
                          </w:p>
                          <w:p w14:paraId="30B63D8F" w14:textId="77777777" w:rsidR="00393F33" w:rsidRPr="002504E9" w:rsidRDefault="00393F33" w:rsidP="00DC1C8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79AAF5" id="_x0000_s1056" type="#_x0000_t202" style="position:absolute;margin-left:258.9pt;margin-top:10.65pt;width:148.5pt;height:38.15pt;z-index:2531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" strokeweight="1.5pt">
                <v:shadow color="#868686"/>
                <v:textbox>
                  <w:txbxContent>
                    <w:p w14:paraId="4E1FB02B" w14:textId="06277B86" w:rsidR="00393F33" w:rsidRPr="002504E9" w:rsidRDefault="00393F33" w:rsidP="00DC1C87">
                      <w:pPr>
                        <w:rPr>
                          <w:rFonts w:ascii="Arial" w:hAnsi="Arial" w:cs="Arial"/>
                          <w:sz w:val="16"/>
                          <w:szCs w:val="16"/>
                        </w:rPr>
                      </w:pPr>
                      <w:r>
                        <w:rPr>
                          <w:rFonts w:ascii="Arial" w:hAnsi="Arial" w:cs="Arial"/>
                          <w:sz w:val="16"/>
                          <w:szCs w:val="16"/>
                          <w:u w:val="single"/>
                        </w:rPr>
                        <w:t>Rate</w:t>
                      </w:r>
                      <w:r w:rsidRPr="002504E9">
                        <w:rPr>
                          <w:rFonts w:ascii="Arial" w:hAnsi="Arial" w:cs="Arial"/>
                          <w:sz w:val="16"/>
                          <w:szCs w:val="16"/>
                        </w:rPr>
                        <w:t xml:space="preserve"> – This is the per case </w:t>
                      </w:r>
                      <w:r>
                        <w:rPr>
                          <w:rFonts w:ascii="Arial" w:hAnsi="Arial" w:cs="Arial"/>
                          <w:sz w:val="16"/>
                          <w:szCs w:val="16"/>
                        </w:rPr>
                        <w:t>billback</w:t>
                      </w:r>
                      <w:r w:rsidRPr="002504E9">
                        <w:rPr>
                          <w:rFonts w:ascii="Arial" w:hAnsi="Arial" w:cs="Arial"/>
                          <w:sz w:val="16"/>
                          <w:szCs w:val="16"/>
                        </w:rPr>
                        <w:t xml:space="preserve"> allowance amount</w:t>
                      </w:r>
                      <w:r>
                        <w:rPr>
                          <w:rFonts w:ascii="Arial" w:hAnsi="Arial" w:cs="Arial"/>
                          <w:sz w:val="16"/>
                          <w:szCs w:val="16"/>
                        </w:rPr>
                        <w:t xml:space="preserve"> that was offered to the customer.</w:t>
                      </w:r>
                    </w:p>
                    <w:p w14:paraId="30B63D8F" w14:textId="77777777" w:rsidR="00393F33" w:rsidRPr="002504E9" w:rsidRDefault="00393F33" w:rsidP="00DC1C87">
                      <w:pPr>
                        <w:rPr>
                          <w:rFonts w:ascii="Arial" w:hAnsi="Arial" w:cs="Arial"/>
                          <w:sz w:val="16"/>
                          <w:szCs w:val="16"/>
                        </w:rPr>
                      </w:pPr>
                    </w:p>
                  </w:txbxContent>
                </v:textbox>
              </v:shape>
            </w:pict>
          </mc:Fallback>
        </mc:AlternateContent>
      </w:r>
      <w:r w:rsidRPr="00DC1C87">
        <w:rPr>
          <w:noProof/>
          <w:lang w:val="en-GB"/>
        </w:rPr>
        <mc:AlternateContent>
          <mc:Choice Requires="wps">
            <w:drawing>
              <wp:anchor distT="0" distB="0" distL="114300" distR="114300" simplePos="0" relativeHeight="253159936" behindDoc="0" locked="0" layoutInCell="1" allowOverlap="1" wp14:anchorId="0DEE1FDB" wp14:editId="1C92876B">
                <wp:simplePos x="0" y="0"/>
                <wp:positionH relativeFrom="margin">
                  <wp:align>left</wp:align>
                </wp:positionH>
                <wp:positionV relativeFrom="paragraph">
                  <wp:posOffset>50885</wp:posOffset>
                </wp:positionV>
                <wp:extent cx="1647645" cy="586596"/>
                <wp:effectExtent l="0" t="0" r="10160" b="23495"/>
                <wp:wrapNone/>
                <wp:docPr id="150" name="Text Box 1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645" cy="586596"/>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497FF97" w14:textId="417BB32F" w:rsidR="00393F33" w:rsidRPr="002504E9" w:rsidRDefault="00393F33" w:rsidP="00DC1C87">
                            <w:pPr>
                              <w:rPr>
                                <w:rFonts w:ascii="Arial" w:hAnsi="Arial" w:cs="Arial"/>
                                <w:sz w:val="16"/>
                                <w:szCs w:val="16"/>
                              </w:rPr>
                            </w:pPr>
                            <w:r>
                              <w:rPr>
                                <w:rFonts w:ascii="Arial" w:hAnsi="Arial" w:cs="Arial"/>
                                <w:sz w:val="16"/>
                                <w:szCs w:val="16"/>
                                <w:u w:val="single"/>
                              </w:rPr>
                              <w:t>Item</w:t>
                            </w:r>
                            <w:r w:rsidRPr="002504E9">
                              <w:rPr>
                                <w:rFonts w:ascii="Arial" w:hAnsi="Arial" w:cs="Arial"/>
                                <w:sz w:val="16"/>
                                <w:szCs w:val="16"/>
                                <w:u w:val="single"/>
                              </w:rPr>
                              <w:t xml:space="preserve"> Code</w:t>
                            </w:r>
                            <w:r>
                              <w:rPr>
                                <w:rFonts w:ascii="Arial" w:hAnsi="Arial" w:cs="Arial"/>
                                <w:sz w:val="16"/>
                                <w:szCs w:val="16"/>
                                <w:u w:val="single"/>
                              </w:rPr>
                              <w:t>/Case UPC</w:t>
                            </w:r>
                            <w:r w:rsidRPr="002504E9">
                              <w:rPr>
                                <w:rFonts w:ascii="Arial" w:hAnsi="Arial" w:cs="Arial"/>
                                <w:sz w:val="16"/>
                                <w:szCs w:val="16"/>
                              </w:rPr>
                              <w:t xml:space="preserve"> –</w:t>
                            </w:r>
                            <w:r>
                              <w:rPr>
                                <w:rFonts w:ascii="Arial" w:hAnsi="Arial" w:cs="Arial"/>
                                <w:sz w:val="16"/>
                                <w:szCs w:val="16"/>
                              </w:rPr>
                              <w:t xml:space="preserve"> </w:t>
                            </w:r>
                            <w:r w:rsidRPr="002504E9">
                              <w:rPr>
                                <w:rFonts w:ascii="Arial" w:hAnsi="Arial" w:cs="Arial"/>
                                <w:sz w:val="16"/>
                                <w:szCs w:val="16"/>
                              </w:rPr>
                              <w:t xml:space="preserve">This is the product </w:t>
                            </w:r>
                            <w:r>
                              <w:rPr>
                                <w:rFonts w:ascii="Arial" w:hAnsi="Arial" w:cs="Arial"/>
                                <w:sz w:val="16"/>
                                <w:szCs w:val="16"/>
                              </w:rPr>
                              <w:t>for</w:t>
                            </w:r>
                            <w:r w:rsidRPr="002504E9">
                              <w:rPr>
                                <w:rFonts w:ascii="Arial" w:hAnsi="Arial" w:cs="Arial"/>
                                <w:sz w:val="16"/>
                                <w:szCs w:val="16"/>
                              </w:rPr>
                              <w:t xml:space="preserve"> which the customer is </w:t>
                            </w:r>
                            <w:r>
                              <w:rPr>
                                <w:rFonts w:ascii="Arial" w:hAnsi="Arial" w:cs="Arial"/>
                                <w:sz w:val="16"/>
                                <w:szCs w:val="16"/>
                              </w:rPr>
                              <w:t>being offered</w:t>
                            </w:r>
                            <w:r w:rsidRPr="002504E9">
                              <w:rPr>
                                <w:rFonts w:ascii="Arial" w:hAnsi="Arial" w:cs="Arial"/>
                                <w:sz w:val="16"/>
                                <w:szCs w:val="16"/>
                              </w:rPr>
                              <w:t xml:space="preserve"> a</w:t>
                            </w:r>
                            <w:r>
                              <w:rPr>
                                <w:rFonts w:ascii="Arial" w:hAnsi="Arial" w:cs="Arial"/>
                                <w:sz w:val="16"/>
                                <w:szCs w:val="16"/>
                              </w:rPr>
                              <w:t xml:space="preserve"> billback</w:t>
                            </w:r>
                            <w:r w:rsidRPr="002504E9">
                              <w:rPr>
                                <w:rFonts w:ascii="Arial" w:hAnsi="Arial" w:cs="Arial"/>
                                <w:sz w:val="16"/>
                                <w:szCs w:val="16"/>
                              </w:rPr>
                              <w:t>.</w:t>
                            </w:r>
                            <w:r>
                              <w:rPr>
                                <w:rFonts w:ascii="Arial" w:hAnsi="Arial" w:cs="Arial"/>
                                <w:sz w:val="16"/>
                                <w:szCs w:val="16"/>
                              </w:rPr>
                              <w:br/>
                            </w:r>
                          </w:p>
                          <w:p w14:paraId="2634FA41" w14:textId="77777777" w:rsidR="00393F33" w:rsidRPr="002504E9" w:rsidRDefault="00393F33" w:rsidP="00DC1C87">
                            <w:pPr>
                              <w:rPr>
                                <w:rFonts w:ascii="Arial" w:hAnsi="Arial" w:cs="Arial"/>
                                <w:sz w:val="16"/>
                                <w:szCs w:val="16"/>
                              </w:rPr>
                            </w:pPr>
                          </w:p>
                          <w:p w14:paraId="59716481" w14:textId="77777777" w:rsidR="00393F33" w:rsidRPr="002504E9" w:rsidRDefault="00393F33" w:rsidP="00DC1C8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EE1FDB" id="_x0000_s1057" type="#_x0000_t202" style="position:absolute;margin-left:0;margin-top:4pt;width:129.75pt;height:46.2pt;z-index:253159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" strokeweight="1.5pt">
                <v:shadow color="#868686"/>
                <v:textbox>
                  <w:txbxContent>
                    <w:p w14:paraId="1497FF97" w14:textId="417BB32F" w:rsidR="00393F33" w:rsidRPr="002504E9" w:rsidRDefault="00393F33" w:rsidP="00DC1C87">
                      <w:pPr>
                        <w:rPr>
                          <w:rFonts w:ascii="Arial" w:hAnsi="Arial" w:cs="Arial"/>
                          <w:sz w:val="16"/>
                          <w:szCs w:val="16"/>
                        </w:rPr>
                      </w:pPr>
                      <w:r>
                        <w:rPr>
                          <w:rFonts w:ascii="Arial" w:hAnsi="Arial" w:cs="Arial"/>
                          <w:sz w:val="16"/>
                          <w:szCs w:val="16"/>
                          <w:u w:val="single"/>
                        </w:rPr>
                        <w:t>Item</w:t>
                      </w:r>
                      <w:r w:rsidRPr="002504E9">
                        <w:rPr>
                          <w:rFonts w:ascii="Arial" w:hAnsi="Arial" w:cs="Arial"/>
                          <w:sz w:val="16"/>
                          <w:szCs w:val="16"/>
                          <w:u w:val="single"/>
                        </w:rPr>
                        <w:t xml:space="preserve"> Code</w:t>
                      </w:r>
                      <w:r>
                        <w:rPr>
                          <w:rFonts w:ascii="Arial" w:hAnsi="Arial" w:cs="Arial"/>
                          <w:sz w:val="16"/>
                          <w:szCs w:val="16"/>
                          <w:u w:val="single"/>
                        </w:rPr>
                        <w:t>/Case UPC</w:t>
                      </w:r>
                      <w:r w:rsidRPr="002504E9">
                        <w:rPr>
                          <w:rFonts w:ascii="Arial" w:hAnsi="Arial" w:cs="Arial"/>
                          <w:sz w:val="16"/>
                          <w:szCs w:val="16"/>
                        </w:rPr>
                        <w:t xml:space="preserve"> –</w:t>
                      </w:r>
                      <w:r>
                        <w:rPr>
                          <w:rFonts w:ascii="Arial" w:hAnsi="Arial" w:cs="Arial"/>
                          <w:sz w:val="16"/>
                          <w:szCs w:val="16"/>
                        </w:rPr>
                        <w:t xml:space="preserve"> </w:t>
                      </w:r>
                      <w:r w:rsidRPr="002504E9">
                        <w:rPr>
                          <w:rFonts w:ascii="Arial" w:hAnsi="Arial" w:cs="Arial"/>
                          <w:sz w:val="16"/>
                          <w:szCs w:val="16"/>
                        </w:rPr>
                        <w:t xml:space="preserve">This is the product </w:t>
                      </w:r>
                      <w:r>
                        <w:rPr>
                          <w:rFonts w:ascii="Arial" w:hAnsi="Arial" w:cs="Arial"/>
                          <w:sz w:val="16"/>
                          <w:szCs w:val="16"/>
                        </w:rPr>
                        <w:t>for</w:t>
                      </w:r>
                      <w:r w:rsidRPr="002504E9">
                        <w:rPr>
                          <w:rFonts w:ascii="Arial" w:hAnsi="Arial" w:cs="Arial"/>
                          <w:sz w:val="16"/>
                          <w:szCs w:val="16"/>
                        </w:rPr>
                        <w:t xml:space="preserve"> which the customer is </w:t>
                      </w:r>
                      <w:r>
                        <w:rPr>
                          <w:rFonts w:ascii="Arial" w:hAnsi="Arial" w:cs="Arial"/>
                          <w:sz w:val="16"/>
                          <w:szCs w:val="16"/>
                        </w:rPr>
                        <w:t>being offered</w:t>
                      </w:r>
                      <w:r w:rsidRPr="002504E9">
                        <w:rPr>
                          <w:rFonts w:ascii="Arial" w:hAnsi="Arial" w:cs="Arial"/>
                          <w:sz w:val="16"/>
                          <w:szCs w:val="16"/>
                        </w:rPr>
                        <w:t xml:space="preserve"> a</w:t>
                      </w:r>
                      <w:r>
                        <w:rPr>
                          <w:rFonts w:ascii="Arial" w:hAnsi="Arial" w:cs="Arial"/>
                          <w:sz w:val="16"/>
                          <w:szCs w:val="16"/>
                        </w:rPr>
                        <w:t xml:space="preserve"> billback</w:t>
                      </w:r>
                      <w:r w:rsidRPr="002504E9">
                        <w:rPr>
                          <w:rFonts w:ascii="Arial" w:hAnsi="Arial" w:cs="Arial"/>
                          <w:sz w:val="16"/>
                          <w:szCs w:val="16"/>
                        </w:rPr>
                        <w:t>.</w:t>
                      </w:r>
                      <w:r>
                        <w:rPr>
                          <w:rFonts w:ascii="Arial" w:hAnsi="Arial" w:cs="Arial"/>
                          <w:sz w:val="16"/>
                          <w:szCs w:val="16"/>
                        </w:rPr>
                        <w:br/>
                      </w:r>
                    </w:p>
                    <w:p w14:paraId="2634FA41" w14:textId="77777777" w:rsidR="00393F33" w:rsidRPr="002504E9" w:rsidRDefault="00393F33" w:rsidP="00DC1C87">
                      <w:pPr>
                        <w:rPr>
                          <w:rFonts w:ascii="Arial" w:hAnsi="Arial" w:cs="Arial"/>
                          <w:sz w:val="16"/>
                          <w:szCs w:val="16"/>
                        </w:rPr>
                      </w:pPr>
                    </w:p>
                    <w:p w14:paraId="59716481" w14:textId="77777777" w:rsidR="00393F33" w:rsidRPr="002504E9" w:rsidRDefault="00393F33" w:rsidP="00DC1C87">
                      <w:pPr>
                        <w:rPr>
                          <w:rFonts w:ascii="Arial" w:hAnsi="Arial" w:cs="Arial"/>
                          <w:sz w:val="16"/>
                          <w:szCs w:val="16"/>
                        </w:rPr>
                      </w:pPr>
                    </w:p>
                  </w:txbxContent>
                </v:textbox>
                <w10:wrap anchorx="margin"/>
              </v:shape>
            </w:pict>
          </mc:Fallback>
        </mc:AlternateContent>
      </w:r>
      <w:r w:rsidRPr="00DC1C87">
        <w:rPr>
          <w:noProof/>
          <w:lang w:val="en-GB"/>
        </w:rPr>
        <mc:AlternateContent>
          <mc:Choice Requires="wps">
            <w:drawing>
              <wp:anchor distT="0" distB="0" distL="114300" distR="114300" simplePos="0" relativeHeight="253160960" behindDoc="0" locked="0" layoutInCell="1" allowOverlap="1" wp14:anchorId="19F28CAA" wp14:editId="10BE99C9">
                <wp:simplePos x="0" y="0"/>
                <wp:positionH relativeFrom="column">
                  <wp:posOffset>-302260</wp:posOffset>
                </wp:positionH>
                <wp:positionV relativeFrom="paragraph">
                  <wp:posOffset>64770</wp:posOffset>
                </wp:positionV>
                <wp:extent cx="351155" cy="359410"/>
                <wp:effectExtent l="9525" t="15875" r="10795" b="15240"/>
                <wp:wrapNone/>
                <wp:docPr id="151" name="Oval 1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E29A158" w14:textId="77777777" w:rsidR="00393F33" w:rsidRPr="00757F22" w:rsidRDefault="00393F33" w:rsidP="00DC1C87">
                            <w:pPr>
                              <w:rPr>
                                <w:rFonts w:ascii="Arial" w:hAnsi="Arial" w:cs="Arial"/>
                              </w:rPr>
                            </w:pPr>
                            <w:r w:rsidRPr="00757F22">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9F28CAA" id="_x0000_s1058" style="position:absolute;margin-left:-23.8pt;margin-top:5.1pt;width:27.65pt;height:28.3pt;z-index:2531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7VQ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" fillcolor="yellow" strokecolor="yellow" strokeweight="1.5pt">
                <v:shadow color="#868686"/>
                <v:textbox>
                  <w:txbxContent>
                    <w:p w14:paraId="6E29A158" w14:textId="77777777" w:rsidR="00393F33" w:rsidRPr="00757F22" w:rsidRDefault="00393F33" w:rsidP="00DC1C87">
                      <w:pPr>
                        <w:rPr>
                          <w:rFonts w:ascii="Arial" w:hAnsi="Arial" w:cs="Arial"/>
                        </w:rPr>
                      </w:pPr>
                      <w:r w:rsidRPr="00757F22">
                        <w:rPr>
                          <w:rFonts w:ascii="Arial" w:hAnsi="Arial" w:cs="Arial"/>
                        </w:rPr>
                        <w:t>1</w:t>
                      </w:r>
                    </w:p>
                  </w:txbxContent>
                </v:textbox>
              </v:oval>
            </w:pict>
          </mc:Fallback>
        </mc:AlternateContent>
      </w:r>
    </w:p>
    <w:p w14:paraId="0F8F369B" w14:textId="60F29B0B" w:rsidR="001B6106" w:rsidRDefault="001B6106" w:rsidP="0032389A">
      <w:pPr>
        <w:rPr>
          <w:lang w:val="en-GB"/>
        </w:rPr>
      </w:pPr>
    </w:p>
    <w:p w14:paraId="3ECC09D6" w14:textId="0CF18768" w:rsidR="00DC1C87" w:rsidRDefault="00DC1C87" w:rsidP="0032389A">
      <w:pPr>
        <w:rPr>
          <w:lang w:val="en-GB"/>
        </w:rPr>
      </w:pPr>
    </w:p>
    <w:p w14:paraId="73F37C8E" w14:textId="2631B673" w:rsidR="00DC1C87" w:rsidRDefault="00DC1C87" w:rsidP="0032389A">
      <w:pPr>
        <w:rPr>
          <w:lang w:val="en-GB"/>
        </w:rPr>
      </w:pPr>
    </w:p>
    <w:p w14:paraId="5A54E6FF" w14:textId="4F836971" w:rsidR="00DC1C87" w:rsidRDefault="00DC1C87" w:rsidP="0032389A">
      <w:pPr>
        <w:rPr>
          <w:lang w:val="en-GB"/>
        </w:rPr>
      </w:pPr>
    </w:p>
    <w:p w14:paraId="462C185D" w14:textId="6D607E1C" w:rsidR="00DC1C87" w:rsidRDefault="00DC1C87" w:rsidP="0032389A">
      <w:pPr>
        <w:rPr>
          <w:lang w:val="en-GB"/>
        </w:rPr>
      </w:pPr>
    </w:p>
    <w:p w14:paraId="7A0A1FF1" w14:textId="486DBE97" w:rsidR="00DC1C87" w:rsidRDefault="00DC1C87" w:rsidP="0032389A">
      <w:pPr>
        <w:rPr>
          <w:lang w:val="en-GB"/>
        </w:rPr>
      </w:pPr>
    </w:p>
    <w:p w14:paraId="3363AF95" w14:textId="1754696F" w:rsidR="00DC1C87" w:rsidRDefault="00DC1C87" w:rsidP="0032389A">
      <w:pPr>
        <w:rPr>
          <w:lang w:val="en-GB"/>
        </w:rPr>
      </w:pPr>
    </w:p>
    <w:p w14:paraId="2ED76188" w14:textId="7B8D94EF" w:rsidR="00DC1C87" w:rsidRDefault="00DC1C87" w:rsidP="0032389A">
      <w:pPr>
        <w:rPr>
          <w:lang w:val="en-GB"/>
        </w:rPr>
      </w:pPr>
    </w:p>
    <w:p w14:paraId="09EE453D" w14:textId="3C7D238F" w:rsidR="00DC1C87" w:rsidRDefault="00DC1C87" w:rsidP="0032389A">
      <w:pPr>
        <w:rPr>
          <w:lang w:val="en-GB"/>
        </w:rPr>
      </w:pPr>
    </w:p>
    <w:p w14:paraId="628769EA" w14:textId="33477962" w:rsidR="00DC1C87" w:rsidRDefault="00DC1C87" w:rsidP="0032389A">
      <w:pPr>
        <w:rPr>
          <w:lang w:val="en-GB"/>
        </w:rPr>
      </w:pPr>
    </w:p>
    <w:p w14:paraId="497A4C34" w14:textId="123CFCDF" w:rsidR="00DC1C87" w:rsidRDefault="00DC1C87" w:rsidP="0032389A">
      <w:pPr>
        <w:rPr>
          <w:lang w:val="en-GB"/>
        </w:rPr>
      </w:pPr>
    </w:p>
    <w:p w14:paraId="318992F3" w14:textId="05D752EA" w:rsidR="00DC1C87" w:rsidRDefault="00DC1C87" w:rsidP="0032389A">
      <w:pPr>
        <w:rPr>
          <w:lang w:val="en-GB"/>
        </w:rPr>
      </w:pPr>
    </w:p>
    <w:p w14:paraId="30949E4B" w14:textId="5089816E" w:rsidR="00DC1C87" w:rsidRDefault="00DC1C87" w:rsidP="0032389A">
      <w:pPr>
        <w:rPr>
          <w:lang w:val="en-GB"/>
        </w:rPr>
      </w:pPr>
    </w:p>
    <w:p w14:paraId="46373F2A" w14:textId="2283E591" w:rsidR="00DC1C87" w:rsidRDefault="00DC1C87" w:rsidP="0032389A">
      <w:pPr>
        <w:rPr>
          <w:lang w:val="en-GB"/>
        </w:rPr>
      </w:pPr>
    </w:p>
    <w:p w14:paraId="330208CB" w14:textId="5D1E75CE" w:rsidR="00DC1C87" w:rsidRDefault="00DC1C87" w:rsidP="0032389A">
      <w:pPr>
        <w:rPr>
          <w:lang w:val="en-GB"/>
        </w:rPr>
      </w:pPr>
    </w:p>
    <w:p w14:paraId="66A012F1" w14:textId="1127115F" w:rsidR="00DC1C87" w:rsidRDefault="00DC1C87" w:rsidP="0032389A">
      <w:pPr>
        <w:rPr>
          <w:lang w:val="en-GB"/>
        </w:rPr>
      </w:pPr>
    </w:p>
    <w:p w14:paraId="755E67BF" w14:textId="206D8236" w:rsidR="00DC1C87" w:rsidRDefault="00DC1C87" w:rsidP="0032389A">
      <w:pPr>
        <w:rPr>
          <w:lang w:val="en-GB"/>
        </w:rPr>
      </w:pPr>
    </w:p>
    <w:p w14:paraId="59C3CC11" w14:textId="6D776FD2" w:rsidR="00DC1C87" w:rsidRDefault="00DC1C87" w:rsidP="0032389A">
      <w:pPr>
        <w:rPr>
          <w:lang w:val="en-GB"/>
        </w:rPr>
      </w:pPr>
    </w:p>
    <w:p w14:paraId="75967FD2" w14:textId="29B28B89" w:rsidR="00DC1C87" w:rsidRDefault="00DC1C87" w:rsidP="0032389A">
      <w:pPr>
        <w:rPr>
          <w:lang w:val="en-GB"/>
        </w:rPr>
      </w:pPr>
    </w:p>
    <w:p w14:paraId="419FBE24" w14:textId="284E4DD6" w:rsidR="00DC1C87" w:rsidRDefault="00DC1C87" w:rsidP="0032389A">
      <w:pPr>
        <w:rPr>
          <w:lang w:val="en-GB"/>
        </w:rPr>
      </w:pPr>
    </w:p>
    <w:p w14:paraId="5F0CCDA7" w14:textId="77777777" w:rsidR="00DC1C87" w:rsidRDefault="00DC1C87" w:rsidP="0032389A">
      <w:pPr>
        <w:rPr>
          <w:lang w:val="en-GB"/>
        </w:rPr>
      </w:pPr>
    </w:p>
    <w:p w14:paraId="042E9DC5" w14:textId="77777777" w:rsidR="001B6106" w:rsidRDefault="001B6106" w:rsidP="0032389A">
      <w:pPr>
        <w:rPr>
          <w:lang w:val="en-GB"/>
        </w:rPr>
      </w:pPr>
    </w:p>
    <w:p w14:paraId="0B6750A8" w14:textId="77777777" w:rsidR="001B6106" w:rsidRDefault="001B6106" w:rsidP="0032389A">
      <w:pPr>
        <w:rPr>
          <w:lang w:val="en-GB"/>
        </w:rPr>
      </w:pPr>
    </w:p>
    <w:p w14:paraId="158DF874" w14:textId="77777777" w:rsidR="001B6106" w:rsidRDefault="001B6106" w:rsidP="0032389A">
      <w:pPr>
        <w:rPr>
          <w:lang w:val="en-GB"/>
        </w:rPr>
      </w:pPr>
    </w:p>
    <w:p w14:paraId="02812F32" w14:textId="77777777" w:rsidR="00C91A13" w:rsidRPr="000A0F35" w:rsidRDefault="00C91A13" w:rsidP="00C91A13">
      <w:pPr>
        <w:ind w:left="720" w:hanging="720"/>
        <w:jc w:val="both"/>
        <w:rPr>
          <w:rFonts w:ascii="Arial" w:hAnsi="Arial" w:cs="Arial"/>
          <w:color w:val="000000"/>
          <w:lang w:val="en-US"/>
        </w:rPr>
      </w:pPr>
      <w:r>
        <w:rPr>
          <w:rFonts w:ascii="Arial" w:hAnsi="Arial" w:cs="Arial"/>
          <w:lang w:val="en-GB"/>
        </w:rPr>
        <w:t>R</w:t>
      </w:r>
      <w:r w:rsidRPr="000A0F35">
        <w:rPr>
          <w:rFonts w:ascii="Arial" w:hAnsi="Arial" w:cs="Arial"/>
          <w:lang w:val="en-GB"/>
        </w:rPr>
        <w:t>efer to the SOPs/Generic Help File for POP requirements.</w:t>
      </w:r>
    </w:p>
    <w:p w14:paraId="30FC355B" w14:textId="77777777" w:rsidR="004068A5" w:rsidRDefault="004068A5" w:rsidP="00637C95">
      <w:pPr>
        <w:rPr>
          <w:rFonts w:ascii="Arial" w:hAnsi="Arial" w:cs="Arial"/>
          <w:b/>
          <w:color w:val="000000"/>
          <w:sz w:val="22"/>
          <w:szCs w:val="22"/>
          <w:lang w:val="en-US"/>
        </w:rPr>
      </w:pPr>
    </w:p>
    <w:p w14:paraId="5697B3A2" w14:textId="77777777" w:rsidR="00BB5943" w:rsidRDefault="00BB5943" w:rsidP="00637C95">
      <w:pPr>
        <w:rPr>
          <w:rFonts w:ascii="Arial" w:hAnsi="Arial" w:cs="Arial"/>
          <w:b/>
          <w:color w:val="000000"/>
          <w:sz w:val="22"/>
          <w:szCs w:val="22"/>
          <w:lang w:val="en-US"/>
        </w:rPr>
      </w:pPr>
    </w:p>
    <w:p w14:paraId="14D33AF3" w14:textId="77777777" w:rsidR="004068A5" w:rsidRDefault="004068A5" w:rsidP="00637C95">
      <w:pPr>
        <w:rPr>
          <w:rFonts w:ascii="Arial" w:hAnsi="Arial" w:cs="Arial"/>
          <w:b/>
          <w:color w:val="000000"/>
          <w:sz w:val="22"/>
          <w:szCs w:val="22"/>
          <w:lang w:val="en-US"/>
        </w:rPr>
      </w:pPr>
    </w:p>
    <w:p w14:paraId="068941BD" w14:textId="77777777" w:rsidR="004068A5" w:rsidRDefault="004068A5" w:rsidP="00637C95">
      <w:pPr>
        <w:rPr>
          <w:rFonts w:ascii="Arial" w:hAnsi="Arial" w:cs="Arial"/>
          <w:b/>
          <w:color w:val="000000"/>
          <w:sz w:val="22"/>
          <w:szCs w:val="22"/>
          <w:lang w:val="en-US"/>
        </w:rPr>
      </w:pPr>
    </w:p>
    <w:p w14:paraId="5AABB1BF" w14:textId="6E7FE52E" w:rsidR="00192FAA" w:rsidRDefault="00192FAA">
      <w:pPr>
        <w:overflowPunct/>
        <w:autoSpaceDE/>
        <w:autoSpaceDN/>
        <w:adjustRightInd/>
        <w:textAlignment w:val="auto"/>
        <w:rPr>
          <w:rFonts w:ascii="Arial" w:hAnsi="Arial" w:cs="Arial"/>
          <w:b/>
          <w:color w:val="000000"/>
          <w:sz w:val="22"/>
          <w:szCs w:val="22"/>
          <w:lang w:val="en-US"/>
        </w:rPr>
      </w:pPr>
      <w:r>
        <w:rPr>
          <w:rFonts w:ascii="Arial" w:hAnsi="Arial" w:cs="Arial"/>
          <w:b/>
          <w:color w:val="000000"/>
          <w:sz w:val="22"/>
          <w:szCs w:val="22"/>
          <w:lang w:val="en-US"/>
        </w:rPr>
        <w:br w:type="page"/>
      </w:r>
    </w:p>
    <w:p w14:paraId="3B87FD6A" w14:textId="77777777" w:rsidR="004068A5" w:rsidRDefault="004068A5" w:rsidP="00637C95">
      <w:pPr>
        <w:rPr>
          <w:rFonts w:ascii="Arial" w:hAnsi="Arial" w:cs="Arial"/>
          <w:b/>
          <w:color w:val="000000"/>
          <w:sz w:val="22"/>
          <w:szCs w:val="22"/>
          <w:lang w:val="en-US"/>
        </w:rPr>
      </w:pPr>
    </w:p>
    <w:p w14:paraId="07CECE2C" w14:textId="179AFA84" w:rsidR="00637C95" w:rsidRPr="00192FAA" w:rsidRDefault="00637C95" w:rsidP="00192FAA">
      <w:pPr>
        <w:pStyle w:val="ListParagraph"/>
        <w:numPr>
          <w:ilvl w:val="0"/>
          <w:numId w:val="9"/>
        </w:numPr>
        <w:rPr>
          <w:rFonts w:ascii="Arial" w:hAnsi="Arial" w:cs="Arial"/>
          <w:b/>
          <w:sz w:val="22"/>
          <w:szCs w:val="22"/>
          <w:u w:val="single"/>
          <w:lang w:val="en-GB"/>
        </w:rPr>
      </w:pPr>
      <w:bookmarkStart w:id="25" w:name="scan"/>
      <w:r w:rsidRPr="00192FAA">
        <w:rPr>
          <w:rFonts w:ascii="Arial" w:hAnsi="Arial" w:cs="Arial"/>
          <w:b/>
          <w:sz w:val="22"/>
          <w:szCs w:val="22"/>
          <w:u w:val="single"/>
          <w:lang w:val="en-GB"/>
        </w:rPr>
        <w:t>Deduction Type: Scan</w:t>
      </w:r>
      <w:bookmarkEnd w:id="25"/>
    </w:p>
    <w:p w14:paraId="23C82309" w14:textId="77777777" w:rsidR="00637C95" w:rsidRDefault="00637C95" w:rsidP="00637C95">
      <w:pPr>
        <w:rPr>
          <w:rFonts w:ascii="Arial" w:hAnsi="Arial" w:cs="Arial"/>
          <w:b/>
          <w:sz w:val="22"/>
          <w:szCs w:val="22"/>
          <w:u w:val="single"/>
          <w:lang w:val="en-GB"/>
        </w:rPr>
      </w:pPr>
    </w:p>
    <w:p w14:paraId="4FF4DAD3" w14:textId="77777777" w:rsidR="00A528BC" w:rsidRDefault="00637C95" w:rsidP="00A528BC">
      <w:pPr>
        <w:ind w:firstLine="720"/>
        <w:rPr>
          <w:rFonts w:ascii="Arial" w:hAnsi="Arial" w:cs="Arial"/>
        </w:rPr>
      </w:pPr>
      <w:r>
        <w:rPr>
          <w:rFonts w:ascii="Arial" w:hAnsi="Arial" w:cs="Arial"/>
        </w:rPr>
        <w:t>Scan allowances are for product scanned at the store register and are usually billed in eaches, not cases.</w:t>
      </w:r>
      <w:r w:rsidR="00A528BC" w:rsidDel="00A528BC">
        <w:rPr>
          <w:rFonts w:ascii="Arial" w:hAnsi="Arial" w:cs="Arial"/>
        </w:rPr>
        <w:t xml:space="preserve"> </w:t>
      </w:r>
    </w:p>
    <w:p w14:paraId="7F7BA039" w14:textId="77777777" w:rsidR="00A528BC" w:rsidRDefault="00A528BC" w:rsidP="00A528BC">
      <w:pPr>
        <w:ind w:firstLine="720"/>
        <w:rPr>
          <w:rFonts w:ascii="Arial" w:hAnsi="Arial" w:cs="Arial"/>
        </w:rPr>
      </w:pPr>
    </w:p>
    <w:p w14:paraId="44BEA72A" w14:textId="77777777" w:rsidR="00A528BC" w:rsidRDefault="00A528BC" w:rsidP="00A528BC">
      <w:pPr>
        <w:ind w:firstLine="720"/>
        <w:rPr>
          <w:rFonts w:ascii="Arial" w:hAnsi="Arial" w:cs="Arial"/>
        </w:rPr>
      </w:pPr>
    </w:p>
    <w:p w14:paraId="611FC4DB" w14:textId="77777777" w:rsidR="00A528BC" w:rsidRDefault="00A528BC" w:rsidP="00A528BC">
      <w:pPr>
        <w:ind w:firstLine="720"/>
        <w:rPr>
          <w:rFonts w:ascii="Arial" w:hAnsi="Arial" w:cs="Arial"/>
        </w:rPr>
      </w:pPr>
    </w:p>
    <w:p w14:paraId="1ACFF428" w14:textId="77777777" w:rsidR="00A528BC" w:rsidRDefault="00A528BC" w:rsidP="00A528BC">
      <w:pPr>
        <w:ind w:firstLine="720"/>
        <w:rPr>
          <w:rFonts w:ascii="Arial" w:hAnsi="Arial" w:cs="Arial"/>
        </w:rPr>
      </w:pPr>
      <w:r>
        <w:object w:dxaOrig="19100" w:dyaOrig="7994" w14:anchorId="160E2381">
          <v:shape id="_x0000_i1032" type="#_x0000_t75" style="width:468pt;height:194.25pt" o:ole="">
            <v:imagedata r:id="rId46" o:title=""/>
          </v:shape>
          <o:OLEObject Type="Embed" ProgID="Visio.Drawing.11" ShapeID="_x0000_i1032" DrawAspect="Content" ObjectID="_1843107212" r:id="rId47"/>
        </w:object>
      </w:r>
    </w:p>
    <w:p w14:paraId="36D659E7" w14:textId="77777777" w:rsidR="00637C95" w:rsidRDefault="00637C95" w:rsidP="00A528BC">
      <w:pPr>
        <w:ind w:firstLine="720"/>
      </w:pPr>
    </w:p>
    <w:p w14:paraId="5843D5AC" w14:textId="77777777" w:rsidR="00637C95" w:rsidRDefault="00637C95" w:rsidP="00637C95"/>
    <w:p w14:paraId="3D6910C2" w14:textId="77777777" w:rsidR="00637C95" w:rsidRDefault="00637C95" w:rsidP="00637C95"/>
    <w:p w14:paraId="02B4C430" w14:textId="77777777" w:rsidR="00637C95" w:rsidRDefault="00637C95" w:rsidP="00637C95"/>
    <w:p w14:paraId="6BD71384" w14:textId="77777777" w:rsidR="00637C95" w:rsidRDefault="00637C95" w:rsidP="00637C95"/>
    <w:p w14:paraId="3514A3FF" w14:textId="77777777" w:rsidR="00637C95" w:rsidRDefault="00637C95" w:rsidP="00637C95"/>
    <w:p w14:paraId="73E42D8C" w14:textId="77777777" w:rsidR="00637C95" w:rsidRDefault="00637C95" w:rsidP="00637C95"/>
    <w:p w14:paraId="13B451BE" w14:textId="77777777" w:rsidR="00637C95" w:rsidRDefault="00637C95" w:rsidP="00637C95"/>
    <w:p w14:paraId="07B09F7F" w14:textId="77777777" w:rsidR="00637C95" w:rsidRDefault="00637C95" w:rsidP="00637C95"/>
    <w:p w14:paraId="1DE38AD4" w14:textId="77777777" w:rsidR="00637C95" w:rsidRDefault="00637C95" w:rsidP="00637C95"/>
    <w:p w14:paraId="3D51A9A1" w14:textId="77777777" w:rsidR="00637C95" w:rsidRDefault="00637C95" w:rsidP="00637C95"/>
    <w:p w14:paraId="00E54B53" w14:textId="77777777" w:rsidR="00637C95" w:rsidRDefault="00637C95" w:rsidP="00637C95"/>
    <w:p w14:paraId="77876DB7" w14:textId="77777777" w:rsidR="00637C95" w:rsidRDefault="00637C95" w:rsidP="00637C95"/>
    <w:p w14:paraId="2188F906" w14:textId="77777777" w:rsidR="00637C95" w:rsidRDefault="00637C95" w:rsidP="00637C95"/>
    <w:p w14:paraId="1EC61DA5" w14:textId="77777777" w:rsidR="00637C95" w:rsidRDefault="00637C95" w:rsidP="00637C95"/>
    <w:p w14:paraId="316BFAD7" w14:textId="77777777" w:rsidR="00637C95" w:rsidRDefault="00637C95" w:rsidP="00637C95"/>
    <w:p w14:paraId="1682D0EA" w14:textId="77777777" w:rsidR="00637C95" w:rsidRDefault="00637C95" w:rsidP="00637C95"/>
    <w:p w14:paraId="33956D70" w14:textId="77777777" w:rsidR="00637C95" w:rsidRDefault="00637C95" w:rsidP="00637C95"/>
    <w:p w14:paraId="06941FA8" w14:textId="77777777" w:rsidR="00637C95" w:rsidRDefault="00637C95" w:rsidP="00637C95"/>
    <w:p w14:paraId="7B8F2BD2" w14:textId="77777777" w:rsidR="00637C95" w:rsidRDefault="00637C95" w:rsidP="00637C95"/>
    <w:p w14:paraId="3E91158B" w14:textId="77777777" w:rsidR="00637C95" w:rsidRDefault="00637C95" w:rsidP="00637C95"/>
    <w:p w14:paraId="5EF451E2" w14:textId="77777777" w:rsidR="00637C95" w:rsidRDefault="00637C95" w:rsidP="00637C95"/>
    <w:p w14:paraId="5DF62384" w14:textId="77777777" w:rsidR="00637C95" w:rsidRDefault="00637C95" w:rsidP="00637C95"/>
    <w:p w14:paraId="46BD65AE" w14:textId="77777777" w:rsidR="00637C95" w:rsidRDefault="00637C95" w:rsidP="00637C95"/>
    <w:p w14:paraId="6AF29F2C" w14:textId="77777777" w:rsidR="00637C95" w:rsidRDefault="00637C95" w:rsidP="00637C95"/>
    <w:p w14:paraId="78D14874" w14:textId="77777777" w:rsidR="00637C95" w:rsidRDefault="00637C95" w:rsidP="00637C95"/>
    <w:p w14:paraId="0FD57285" w14:textId="17773C66" w:rsidR="00637C95" w:rsidRDefault="00637C95" w:rsidP="00637C95"/>
    <w:p w14:paraId="5454D3FE" w14:textId="77777777" w:rsidR="003A3676" w:rsidRDefault="003A3676" w:rsidP="00637C95"/>
    <w:p w14:paraId="0A970CD8" w14:textId="77777777" w:rsidR="00637C95" w:rsidRDefault="00637C95" w:rsidP="00637C95"/>
    <w:p w14:paraId="5FD47A9B" w14:textId="77777777" w:rsidR="00637C95" w:rsidRDefault="00637C95" w:rsidP="00637C95">
      <w:pPr>
        <w:rPr>
          <w:rFonts w:ascii="Arial" w:hAnsi="Arial" w:cs="Arial"/>
          <w:b/>
          <w:lang w:val="en-GB"/>
        </w:rPr>
      </w:pPr>
    </w:p>
    <w:p w14:paraId="0E9F7C7B" w14:textId="77777777" w:rsidR="003A3676" w:rsidRPr="003A3676" w:rsidRDefault="00637C95" w:rsidP="009E5B66">
      <w:pPr>
        <w:pStyle w:val="ListParagraph"/>
        <w:numPr>
          <w:ilvl w:val="1"/>
          <w:numId w:val="25"/>
        </w:numPr>
        <w:rPr>
          <w:rFonts w:ascii="Arial" w:hAnsi="Arial" w:cs="Arial"/>
          <w:b/>
          <w:lang w:val="en-GB"/>
        </w:rPr>
      </w:pPr>
      <w:r w:rsidRPr="009E5B66">
        <w:rPr>
          <w:rFonts w:ascii="Arial" w:hAnsi="Arial" w:cs="Arial"/>
          <w:b/>
          <w:lang w:val="en-GB"/>
        </w:rPr>
        <w:t>Customer Invoice for Scan:</w:t>
      </w:r>
      <w:r w:rsidR="006B036E" w:rsidRPr="009E5B66">
        <w:rPr>
          <w:rFonts w:ascii="Arial" w:hAnsi="Arial" w:cs="Arial"/>
          <w:lang w:val="en-GB"/>
        </w:rPr>
        <w:t xml:space="preserve"> </w:t>
      </w:r>
      <w:r w:rsidR="003A3676">
        <w:rPr>
          <w:rFonts w:ascii="Arial" w:hAnsi="Arial" w:cs="Arial"/>
          <w:lang w:val="en-GB"/>
        </w:rPr>
        <w:t xml:space="preserve">  </w:t>
      </w:r>
    </w:p>
    <w:p w14:paraId="4AC5A855" w14:textId="77777777" w:rsidR="00BB5943" w:rsidRDefault="00BB5943" w:rsidP="00BB5943">
      <w:pPr>
        <w:rPr>
          <w:rFonts w:ascii="Arial" w:hAnsi="Arial" w:cs="Arial"/>
          <w:b/>
          <w:lang w:val="en-GB"/>
        </w:rPr>
      </w:pPr>
    </w:p>
    <w:p w14:paraId="1BD7B44D" w14:textId="7E661D34" w:rsidR="00BB5943" w:rsidRDefault="009C1CDD" w:rsidP="00BB5943">
      <w:pPr>
        <w:jc w:val="center"/>
        <w:rPr>
          <w:rFonts w:ascii="Arial" w:hAnsi="Arial" w:cs="Arial"/>
          <w:b/>
          <w:lang w:val="en-GB"/>
        </w:rPr>
      </w:pPr>
      <w:r w:rsidRPr="00FC1BAC">
        <w:rPr>
          <w:rFonts w:ascii="Arial" w:hAnsi="Arial" w:cs="Arial"/>
          <w:b/>
          <w:noProof/>
          <w:lang w:val="en-GB"/>
        </w:rPr>
        <mc:AlternateContent>
          <mc:Choice Requires="wps">
            <w:drawing>
              <wp:anchor distT="0" distB="0" distL="114300" distR="114300" simplePos="0" relativeHeight="253661696" behindDoc="0" locked="0" layoutInCell="1" allowOverlap="1" wp14:anchorId="2E7B3D3E" wp14:editId="30790422">
                <wp:simplePos x="0" y="0"/>
                <wp:positionH relativeFrom="column">
                  <wp:posOffset>5981700</wp:posOffset>
                </wp:positionH>
                <wp:positionV relativeFrom="paragraph">
                  <wp:posOffset>2034540</wp:posOffset>
                </wp:positionV>
                <wp:extent cx="333375" cy="200025"/>
                <wp:effectExtent l="0" t="0" r="28575" b="28575"/>
                <wp:wrapNone/>
                <wp:docPr id="704"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2000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7B5CDE" id="AutoShape 2477" o:spid="_x0000_s1026" style="position:absolute;margin-left:471pt;margin-top:160.2pt;width:26.25pt;height:15.75pt;z-index:2536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" filled="f" strokecolor="red" strokeweight="1.5pt">
                <v:shadow color="#868686"/>
              </v:roundrect>
            </w:pict>
          </mc:Fallback>
        </mc:AlternateContent>
      </w:r>
      <w:r w:rsidRPr="00FC1BAC">
        <w:rPr>
          <w:rFonts w:ascii="Arial" w:hAnsi="Arial" w:cs="Arial"/>
          <w:b/>
          <w:noProof/>
          <w:lang w:val="en-GB"/>
        </w:rPr>
        <mc:AlternateContent>
          <mc:Choice Requires="wps">
            <w:drawing>
              <wp:anchor distT="0" distB="0" distL="114300" distR="114300" simplePos="0" relativeHeight="253659648" behindDoc="0" locked="0" layoutInCell="1" allowOverlap="1" wp14:anchorId="10D2BFA1" wp14:editId="6BC28CE5">
                <wp:simplePos x="0" y="0"/>
                <wp:positionH relativeFrom="column">
                  <wp:posOffset>1304925</wp:posOffset>
                </wp:positionH>
                <wp:positionV relativeFrom="paragraph">
                  <wp:posOffset>2348865</wp:posOffset>
                </wp:positionV>
                <wp:extent cx="676275" cy="114300"/>
                <wp:effectExtent l="0" t="0" r="28575" b="19050"/>
                <wp:wrapNone/>
                <wp:docPr id="703"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1143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DFCC20" id="AutoShape 2477" o:spid="_x0000_s1026" style="position:absolute;margin-left:102.75pt;margin-top:184.95pt;width:53.25pt;height:9pt;z-index:2536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3657600" behindDoc="0" locked="0" layoutInCell="1" allowOverlap="1" wp14:anchorId="5CC6E738" wp14:editId="41566F4B">
                <wp:simplePos x="0" y="0"/>
                <wp:positionH relativeFrom="margin">
                  <wp:posOffset>6372225</wp:posOffset>
                </wp:positionH>
                <wp:positionV relativeFrom="paragraph">
                  <wp:posOffset>2167890</wp:posOffset>
                </wp:positionV>
                <wp:extent cx="459740" cy="163195"/>
                <wp:effectExtent l="38100" t="38100" r="16510" b="27305"/>
                <wp:wrapNone/>
                <wp:docPr id="702" name="AutoShape 26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9740" cy="1631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EED21C3" id="_x0000_t32" coordsize="21600,21600" o:spt="32" o:oned="t" path="m,l21600,21600e" filled="f">
                <v:path arrowok="t" fillok="f" o:connecttype="none"/>
                <o:lock v:ext="edit" shapetype="t"/>
              </v:shapetype>
              <v:shape id="AutoShape 2626" o:spid="_x0000_s1026" type="#_x0000_t32" style="position:absolute;margin-left:501.75pt;margin-top:170.7pt;width:36.2pt;height:12.85pt;flip:x y;z-index:253657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" strokeweight="1.5pt">
                <v:stroke endarrow="block"/>
                <v:shadow color="#868686"/>
                <w10:wrap anchorx="margin"/>
              </v:shape>
            </w:pict>
          </mc:Fallback>
        </mc:AlternateContent>
      </w:r>
      <w:r w:rsidRPr="00FC1BAC">
        <w:rPr>
          <w:rFonts w:ascii="Arial" w:hAnsi="Arial" w:cs="Arial"/>
          <w:b/>
          <w:noProof/>
          <w:lang w:val="en-GB"/>
        </w:rPr>
        <mc:AlternateContent>
          <mc:Choice Requires="wps">
            <w:drawing>
              <wp:anchor distT="0" distB="0" distL="114300" distR="114300" simplePos="0" relativeHeight="253655552" behindDoc="0" locked="0" layoutInCell="1" allowOverlap="1" wp14:anchorId="53926177" wp14:editId="6DA896A9">
                <wp:simplePos x="0" y="0"/>
                <wp:positionH relativeFrom="column">
                  <wp:posOffset>6391275</wp:posOffset>
                </wp:positionH>
                <wp:positionV relativeFrom="paragraph">
                  <wp:posOffset>2397125</wp:posOffset>
                </wp:positionV>
                <wp:extent cx="848360" cy="381000"/>
                <wp:effectExtent l="0" t="0" r="27940" b="19050"/>
                <wp:wrapNone/>
                <wp:docPr id="701"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381000"/>
                        </a:xfrm>
                        <a:prstGeom prst="rect">
                          <a:avLst/>
                        </a:prstGeom>
                        <a:solidFill>
                          <a:srgbClr val="1F497D">
                            <a:lumMod val="40000"/>
                            <a:lumOff val="60000"/>
                          </a:srgbClr>
                        </a:solidFill>
                        <a:ln w="19050">
                          <a:solidFill>
                            <a:srgbClr val="000000"/>
                          </a:solidFill>
                          <a:miter lim="800000"/>
                          <a:headEnd/>
                          <a:tailEnd/>
                        </a:ln>
                      </wps:spPr>
                      <wps:txbx>
                        <w:txbxContent>
                          <w:p w14:paraId="7FC394EA" w14:textId="07ABDA9D" w:rsidR="009C1CDD" w:rsidRPr="009C1CDD" w:rsidRDefault="009C1CDD" w:rsidP="009C1CDD">
                            <w:pPr>
                              <w:rPr>
                                <w:rFonts w:ascii="Arial" w:hAnsi="Arial" w:cs="Arial"/>
                                <w:sz w:val="16"/>
                                <w:szCs w:val="16"/>
                              </w:rPr>
                            </w:pPr>
                            <w:r>
                              <w:rPr>
                                <w:rFonts w:ascii="Arial" w:hAnsi="Arial" w:cs="Arial"/>
                                <w:sz w:val="16"/>
                                <w:szCs w:val="16"/>
                              </w:rPr>
                              <w:t xml:space="preserve">Total Scan $ amount.  </w:t>
                            </w:r>
                            <w:r w:rsidRPr="009C1CDD">
                              <w:rPr>
                                <w:rFonts w:ascii="Arial" w:hAnsi="Arial" w:cs="Arial"/>
                                <w:sz w:val="16"/>
                                <w:szCs w:val="16"/>
                              </w:rPr>
                              <w:t xml:space="preserve"> .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926177" id="_x0000_s1059" type="#_x0000_t202" style="position:absolute;left:0;text-align:left;margin-left:503.25pt;margin-top:188.75pt;width:66.8pt;height:30pt;z-index:2536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" fillcolor="#8eb4e3" strokeweight="1.5pt">
                <v:textbox>
                  <w:txbxContent>
                    <w:p w14:paraId="7FC394EA" w14:textId="07ABDA9D" w:rsidR="009C1CDD" w:rsidRPr="009C1CDD" w:rsidRDefault="009C1CDD" w:rsidP="009C1CDD">
                      <w:pPr>
                        <w:rPr>
                          <w:rFonts w:ascii="Arial" w:hAnsi="Arial" w:cs="Arial"/>
                          <w:sz w:val="16"/>
                          <w:szCs w:val="16"/>
                        </w:rPr>
                      </w:pPr>
                      <w:r>
                        <w:rPr>
                          <w:rFonts w:ascii="Arial" w:hAnsi="Arial" w:cs="Arial"/>
                          <w:sz w:val="16"/>
                          <w:szCs w:val="16"/>
                        </w:rPr>
                        <w:t xml:space="preserve">Total Scan $ amount.  </w:t>
                      </w:r>
                      <w:r w:rsidRPr="009C1CDD">
                        <w:rPr>
                          <w:rFonts w:ascii="Arial" w:hAnsi="Arial" w:cs="Arial"/>
                          <w:sz w:val="16"/>
                          <w:szCs w:val="16"/>
                        </w:rPr>
                        <w:t xml:space="preserve"> .  </w:t>
                      </w:r>
                    </w:p>
                  </w:txbxContent>
                </v:textbox>
              </v:shape>
            </w:pict>
          </mc:Fallback>
        </mc:AlternateContent>
      </w:r>
      <w:r>
        <w:rPr>
          <w:noProof/>
          <w:lang w:val="en-US"/>
        </w:rPr>
        <mc:AlternateContent>
          <mc:Choice Requires="wps">
            <w:drawing>
              <wp:anchor distT="0" distB="0" distL="114300" distR="114300" simplePos="0" relativeHeight="253653504" behindDoc="0" locked="0" layoutInCell="1" allowOverlap="1" wp14:anchorId="71B08C48" wp14:editId="4553E7E3">
                <wp:simplePos x="0" y="0"/>
                <wp:positionH relativeFrom="column">
                  <wp:posOffset>904875</wp:posOffset>
                </wp:positionH>
                <wp:positionV relativeFrom="paragraph">
                  <wp:posOffset>2482214</wp:posOffset>
                </wp:positionV>
                <wp:extent cx="638175" cy="295910"/>
                <wp:effectExtent l="0" t="38100" r="47625" b="27940"/>
                <wp:wrapNone/>
                <wp:docPr id="700" name="AutoShape 26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8175" cy="295910"/>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F6C8B2C" id="AutoShape 2619" o:spid="_x0000_s1026" type="#_x0000_t32" style="position:absolute;margin-left:71.25pt;margin-top:195.45pt;width:50.25pt;height:23.3pt;flip:y;z-index:2536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" strokecolor="#272727" strokeweight="1.5pt">
                <v:stroke endarrow="block"/>
                <v:shadow color="#868686"/>
              </v:shape>
            </w:pict>
          </mc:Fallback>
        </mc:AlternateContent>
      </w:r>
      <w:r w:rsidR="00321FD2" w:rsidRPr="00FC1BAC">
        <w:rPr>
          <w:rFonts w:ascii="Arial" w:hAnsi="Arial" w:cs="Arial"/>
          <w:b/>
          <w:noProof/>
          <w:lang w:val="en-GB"/>
        </w:rPr>
        <mc:AlternateContent>
          <mc:Choice Requires="wps">
            <w:drawing>
              <wp:anchor distT="0" distB="0" distL="114300" distR="114300" simplePos="0" relativeHeight="253651456" behindDoc="0" locked="0" layoutInCell="1" allowOverlap="1" wp14:anchorId="7E271284" wp14:editId="63D7554A">
                <wp:simplePos x="0" y="0"/>
                <wp:positionH relativeFrom="column">
                  <wp:posOffset>-314325</wp:posOffset>
                </wp:positionH>
                <wp:positionV relativeFrom="paragraph">
                  <wp:posOffset>2415540</wp:posOffset>
                </wp:positionV>
                <wp:extent cx="1143000" cy="533400"/>
                <wp:effectExtent l="0" t="0" r="19050" b="19050"/>
                <wp:wrapNone/>
                <wp:docPr id="697"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533400"/>
                        </a:xfrm>
                        <a:prstGeom prst="rect">
                          <a:avLst/>
                        </a:prstGeom>
                        <a:solidFill>
                          <a:schemeClr val="tx2">
                            <a:lumMod val="40000"/>
                            <a:lumOff val="60000"/>
                          </a:schemeClr>
                        </a:solidFill>
                        <a:ln w="19050">
                          <a:solidFill>
                            <a:srgbClr val="000000"/>
                          </a:solidFill>
                          <a:miter lim="800000"/>
                          <a:headEnd/>
                          <a:tailEnd/>
                        </a:ln>
                      </wps:spPr>
                      <wps:txbx>
                        <w:txbxContent>
                          <w:p w14:paraId="39334B3D" w14:textId="24038163" w:rsidR="00321FD2" w:rsidRPr="009C1CDD" w:rsidRDefault="00321FD2" w:rsidP="00321FD2">
                            <w:pPr>
                              <w:rPr>
                                <w:rFonts w:ascii="Arial" w:hAnsi="Arial" w:cs="Arial"/>
                                <w:sz w:val="16"/>
                                <w:szCs w:val="16"/>
                              </w:rPr>
                            </w:pPr>
                            <w:r w:rsidRPr="009C1CDD">
                              <w:rPr>
                                <w:rFonts w:ascii="Arial" w:hAnsi="Arial" w:cs="Arial"/>
                                <w:sz w:val="16"/>
                                <w:szCs w:val="16"/>
                              </w:rPr>
                              <w:t xml:space="preserve">These dates are </w:t>
                            </w:r>
                            <w:r w:rsidR="009C1CDD">
                              <w:rPr>
                                <w:rFonts w:ascii="Arial" w:hAnsi="Arial" w:cs="Arial"/>
                                <w:sz w:val="16"/>
                                <w:szCs w:val="16"/>
                              </w:rPr>
                              <w:t xml:space="preserve">the performance dates the scan ran. </w:t>
                            </w:r>
                            <w:r w:rsidRPr="009C1CDD">
                              <w:rPr>
                                <w:rFonts w:ascii="Arial" w:hAnsi="Arial" w:cs="Arial"/>
                                <w:sz w:val="16"/>
                                <w:szCs w:val="16"/>
                              </w:rPr>
                              <w:t xml:space="preserve"> .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271284" id="_x0000_s1060" type="#_x0000_t202" style="position:absolute;left:0;text-align:left;margin-left:-24.75pt;margin-top:190.2pt;width:90pt;height:42pt;z-index:2536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" fillcolor="#8db3e2 [1311]" strokeweight="1.5pt">
                <v:textbox>
                  <w:txbxContent>
                    <w:p w14:paraId="39334B3D" w14:textId="24038163" w:rsidR="00321FD2" w:rsidRPr="009C1CDD" w:rsidRDefault="00321FD2" w:rsidP="00321FD2">
                      <w:pPr>
                        <w:rPr>
                          <w:rFonts w:ascii="Arial" w:hAnsi="Arial" w:cs="Arial"/>
                          <w:sz w:val="16"/>
                          <w:szCs w:val="16"/>
                        </w:rPr>
                      </w:pPr>
                      <w:r w:rsidRPr="009C1CDD">
                        <w:rPr>
                          <w:rFonts w:ascii="Arial" w:hAnsi="Arial" w:cs="Arial"/>
                          <w:sz w:val="16"/>
                          <w:szCs w:val="16"/>
                        </w:rPr>
                        <w:t xml:space="preserve">These dates are </w:t>
                      </w:r>
                      <w:r w:rsidR="009C1CDD">
                        <w:rPr>
                          <w:rFonts w:ascii="Arial" w:hAnsi="Arial" w:cs="Arial"/>
                          <w:sz w:val="16"/>
                          <w:szCs w:val="16"/>
                        </w:rPr>
                        <w:t xml:space="preserve">the performance dates the scan ran. </w:t>
                      </w:r>
                      <w:r w:rsidRPr="009C1CDD">
                        <w:rPr>
                          <w:rFonts w:ascii="Arial" w:hAnsi="Arial" w:cs="Arial"/>
                          <w:sz w:val="16"/>
                          <w:szCs w:val="16"/>
                        </w:rPr>
                        <w:t xml:space="preserve"> .  </w:t>
                      </w:r>
                    </w:p>
                  </w:txbxContent>
                </v:textbox>
              </v:shape>
            </w:pict>
          </mc:Fallback>
        </mc:AlternateContent>
      </w:r>
      <w:r w:rsidR="00FC1BAC" w:rsidRPr="00FC1BAC">
        <w:rPr>
          <w:rFonts w:ascii="Arial" w:hAnsi="Arial" w:cs="Arial"/>
          <w:b/>
          <w:noProof/>
          <w:lang w:val="en-GB"/>
        </w:rPr>
        <mc:AlternateContent>
          <mc:Choice Requires="wps">
            <w:drawing>
              <wp:anchor distT="0" distB="0" distL="114300" distR="114300" simplePos="0" relativeHeight="253316608" behindDoc="0" locked="0" layoutInCell="1" allowOverlap="1" wp14:anchorId="23712F2B" wp14:editId="7A0D14C4">
                <wp:simplePos x="0" y="0"/>
                <wp:positionH relativeFrom="column">
                  <wp:posOffset>2700320</wp:posOffset>
                </wp:positionH>
                <wp:positionV relativeFrom="paragraph">
                  <wp:posOffset>692689</wp:posOffset>
                </wp:positionV>
                <wp:extent cx="351155" cy="359410"/>
                <wp:effectExtent l="0" t="0" r="10795" b="21590"/>
                <wp:wrapNone/>
                <wp:docPr id="314"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48B7E45" w14:textId="77777777" w:rsidR="00393F33" w:rsidRPr="003A3676" w:rsidRDefault="00393F33" w:rsidP="00FC1BAC">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712F2B" id="_x0000_s1061" style="position:absolute;left:0;text-align:left;margin-left:212.6pt;margin-top:54.55pt;width:27.65pt;height:28.3pt;z-index:2533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" fillcolor="#8db3e2 [1311]" strokecolor="yellow" strokeweight="1.5pt">
                <v:shadow color="#868686"/>
                <v:textbox>
                  <w:txbxContent>
                    <w:p w14:paraId="148B7E45" w14:textId="77777777" w:rsidR="00393F33" w:rsidRPr="003A3676" w:rsidRDefault="00393F33" w:rsidP="00FC1BAC">
                      <w:pPr>
                        <w:jc w:val="center"/>
                        <w:rPr>
                          <w:rFonts w:ascii="Arial" w:hAnsi="Arial" w:cs="Arial"/>
                        </w:rPr>
                      </w:pPr>
                      <w:r w:rsidRPr="003A3676">
                        <w:rPr>
                          <w:rFonts w:ascii="Arial" w:hAnsi="Arial" w:cs="Arial"/>
                        </w:rPr>
                        <w:t>i</w:t>
                      </w:r>
                    </w:p>
                  </w:txbxContent>
                </v:textbox>
              </v:oval>
            </w:pict>
          </mc:Fallback>
        </mc:AlternateContent>
      </w:r>
      <w:r w:rsidR="00FC1BAC">
        <w:rPr>
          <w:noProof/>
          <w:lang w:val="en-US"/>
        </w:rPr>
        <mc:AlternateContent>
          <mc:Choice Requires="wps">
            <w:drawing>
              <wp:anchor distT="0" distB="0" distL="114300" distR="114300" simplePos="0" relativeHeight="253320704" behindDoc="0" locked="0" layoutInCell="1" allowOverlap="1" wp14:anchorId="35581BC0" wp14:editId="06124953">
                <wp:simplePos x="0" y="0"/>
                <wp:positionH relativeFrom="column">
                  <wp:posOffset>853272</wp:posOffset>
                </wp:positionH>
                <wp:positionV relativeFrom="paragraph">
                  <wp:posOffset>838703</wp:posOffset>
                </wp:positionV>
                <wp:extent cx="414811" cy="572602"/>
                <wp:effectExtent l="0" t="38100" r="61595" b="18415"/>
                <wp:wrapNone/>
                <wp:docPr id="316" name="AutoShape 26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14811" cy="572602"/>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4896F1E" id="AutoShape 2619" o:spid="_x0000_s1026" type="#_x0000_t32" style="position:absolute;margin-left:67.2pt;margin-top:66.05pt;width:32.65pt;height:45.1pt;flip:y;z-index:2533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" strokecolor="#272727" strokeweight="1.5pt">
                <v:stroke endarrow="block"/>
                <v:shadow color="#868686"/>
              </v:shape>
            </w:pict>
          </mc:Fallback>
        </mc:AlternateContent>
      </w:r>
      <w:r w:rsidR="00FC1BAC" w:rsidRPr="00FC1BAC">
        <w:rPr>
          <w:rFonts w:ascii="Arial" w:hAnsi="Arial" w:cs="Arial"/>
          <w:b/>
          <w:noProof/>
          <w:lang w:val="en-GB"/>
        </w:rPr>
        <mc:AlternateContent>
          <mc:Choice Requires="wps">
            <w:drawing>
              <wp:anchor distT="0" distB="0" distL="114300" distR="114300" simplePos="0" relativeHeight="253318656" behindDoc="0" locked="0" layoutInCell="1" allowOverlap="1" wp14:anchorId="5C40CA28" wp14:editId="1FD68009">
                <wp:simplePos x="0" y="0"/>
                <wp:positionH relativeFrom="column">
                  <wp:posOffset>517525</wp:posOffset>
                </wp:positionH>
                <wp:positionV relativeFrom="paragraph">
                  <wp:posOffset>1441821</wp:posOffset>
                </wp:positionV>
                <wp:extent cx="801754" cy="137675"/>
                <wp:effectExtent l="0" t="0" r="17780" b="15240"/>
                <wp:wrapNone/>
                <wp:docPr id="315"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1754" cy="1376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270598" id="AutoShape 2477" o:spid="_x0000_s1026" style="position:absolute;margin-left:40.75pt;margin-top:113.55pt;width:63.15pt;height:10.85pt;z-index:2533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" filled="f" strokecolor="red" strokeweight="1.5pt">
                <v:shadow color="#868686"/>
              </v:roundrect>
            </w:pict>
          </mc:Fallback>
        </mc:AlternateContent>
      </w:r>
      <w:r w:rsidR="00FC1BAC" w:rsidRPr="00FC1BAC">
        <w:rPr>
          <w:rFonts w:ascii="Arial" w:hAnsi="Arial" w:cs="Arial"/>
          <w:b/>
          <w:noProof/>
          <w:lang w:val="en-GB"/>
        </w:rPr>
        <mc:AlternateContent>
          <mc:Choice Requires="wps">
            <w:drawing>
              <wp:anchor distT="0" distB="0" distL="114300" distR="114300" simplePos="0" relativeHeight="253315584" behindDoc="0" locked="0" layoutInCell="1" allowOverlap="1" wp14:anchorId="77A7E79D" wp14:editId="5418D08C">
                <wp:simplePos x="0" y="0"/>
                <wp:positionH relativeFrom="column">
                  <wp:posOffset>1186815</wp:posOffset>
                </wp:positionH>
                <wp:positionV relativeFrom="paragraph">
                  <wp:posOffset>297180</wp:posOffset>
                </wp:positionV>
                <wp:extent cx="1604645" cy="543464"/>
                <wp:effectExtent l="0" t="0" r="14605" b="28575"/>
                <wp:wrapNone/>
                <wp:docPr id="313"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543464"/>
                        </a:xfrm>
                        <a:prstGeom prst="rect">
                          <a:avLst/>
                        </a:prstGeom>
                        <a:solidFill>
                          <a:schemeClr val="tx2">
                            <a:lumMod val="40000"/>
                            <a:lumOff val="60000"/>
                          </a:schemeClr>
                        </a:solidFill>
                        <a:ln w="19050">
                          <a:solidFill>
                            <a:srgbClr val="000000"/>
                          </a:solidFill>
                          <a:miter lim="800000"/>
                          <a:headEnd/>
                          <a:tailEnd/>
                        </a:ln>
                      </wps:spPr>
                      <wps:txbx>
                        <w:txbxContent>
                          <w:p w14:paraId="6AA34498" w14:textId="77777777" w:rsidR="00393F33" w:rsidRPr="00713AB8" w:rsidRDefault="00393F33" w:rsidP="00FC1BAC">
                            <w:pPr>
                              <w:rPr>
                                <w:rFonts w:ascii="Arial" w:hAnsi="Arial" w:cs="Arial"/>
                                <w:sz w:val="16"/>
                                <w:szCs w:val="16"/>
                              </w:rPr>
                            </w:pPr>
                            <w:r>
                              <w:rPr>
                                <w:rFonts w:ascii="Arial" w:hAnsi="Arial" w:cs="Arial"/>
                                <w:sz w:val="16"/>
                                <w:szCs w:val="16"/>
                                <w:u w:val="single"/>
                              </w:rPr>
                              <w:t>Contract ID</w:t>
                            </w:r>
                            <w:r>
                              <w:rPr>
                                <w:rFonts w:ascii="Arial" w:hAnsi="Arial" w:cs="Arial"/>
                                <w:sz w:val="16"/>
                                <w:szCs w:val="16"/>
                              </w:rPr>
                              <w:t xml:space="preserve">: The contract ID can be used in the customer event field to locate a contract.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A7E79D" id="_x0000_s1062" type="#_x0000_t202" style="position:absolute;left:0;text-align:left;margin-left:93.45pt;margin-top:23.4pt;width:126.35pt;height:42.8pt;z-index:2533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" fillcolor="#8db3e2 [1311]" strokeweight="1.5pt">
                <v:textbox>
                  <w:txbxContent>
                    <w:p w14:paraId="6AA34498" w14:textId="77777777" w:rsidR="00393F33" w:rsidRPr="00713AB8" w:rsidRDefault="00393F33" w:rsidP="00FC1BAC">
                      <w:pPr>
                        <w:rPr>
                          <w:rFonts w:ascii="Arial" w:hAnsi="Arial" w:cs="Arial"/>
                          <w:sz w:val="16"/>
                          <w:szCs w:val="16"/>
                        </w:rPr>
                      </w:pPr>
                      <w:r>
                        <w:rPr>
                          <w:rFonts w:ascii="Arial" w:hAnsi="Arial" w:cs="Arial"/>
                          <w:sz w:val="16"/>
                          <w:szCs w:val="16"/>
                          <w:u w:val="single"/>
                        </w:rPr>
                        <w:t>Contract ID</w:t>
                      </w:r>
                      <w:r>
                        <w:rPr>
                          <w:rFonts w:ascii="Arial" w:hAnsi="Arial" w:cs="Arial"/>
                          <w:sz w:val="16"/>
                          <w:szCs w:val="16"/>
                        </w:rPr>
                        <w:t xml:space="preserve">: The contract ID can be used in the customer event field to locate a contract.  </w:t>
                      </w:r>
                    </w:p>
                  </w:txbxContent>
                </v:textbox>
              </v:shape>
            </w:pict>
          </mc:Fallback>
        </mc:AlternateContent>
      </w:r>
      <w:r w:rsidR="00FC1BAC" w:rsidRPr="00FC1BAC">
        <w:rPr>
          <w:rFonts w:ascii="Arial" w:hAnsi="Arial" w:cs="Arial"/>
          <w:b/>
          <w:noProof/>
          <w:lang w:val="en-GB"/>
        </w:rPr>
        <mc:AlternateContent>
          <mc:Choice Requires="wps">
            <w:drawing>
              <wp:anchor distT="0" distB="0" distL="114300" distR="114300" simplePos="0" relativeHeight="253314560" behindDoc="0" locked="0" layoutInCell="1" allowOverlap="1" wp14:anchorId="443C7DE5" wp14:editId="2AA49C0B">
                <wp:simplePos x="0" y="0"/>
                <wp:positionH relativeFrom="column">
                  <wp:posOffset>2786331</wp:posOffset>
                </wp:positionH>
                <wp:positionV relativeFrom="paragraph">
                  <wp:posOffset>407922</wp:posOffset>
                </wp:positionV>
                <wp:extent cx="287979" cy="120769"/>
                <wp:effectExtent l="38100" t="0" r="17145" b="69850"/>
                <wp:wrapNone/>
                <wp:docPr id="312"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7979" cy="12076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8CFC05" id="AutoShape 2478" o:spid="_x0000_s1026" type="#_x0000_t32" style="position:absolute;margin-left:219.4pt;margin-top:32.1pt;width:22.7pt;height:9.5pt;flip:x;z-index:2533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" strokeweight="1.5pt">
                <v:stroke endarrow="block"/>
                <v:shadow color="#868686"/>
              </v:shape>
            </w:pict>
          </mc:Fallback>
        </mc:AlternateContent>
      </w:r>
      <w:r w:rsidR="00FC1BAC" w:rsidRPr="00FC1BAC">
        <w:rPr>
          <w:rFonts w:ascii="Arial" w:hAnsi="Arial" w:cs="Arial"/>
          <w:b/>
          <w:noProof/>
          <w:lang w:val="en-GB"/>
        </w:rPr>
        <mc:AlternateContent>
          <mc:Choice Requires="wps">
            <w:drawing>
              <wp:anchor distT="0" distB="0" distL="114300" distR="114300" simplePos="0" relativeHeight="253313536" behindDoc="0" locked="0" layoutInCell="1" allowOverlap="1" wp14:anchorId="017EE885" wp14:editId="353D092A">
                <wp:simplePos x="0" y="0"/>
                <wp:positionH relativeFrom="column">
                  <wp:posOffset>3079630</wp:posOffset>
                </wp:positionH>
                <wp:positionV relativeFrom="paragraph">
                  <wp:posOffset>218139</wp:posOffset>
                </wp:positionV>
                <wp:extent cx="801754" cy="258793"/>
                <wp:effectExtent l="0" t="0" r="17780" b="27305"/>
                <wp:wrapNone/>
                <wp:docPr id="311"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1754" cy="258793"/>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A7D2A8D" id="AutoShape 2477" o:spid="_x0000_s1026" style="position:absolute;margin-left:242.5pt;margin-top:17.2pt;width:63.15pt;height:20.4pt;z-index:2533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" filled="f" strokecolor="red" strokeweight="1.5pt">
                <v:shadow color="#868686"/>
              </v:roundrect>
            </w:pict>
          </mc:Fallback>
        </mc:AlternateContent>
      </w:r>
      <w:r w:rsidR="0050385D">
        <w:rPr>
          <w:rFonts w:ascii="Arial" w:hAnsi="Arial" w:cs="Arial"/>
          <w:b/>
          <w:noProof/>
          <w:lang w:val="en-US"/>
        </w:rPr>
        <mc:AlternateContent>
          <mc:Choice Requires="wps">
            <w:drawing>
              <wp:anchor distT="0" distB="0" distL="114300" distR="114300" simplePos="0" relativeHeight="252934656" behindDoc="0" locked="0" layoutInCell="1" allowOverlap="1" wp14:anchorId="1E2FA271" wp14:editId="52AF4509">
                <wp:simplePos x="0" y="0"/>
                <wp:positionH relativeFrom="column">
                  <wp:posOffset>250166</wp:posOffset>
                </wp:positionH>
                <wp:positionV relativeFrom="paragraph">
                  <wp:posOffset>3642827</wp:posOffset>
                </wp:positionV>
                <wp:extent cx="1483743" cy="627380"/>
                <wp:effectExtent l="0" t="0" r="21590" b="20320"/>
                <wp:wrapNone/>
                <wp:docPr id="426" name="Text Box 2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3743" cy="62738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6748DF9" w14:textId="708BD1E9" w:rsidR="00393F33" w:rsidRPr="007967B2" w:rsidRDefault="00393F33" w:rsidP="00BB5943">
                            <w:pPr>
                              <w:rPr>
                                <w:rFonts w:ascii="Arial" w:hAnsi="Arial" w:cs="Arial"/>
                                <w:sz w:val="16"/>
                                <w:szCs w:val="16"/>
                              </w:rPr>
                            </w:pPr>
                            <w:r w:rsidRPr="007967B2">
                              <w:rPr>
                                <w:rFonts w:ascii="Arial" w:hAnsi="Arial" w:cs="Arial"/>
                                <w:sz w:val="16"/>
                                <w:szCs w:val="16"/>
                                <w:u w:val="single"/>
                              </w:rPr>
                              <w:t>Product Detail</w:t>
                            </w:r>
                            <w:r w:rsidRPr="007967B2">
                              <w:rPr>
                                <w:rFonts w:ascii="Arial" w:hAnsi="Arial" w:cs="Arial"/>
                                <w:sz w:val="16"/>
                                <w:szCs w:val="16"/>
                              </w:rPr>
                              <w:t xml:space="preserve">: This is the product on which the customer is stating there is a scan allowance due.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2FA271" id="Text Box 2625" o:spid="_x0000_s1063" type="#_x0000_t202" style="position:absolute;left:0;text-align:left;margin-left:19.7pt;margin-top:286.85pt;width:116.85pt;height:49.4pt;z-index:25293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" strokeweight="1.5pt">
                <v:shadow color="#868686"/>
                <v:textbox>
                  <w:txbxContent>
                    <w:p w14:paraId="66748DF9" w14:textId="708BD1E9" w:rsidR="00393F33" w:rsidRPr="007967B2" w:rsidRDefault="00393F33" w:rsidP="00BB5943">
                      <w:pPr>
                        <w:rPr>
                          <w:rFonts w:ascii="Arial" w:hAnsi="Arial" w:cs="Arial"/>
                          <w:sz w:val="16"/>
                          <w:szCs w:val="16"/>
                        </w:rPr>
                      </w:pPr>
                      <w:r w:rsidRPr="007967B2">
                        <w:rPr>
                          <w:rFonts w:ascii="Arial" w:hAnsi="Arial" w:cs="Arial"/>
                          <w:sz w:val="16"/>
                          <w:szCs w:val="16"/>
                          <w:u w:val="single"/>
                        </w:rPr>
                        <w:t>Product Detail</w:t>
                      </w:r>
                      <w:r w:rsidRPr="007967B2">
                        <w:rPr>
                          <w:rFonts w:ascii="Arial" w:hAnsi="Arial" w:cs="Arial"/>
                          <w:sz w:val="16"/>
                          <w:szCs w:val="16"/>
                        </w:rPr>
                        <w:t xml:space="preserve">: This is the product on which the customer is stating there is a scan allowance due.  </w:t>
                      </w:r>
                    </w:p>
                  </w:txbxContent>
                </v:textbox>
              </v:shape>
            </w:pict>
          </mc:Fallback>
        </mc:AlternateContent>
      </w:r>
      <w:r w:rsidR="0050385D">
        <w:rPr>
          <w:rFonts w:ascii="Arial" w:hAnsi="Arial" w:cs="Arial"/>
          <w:b/>
          <w:noProof/>
          <w:lang w:val="en-US"/>
        </w:rPr>
        <mc:AlternateContent>
          <mc:Choice Requires="wps">
            <w:drawing>
              <wp:anchor distT="0" distB="0" distL="114300" distR="114300" simplePos="0" relativeHeight="252935680" behindDoc="0" locked="0" layoutInCell="1" allowOverlap="1" wp14:anchorId="16665883" wp14:editId="1C0B66AB">
                <wp:simplePos x="0" y="0"/>
                <wp:positionH relativeFrom="column">
                  <wp:posOffset>955520</wp:posOffset>
                </wp:positionH>
                <wp:positionV relativeFrom="paragraph">
                  <wp:posOffset>3274575</wp:posOffset>
                </wp:positionV>
                <wp:extent cx="45719" cy="370529"/>
                <wp:effectExtent l="38100" t="0" r="69215" b="48895"/>
                <wp:wrapNone/>
                <wp:docPr id="425" name="AutoShape 26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37052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1FF85A" id="AutoShape 2626" o:spid="_x0000_s1026" type="#_x0000_t32" style="position:absolute;margin-left:75.25pt;margin-top:257.85pt;width:3.6pt;height:29.2pt;z-index:25293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" strokeweight="1.5pt">
                <v:stroke endarrow="block"/>
                <v:shadow color="#868686"/>
              </v:shape>
            </w:pict>
          </mc:Fallback>
        </mc:AlternateContent>
      </w:r>
      <w:r w:rsidR="0050385D">
        <w:rPr>
          <w:noProof/>
          <w:lang w:val="en-US"/>
        </w:rPr>
        <mc:AlternateContent>
          <mc:Choice Requires="wps">
            <w:drawing>
              <wp:anchor distT="0" distB="0" distL="114300" distR="114300" simplePos="0" relativeHeight="252930560" behindDoc="0" locked="0" layoutInCell="1" allowOverlap="1" wp14:anchorId="3DC7F965" wp14:editId="563B14A9">
                <wp:simplePos x="0" y="0"/>
                <wp:positionH relativeFrom="column">
                  <wp:posOffset>2287534</wp:posOffset>
                </wp:positionH>
                <wp:positionV relativeFrom="paragraph">
                  <wp:posOffset>1408586</wp:posOffset>
                </wp:positionV>
                <wp:extent cx="2325370" cy="351083"/>
                <wp:effectExtent l="0" t="0" r="17780" b="11430"/>
                <wp:wrapNone/>
                <wp:docPr id="414" name="Text Box 26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5370" cy="351083"/>
                        </a:xfrm>
                        <a:prstGeom prst="rect">
                          <a:avLst/>
                        </a:prstGeom>
                        <a:solidFill>
                          <a:schemeClr val="tx2">
                            <a:lumMod val="40000"/>
                            <a:lumOff val="60000"/>
                          </a:schemeClr>
                        </a:solidFill>
                        <a:ln w="19050">
                          <a:solidFill>
                            <a:srgbClr val="000000"/>
                          </a:solidFill>
                          <a:miter lim="800000"/>
                          <a:headEnd/>
                          <a:tailEnd/>
                        </a:ln>
                      </wps:spPr>
                      <wps:txbx>
                        <w:txbxContent>
                          <w:p w14:paraId="7CBFF321" w14:textId="2DA047D9" w:rsidR="00393F33" w:rsidRDefault="00393F33" w:rsidP="00BB5943">
                            <w:pPr>
                              <w:rPr>
                                <w:rFonts w:ascii="Arial" w:hAnsi="Arial" w:cs="Arial"/>
                                <w:sz w:val="16"/>
                              </w:rPr>
                            </w:pPr>
                            <w:r>
                              <w:rPr>
                                <w:rFonts w:ascii="Arial" w:hAnsi="Arial" w:cs="Arial"/>
                                <w:sz w:val="16"/>
                                <w:u w:val="single"/>
                              </w:rPr>
                              <w:t>Deal Dates</w:t>
                            </w:r>
                            <w:r>
                              <w:rPr>
                                <w:rFonts w:ascii="Arial" w:hAnsi="Arial" w:cs="Arial"/>
                                <w:sz w:val="16"/>
                              </w:rPr>
                              <w:t>: The</w:t>
                            </w:r>
                            <w:r w:rsidR="00321FD2">
                              <w:rPr>
                                <w:rFonts w:ascii="Arial" w:hAnsi="Arial" w:cs="Arial"/>
                                <w:sz w:val="16"/>
                              </w:rPr>
                              <w:t xml:space="preserve">se </w:t>
                            </w:r>
                            <w:r>
                              <w:rPr>
                                <w:rFonts w:ascii="Arial" w:hAnsi="Arial" w:cs="Arial"/>
                                <w:sz w:val="16"/>
                              </w:rPr>
                              <w:t>dates</w:t>
                            </w:r>
                            <w:r w:rsidR="00321FD2">
                              <w:rPr>
                                <w:rFonts w:ascii="Arial" w:hAnsi="Arial" w:cs="Arial"/>
                                <w:sz w:val="16"/>
                              </w:rPr>
                              <w:t xml:space="preserve"> will match the contracts.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C7F965" id="Text Box 2621" o:spid="_x0000_s1064" type="#_x0000_t202" style="position:absolute;left:0;text-align:left;margin-left:180.1pt;margin-top:110.9pt;width:183.1pt;height:27.65pt;z-index:25293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" fillcolor="#8db3e2 [1311]" strokeweight="1.5pt">
                <v:textbox>
                  <w:txbxContent>
                    <w:p w14:paraId="7CBFF321" w14:textId="2DA047D9" w:rsidR="00393F33" w:rsidRDefault="00393F33" w:rsidP="00BB5943">
                      <w:pPr>
                        <w:rPr>
                          <w:rFonts w:ascii="Arial" w:hAnsi="Arial" w:cs="Arial"/>
                          <w:sz w:val="16"/>
                        </w:rPr>
                      </w:pPr>
                      <w:r>
                        <w:rPr>
                          <w:rFonts w:ascii="Arial" w:hAnsi="Arial" w:cs="Arial"/>
                          <w:sz w:val="16"/>
                          <w:u w:val="single"/>
                        </w:rPr>
                        <w:t>Deal Dates</w:t>
                      </w:r>
                      <w:r>
                        <w:rPr>
                          <w:rFonts w:ascii="Arial" w:hAnsi="Arial" w:cs="Arial"/>
                          <w:sz w:val="16"/>
                        </w:rPr>
                        <w:t>: The</w:t>
                      </w:r>
                      <w:r w:rsidR="00321FD2">
                        <w:rPr>
                          <w:rFonts w:ascii="Arial" w:hAnsi="Arial" w:cs="Arial"/>
                          <w:sz w:val="16"/>
                        </w:rPr>
                        <w:t xml:space="preserve">se </w:t>
                      </w:r>
                      <w:r>
                        <w:rPr>
                          <w:rFonts w:ascii="Arial" w:hAnsi="Arial" w:cs="Arial"/>
                          <w:sz w:val="16"/>
                        </w:rPr>
                        <w:t>dates</w:t>
                      </w:r>
                      <w:r w:rsidR="00321FD2">
                        <w:rPr>
                          <w:rFonts w:ascii="Arial" w:hAnsi="Arial" w:cs="Arial"/>
                          <w:sz w:val="16"/>
                        </w:rPr>
                        <w:t xml:space="preserve"> will match the contracts. </w:t>
                      </w:r>
                    </w:p>
                  </w:txbxContent>
                </v:textbox>
              </v:shape>
            </w:pict>
          </mc:Fallback>
        </mc:AlternateContent>
      </w:r>
      <w:r w:rsidR="0050385D">
        <w:rPr>
          <w:noProof/>
          <w:lang w:val="en-US"/>
        </w:rPr>
        <mc:AlternateContent>
          <mc:Choice Requires="wps">
            <w:drawing>
              <wp:anchor distT="0" distB="0" distL="114300" distR="114300" simplePos="0" relativeHeight="252926464" behindDoc="0" locked="0" layoutInCell="1" allowOverlap="1" wp14:anchorId="54C6A0E6" wp14:editId="1988B74D">
                <wp:simplePos x="0" y="0"/>
                <wp:positionH relativeFrom="column">
                  <wp:posOffset>4321810</wp:posOffset>
                </wp:positionH>
                <wp:positionV relativeFrom="paragraph">
                  <wp:posOffset>2008241</wp:posOffset>
                </wp:positionV>
                <wp:extent cx="647065" cy="128905"/>
                <wp:effectExtent l="0" t="0" r="19685" b="23495"/>
                <wp:wrapNone/>
                <wp:docPr id="416" name="AutoShape 26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065" cy="12890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BED28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617" o:spid="_x0000_s1026" type="#_x0000_t176" style="position:absolute;margin-left:340.3pt;margin-top:158.15pt;width:50.95pt;height:10.15pt;z-index:25292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" filled="f" strokecolor="red" strokeweight="1.5pt"/>
            </w:pict>
          </mc:Fallback>
        </mc:AlternateContent>
      </w:r>
      <w:r w:rsidR="00DC1C87">
        <w:rPr>
          <w:rFonts w:ascii="Arial" w:hAnsi="Arial" w:cs="Arial"/>
          <w:b/>
          <w:noProof/>
          <w:lang w:val="en-US"/>
        </w:rPr>
        <mc:AlternateContent>
          <mc:Choice Requires="wps">
            <w:drawing>
              <wp:anchor distT="0" distB="0" distL="114300" distR="114300" simplePos="0" relativeHeight="252945920" behindDoc="0" locked="0" layoutInCell="1" allowOverlap="1" wp14:anchorId="4644B766" wp14:editId="734DD8F3">
                <wp:simplePos x="0" y="0"/>
                <wp:positionH relativeFrom="column">
                  <wp:posOffset>3314977</wp:posOffset>
                </wp:positionH>
                <wp:positionV relativeFrom="paragraph">
                  <wp:posOffset>3306398</wp:posOffset>
                </wp:positionV>
                <wp:extent cx="45719" cy="1507286"/>
                <wp:effectExtent l="38100" t="0" r="69215" b="55245"/>
                <wp:wrapNone/>
                <wp:docPr id="431" name="AutoShape 26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1507286"/>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EE7E3F9" id="AutoShape 2636" o:spid="_x0000_s1026" type="#_x0000_t32" style="position:absolute;margin-left:261pt;margin-top:260.35pt;width:3.6pt;height:118.7pt;z-index:25294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" strokeweight="1.5pt">
                <v:stroke endarrow="block"/>
                <v:shadow color="#868686"/>
              </v:shape>
            </w:pict>
          </mc:Fallback>
        </mc:AlternateContent>
      </w:r>
      <w:r w:rsidR="00DC1C87">
        <w:rPr>
          <w:rFonts w:ascii="Arial" w:hAnsi="Arial" w:cs="Arial"/>
          <w:b/>
          <w:noProof/>
          <w:lang w:val="en-US"/>
        </w:rPr>
        <mc:AlternateContent>
          <mc:Choice Requires="wps">
            <w:drawing>
              <wp:anchor distT="0" distB="0" distL="114300" distR="114300" simplePos="0" relativeHeight="252941824" behindDoc="0" locked="0" layoutInCell="1" allowOverlap="1" wp14:anchorId="70DC9F32" wp14:editId="1AE3D1DE">
                <wp:simplePos x="0" y="0"/>
                <wp:positionH relativeFrom="column">
                  <wp:posOffset>3096883</wp:posOffset>
                </wp:positionH>
                <wp:positionV relativeFrom="paragraph">
                  <wp:posOffset>3133869</wp:posOffset>
                </wp:positionV>
                <wp:extent cx="435610" cy="155275"/>
                <wp:effectExtent l="0" t="0" r="21590" b="16510"/>
                <wp:wrapNone/>
                <wp:docPr id="419" name="AutoShape 2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610" cy="15527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6FDE0F" id="AutoShape 2632" o:spid="_x0000_s1026" type="#_x0000_t176" style="position:absolute;margin-left:243.85pt;margin-top:246.75pt;width:34.3pt;height:12.25pt;z-index:25294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" filled="f" strokecolor="red" strokeweight="1.5pt"/>
            </w:pict>
          </mc:Fallback>
        </mc:AlternateContent>
      </w:r>
      <w:r w:rsidR="00DC1C87">
        <w:rPr>
          <w:noProof/>
          <w:lang w:val="en-US"/>
        </w:rPr>
        <mc:AlternateContent>
          <mc:Choice Requires="wps">
            <w:drawing>
              <wp:anchor distT="0" distB="0" distL="114300" distR="114300" simplePos="0" relativeHeight="252946944" behindDoc="0" locked="0" layoutInCell="1" allowOverlap="1" wp14:anchorId="65277DD3" wp14:editId="37C4268E">
                <wp:simplePos x="0" y="0"/>
                <wp:positionH relativeFrom="column">
                  <wp:posOffset>506095</wp:posOffset>
                </wp:positionH>
                <wp:positionV relativeFrom="paragraph">
                  <wp:posOffset>3139811</wp:posOffset>
                </wp:positionV>
                <wp:extent cx="1565910" cy="132080"/>
                <wp:effectExtent l="0" t="0" r="15240" b="20320"/>
                <wp:wrapNone/>
                <wp:docPr id="422" name="AutoShape 2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5910" cy="13208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CAC791" id="AutoShape 2637" o:spid="_x0000_s1026" type="#_x0000_t176" style="position:absolute;margin-left:39.85pt;margin-top:247.25pt;width:123.3pt;height:10.4pt;z-index:25294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" filled="f" strokecolor="red" strokeweight="1.5pt"/>
            </w:pict>
          </mc:Fallback>
        </mc:AlternateContent>
      </w:r>
      <w:r w:rsidR="00576E9F">
        <w:rPr>
          <w:noProof/>
          <w:lang w:val="en-US"/>
        </w:rPr>
        <mc:AlternateContent>
          <mc:Choice Requires="wps">
            <w:drawing>
              <wp:anchor distT="0" distB="0" distL="114300" distR="114300" simplePos="0" relativeHeight="252931584" behindDoc="0" locked="0" layoutInCell="1" allowOverlap="1" wp14:anchorId="1BA86267" wp14:editId="747E7F0F">
                <wp:simplePos x="0" y="0"/>
                <wp:positionH relativeFrom="column">
                  <wp:posOffset>1920240</wp:posOffset>
                </wp:positionH>
                <wp:positionV relativeFrom="paragraph">
                  <wp:posOffset>1644650</wp:posOffset>
                </wp:positionV>
                <wp:extent cx="366395" cy="0"/>
                <wp:effectExtent l="15240" t="64135" r="27940" b="59690"/>
                <wp:wrapNone/>
                <wp:docPr id="432" name="AutoShape 26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6395" cy="0"/>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E14C36" id="AutoShape 2622" o:spid="_x0000_s1026" type="#_x0000_t32" style="position:absolute;margin-left:151.2pt;margin-top:129.5pt;width:28.85pt;height:0;z-index:25293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" strokecolor="#272727" strokeweight="1.5pt">
                <v:stroke endarrow="block"/>
                <v:shadow color="#868686"/>
              </v:shape>
            </w:pict>
          </mc:Fallback>
        </mc:AlternateContent>
      </w:r>
      <w:r w:rsidR="00576E9F">
        <w:rPr>
          <w:rFonts w:ascii="Arial" w:hAnsi="Arial" w:cs="Arial"/>
          <w:b/>
          <w:noProof/>
          <w:lang w:val="en-US"/>
        </w:rPr>
        <mc:AlternateContent>
          <mc:Choice Requires="wps">
            <w:drawing>
              <wp:anchor distT="0" distB="0" distL="114300" distR="114300" simplePos="0" relativeHeight="252939776" behindDoc="0" locked="0" layoutInCell="1" allowOverlap="1" wp14:anchorId="11F526B1" wp14:editId="04DA224E">
                <wp:simplePos x="0" y="0"/>
                <wp:positionH relativeFrom="column">
                  <wp:posOffset>4933315</wp:posOffset>
                </wp:positionH>
                <wp:positionV relativeFrom="paragraph">
                  <wp:posOffset>3383915</wp:posOffset>
                </wp:positionV>
                <wp:extent cx="3810" cy="641350"/>
                <wp:effectExtent l="56515" t="12700" r="63500" b="22225"/>
                <wp:wrapNone/>
                <wp:docPr id="430" name="AutoShape 26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 cy="641350"/>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ED9AA0D" id="AutoShape 2630" o:spid="_x0000_s1026" type="#_x0000_t32" style="position:absolute;margin-left:388.45pt;margin-top:266.45pt;width:.3pt;height:50.5pt;z-index:25293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" strokecolor="#272727" strokeweight="1.5pt">
                <v:stroke endarrow="block"/>
                <v:shadow color="#868686"/>
              </v:shape>
            </w:pict>
          </mc:Fallback>
        </mc:AlternateContent>
      </w:r>
      <w:r w:rsidR="00576E9F">
        <w:rPr>
          <w:rFonts w:ascii="Arial" w:hAnsi="Arial" w:cs="Arial"/>
          <w:b/>
          <w:noProof/>
          <w:lang w:val="en-US"/>
        </w:rPr>
        <mc:AlternateContent>
          <mc:Choice Requires="wps">
            <w:drawing>
              <wp:anchor distT="0" distB="0" distL="114300" distR="114300" simplePos="0" relativeHeight="252950016" behindDoc="0" locked="0" layoutInCell="1" allowOverlap="1" wp14:anchorId="110EC245" wp14:editId="26D66157">
                <wp:simplePos x="0" y="0"/>
                <wp:positionH relativeFrom="column">
                  <wp:posOffset>4542155</wp:posOffset>
                </wp:positionH>
                <wp:positionV relativeFrom="paragraph">
                  <wp:posOffset>3220720</wp:posOffset>
                </wp:positionV>
                <wp:extent cx="426720" cy="163195"/>
                <wp:effectExtent l="17780" t="11430" r="12700" b="15875"/>
                <wp:wrapNone/>
                <wp:docPr id="428" name="AutoShape 2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720" cy="16319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C102EE" id="AutoShape 2640" o:spid="_x0000_s1026" type="#_x0000_t176" style="position:absolute;margin-left:357.65pt;margin-top:253.6pt;width:33.6pt;height:12.85pt;z-index:25295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" filled="f" strokecolor="red" strokeweight="1.5pt"/>
            </w:pict>
          </mc:Fallback>
        </mc:AlternateContent>
      </w:r>
      <w:r w:rsidR="00576E9F">
        <w:rPr>
          <w:rFonts w:ascii="Arial" w:hAnsi="Arial" w:cs="Arial"/>
          <w:b/>
          <w:noProof/>
          <w:lang w:val="en-US"/>
        </w:rPr>
        <mc:AlternateContent>
          <mc:Choice Requires="wps">
            <w:drawing>
              <wp:anchor distT="0" distB="0" distL="114300" distR="114300" simplePos="0" relativeHeight="252936704" behindDoc="0" locked="0" layoutInCell="1" allowOverlap="1" wp14:anchorId="10F00924" wp14:editId="639B74A1">
                <wp:simplePos x="0" y="0"/>
                <wp:positionH relativeFrom="column">
                  <wp:posOffset>-41275</wp:posOffset>
                </wp:positionH>
                <wp:positionV relativeFrom="paragraph">
                  <wp:posOffset>3590925</wp:posOffset>
                </wp:positionV>
                <wp:extent cx="351155" cy="359410"/>
                <wp:effectExtent l="15875" t="10160" r="13970" b="11430"/>
                <wp:wrapNone/>
                <wp:docPr id="424" name="Oval 26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481CD2" w14:textId="77777777" w:rsidR="00393F33" w:rsidRPr="003A3676" w:rsidRDefault="00393F33" w:rsidP="00BB5943">
                            <w:pPr>
                              <w:rPr>
                                <w:rFonts w:ascii="Arial" w:hAnsi="Arial" w:cs="Arial"/>
                              </w:rPr>
                            </w:pPr>
                            <w:r w:rsidRPr="003A3676">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F00924" id="Oval 2627" o:spid="_x0000_s1065" style="position:absolute;left:0;text-align:left;margin-left:-3.25pt;margin-top:282.75pt;width:27.65pt;height:28.3pt;z-index:25293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rW0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" fillcolor="yellow" strokecolor="yellow" strokeweight="1.5pt">
                <v:shadow color="#868686"/>
                <v:textbox>
                  <w:txbxContent>
                    <w:p w14:paraId="23481CD2" w14:textId="77777777" w:rsidR="00393F33" w:rsidRPr="003A3676" w:rsidRDefault="00393F33" w:rsidP="00BB5943">
                      <w:pPr>
                        <w:rPr>
                          <w:rFonts w:ascii="Arial" w:hAnsi="Arial" w:cs="Arial"/>
                        </w:rPr>
                      </w:pPr>
                      <w:r w:rsidRPr="003A3676">
                        <w:rPr>
                          <w:rFonts w:ascii="Arial" w:hAnsi="Arial" w:cs="Arial"/>
                        </w:rPr>
                        <w:t>1</w:t>
                      </w:r>
                    </w:p>
                  </w:txbxContent>
                </v:textbox>
              </v:oval>
            </w:pict>
          </mc:Fallback>
        </mc:AlternateContent>
      </w:r>
      <w:r w:rsidR="00576E9F">
        <w:rPr>
          <w:noProof/>
          <w:lang w:val="en-US"/>
        </w:rPr>
        <mc:AlternateContent>
          <mc:Choice Requires="wps">
            <w:drawing>
              <wp:anchor distT="0" distB="0" distL="114300" distR="114300" simplePos="0" relativeHeight="252933632" behindDoc="0" locked="0" layoutInCell="1" allowOverlap="1" wp14:anchorId="4B69B872" wp14:editId="32C2BE75">
                <wp:simplePos x="0" y="0"/>
                <wp:positionH relativeFrom="column">
                  <wp:posOffset>6172835</wp:posOffset>
                </wp:positionH>
                <wp:positionV relativeFrom="paragraph">
                  <wp:posOffset>1180465</wp:posOffset>
                </wp:positionV>
                <wp:extent cx="351155" cy="359410"/>
                <wp:effectExtent l="10160" t="9525" r="10160" b="12065"/>
                <wp:wrapNone/>
                <wp:docPr id="420"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0208680" w14:textId="77777777" w:rsidR="00393F33" w:rsidRPr="003A3676" w:rsidRDefault="00393F33" w:rsidP="00BB5943">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69B872" id="_x0000_s1066" style="position:absolute;left:0;text-align:left;margin-left:486.05pt;margin-top:92.95pt;width:27.65pt;height:28.3pt;z-index:25293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" fillcolor="#8db3e2 [1311]" strokecolor="yellow" strokeweight="1.5pt">
                <v:shadow color="#868686"/>
                <v:textbox>
                  <w:txbxContent>
                    <w:p w14:paraId="60208680" w14:textId="77777777" w:rsidR="00393F33" w:rsidRPr="003A3676" w:rsidRDefault="00393F33" w:rsidP="00BB5943">
                      <w:pPr>
                        <w:jc w:val="center"/>
                        <w:rPr>
                          <w:rFonts w:ascii="Arial" w:hAnsi="Arial" w:cs="Arial"/>
                        </w:rPr>
                      </w:pPr>
                      <w:r w:rsidRPr="003A3676">
                        <w:rPr>
                          <w:rFonts w:ascii="Arial" w:hAnsi="Arial" w:cs="Arial"/>
                        </w:rPr>
                        <w:t>i</w:t>
                      </w:r>
                    </w:p>
                  </w:txbxContent>
                </v:textbox>
              </v:oval>
            </w:pict>
          </mc:Fallback>
        </mc:AlternateContent>
      </w:r>
      <w:r w:rsidR="00576E9F">
        <w:rPr>
          <w:noProof/>
          <w:lang w:val="en-US"/>
        </w:rPr>
        <mc:AlternateContent>
          <mc:Choice Requires="wps">
            <w:drawing>
              <wp:anchor distT="0" distB="0" distL="114300" distR="114300" simplePos="0" relativeHeight="252928512" behindDoc="0" locked="0" layoutInCell="1" allowOverlap="1" wp14:anchorId="1C44003E" wp14:editId="77CA099C">
                <wp:simplePos x="0" y="0"/>
                <wp:positionH relativeFrom="column">
                  <wp:posOffset>4779010</wp:posOffset>
                </wp:positionH>
                <wp:positionV relativeFrom="paragraph">
                  <wp:posOffset>1762125</wp:posOffset>
                </wp:positionV>
                <wp:extent cx="253365" cy="220980"/>
                <wp:effectExtent l="16510" t="57785" r="53975" b="16510"/>
                <wp:wrapNone/>
                <wp:docPr id="418" name="AutoShape 26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3365" cy="220980"/>
                        </a:xfrm>
                        <a:prstGeom prst="straightConnector1">
                          <a:avLst/>
                        </a:prstGeom>
                        <a:noFill/>
                        <a:ln w="19050">
                          <a:solidFill>
                            <a:srgbClr val="27272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F633C74" id="AutoShape 2619" o:spid="_x0000_s1026" type="#_x0000_t32" style="position:absolute;margin-left:376.3pt;margin-top:138.75pt;width:19.95pt;height:17.4pt;flip:y;z-index:25292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" strokecolor="#272727" strokeweight="1.5pt">
                <v:stroke endarrow="block"/>
                <v:shadow color="#868686"/>
              </v:shape>
            </w:pict>
          </mc:Fallback>
        </mc:AlternateContent>
      </w:r>
      <w:r w:rsidR="00576E9F">
        <w:rPr>
          <w:noProof/>
          <w:lang w:val="en-US"/>
        </w:rPr>
        <mc:AlternateContent>
          <mc:Choice Requires="wps">
            <w:drawing>
              <wp:anchor distT="0" distB="0" distL="114300" distR="114300" simplePos="0" relativeHeight="252927488" behindDoc="0" locked="0" layoutInCell="1" allowOverlap="1" wp14:anchorId="1CDFA3A1" wp14:editId="44B9CF0C">
                <wp:simplePos x="0" y="0"/>
                <wp:positionH relativeFrom="column">
                  <wp:posOffset>5032375</wp:posOffset>
                </wp:positionH>
                <wp:positionV relativeFrom="paragraph">
                  <wp:posOffset>1323975</wp:posOffset>
                </wp:positionV>
                <wp:extent cx="1374140" cy="487680"/>
                <wp:effectExtent l="12700" t="10160" r="13335" b="16510"/>
                <wp:wrapNone/>
                <wp:docPr id="417"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4140" cy="487680"/>
                        </a:xfrm>
                        <a:prstGeom prst="rect">
                          <a:avLst/>
                        </a:prstGeom>
                        <a:solidFill>
                          <a:schemeClr val="tx2">
                            <a:lumMod val="40000"/>
                            <a:lumOff val="60000"/>
                          </a:schemeClr>
                        </a:solidFill>
                        <a:ln w="19050">
                          <a:solidFill>
                            <a:srgbClr val="000000"/>
                          </a:solidFill>
                          <a:miter lim="800000"/>
                          <a:headEnd/>
                          <a:tailEnd/>
                        </a:ln>
                      </wps:spPr>
                      <wps:txbx>
                        <w:txbxContent>
                          <w:p w14:paraId="2D109D07" w14:textId="77777777" w:rsidR="00393F33" w:rsidRPr="00713AB8" w:rsidRDefault="00393F33" w:rsidP="00BB5943">
                            <w:pPr>
                              <w:rPr>
                                <w:rFonts w:ascii="Arial" w:hAnsi="Arial" w:cs="Arial"/>
                                <w:sz w:val="16"/>
                                <w:szCs w:val="16"/>
                              </w:rPr>
                            </w:pPr>
                            <w:r w:rsidRPr="006875EB">
                              <w:rPr>
                                <w:rFonts w:ascii="Arial" w:hAnsi="Arial" w:cs="Arial"/>
                                <w:sz w:val="16"/>
                                <w:szCs w:val="16"/>
                                <w:u w:val="single"/>
                              </w:rPr>
                              <w:t>S</w:t>
                            </w:r>
                            <w:r>
                              <w:rPr>
                                <w:rFonts w:ascii="Arial" w:hAnsi="Arial" w:cs="Arial"/>
                                <w:sz w:val="16"/>
                                <w:szCs w:val="16"/>
                                <w:u w:val="single"/>
                              </w:rPr>
                              <w:t>can</w:t>
                            </w:r>
                            <w:r w:rsidRPr="006875EB">
                              <w:rPr>
                                <w:rFonts w:ascii="Arial" w:hAnsi="Arial" w:cs="Arial"/>
                                <w:sz w:val="16"/>
                                <w:szCs w:val="16"/>
                                <w:u w:val="single"/>
                              </w:rPr>
                              <w:t xml:space="preserve"> </w:t>
                            </w:r>
                            <w:r>
                              <w:rPr>
                                <w:rFonts w:ascii="Arial" w:hAnsi="Arial" w:cs="Arial"/>
                                <w:sz w:val="16"/>
                                <w:szCs w:val="16"/>
                                <w:u w:val="single"/>
                              </w:rPr>
                              <w:t>Amount</w:t>
                            </w:r>
                            <w:r>
                              <w:rPr>
                                <w:rFonts w:ascii="Arial" w:hAnsi="Arial" w:cs="Arial"/>
                                <w:sz w:val="16"/>
                                <w:szCs w:val="16"/>
                              </w:rPr>
                              <w:t xml:space="preserve">: This  verbiage identifies the claim as scan.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DFA3A1" id="_x0000_s1067" type="#_x0000_t202" style="position:absolute;left:0;text-align:left;margin-left:396.25pt;margin-top:104.25pt;width:108.2pt;height:38.4pt;z-index:25292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" fillcolor="#8db3e2 [1311]" strokeweight="1.5pt">
                <v:textbox>
                  <w:txbxContent>
                    <w:p w14:paraId="2D109D07" w14:textId="77777777" w:rsidR="00393F33" w:rsidRPr="00713AB8" w:rsidRDefault="00393F33" w:rsidP="00BB5943">
                      <w:pPr>
                        <w:rPr>
                          <w:rFonts w:ascii="Arial" w:hAnsi="Arial" w:cs="Arial"/>
                          <w:sz w:val="16"/>
                          <w:szCs w:val="16"/>
                        </w:rPr>
                      </w:pPr>
                      <w:r w:rsidRPr="006875EB">
                        <w:rPr>
                          <w:rFonts w:ascii="Arial" w:hAnsi="Arial" w:cs="Arial"/>
                          <w:sz w:val="16"/>
                          <w:szCs w:val="16"/>
                          <w:u w:val="single"/>
                        </w:rPr>
                        <w:t>S</w:t>
                      </w:r>
                      <w:r>
                        <w:rPr>
                          <w:rFonts w:ascii="Arial" w:hAnsi="Arial" w:cs="Arial"/>
                          <w:sz w:val="16"/>
                          <w:szCs w:val="16"/>
                          <w:u w:val="single"/>
                        </w:rPr>
                        <w:t>can</w:t>
                      </w:r>
                      <w:r w:rsidRPr="006875EB">
                        <w:rPr>
                          <w:rFonts w:ascii="Arial" w:hAnsi="Arial" w:cs="Arial"/>
                          <w:sz w:val="16"/>
                          <w:szCs w:val="16"/>
                          <w:u w:val="single"/>
                        </w:rPr>
                        <w:t xml:space="preserve"> </w:t>
                      </w:r>
                      <w:r>
                        <w:rPr>
                          <w:rFonts w:ascii="Arial" w:hAnsi="Arial" w:cs="Arial"/>
                          <w:sz w:val="16"/>
                          <w:szCs w:val="16"/>
                          <w:u w:val="single"/>
                        </w:rPr>
                        <w:t>Amount</w:t>
                      </w:r>
                      <w:r>
                        <w:rPr>
                          <w:rFonts w:ascii="Arial" w:hAnsi="Arial" w:cs="Arial"/>
                          <w:sz w:val="16"/>
                          <w:szCs w:val="16"/>
                        </w:rPr>
                        <w:t xml:space="preserve">: This  verbiage identifies the claim as scan. </w:t>
                      </w:r>
                    </w:p>
                  </w:txbxContent>
                </v:textbox>
              </v:shape>
            </w:pict>
          </mc:Fallback>
        </mc:AlternateContent>
      </w:r>
      <w:r w:rsidR="00576E9F">
        <w:rPr>
          <w:noProof/>
          <w:lang w:val="en-US"/>
        </w:rPr>
        <mc:AlternateContent>
          <mc:Choice Requires="wps">
            <w:drawing>
              <wp:anchor distT="0" distB="0" distL="114300" distR="114300" simplePos="0" relativeHeight="252932608" behindDoc="0" locked="0" layoutInCell="1" allowOverlap="1" wp14:anchorId="171AEDB5" wp14:editId="2B3ACAF4">
                <wp:simplePos x="0" y="0"/>
                <wp:positionH relativeFrom="column">
                  <wp:posOffset>2072005</wp:posOffset>
                </wp:positionH>
                <wp:positionV relativeFrom="paragraph">
                  <wp:posOffset>1026795</wp:posOffset>
                </wp:positionV>
                <wp:extent cx="351155" cy="359410"/>
                <wp:effectExtent l="14605" t="17780" r="15240" b="13335"/>
                <wp:wrapNone/>
                <wp:docPr id="415" name="Oval 26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8D8AD6B" w14:textId="77777777" w:rsidR="00393F33" w:rsidRPr="003A3676" w:rsidRDefault="00393F33" w:rsidP="00BB5943">
                            <w:pPr>
                              <w:rPr>
                                <w:rFonts w:ascii="Arial" w:hAnsi="Arial" w:cs="Arial"/>
                              </w:rPr>
                            </w:pPr>
                            <w:r w:rsidRPr="003A3676">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1AEDB5" id="Oval 2623" o:spid="_x0000_s1068" style="position:absolute;left:0;text-align:left;margin-left:163.15pt;margin-top:80.85pt;width:27.65pt;height:28.3pt;z-index:25293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IEfEw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" fillcolor="yellow" strokecolor="yellow" strokeweight="1.5pt">
                <v:shadow color="#868686"/>
                <v:textbox>
                  <w:txbxContent>
                    <w:p w14:paraId="48D8AD6B" w14:textId="77777777" w:rsidR="00393F33" w:rsidRPr="003A3676" w:rsidRDefault="00393F33" w:rsidP="00BB5943">
                      <w:pPr>
                        <w:rPr>
                          <w:rFonts w:ascii="Arial" w:hAnsi="Arial" w:cs="Arial"/>
                        </w:rPr>
                      </w:pPr>
                      <w:r w:rsidRPr="003A3676">
                        <w:rPr>
                          <w:rFonts w:ascii="Arial" w:hAnsi="Arial" w:cs="Arial"/>
                        </w:rPr>
                        <w:t>4</w:t>
                      </w:r>
                    </w:p>
                  </w:txbxContent>
                </v:textbox>
              </v:oval>
            </w:pict>
          </mc:Fallback>
        </mc:AlternateContent>
      </w:r>
      <w:r w:rsidR="00576E9F">
        <w:rPr>
          <w:noProof/>
          <w:lang w:val="en-US"/>
        </w:rPr>
        <mc:AlternateContent>
          <mc:Choice Requires="wps">
            <w:drawing>
              <wp:anchor distT="0" distB="0" distL="114300" distR="114300" simplePos="0" relativeHeight="252944896" behindDoc="0" locked="0" layoutInCell="1" allowOverlap="1" wp14:anchorId="05B3D54B" wp14:editId="41B6AEB1">
                <wp:simplePos x="0" y="0"/>
                <wp:positionH relativeFrom="column">
                  <wp:posOffset>471170</wp:posOffset>
                </wp:positionH>
                <wp:positionV relativeFrom="paragraph">
                  <wp:posOffset>1555750</wp:posOffset>
                </wp:positionV>
                <wp:extent cx="1449070" cy="136525"/>
                <wp:effectExtent l="13970" t="13335" r="13335" b="12065"/>
                <wp:wrapNone/>
                <wp:docPr id="413" name="AutoShape 26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9070" cy="13652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B94D7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635" o:spid="_x0000_s1026" type="#_x0000_t176" style="position:absolute;margin-left:37.1pt;margin-top:122.5pt;width:114.1pt;height:10.75pt;z-index:25294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" filled="f" strokecolor="red" strokeweight="1.5pt"/>
            </w:pict>
          </mc:Fallback>
        </mc:AlternateContent>
      </w:r>
      <w:r w:rsidR="00BB5943">
        <w:rPr>
          <w:noProof/>
          <w:lang w:val="en-US"/>
        </w:rPr>
        <w:drawing>
          <wp:inline distT="0" distB="0" distL="0" distR="0" wp14:anchorId="27A95201" wp14:editId="5C316A42">
            <wp:extent cx="5943600" cy="3821502"/>
            <wp:effectExtent l="19050" t="1905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43600" cy="3821502"/>
                    </a:xfrm>
                    <a:prstGeom prst="rect">
                      <a:avLst/>
                    </a:prstGeom>
                    <a:ln>
                      <a:solidFill>
                        <a:schemeClr val="tx1"/>
                      </a:solidFill>
                    </a:ln>
                  </pic:spPr>
                </pic:pic>
              </a:graphicData>
            </a:graphic>
          </wp:inline>
        </w:drawing>
      </w:r>
    </w:p>
    <w:p w14:paraId="3D2CA545" w14:textId="77777777" w:rsidR="00BB5943" w:rsidRDefault="00BB5943" w:rsidP="00BB5943">
      <w:pPr>
        <w:rPr>
          <w:rFonts w:ascii="Arial" w:hAnsi="Arial" w:cs="Arial"/>
          <w:b/>
          <w:lang w:val="en-GB"/>
        </w:rPr>
      </w:pPr>
    </w:p>
    <w:p w14:paraId="74CD23DA" w14:textId="77777777" w:rsidR="00BB5943" w:rsidRDefault="00576E9F" w:rsidP="00BB5943">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2938752" behindDoc="0" locked="0" layoutInCell="1" allowOverlap="1" wp14:anchorId="2E7D1342" wp14:editId="0F588533">
                <wp:simplePos x="0" y="0"/>
                <wp:positionH relativeFrom="column">
                  <wp:posOffset>4573905</wp:posOffset>
                </wp:positionH>
                <wp:positionV relativeFrom="paragraph">
                  <wp:posOffset>57785</wp:posOffset>
                </wp:positionV>
                <wp:extent cx="1832610" cy="455930"/>
                <wp:effectExtent l="11430" t="13970" r="13335" b="15875"/>
                <wp:wrapNone/>
                <wp:docPr id="412" name="Text Box 2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2610" cy="455930"/>
                        </a:xfrm>
                        <a:prstGeom prst="rect">
                          <a:avLst/>
                        </a:prstGeom>
                        <a:solidFill>
                          <a:srgbClr val="FFFFFF"/>
                        </a:solidFill>
                        <a:ln w="19050">
                          <a:solidFill>
                            <a:srgbClr val="000000"/>
                          </a:solidFill>
                          <a:miter lim="800000"/>
                          <a:headEnd/>
                          <a:tailEnd/>
                        </a:ln>
                      </wps:spPr>
                      <wps:txbx>
                        <w:txbxContent>
                          <w:p w14:paraId="0EADB50E" w14:textId="77777777" w:rsidR="00393F33" w:rsidRDefault="00393F33" w:rsidP="00BB5943">
                            <w:pPr>
                              <w:rPr>
                                <w:rFonts w:ascii="Arial" w:hAnsi="Arial" w:cs="Arial"/>
                                <w:sz w:val="16"/>
                                <w:szCs w:val="16"/>
                              </w:rPr>
                            </w:pPr>
                            <w:r>
                              <w:rPr>
                                <w:rFonts w:ascii="Arial" w:hAnsi="Arial" w:cs="Arial"/>
                                <w:sz w:val="16"/>
                                <w:szCs w:val="16"/>
                                <w:u w:val="single"/>
                              </w:rPr>
                              <w:t>Scan Rate</w:t>
                            </w:r>
                            <w:r>
                              <w:rPr>
                                <w:rFonts w:ascii="Arial" w:hAnsi="Arial" w:cs="Arial"/>
                                <w:sz w:val="16"/>
                                <w:szCs w:val="16"/>
                              </w:rPr>
                              <w:t xml:space="preserve">: </w:t>
                            </w:r>
                            <w:r w:rsidRPr="009C523D">
                              <w:rPr>
                                <w:rFonts w:ascii="Arial" w:hAnsi="Arial" w:cs="Arial"/>
                                <w:sz w:val="16"/>
                                <w:szCs w:val="16"/>
                              </w:rPr>
                              <w:t>This</w:t>
                            </w:r>
                            <w:r>
                              <w:rPr>
                                <w:rFonts w:ascii="Arial" w:hAnsi="Arial" w:cs="Arial"/>
                                <w:sz w:val="16"/>
                                <w:szCs w:val="16"/>
                              </w:rPr>
                              <w:t xml:space="preserve"> is the rate per unit claimed for the scan on each item, which must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7D1342" id="Text Box 2629" o:spid="_x0000_s1069" type="#_x0000_t202" style="position:absolute;margin-left:360.15pt;margin-top:4.55pt;width:144.3pt;height:35.9pt;z-index:25293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" strokeweight="1.5pt">
                <v:textbox>
                  <w:txbxContent>
                    <w:p w14:paraId="0EADB50E" w14:textId="77777777" w:rsidR="00393F33" w:rsidRDefault="00393F33" w:rsidP="00BB5943">
                      <w:pPr>
                        <w:rPr>
                          <w:rFonts w:ascii="Arial" w:hAnsi="Arial" w:cs="Arial"/>
                          <w:sz w:val="16"/>
                          <w:szCs w:val="16"/>
                        </w:rPr>
                      </w:pPr>
                      <w:r>
                        <w:rPr>
                          <w:rFonts w:ascii="Arial" w:hAnsi="Arial" w:cs="Arial"/>
                          <w:sz w:val="16"/>
                          <w:szCs w:val="16"/>
                          <w:u w:val="single"/>
                        </w:rPr>
                        <w:t>Scan Rate</w:t>
                      </w:r>
                      <w:r>
                        <w:rPr>
                          <w:rFonts w:ascii="Arial" w:hAnsi="Arial" w:cs="Arial"/>
                          <w:sz w:val="16"/>
                          <w:szCs w:val="16"/>
                        </w:rPr>
                        <w:t xml:space="preserve">: </w:t>
                      </w:r>
                      <w:r w:rsidRPr="009C523D">
                        <w:rPr>
                          <w:rFonts w:ascii="Arial" w:hAnsi="Arial" w:cs="Arial"/>
                          <w:sz w:val="16"/>
                          <w:szCs w:val="16"/>
                        </w:rPr>
                        <w:t>This</w:t>
                      </w:r>
                      <w:r>
                        <w:rPr>
                          <w:rFonts w:ascii="Arial" w:hAnsi="Arial" w:cs="Arial"/>
                          <w:sz w:val="16"/>
                          <w:szCs w:val="16"/>
                        </w:rPr>
                        <w:t xml:space="preserve"> is the rate per unit claimed for the scan on each item, which must match the contract.</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2940800" behindDoc="0" locked="0" layoutInCell="1" allowOverlap="1" wp14:anchorId="51FAAE2C" wp14:editId="18F8B41D">
                <wp:simplePos x="0" y="0"/>
                <wp:positionH relativeFrom="column">
                  <wp:posOffset>4275455</wp:posOffset>
                </wp:positionH>
                <wp:positionV relativeFrom="paragraph">
                  <wp:posOffset>-635</wp:posOffset>
                </wp:positionV>
                <wp:extent cx="351155" cy="359410"/>
                <wp:effectExtent l="17780" t="12700" r="12065" b="18415"/>
                <wp:wrapNone/>
                <wp:docPr id="411" name="Oval 26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056809" w14:textId="77777777" w:rsidR="00393F33" w:rsidRPr="003A3676" w:rsidRDefault="00393F33" w:rsidP="00BB5943">
                            <w:pPr>
                              <w:rPr>
                                <w:rFonts w:ascii="Arial" w:hAnsi="Arial" w:cs="Arial"/>
                              </w:rPr>
                            </w:pPr>
                            <w:r w:rsidRPr="003A3676">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FAAE2C" id="Oval 2631" o:spid="_x0000_s1070" style="position:absolute;margin-left:336.65pt;margin-top:-.05pt;width:27.65pt;height:28.3pt;z-index:25294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" fillcolor="yellow" strokecolor="yellow" strokeweight="1.5pt">
                <v:shadow color="#868686"/>
                <v:textbox>
                  <w:txbxContent>
                    <w:p w14:paraId="71056809" w14:textId="77777777" w:rsidR="00393F33" w:rsidRPr="003A3676" w:rsidRDefault="00393F33" w:rsidP="00BB5943">
                      <w:pPr>
                        <w:rPr>
                          <w:rFonts w:ascii="Arial" w:hAnsi="Arial" w:cs="Arial"/>
                        </w:rPr>
                      </w:pPr>
                      <w:r w:rsidRPr="003A3676">
                        <w:rPr>
                          <w:rFonts w:ascii="Arial" w:hAnsi="Arial" w:cs="Arial"/>
                        </w:rPr>
                        <w:t>2</w:t>
                      </w:r>
                    </w:p>
                  </w:txbxContent>
                </v:textbox>
              </v:oval>
            </w:pict>
          </mc:Fallback>
        </mc:AlternateContent>
      </w:r>
    </w:p>
    <w:p w14:paraId="7CE54F96" w14:textId="77777777" w:rsidR="00BB5943" w:rsidRDefault="00BB5943" w:rsidP="00BB5943">
      <w:pPr>
        <w:rPr>
          <w:rFonts w:ascii="Arial" w:hAnsi="Arial" w:cs="Arial"/>
          <w:b/>
          <w:lang w:val="en-GB"/>
        </w:rPr>
      </w:pPr>
    </w:p>
    <w:p w14:paraId="042B3531" w14:textId="77777777" w:rsidR="00BB5943" w:rsidRDefault="00BB5943" w:rsidP="00BB5943">
      <w:pPr>
        <w:rPr>
          <w:rFonts w:ascii="Arial" w:hAnsi="Arial" w:cs="Arial"/>
          <w:b/>
          <w:lang w:val="en-GB"/>
        </w:rPr>
      </w:pPr>
    </w:p>
    <w:p w14:paraId="08A44A7B" w14:textId="77777777" w:rsidR="00BB5943" w:rsidRDefault="00BB5943" w:rsidP="00BB5943">
      <w:pPr>
        <w:rPr>
          <w:rFonts w:ascii="Arial" w:hAnsi="Arial" w:cs="Arial"/>
          <w:b/>
          <w:lang w:val="en-GB"/>
        </w:rPr>
      </w:pPr>
    </w:p>
    <w:p w14:paraId="21CA1492" w14:textId="77777777" w:rsidR="00BB5943" w:rsidRDefault="00576E9F" w:rsidP="00BB5943">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2943872" behindDoc="0" locked="0" layoutInCell="1" allowOverlap="1" wp14:anchorId="1822861E" wp14:editId="7F7FEE9B">
                <wp:simplePos x="0" y="0"/>
                <wp:positionH relativeFrom="column">
                  <wp:posOffset>2199005</wp:posOffset>
                </wp:positionH>
                <wp:positionV relativeFrom="paragraph">
                  <wp:posOffset>76200</wp:posOffset>
                </wp:positionV>
                <wp:extent cx="351155" cy="359410"/>
                <wp:effectExtent l="17780" t="16510" r="12065" b="14605"/>
                <wp:wrapNone/>
                <wp:docPr id="410" name="Oval 26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0BD914B" w14:textId="77777777" w:rsidR="00393F33" w:rsidRPr="003A3676" w:rsidRDefault="00393F33" w:rsidP="00BB5943">
                            <w:pPr>
                              <w:rPr>
                                <w:rFonts w:ascii="Arial" w:hAnsi="Arial" w:cs="Arial"/>
                              </w:rPr>
                            </w:pPr>
                            <w:r w:rsidRPr="003A3676">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22861E" id="Oval 2634" o:spid="_x0000_s1071" style="position:absolute;margin-left:173.15pt;margin-top:6pt;width:27.65pt;height:28.3pt;z-index:25294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j0EwIAAC0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" fillcolor="yellow" strokecolor="yellow" strokeweight="1.5pt">
                <v:shadow color="#868686"/>
                <v:textbox>
                  <w:txbxContent>
                    <w:p w14:paraId="60BD914B" w14:textId="77777777" w:rsidR="00393F33" w:rsidRPr="003A3676" w:rsidRDefault="00393F33" w:rsidP="00BB5943">
                      <w:pPr>
                        <w:rPr>
                          <w:rFonts w:ascii="Arial" w:hAnsi="Arial" w:cs="Arial"/>
                        </w:rPr>
                      </w:pPr>
                      <w:r w:rsidRPr="003A3676">
                        <w:rPr>
                          <w:rFonts w:ascii="Arial" w:hAnsi="Arial" w:cs="Arial"/>
                        </w:rPr>
                        <w:t>3</w:t>
                      </w:r>
                    </w:p>
                  </w:txbxContent>
                </v:textbox>
              </v:oval>
            </w:pict>
          </mc:Fallback>
        </mc:AlternateContent>
      </w:r>
    </w:p>
    <w:p w14:paraId="6083EE3E" w14:textId="77777777" w:rsidR="00BB5943" w:rsidRDefault="00576E9F" w:rsidP="00BB5943">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2942848" behindDoc="0" locked="0" layoutInCell="1" allowOverlap="1" wp14:anchorId="69F1BBF9" wp14:editId="79C52F79">
                <wp:simplePos x="0" y="0"/>
                <wp:positionH relativeFrom="column">
                  <wp:posOffset>2489835</wp:posOffset>
                </wp:positionH>
                <wp:positionV relativeFrom="paragraph">
                  <wp:posOffset>111760</wp:posOffset>
                </wp:positionV>
                <wp:extent cx="2183765" cy="1069340"/>
                <wp:effectExtent l="13335" t="17145" r="12700" b="18415"/>
                <wp:wrapNone/>
                <wp:docPr id="409" name="Text Box 26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3765" cy="1069340"/>
                        </a:xfrm>
                        <a:prstGeom prst="rect">
                          <a:avLst/>
                        </a:prstGeom>
                        <a:solidFill>
                          <a:srgbClr val="FFFFFF"/>
                        </a:solidFill>
                        <a:ln w="19050">
                          <a:solidFill>
                            <a:srgbClr val="000000"/>
                          </a:solidFill>
                          <a:miter lim="800000"/>
                          <a:headEnd/>
                          <a:tailEnd/>
                        </a:ln>
                      </wps:spPr>
                      <wps:txbx>
                        <w:txbxContent>
                          <w:p w14:paraId="1F82C1A1" w14:textId="77777777" w:rsidR="00393F33" w:rsidRPr="006B036E" w:rsidRDefault="00393F33" w:rsidP="00BB5943">
                            <w:pPr>
                              <w:rPr>
                                <w:rFonts w:ascii="Arial" w:hAnsi="Arial" w:cs="Arial"/>
                                <w:sz w:val="16"/>
                                <w:szCs w:val="16"/>
                              </w:rPr>
                            </w:pPr>
                            <w:r>
                              <w:rPr>
                                <w:rFonts w:ascii="Arial" w:hAnsi="Arial" w:cs="Arial"/>
                                <w:sz w:val="16"/>
                                <w:szCs w:val="16"/>
                                <w:u w:val="single"/>
                              </w:rPr>
                              <w:t>Unit Mvmt</w:t>
                            </w:r>
                            <w:r>
                              <w:rPr>
                                <w:rFonts w:ascii="Arial" w:hAnsi="Arial" w:cs="Arial"/>
                                <w:sz w:val="16"/>
                                <w:szCs w:val="16"/>
                              </w:rPr>
                              <w:t xml:space="preserve">:  </w:t>
                            </w:r>
                            <w:r w:rsidRPr="0086286A">
                              <w:rPr>
                                <w:rFonts w:ascii="Arial" w:hAnsi="Arial" w:cs="Arial"/>
                                <w:sz w:val="16"/>
                                <w:szCs w:val="16"/>
                              </w:rPr>
                              <w:t>This</w:t>
                            </w:r>
                            <w:r>
                              <w:rPr>
                                <w:rFonts w:ascii="Arial" w:hAnsi="Arial" w:cs="Arial"/>
                                <w:sz w:val="16"/>
                                <w:szCs w:val="16"/>
                              </w:rPr>
                              <w:t xml:space="preserve"> is quantity scanned.   While the individual store numbers are listed for each product, the quantity is not broken down for each store.</w:t>
                            </w:r>
                          </w:p>
                          <w:p w14:paraId="764B0A96" w14:textId="77777777" w:rsidR="00393F33" w:rsidRPr="006B036E" w:rsidRDefault="00393F33" w:rsidP="00BB5943">
                            <w:pPr>
                              <w:rPr>
                                <w:rFonts w:ascii="Arial" w:hAnsi="Arial" w:cs="Arial"/>
                                <w:sz w:val="16"/>
                                <w:szCs w:val="16"/>
                              </w:rPr>
                            </w:pPr>
                            <w:r>
                              <w:rPr>
                                <w:rFonts w:ascii="Arial" w:hAnsi="Arial" w:cs="Arial"/>
                                <w:sz w:val="16"/>
                                <w:szCs w:val="16"/>
                              </w:rPr>
                              <w:t xml:space="preserve">The customer invoice lists quantity in </w:t>
                            </w:r>
                            <w:r>
                              <w:rPr>
                                <w:rFonts w:ascii="Arial" w:hAnsi="Arial" w:cs="Arial"/>
                                <w:b/>
                                <w:i/>
                                <w:sz w:val="16"/>
                                <w:szCs w:val="16"/>
                              </w:rPr>
                              <w:t>units</w:t>
                            </w:r>
                            <w:r>
                              <w:rPr>
                                <w:rFonts w:ascii="Arial" w:hAnsi="Arial" w:cs="Arial"/>
                                <w:sz w:val="16"/>
                                <w:szCs w:val="16"/>
                              </w:rPr>
                              <w:t xml:space="preserve"> and the sales summary is in cases.  A conversion will need to be done to confirm sufficient cases were purchased.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F1BBF9" id="Text Box 2633" o:spid="_x0000_s1072" type="#_x0000_t202" style="position:absolute;margin-left:196.05pt;margin-top:8.8pt;width:171.95pt;height:84.2pt;z-index:25294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" strokeweight="1.5pt">
                <v:textbox>
                  <w:txbxContent>
                    <w:p w14:paraId="1F82C1A1" w14:textId="77777777" w:rsidR="00393F33" w:rsidRPr="006B036E" w:rsidRDefault="00393F33" w:rsidP="00BB5943">
                      <w:pPr>
                        <w:rPr>
                          <w:rFonts w:ascii="Arial" w:hAnsi="Arial" w:cs="Arial"/>
                          <w:sz w:val="16"/>
                          <w:szCs w:val="16"/>
                        </w:rPr>
                      </w:pPr>
                      <w:r>
                        <w:rPr>
                          <w:rFonts w:ascii="Arial" w:hAnsi="Arial" w:cs="Arial"/>
                          <w:sz w:val="16"/>
                          <w:szCs w:val="16"/>
                          <w:u w:val="single"/>
                        </w:rPr>
                        <w:t>Unit Mvmt</w:t>
                      </w:r>
                      <w:r>
                        <w:rPr>
                          <w:rFonts w:ascii="Arial" w:hAnsi="Arial" w:cs="Arial"/>
                          <w:sz w:val="16"/>
                          <w:szCs w:val="16"/>
                        </w:rPr>
                        <w:t xml:space="preserve">:  </w:t>
                      </w:r>
                      <w:r w:rsidRPr="0086286A">
                        <w:rPr>
                          <w:rFonts w:ascii="Arial" w:hAnsi="Arial" w:cs="Arial"/>
                          <w:sz w:val="16"/>
                          <w:szCs w:val="16"/>
                        </w:rPr>
                        <w:t>This</w:t>
                      </w:r>
                      <w:r>
                        <w:rPr>
                          <w:rFonts w:ascii="Arial" w:hAnsi="Arial" w:cs="Arial"/>
                          <w:sz w:val="16"/>
                          <w:szCs w:val="16"/>
                        </w:rPr>
                        <w:t xml:space="preserve"> is quantity scanned.   While the individual store numbers are listed for each product, the quantity is not broken down for each store.</w:t>
                      </w:r>
                    </w:p>
                    <w:p w14:paraId="764B0A96" w14:textId="77777777" w:rsidR="00393F33" w:rsidRPr="006B036E" w:rsidRDefault="00393F33" w:rsidP="00BB5943">
                      <w:pPr>
                        <w:rPr>
                          <w:rFonts w:ascii="Arial" w:hAnsi="Arial" w:cs="Arial"/>
                          <w:sz w:val="16"/>
                          <w:szCs w:val="16"/>
                        </w:rPr>
                      </w:pPr>
                      <w:r>
                        <w:rPr>
                          <w:rFonts w:ascii="Arial" w:hAnsi="Arial" w:cs="Arial"/>
                          <w:sz w:val="16"/>
                          <w:szCs w:val="16"/>
                        </w:rPr>
                        <w:t xml:space="preserve">The customer invoice lists quantity in </w:t>
                      </w:r>
                      <w:r>
                        <w:rPr>
                          <w:rFonts w:ascii="Arial" w:hAnsi="Arial" w:cs="Arial"/>
                          <w:b/>
                          <w:i/>
                          <w:sz w:val="16"/>
                          <w:szCs w:val="16"/>
                        </w:rPr>
                        <w:t>units</w:t>
                      </w:r>
                      <w:r>
                        <w:rPr>
                          <w:rFonts w:ascii="Arial" w:hAnsi="Arial" w:cs="Arial"/>
                          <w:sz w:val="16"/>
                          <w:szCs w:val="16"/>
                        </w:rPr>
                        <w:t xml:space="preserve"> and the sales summary is in cases.  A conversion will need to be done to confirm sufficient cases were purchased.  </w:t>
                      </w:r>
                    </w:p>
                  </w:txbxContent>
                </v:textbox>
              </v:shape>
            </w:pict>
          </mc:Fallback>
        </mc:AlternateContent>
      </w:r>
    </w:p>
    <w:p w14:paraId="4057AC1F" w14:textId="77777777" w:rsidR="00BB5943" w:rsidRDefault="00BB5943" w:rsidP="00BB5943">
      <w:pPr>
        <w:rPr>
          <w:rFonts w:ascii="Arial" w:hAnsi="Arial" w:cs="Arial"/>
          <w:b/>
          <w:lang w:val="en-GB"/>
        </w:rPr>
      </w:pPr>
    </w:p>
    <w:p w14:paraId="7E72F4CE" w14:textId="77777777" w:rsidR="00BB5943" w:rsidRDefault="00BB5943" w:rsidP="00BB5943">
      <w:pPr>
        <w:rPr>
          <w:rFonts w:ascii="Arial" w:hAnsi="Arial" w:cs="Arial"/>
          <w:b/>
          <w:lang w:val="en-GB"/>
        </w:rPr>
      </w:pPr>
    </w:p>
    <w:p w14:paraId="1B2670FC" w14:textId="77777777" w:rsidR="00BB5943" w:rsidRDefault="00BB5943" w:rsidP="00BB5943">
      <w:pPr>
        <w:rPr>
          <w:rFonts w:ascii="Arial" w:hAnsi="Arial" w:cs="Arial"/>
          <w:b/>
          <w:lang w:val="en-GB"/>
        </w:rPr>
      </w:pPr>
    </w:p>
    <w:p w14:paraId="2CC927A0" w14:textId="77777777" w:rsidR="00BB5943" w:rsidRDefault="00BB5943" w:rsidP="00BB5943">
      <w:pPr>
        <w:rPr>
          <w:rFonts w:ascii="Arial" w:hAnsi="Arial" w:cs="Arial"/>
          <w:b/>
          <w:lang w:val="en-GB"/>
        </w:rPr>
      </w:pPr>
    </w:p>
    <w:p w14:paraId="2F40EDB6" w14:textId="77777777" w:rsidR="00BB5943" w:rsidRDefault="00BB5943" w:rsidP="00BB5943">
      <w:pPr>
        <w:rPr>
          <w:rFonts w:ascii="Arial" w:hAnsi="Arial" w:cs="Arial"/>
          <w:b/>
          <w:lang w:val="en-GB"/>
        </w:rPr>
      </w:pPr>
    </w:p>
    <w:p w14:paraId="68EC3056" w14:textId="77777777" w:rsidR="00BB5943" w:rsidRDefault="00BB5943" w:rsidP="00BB5943">
      <w:pPr>
        <w:rPr>
          <w:rFonts w:ascii="Arial" w:hAnsi="Arial" w:cs="Arial"/>
          <w:b/>
          <w:lang w:val="en-GB"/>
        </w:rPr>
      </w:pPr>
    </w:p>
    <w:p w14:paraId="48074F8C" w14:textId="77777777" w:rsidR="00BB5943" w:rsidRDefault="00BB5943" w:rsidP="00BB5943">
      <w:pPr>
        <w:rPr>
          <w:rFonts w:ascii="Arial" w:hAnsi="Arial" w:cs="Arial"/>
          <w:b/>
          <w:lang w:val="en-GB"/>
        </w:rPr>
      </w:pPr>
    </w:p>
    <w:p w14:paraId="5B8394CF" w14:textId="77777777" w:rsidR="00BB5943" w:rsidRDefault="00BB5943" w:rsidP="00BB5943">
      <w:pPr>
        <w:rPr>
          <w:rFonts w:ascii="Arial" w:hAnsi="Arial" w:cs="Arial"/>
          <w:b/>
          <w:lang w:val="en-GB"/>
        </w:rPr>
      </w:pPr>
    </w:p>
    <w:p w14:paraId="61F0B911" w14:textId="77777777" w:rsidR="00BB5943" w:rsidRDefault="00BB5943" w:rsidP="00BB5943">
      <w:pPr>
        <w:rPr>
          <w:rFonts w:ascii="Arial" w:hAnsi="Arial" w:cs="Arial"/>
          <w:b/>
          <w:lang w:val="en-GB"/>
        </w:rPr>
      </w:pPr>
    </w:p>
    <w:p w14:paraId="6AF8A248" w14:textId="77777777" w:rsidR="00BB5943" w:rsidRDefault="00BB5943" w:rsidP="00A104BA">
      <w:pPr>
        <w:rPr>
          <w:rFonts w:ascii="Arial" w:hAnsi="Arial" w:cs="Arial"/>
          <w:b/>
          <w:lang w:val="en-GB"/>
        </w:rPr>
      </w:pPr>
    </w:p>
    <w:p w14:paraId="5F768D94" w14:textId="77777777" w:rsidR="009C523D" w:rsidRDefault="009C523D" w:rsidP="00A104BA">
      <w:pPr>
        <w:rPr>
          <w:rFonts w:ascii="Arial" w:hAnsi="Arial" w:cs="Arial"/>
          <w:b/>
          <w:lang w:val="en-GB"/>
        </w:rPr>
      </w:pPr>
    </w:p>
    <w:p w14:paraId="6222567B" w14:textId="12C179A3" w:rsidR="009C523D" w:rsidRDefault="009C523D" w:rsidP="00A104BA">
      <w:pPr>
        <w:rPr>
          <w:rFonts w:ascii="Arial" w:hAnsi="Arial" w:cs="Arial"/>
          <w:b/>
          <w:lang w:val="en-GB"/>
        </w:rPr>
      </w:pPr>
    </w:p>
    <w:p w14:paraId="23640B0E" w14:textId="77777777" w:rsidR="003A3676" w:rsidRDefault="003A3676" w:rsidP="00A104BA">
      <w:pPr>
        <w:rPr>
          <w:rFonts w:ascii="Arial" w:hAnsi="Arial" w:cs="Arial"/>
          <w:b/>
          <w:lang w:val="en-GB"/>
        </w:rPr>
      </w:pPr>
    </w:p>
    <w:p w14:paraId="5A5CA637" w14:textId="77777777" w:rsidR="009C523D" w:rsidRDefault="009C523D" w:rsidP="00A104BA">
      <w:pPr>
        <w:rPr>
          <w:rFonts w:ascii="Arial" w:hAnsi="Arial" w:cs="Arial"/>
          <w:b/>
          <w:lang w:val="en-GB"/>
        </w:rPr>
      </w:pPr>
    </w:p>
    <w:p w14:paraId="2F617DA6" w14:textId="33F852D8" w:rsidR="00BB5943" w:rsidRDefault="00BB5943" w:rsidP="00A104BA">
      <w:pPr>
        <w:rPr>
          <w:rFonts w:ascii="Arial" w:hAnsi="Arial" w:cs="Arial"/>
          <w:b/>
          <w:lang w:val="en-GB"/>
        </w:rPr>
      </w:pPr>
    </w:p>
    <w:p w14:paraId="588F0800" w14:textId="77777777" w:rsidR="00192FAA" w:rsidRDefault="00192FAA" w:rsidP="00A104BA">
      <w:pPr>
        <w:rPr>
          <w:rFonts w:ascii="Arial" w:hAnsi="Arial" w:cs="Arial"/>
          <w:b/>
          <w:lang w:val="en-GB"/>
        </w:rPr>
      </w:pPr>
    </w:p>
    <w:p w14:paraId="5DBDAF79" w14:textId="77777777" w:rsidR="002C6EDC" w:rsidRDefault="002C6EDC" w:rsidP="002C6EDC">
      <w:pPr>
        <w:rPr>
          <w:rFonts w:ascii="Arial" w:hAnsi="Arial" w:cs="Arial"/>
          <w:b/>
          <w:lang w:val="en-GB"/>
        </w:rPr>
      </w:pPr>
      <w:r>
        <w:rPr>
          <w:rFonts w:ascii="Arial" w:hAnsi="Arial" w:cs="Arial"/>
          <w:b/>
          <w:lang w:val="en-GB"/>
        </w:rPr>
        <w:br w:type="page"/>
      </w:r>
    </w:p>
    <w:p w14:paraId="5101ABB8" w14:textId="488D33AD" w:rsidR="002C6EDC" w:rsidRPr="003E4547" w:rsidRDefault="002C6EDC" w:rsidP="002C6EDC">
      <w:pPr>
        <w:pStyle w:val="ListParagraph"/>
        <w:numPr>
          <w:ilvl w:val="1"/>
          <w:numId w:val="20"/>
        </w:numPr>
        <w:rPr>
          <w:rFonts w:ascii="Arial" w:hAnsi="Arial" w:cs="Arial"/>
          <w:lang w:val="en-GB"/>
        </w:rPr>
      </w:pPr>
      <w:r w:rsidRPr="003E4547">
        <w:rPr>
          <w:rFonts w:ascii="Arial" w:hAnsi="Arial" w:cs="Arial"/>
          <w:b/>
          <w:lang w:val="en-GB"/>
        </w:rPr>
        <w:lastRenderedPageBreak/>
        <w:t xml:space="preserve">Customer Contract for Scan, example 1: </w:t>
      </w:r>
      <w:r w:rsidRPr="003E4547">
        <w:rPr>
          <w:rFonts w:ascii="Arial" w:hAnsi="Arial" w:cs="Arial"/>
          <w:lang w:val="en-GB"/>
        </w:rPr>
        <w:t>Found via Search For: Event Scheduler.</w:t>
      </w:r>
    </w:p>
    <w:p w14:paraId="482587DC" w14:textId="77777777" w:rsidR="002C6EDC" w:rsidRPr="00A062FE" w:rsidRDefault="002C6EDC" w:rsidP="002C6EDC">
      <w:pPr>
        <w:rPr>
          <w:lang w:val="en-GB"/>
        </w:rPr>
      </w:pPr>
    </w:p>
    <w:p w14:paraId="62D9F0D7" w14:textId="6C04424C" w:rsidR="002C6EDC" w:rsidRDefault="003270BB" w:rsidP="002C6EDC">
      <w:pPr>
        <w:jc w:val="cente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3311488" behindDoc="0" locked="0" layoutInCell="1" allowOverlap="1" wp14:anchorId="113E0D6D" wp14:editId="7D119832">
                <wp:simplePos x="0" y="0"/>
                <wp:positionH relativeFrom="column">
                  <wp:posOffset>1414864</wp:posOffset>
                </wp:positionH>
                <wp:positionV relativeFrom="paragraph">
                  <wp:posOffset>534837</wp:posOffset>
                </wp:positionV>
                <wp:extent cx="548987" cy="381443"/>
                <wp:effectExtent l="38100" t="0" r="22860" b="57150"/>
                <wp:wrapNone/>
                <wp:docPr id="282" name="AutoShape 2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987" cy="381443"/>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94E298" id="AutoShape 2423" o:spid="_x0000_s1026" type="#_x0000_t32" style="position:absolute;margin-left:111.4pt;margin-top:42.1pt;width:43.25pt;height:30.05pt;flip:x;z-index:2533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" strokeweight="1.5pt">
                <v:stroke endarrow="block"/>
              </v:shape>
            </w:pict>
          </mc:Fallback>
        </mc:AlternateContent>
      </w:r>
      <w:r>
        <w:rPr>
          <w:rFonts w:ascii="Arial" w:hAnsi="Arial" w:cs="Arial"/>
          <w:b/>
          <w:noProof/>
          <w:lang w:val="en-US"/>
        </w:rPr>
        <mc:AlternateContent>
          <mc:Choice Requires="wps">
            <w:drawing>
              <wp:anchor distT="0" distB="0" distL="114300" distR="114300" simplePos="0" relativeHeight="253309440" behindDoc="0" locked="0" layoutInCell="1" allowOverlap="1" wp14:anchorId="49A98815" wp14:editId="068BE976">
                <wp:simplePos x="0" y="0"/>
                <wp:positionH relativeFrom="margin">
                  <wp:posOffset>1854679</wp:posOffset>
                </wp:positionH>
                <wp:positionV relativeFrom="paragraph">
                  <wp:posOffset>398696</wp:posOffset>
                </wp:positionV>
                <wp:extent cx="862642" cy="155276"/>
                <wp:effectExtent l="0" t="0" r="13970" b="16510"/>
                <wp:wrapNone/>
                <wp:docPr id="281" name="AutoShape 24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2642" cy="155276"/>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71DFB8" id="AutoShape 2422" o:spid="_x0000_s1026" type="#_x0000_t176" style="position:absolute;margin-left:146.05pt;margin-top:31.4pt;width:67.9pt;height:12.25pt;z-index:2533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" filled="f" strokecolor="red" strokeweight="1.5pt">
                <w10:wrap anchorx="margin"/>
              </v:shape>
            </w:pict>
          </mc:Fallback>
        </mc:AlternateContent>
      </w:r>
      <w:r w:rsidRPr="003270BB">
        <w:rPr>
          <w:rFonts w:ascii="Arial" w:hAnsi="Arial" w:cs="Arial"/>
          <w:b/>
          <w:noProof/>
          <w:lang w:val="en-GB"/>
        </w:rPr>
        <mc:AlternateContent>
          <mc:Choice Requires="wps">
            <w:drawing>
              <wp:anchor distT="0" distB="0" distL="114300" distR="114300" simplePos="0" relativeHeight="253306368" behindDoc="0" locked="0" layoutInCell="1" allowOverlap="1" wp14:anchorId="13E179F8" wp14:editId="3383F813">
                <wp:simplePos x="0" y="0"/>
                <wp:positionH relativeFrom="column">
                  <wp:posOffset>-188595</wp:posOffset>
                </wp:positionH>
                <wp:positionV relativeFrom="paragraph">
                  <wp:posOffset>515620</wp:posOffset>
                </wp:positionV>
                <wp:extent cx="1604645" cy="594995"/>
                <wp:effectExtent l="0" t="0" r="14605" b="14605"/>
                <wp:wrapNone/>
                <wp:docPr id="279"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594995"/>
                        </a:xfrm>
                        <a:prstGeom prst="rect">
                          <a:avLst/>
                        </a:prstGeom>
                        <a:solidFill>
                          <a:schemeClr val="tx2">
                            <a:lumMod val="40000"/>
                            <a:lumOff val="60000"/>
                          </a:schemeClr>
                        </a:solidFill>
                        <a:ln w="19050">
                          <a:solidFill>
                            <a:srgbClr val="000000"/>
                          </a:solidFill>
                          <a:miter lim="800000"/>
                          <a:headEnd/>
                          <a:tailEnd/>
                        </a:ln>
                      </wps:spPr>
                      <wps:txbx>
                        <w:txbxContent>
                          <w:p w14:paraId="3F977877" w14:textId="77777777" w:rsidR="00393F33" w:rsidRPr="00713AB8" w:rsidRDefault="00393F33" w:rsidP="003270BB">
                            <w:pPr>
                              <w:rPr>
                                <w:rFonts w:ascii="Arial" w:hAnsi="Arial" w:cs="Arial"/>
                                <w:sz w:val="16"/>
                                <w:szCs w:val="16"/>
                              </w:rPr>
                            </w:pPr>
                            <w:r>
                              <w:rPr>
                                <w:rFonts w:ascii="Arial" w:hAnsi="Arial" w:cs="Arial"/>
                                <w:sz w:val="16"/>
                                <w:szCs w:val="16"/>
                                <w:u w:val="single"/>
                              </w:rPr>
                              <w:t>Offer Number</w:t>
                            </w:r>
                            <w:r>
                              <w:rPr>
                                <w:rFonts w:ascii="Arial" w:hAnsi="Arial" w:cs="Arial"/>
                                <w:sz w:val="16"/>
                                <w:szCs w:val="16"/>
                              </w:rPr>
                              <w:t xml:space="preserve">: Match the Contract ID on the customer invoice to the offer # on the contract.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E179F8" id="_x0000_s1073" type="#_x0000_t202" style="position:absolute;left:0;text-align:left;margin-left:-14.85pt;margin-top:40.6pt;width:126.35pt;height:46.85pt;z-index:2533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" fillcolor="#8db3e2 [1311]" strokeweight="1.5pt">
                <v:textbox>
                  <w:txbxContent>
                    <w:p w14:paraId="3F977877" w14:textId="77777777" w:rsidR="00393F33" w:rsidRPr="00713AB8" w:rsidRDefault="00393F33" w:rsidP="003270BB">
                      <w:pPr>
                        <w:rPr>
                          <w:rFonts w:ascii="Arial" w:hAnsi="Arial" w:cs="Arial"/>
                          <w:sz w:val="16"/>
                          <w:szCs w:val="16"/>
                        </w:rPr>
                      </w:pPr>
                      <w:r>
                        <w:rPr>
                          <w:rFonts w:ascii="Arial" w:hAnsi="Arial" w:cs="Arial"/>
                          <w:sz w:val="16"/>
                          <w:szCs w:val="16"/>
                          <w:u w:val="single"/>
                        </w:rPr>
                        <w:t>Offer Number</w:t>
                      </w:r>
                      <w:r>
                        <w:rPr>
                          <w:rFonts w:ascii="Arial" w:hAnsi="Arial" w:cs="Arial"/>
                          <w:sz w:val="16"/>
                          <w:szCs w:val="16"/>
                        </w:rPr>
                        <w:t xml:space="preserve">: Match the Contract ID on the customer invoice to the offer # on the contract.  </w:t>
                      </w:r>
                    </w:p>
                  </w:txbxContent>
                </v:textbox>
              </v:shape>
            </w:pict>
          </mc:Fallback>
        </mc:AlternateContent>
      </w:r>
      <w:r w:rsidRPr="003270BB">
        <w:rPr>
          <w:rFonts w:ascii="Arial" w:hAnsi="Arial" w:cs="Arial"/>
          <w:b/>
          <w:noProof/>
          <w:lang w:val="en-GB"/>
        </w:rPr>
        <mc:AlternateContent>
          <mc:Choice Requires="wps">
            <w:drawing>
              <wp:anchor distT="0" distB="0" distL="114300" distR="114300" simplePos="0" relativeHeight="253307392" behindDoc="0" locked="0" layoutInCell="1" allowOverlap="1" wp14:anchorId="3CE69727" wp14:editId="7139050F">
                <wp:simplePos x="0" y="0"/>
                <wp:positionH relativeFrom="column">
                  <wp:posOffset>1365370</wp:posOffset>
                </wp:positionH>
                <wp:positionV relativeFrom="paragraph">
                  <wp:posOffset>379730</wp:posOffset>
                </wp:positionV>
                <wp:extent cx="351155" cy="359410"/>
                <wp:effectExtent l="0" t="0" r="10795" b="21590"/>
                <wp:wrapNone/>
                <wp:docPr id="280"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91D0C3" w14:textId="77777777" w:rsidR="00393F33" w:rsidRPr="003A3676" w:rsidRDefault="00393F33" w:rsidP="003270BB">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E69727" id="_x0000_s1074" style="position:absolute;left:0;text-align:left;margin-left:107.5pt;margin-top:29.9pt;width:27.65pt;height:28.3pt;z-index:2533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" fillcolor="#8db3e2 [1311]" strokecolor="yellow" strokeweight="1.5pt">
                <v:shadow color="#868686"/>
                <v:textbox>
                  <w:txbxContent>
                    <w:p w14:paraId="4C91D0C3" w14:textId="77777777" w:rsidR="00393F33" w:rsidRPr="003A3676" w:rsidRDefault="00393F33" w:rsidP="003270BB">
                      <w:pPr>
                        <w:jc w:val="center"/>
                        <w:rPr>
                          <w:rFonts w:ascii="Arial" w:hAnsi="Arial" w:cs="Arial"/>
                        </w:rPr>
                      </w:pPr>
                      <w:r w:rsidRPr="003A3676">
                        <w:rPr>
                          <w:rFonts w:ascii="Arial" w:hAnsi="Arial" w:cs="Arial"/>
                        </w:rPr>
                        <w:t>i</w:t>
                      </w:r>
                    </w:p>
                  </w:txbxContent>
                </v:textbox>
              </v:oval>
            </w:pict>
          </mc:Fallback>
        </mc:AlternateContent>
      </w:r>
      <w:r w:rsidR="002C6EDC">
        <w:rPr>
          <w:rFonts w:ascii="Arial" w:hAnsi="Arial" w:cs="Arial"/>
          <w:b/>
          <w:noProof/>
          <w:lang w:val="en-US"/>
        </w:rPr>
        <mc:AlternateContent>
          <mc:Choice Requires="wps">
            <w:drawing>
              <wp:anchor distT="0" distB="0" distL="114300" distR="114300" simplePos="0" relativeHeight="253219328" behindDoc="0" locked="0" layoutInCell="1" allowOverlap="1" wp14:anchorId="514DF74D" wp14:editId="66D6FAC1">
                <wp:simplePos x="0" y="0"/>
                <wp:positionH relativeFrom="column">
                  <wp:posOffset>3233528</wp:posOffset>
                </wp:positionH>
                <wp:positionV relativeFrom="paragraph">
                  <wp:posOffset>3619117</wp:posOffset>
                </wp:positionV>
                <wp:extent cx="1753870" cy="506790"/>
                <wp:effectExtent l="0" t="0" r="17780" b="26670"/>
                <wp:wrapNone/>
                <wp:docPr id="380" name="Text Box 2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3870" cy="506790"/>
                        </a:xfrm>
                        <a:prstGeom prst="rect">
                          <a:avLst/>
                        </a:prstGeom>
                        <a:solidFill>
                          <a:srgbClr val="FFFFFF"/>
                        </a:solidFill>
                        <a:ln w="19050">
                          <a:solidFill>
                            <a:srgbClr val="000000"/>
                          </a:solidFill>
                          <a:miter lim="800000"/>
                          <a:headEnd/>
                          <a:tailEnd/>
                        </a:ln>
                      </wps:spPr>
                      <wps:txbx>
                        <w:txbxContent>
                          <w:p w14:paraId="04026A95" w14:textId="77777777" w:rsidR="00393F33" w:rsidRDefault="00393F33" w:rsidP="002C6EDC">
                            <w:pPr>
                              <w:rPr>
                                <w:rFonts w:ascii="Arial" w:hAnsi="Arial" w:cs="Arial"/>
                                <w:sz w:val="16"/>
                                <w:szCs w:val="16"/>
                              </w:rPr>
                            </w:pPr>
                            <w:r>
                              <w:rPr>
                                <w:rFonts w:ascii="Arial" w:hAnsi="Arial" w:cs="Arial"/>
                                <w:sz w:val="16"/>
                                <w:szCs w:val="16"/>
                                <w:u w:val="single"/>
                              </w:rPr>
                              <w:t>Unit Allowance Amount</w:t>
                            </w:r>
                            <w:r>
                              <w:rPr>
                                <w:rFonts w:ascii="Arial" w:hAnsi="Arial" w:cs="Arial"/>
                                <w:sz w:val="16"/>
                                <w:szCs w:val="16"/>
                              </w:rPr>
                              <w:t xml:space="preserve">: This is the amount per unit being offered for the scan.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4DF74D" id="Text Box 2428" o:spid="_x0000_s1075" type="#_x0000_t202" style="position:absolute;left:0;text-align:left;margin-left:254.6pt;margin-top:284.95pt;width:138.1pt;height:39.9pt;z-index:2532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" strokeweight="1.5pt">
                <v:textbox>
                  <w:txbxContent>
                    <w:p w14:paraId="04026A95" w14:textId="77777777" w:rsidR="00393F33" w:rsidRDefault="00393F33" w:rsidP="002C6EDC">
                      <w:pPr>
                        <w:rPr>
                          <w:rFonts w:ascii="Arial" w:hAnsi="Arial" w:cs="Arial"/>
                          <w:sz w:val="16"/>
                          <w:szCs w:val="16"/>
                        </w:rPr>
                      </w:pPr>
                      <w:r>
                        <w:rPr>
                          <w:rFonts w:ascii="Arial" w:hAnsi="Arial" w:cs="Arial"/>
                          <w:sz w:val="16"/>
                          <w:szCs w:val="16"/>
                          <w:u w:val="single"/>
                        </w:rPr>
                        <w:t>Unit Allowance Amount</w:t>
                      </w:r>
                      <w:r>
                        <w:rPr>
                          <w:rFonts w:ascii="Arial" w:hAnsi="Arial" w:cs="Arial"/>
                          <w:sz w:val="16"/>
                          <w:szCs w:val="16"/>
                        </w:rPr>
                        <w:t xml:space="preserve">: This is the amount per unit being offered for the scan.  </w:t>
                      </w:r>
                    </w:p>
                  </w:txbxContent>
                </v:textbox>
              </v:shape>
            </w:pict>
          </mc:Fallback>
        </mc:AlternateContent>
      </w:r>
      <w:r w:rsidR="002C6EDC">
        <w:rPr>
          <w:rFonts w:ascii="Arial" w:hAnsi="Arial" w:cs="Arial"/>
          <w:b/>
          <w:noProof/>
          <w:lang w:val="en-US"/>
        </w:rPr>
        <mc:AlternateContent>
          <mc:Choice Requires="wps">
            <w:drawing>
              <wp:anchor distT="0" distB="0" distL="114300" distR="114300" simplePos="0" relativeHeight="253221376" behindDoc="0" locked="0" layoutInCell="1" allowOverlap="1" wp14:anchorId="40182590" wp14:editId="605EB95E">
                <wp:simplePos x="0" y="0"/>
                <wp:positionH relativeFrom="column">
                  <wp:posOffset>315895</wp:posOffset>
                </wp:positionH>
                <wp:positionV relativeFrom="paragraph">
                  <wp:posOffset>3787464</wp:posOffset>
                </wp:positionV>
                <wp:extent cx="2381885" cy="519598"/>
                <wp:effectExtent l="0" t="0" r="18415" b="13970"/>
                <wp:wrapNone/>
                <wp:docPr id="382" name="Text Box 2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885" cy="519598"/>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BBF93CB" w14:textId="77777777" w:rsidR="00393F33" w:rsidRPr="002504E9" w:rsidRDefault="00393F33" w:rsidP="002C6EDC">
                            <w:pPr>
                              <w:rPr>
                                <w:rFonts w:ascii="Arial" w:hAnsi="Arial" w:cs="Arial"/>
                                <w:sz w:val="16"/>
                                <w:szCs w:val="16"/>
                              </w:rPr>
                            </w:pPr>
                            <w:r>
                              <w:rPr>
                                <w:rFonts w:ascii="Arial" w:hAnsi="Arial" w:cs="Arial"/>
                                <w:sz w:val="16"/>
                                <w:szCs w:val="16"/>
                                <w:u w:val="single"/>
                              </w:rPr>
                              <w:t xml:space="preserve">Store Code/Consumer UPC/Case </w:t>
                            </w:r>
                            <w:r w:rsidRPr="002504E9">
                              <w:rPr>
                                <w:rFonts w:ascii="Arial" w:hAnsi="Arial" w:cs="Arial"/>
                                <w:sz w:val="16"/>
                                <w:szCs w:val="16"/>
                                <w:u w:val="single"/>
                              </w:rPr>
                              <w:t>UPC</w:t>
                            </w:r>
                            <w:r>
                              <w:rPr>
                                <w:rFonts w:ascii="Arial" w:hAnsi="Arial" w:cs="Arial"/>
                                <w:sz w:val="16"/>
                                <w:szCs w:val="16"/>
                              </w:rPr>
                              <w:t>:  The customer store code/item UPC/case UPC the scan allowance is offered 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182590" id="Text Box 2430" o:spid="_x0000_s1076" type="#_x0000_t202" style="position:absolute;left:0;text-align:left;margin-left:24.85pt;margin-top:298.25pt;width:187.55pt;height:40.9pt;z-index:2532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" strokeweight="1.5pt">
                <v:shadow color="#868686"/>
                <v:textbox>
                  <w:txbxContent>
                    <w:p w14:paraId="6BBF93CB" w14:textId="77777777" w:rsidR="00393F33" w:rsidRPr="002504E9" w:rsidRDefault="00393F33" w:rsidP="002C6EDC">
                      <w:pPr>
                        <w:rPr>
                          <w:rFonts w:ascii="Arial" w:hAnsi="Arial" w:cs="Arial"/>
                          <w:sz w:val="16"/>
                          <w:szCs w:val="16"/>
                        </w:rPr>
                      </w:pPr>
                      <w:r>
                        <w:rPr>
                          <w:rFonts w:ascii="Arial" w:hAnsi="Arial" w:cs="Arial"/>
                          <w:sz w:val="16"/>
                          <w:szCs w:val="16"/>
                          <w:u w:val="single"/>
                        </w:rPr>
                        <w:t xml:space="preserve">Store Code/Consumer UPC/Case </w:t>
                      </w:r>
                      <w:r w:rsidRPr="002504E9">
                        <w:rPr>
                          <w:rFonts w:ascii="Arial" w:hAnsi="Arial" w:cs="Arial"/>
                          <w:sz w:val="16"/>
                          <w:szCs w:val="16"/>
                          <w:u w:val="single"/>
                        </w:rPr>
                        <w:t>UPC</w:t>
                      </w:r>
                      <w:r>
                        <w:rPr>
                          <w:rFonts w:ascii="Arial" w:hAnsi="Arial" w:cs="Arial"/>
                          <w:sz w:val="16"/>
                          <w:szCs w:val="16"/>
                        </w:rPr>
                        <w:t>:  The customer store code/item UPC/case UPC the scan allowance is offered on.</w:t>
                      </w:r>
                    </w:p>
                  </w:txbxContent>
                </v:textbox>
              </v:shape>
            </w:pict>
          </mc:Fallback>
        </mc:AlternateContent>
      </w:r>
      <w:r w:rsidR="002C6EDC">
        <w:rPr>
          <w:rFonts w:ascii="Arial" w:hAnsi="Arial" w:cs="Arial"/>
          <w:b/>
          <w:noProof/>
          <w:lang w:val="en-US"/>
        </w:rPr>
        <mc:AlternateContent>
          <mc:Choice Requires="wps">
            <w:drawing>
              <wp:anchor distT="0" distB="0" distL="114300" distR="114300" simplePos="0" relativeHeight="253228544" behindDoc="0" locked="0" layoutInCell="1" allowOverlap="1" wp14:anchorId="53BBB203" wp14:editId="2CFA43A2">
                <wp:simplePos x="0" y="0"/>
                <wp:positionH relativeFrom="column">
                  <wp:posOffset>431213</wp:posOffset>
                </wp:positionH>
                <wp:positionV relativeFrom="paragraph">
                  <wp:posOffset>2627079</wp:posOffset>
                </wp:positionV>
                <wp:extent cx="1000772" cy="650240"/>
                <wp:effectExtent l="0" t="0" r="27940" b="16510"/>
                <wp:wrapNone/>
                <wp:docPr id="162" name="AutoShape 24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0772" cy="6502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F69CF1" id="AutoShape 2431" o:spid="_x0000_s1026" style="position:absolute;margin-left:33.95pt;margin-top:206.85pt;width:78.8pt;height:51.2pt;z-index:2532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" filled="f" strokecolor="red" strokeweight="1.5pt">
                <v:shadow color="#868686"/>
              </v:roundrect>
            </w:pict>
          </mc:Fallback>
        </mc:AlternateContent>
      </w:r>
      <w:r w:rsidR="002C6EDC" w:rsidRPr="0050385D">
        <w:rPr>
          <w:rFonts w:ascii="Arial" w:hAnsi="Arial" w:cs="Arial"/>
          <w:b/>
          <w:noProof/>
          <w:lang w:val="en-GB"/>
        </w:rPr>
        <mc:AlternateContent>
          <mc:Choice Requires="wps">
            <w:drawing>
              <wp:anchor distT="0" distB="0" distL="114300" distR="114300" simplePos="0" relativeHeight="253226496" behindDoc="0" locked="0" layoutInCell="1" allowOverlap="1" wp14:anchorId="08BF46FF" wp14:editId="18017AB1">
                <wp:simplePos x="0" y="0"/>
                <wp:positionH relativeFrom="column">
                  <wp:posOffset>1393190</wp:posOffset>
                </wp:positionH>
                <wp:positionV relativeFrom="paragraph">
                  <wp:posOffset>1388110</wp:posOffset>
                </wp:positionV>
                <wp:extent cx="1604645" cy="487680"/>
                <wp:effectExtent l="0" t="0" r="14605" b="26670"/>
                <wp:wrapNone/>
                <wp:docPr id="160"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487680"/>
                        </a:xfrm>
                        <a:prstGeom prst="rect">
                          <a:avLst/>
                        </a:prstGeom>
                        <a:solidFill>
                          <a:schemeClr val="tx2">
                            <a:lumMod val="40000"/>
                            <a:lumOff val="60000"/>
                          </a:schemeClr>
                        </a:solidFill>
                        <a:ln w="19050">
                          <a:solidFill>
                            <a:srgbClr val="000000"/>
                          </a:solidFill>
                          <a:miter lim="800000"/>
                          <a:headEnd/>
                          <a:tailEnd/>
                        </a:ln>
                      </wps:spPr>
                      <wps:txbx>
                        <w:txbxContent>
                          <w:p w14:paraId="2F95BF65" w14:textId="77777777" w:rsidR="00393F33" w:rsidRPr="00713AB8" w:rsidRDefault="00393F33" w:rsidP="002C6EDC">
                            <w:pPr>
                              <w:rPr>
                                <w:rFonts w:ascii="Arial" w:hAnsi="Arial" w:cs="Arial"/>
                                <w:sz w:val="16"/>
                                <w:szCs w:val="16"/>
                              </w:rPr>
                            </w:pPr>
                            <w:r>
                              <w:rPr>
                                <w:rFonts w:ascii="Arial" w:hAnsi="Arial" w:cs="Arial"/>
                                <w:sz w:val="16"/>
                                <w:szCs w:val="16"/>
                                <w:u w:val="single"/>
                              </w:rPr>
                              <w:t>Deal Type</w:t>
                            </w:r>
                            <w:r>
                              <w:rPr>
                                <w:rFonts w:ascii="Arial" w:hAnsi="Arial" w:cs="Arial"/>
                                <w:sz w:val="16"/>
                                <w:szCs w:val="16"/>
                              </w:rPr>
                              <w:t xml:space="preserve">: This identifies that the promotional allowance offered is a scan.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BF46FF" id="_x0000_s1077" type="#_x0000_t202" style="position:absolute;left:0;text-align:left;margin-left:109.7pt;margin-top:109.3pt;width:126.35pt;height:38.4pt;z-index:2532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" fillcolor="#8db3e2 [1311]" strokeweight="1.5pt">
                <v:textbox>
                  <w:txbxContent>
                    <w:p w14:paraId="2F95BF65" w14:textId="77777777" w:rsidR="00393F33" w:rsidRPr="00713AB8" w:rsidRDefault="00393F33" w:rsidP="002C6EDC">
                      <w:pPr>
                        <w:rPr>
                          <w:rFonts w:ascii="Arial" w:hAnsi="Arial" w:cs="Arial"/>
                          <w:sz w:val="16"/>
                          <w:szCs w:val="16"/>
                        </w:rPr>
                      </w:pPr>
                      <w:r>
                        <w:rPr>
                          <w:rFonts w:ascii="Arial" w:hAnsi="Arial" w:cs="Arial"/>
                          <w:sz w:val="16"/>
                          <w:szCs w:val="16"/>
                          <w:u w:val="single"/>
                        </w:rPr>
                        <w:t>Deal Type</w:t>
                      </w:r>
                      <w:r>
                        <w:rPr>
                          <w:rFonts w:ascii="Arial" w:hAnsi="Arial" w:cs="Arial"/>
                          <w:sz w:val="16"/>
                          <w:szCs w:val="16"/>
                        </w:rPr>
                        <w:t xml:space="preserve">: This identifies that the promotional allowance offered is a scan. </w:t>
                      </w:r>
                    </w:p>
                  </w:txbxContent>
                </v:textbox>
              </v:shape>
            </w:pict>
          </mc:Fallback>
        </mc:AlternateContent>
      </w:r>
      <w:r w:rsidR="002C6EDC" w:rsidRPr="0050385D">
        <w:rPr>
          <w:rFonts w:ascii="Arial" w:hAnsi="Arial" w:cs="Arial"/>
          <w:b/>
          <w:noProof/>
          <w:lang w:val="en-GB"/>
        </w:rPr>
        <mc:AlternateContent>
          <mc:Choice Requires="wps">
            <w:drawing>
              <wp:anchor distT="0" distB="0" distL="114300" distR="114300" simplePos="0" relativeHeight="253227520" behindDoc="0" locked="0" layoutInCell="1" allowOverlap="1" wp14:anchorId="5AAC5C42" wp14:editId="0BCC8DCE">
                <wp:simplePos x="0" y="0"/>
                <wp:positionH relativeFrom="column">
                  <wp:posOffset>2948832</wp:posOffset>
                </wp:positionH>
                <wp:positionV relativeFrom="paragraph">
                  <wp:posOffset>1254533</wp:posOffset>
                </wp:positionV>
                <wp:extent cx="351155" cy="359410"/>
                <wp:effectExtent l="10160" t="9525" r="10160" b="12065"/>
                <wp:wrapNone/>
                <wp:docPr id="161"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EDC47DB" w14:textId="77777777" w:rsidR="00393F33" w:rsidRPr="003A3676" w:rsidRDefault="00393F33" w:rsidP="002C6EDC">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AC5C42" id="_x0000_s1078" style="position:absolute;left:0;text-align:left;margin-left:232.2pt;margin-top:98.8pt;width:27.65pt;height:28.3pt;z-index:2532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" fillcolor="#8db3e2 [1311]" strokecolor="yellow" strokeweight="1.5pt">
                <v:shadow color="#868686"/>
                <v:textbox>
                  <w:txbxContent>
                    <w:p w14:paraId="1EDC47DB" w14:textId="77777777" w:rsidR="00393F33" w:rsidRPr="003A3676" w:rsidRDefault="00393F33" w:rsidP="002C6EDC">
                      <w:pPr>
                        <w:jc w:val="center"/>
                        <w:rPr>
                          <w:rFonts w:ascii="Arial" w:hAnsi="Arial" w:cs="Arial"/>
                        </w:rPr>
                      </w:pPr>
                      <w:r w:rsidRPr="003A3676">
                        <w:rPr>
                          <w:rFonts w:ascii="Arial" w:hAnsi="Arial" w:cs="Arial"/>
                        </w:rPr>
                        <w:t>i</w:t>
                      </w:r>
                    </w:p>
                  </w:txbxContent>
                </v:textbox>
              </v:oval>
            </w:pict>
          </mc:Fallback>
        </mc:AlternateContent>
      </w:r>
      <w:r w:rsidR="002C6EDC">
        <w:rPr>
          <w:rFonts w:ascii="Arial" w:hAnsi="Arial" w:cs="Arial"/>
          <w:b/>
          <w:noProof/>
          <w:lang w:val="en-US"/>
        </w:rPr>
        <mc:AlternateContent>
          <mc:Choice Requires="wps">
            <w:drawing>
              <wp:anchor distT="0" distB="0" distL="114300" distR="114300" simplePos="0" relativeHeight="253225472" behindDoc="0" locked="0" layoutInCell="1" allowOverlap="1" wp14:anchorId="6802057E" wp14:editId="6C76B077">
                <wp:simplePos x="0" y="0"/>
                <wp:positionH relativeFrom="margin">
                  <wp:posOffset>3001992</wp:posOffset>
                </wp:positionH>
                <wp:positionV relativeFrom="paragraph">
                  <wp:posOffset>1801459</wp:posOffset>
                </wp:positionV>
                <wp:extent cx="438510" cy="45719"/>
                <wp:effectExtent l="0" t="57150" r="19050" b="50165"/>
                <wp:wrapNone/>
                <wp:docPr id="159" name="AutoShape 2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38510" cy="45719"/>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09956C" id="AutoShape 2423" o:spid="_x0000_s1026" type="#_x0000_t32" style="position:absolute;margin-left:236.4pt;margin-top:141.85pt;width:34.55pt;height:3.6pt;flip:x y;z-index:25322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" strokeweight="1.5pt">
                <v:stroke endarrow="block"/>
                <w10:wrap anchorx="margin"/>
              </v:shape>
            </w:pict>
          </mc:Fallback>
        </mc:AlternateContent>
      </w:r>
      <w:r w:rsidR="002C6EDC">
        <w:rPr>
          <w:rFonts w:ascii="Arial" w:hAnsi="Arial" w:cs="Arial"/>
          <w:b/>
          <w:noProof/>
          <w:lang w:val="en-US"/>
        </w:rPr>
        <mc:AlternateContent>
          <mc:Choice Requires="wps">
            <w:drawing>
              <wp:anchor distT="0" distB="0" distL="114300" distR="114300" simplePos="0" relativeHeight="253224448" behindDoc="0" locked="0" layoutInCell="1" allowOverlap="1" wp14:anchorId="100FD98D" wp14:editId="6A86622A">
                <wp:simplePos x="0" y="0"/>
                <wp:positionH relativeFrom="margin">
                  <wp:posOffset>3467819</wp:posOffset>
                </wp:positionH>
                <wp:positionV relativeFrom="paragraph">
                  <wp:posOffset>1710510</wp:posOffset>
                </wp:positionV>
                <wp:extent cx="405441" cy="222753"/>
                <wp:effectExtent l="0" t="0" r="13970" b="25400"/>
                <wp:wrapNone/>
                <wp:docPr id="158" name="AutoShape 24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441" cy="222753"/>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82730A" id="AutoShape 2422" o:spid="_x0000_s1026" type="#_x0000_t176" style="position:absolute;margin-left:273.05pt;margin-top:134.7pt;width:31.9pt;height:17.55pt;z-index:25322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" filled="f" strokecolor="red" strokeweight="1.5pt">
                <w10:wrap anchorx="margin"/>
              </v:shape>
            </w:pict>
          </mc:Fallback>
        </mc:AlternateContent>
      </w:r>
      <w:r w:rsidR="002C6EDC">
        <w:rPr>
          <w:rFonts w:ascii="Arial" w:hAnsi="Arial" w:cs="Arial"/>
          <w:b/>
          <w:noProof/>
          <w:lang w:val="en-US"/>
        </w:rPr>
        <mc:AlternateContent>
          <mc:Choice Requires="wps">
            <w:drawing>
              <wp:anchor distT="0" distB="0" distL="114300" distR="114300" simplePos="0" relativeHeight="253216256" behindDoc="0" locked="0" layoutInCell="1" allowOverlap="1" wp14:anchorId="35086D40" wp14:editId="4070E3F6">
                <wp:simplePos x="0" y="0"/>
                <wp:positionH relativeFrom="column">
                  <wp:posOffset>4154182</wp:posOffset>
                </wp:positionH>
                <wp:positionV relativeFrom="paragraph">
                  <wp:posOffset>284804</wp:posOffset>
                </wp:positionV>
                <wp:extent cx="351155" cy="359410"/>
                <wp:effectExtent l="12065" t="14605" r="17780" b="16510"/>
                <wp:wrapNone/>
                <wp:docPr id="376" name="Oval 24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BD5EF3" w14:textId="77777777" w:rsidR="00393F33" w:rsidRPr="003A3676" w:rsidRDefault="00393F33" w:rsidP="002C6EDC">
                            <w:pPr>
                              <w:rPr>
                                <w:rFonts w:ascii="Arial" w:hAnsi="Arial" w:cs="Arial"/>
                              </w:rPr>
                            </w:pPr>
                            <w:r w:rsidRPr="003A3676">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5086D40" id="Oval 2425" o:spid="_x0000_s1079" style="position:absolute;left:0;text-align:left;margin-left:327.1pt;margin-top:22.45pt;width:27.65pt;height:28.3pt;z-index:2532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4lEwIAAC0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" fillcolor="yellow" strokecolor="yellow" strokeweight="1.5pt">
                <v:shadow color="#868686"/>
                <v:textbox>
                  <w:txbxContent>
                    <w:p w14:paraId="03BD5EF3" w14:textId="77777777" w:rsidR="00393F33" w:rsidRPr="003A3676" w:rsidRDefault="00393F33" w:rsidP="002C6EDC">
                      <w:pPr>
                        <w:rPr>
                          <w:rFonts w:ascii="Arial" w:hAnsi="Arial" w:cs="Arial"/>
                        </w:rPr>
                      </w:pPr>
                      <w:r w:rsidRPr="003A3676">
                        <w:rPr>
                          <w:rFonts w:ascii="Arial" w:hAnsi="Arial" w:cs="Arial"/>
                        </w:rPr>
                        <w:t>3</w:t>
                      </w:r>
                    </w:p>
                  </w:txbxContent>
                </v:textbox>
              </v:oval>
            </w:pict>
          </mc:Fallback>
        </mc:AlternateContent>
      </w:r>
      <w:r w:rsidR="002C6EDC">
        <w:rPr>
          <w:rFonts w:ascii="Arial" w:hAnsi="Arial" w:cs="Arial"/>
          <w:b/>
          <w:noProof/>
          <w:lang w:val="en-US"/>
        </w:rPr>
        <mc:AlternateContent>
          <mc:Choice Requires="wps">
            <w:drawing>
              <wp:anchor distT="0" distB="0" distL="114300" distR="114300" simplePos="0" relativeHeight="253215232" behindDoc="0" locked="0" layoutInCell="1" allowOverlap="1" wp14:anchorId="725F50B4" wp14:editId="64E77D82">
                <wp:simplePos x="0" y="0"/>
                <wp:positionH relativeFrom="column">
                  <wp:posOffset>4321834</wp:posOffset>
                </wp:positionH>
                <wp:positionV relativeFrom="paragraph">
                  <wp:posOffset>606329</wp:posOffset>
                </wp:positionV>
                <wp:extent cx="2129790" cy="401093"/>
                <wp:effectExtent l="0" t="0" r="22860" b="18415"/>
                <wp:wrapNone/>
                <wp:docPr id="373" name="Text Box 2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401093"/>
                        </a:xfrm>
                        <a:prstGeom prst="rect">
                          <a:avLst/>
                        </a:prstGeom>
                        <a:solidFill>
                          <a:srgbClr val="FFFFFF"/>
                        </a:solidFill>
                        <a:ln w="19050">
                          <a:solidFill>
                            <a:srgbClr val="000000"/>
                          </a:solidFill>
                          <a:miter lim="800000"/>
                          <a:headEnd/>
                          <a:tailEnd/>
                        </a:ln>
                      </wps:spPr>
                      <wps:txbx>
                        <w:txbxContent>
                          <w:p w14:paraId="12F04135" w14:textId="77777777" w:rsidR="00393F33" w:rsidRDefault="00393F33" w:rsidP="002C6EDC">
                            <w:pPr>
                              <w:rPr>
                                <w:rFonts w:ascii="Arial" w:hAnsi="Arial" w:cs="Arial"/>
                                <w:sz w:val="16"/>
                                <w:szCs w:val="16"/>
                              </w:rPr>
                            </w:pPr>
                            <w:r>
                              <w:rPr>
                                <w:rFonts w:ascii="Arial" w:hAnsi="Arial" w:cs="Arial"/>
                                <w:sz w:val="16"/>
                                <w:szCs w:val="16"/>
                                <w:u w:val="single"/>
                              </w:rPr>
                              <w:t>Begin Date &amp; End Date</w:t>
                            </w:r>
                            <w:r>
                              <w:rPr>
                                <w:rFonts w:ascii="Arial" w:hAnsi="Arial" w:cs="Arial"/>
                                <w:sz w:val="16"/>
                                <w:szCs w:val="16"/>
                              </w:rPr>
                              <w:t xml:space="preserve">:  The performance dates on the scan allowance is offered for.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5F50B4" id="Text Box 2424" o:spid="_x0000_s1080" type="#_x0000_t202" style="position:absolute;left:0;text-align:left;margin-left:340.3pt;margin-top:47.75pt;width:167.7pt;height:31.6pt;z-index:2532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" strokeweight="1.5pt">
                <v:textbox>
                  <w:txbxContent>
                    <w:p w14:paraId="12F04135" w14:textId="77777777" w:rsidR="00393F33" w:rsidRDefault="00393F33" w:rsidP="002C6EDC">
                      <w:pPr>
                        <w:rPr>
                          <w:rFonts w:ascii="Arial" w:hAnsi="Arial" w:cs="Arial"/>
                          <w:sz w:val="16"/>
                          <w:szCs w:val="16"/>
                        </w:rPr>
                      </w:pPr>
                      <w:r>
                        <w:rPr>
                          <w:rFonts w:ascii="Arial" w:hAnsi="Arial" w:cs="Arial"/>
                          <w:sz w:val="16"/>
                          <w:szCs w:val="16"/>
                          <w:u w:val="single"/>
                        </w:rPr>
                        <w:t>Begin Date &amp; End Date</w:t>
                      </w:r>
                      <w:r>
                        <w:rPr>
                          <w:rFonts w:ascii="Arial" w:hAnsi="Arial" w:cs="Arial"/>
                          <w:sz w:val="16"/>
                          <w:szCs w:val="16"/>
                        </w:rPr>
                        <w:t xml:space="preserve">:  The performance dates on the scan allowance is offered for.  </w:t>
                      </w:r>
                    </w:p>
                  </w:txbxContent>
                </v:textbox>
              </v:shape>
            </w:pict>
          </mc:Fallback>
        </mc:AlternateContent>
      </w:r>
      <w:r w:rsidR="002C6EDC">
        <w:rPr>
          <w:rFonts w:ascii="Arial" w:hAnsi="Arial" w:cs="Arial"/>
          <w:b/>
          <w:noProof/>
          <w:lang w:val="en-US"/>
        </w:rPr>
        <mc:AlternateContent>
          <mc:Choice Requires="wps">
            <w:drawing>
              <wp:anchor distT="0" distB="0" distL="114300" distR="114300" simplePos="0" relativeHeight="253214208" behindDoc="0" locked="0" layoutInCell="1" allowOverlap="1" wp14:anchorId="3F490336" wp14:editId="2B6A8EB6">
                <wp:simplePos x="0" y="0"/>
                <wp:positionH relativeFrom="column">
                  <wp:posOffset>5117165</wp:posOffset>
                </wp:positionH>
                <wp:positionV relativeFrom="paragraph">
                  <wp:posOffset>1036164</wp:posOffset>
                </wp:positionV>
                <wp:extent cx="0" cy="685165"/>
                <wp:effectExtent l="66040" t="20320" r="57785" b="18415"/>
                <wp:wrapNone/>
                <wp:docPr id="375" name="AutoShape 2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8516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D3A459" id="AutoShape 2423" o:spid="_x0000_s1026" type="#_x0000_t32" style="position:absolute;margin-left:402.95pt;margin-top:81.6pt;width:0;height:53.95pt;flip:y;z-index:2532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" strokeweight="1.5pt">
                <v:stroke endarrow="block"/>
              </v:shape>
            </w:pict>
          </mc:Fallback>
        </mc:AlternateContent>
      </w:r>
      <w:r w:rsidR="002C6EDC">
        <w:rPr>
          <w:rFonts w:ascii="Arial" w:hAnsi="Arial" w:cs="Arial"/>
          <w:b/>
          <w:noProof/>
          <w:lang w:val="en-US"/>
        </w:rPr>
        <mc:AlternateContent>
          <mc:Choice Requires="wps">
            <w:drawing>
              <wp:anchor distT="0" distB="0" distL="114300" distR="114300" simplePos="0" relativeHeight="253213184" behindDoc="0" locked="0" layoutInCell="1" allowOverlap="1" wp14:anchorId="62A85B10" wp14:editId="31F1A2DA">
                <wp:simplePos x="0" y="0"/>
                <wp:positionH relativeFrom="column">
                  <wp:posOffset>4071668</wp:posOffset>
                </wp:positionH>
                <wp:positionV relativeFrom="paragraph">
                  <wp:posOffset>1693257</wp:posOffset>
                </wp:positionV>
                <wp:extent cx="1190445" cy="222753"/>
                <wp:effectExtent l="0" t="0" r="10160" b="25400"/>
                <wp:wrapNone/>
                <wp:docPr id="374" name="AutoShape 24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0445" cy="222753"/>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149A28" id="AutoShape 2422" o:spid="_x0000_s1026" type="#_x0000_t176" style="position:absolute;margin-left:320.6pt;margin-top:133.35pt;width:93.75pt;height:17.55pt;z-index:2532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" filled="f" strokecolor="red" strokeweight="1.5pt"/>
            </w:pict>
          </mc:Fallback>
        </mc:AlternateContent>
      </w:r>
      <w:r w:rsidR="002C6EDC">
        <w:rPr>
          <w:rFonts w:ascii="Arial" w:hAnsi="Arial" w:cs="Arial"/>
          <w:b/>
          <w:noProof/>
          <w:lang w:val="en-US"/>
        </w:rPr>
        <mc:AlternateContent>
          <mc:Choice Requires="wps">
            <w:drawing>
              <wp:anchor distT="0" distB="0" distL="114300" distR="114300" simplePos="0" relativeHeight="253223424" behindDoc="0" locked="0" layoutInCell="1" allowOverlap="1" wp14:anchorId="59E0E8E8" wp14:editId="1E014AA8">
                <wp:simplePos x="0" y="0"/>
                <wp:positionH relativeFrom="column">
                  <wp:posOffset>41910</wp:posOffset>
                </wp:positionH>
                <wp:positionV relativeFrom="paragraph">
                  <wp:posOffset>3539490</wp:posOffset>
                </wp:positionV>
                <wp:extent cx="351155" cy="359410"/>
                <wp:effectExtent l="13335" t="15875" r="16510" b="15240"/>
                <wp:wrapNone/>
                <wp:docPr id="383" name="Oval 24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602592F" w14:textId="77777777" w:rsidR="00393F33" w:rsidRPr="003A3676" w:rsidRDefault="00393F33" w:rsidP="002C6EDC">
                            <w:pPr>
                              <w:rPr>
                                <w:rFonts w:ascii="Arial" w:hAnsi="Arial" w:cs="Arial"/>
                              </w:rPr>
                            </w:pPr>
                            <w:r w:rsidRPr="003A3676">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9E0E8E8" id="Oval 2433" o:spid="_x0000_s1081" style="position:absolute;left:0;text-align:left;margin-left:3.3pt;margin-top:278.7pt;width:27.65pt;height:28.3pt;z-index:2532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eIi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" fillcolor="yellow" strokecolor="yellow" strokeweight="1.5pt">
                <v:shadow color="#868686"/>
                <v:textbox>
                  <w:txbxContent>
                    <w:p w14:paraId="2602592F" w14:textId="77777777" w:rsidR="00393F33" w:rsidRPr="003A3676" w:rsidRDefault="00393F33" w:rsidP="002C6EDC">
                      <w:pPr>
                        <w:rPr>
                          <w:rFonts w:ascii="Arial" w:hAnsi="Arial" w:cs="Arial"/>
                        </w:rPr>
                      </w:pPr>
                      <w:r w:rsidRPr="003A3676">
                        <w:rPr>
                          <w:rFonts w:ascii="Arial" w:hAnsi="Arial" w:cs="Arial"/>
                        </w:rPr>
                        <w:t>1</w:t>
                      </w:r>
                    </w:p>
                  </w:txbxContent>
                </v:textbox>
              </v:oval>
            </w:pict>
          </mc:Fallback>
        </mc:AlternateContent>
      </w:r>
      <w:r w:rsidR="002C6EDC">
        <w:rPr>
          <w:rFonts w:ascii="Arial" w:hAnsi="Arial" w:cs="Arial"/>
          <w:b/>
          <w:noProof/>
          <w:lang w:val="en-US"/>
        </w:rPr>
        <mc:AlternateContent>
          <mc:Choice Requires="wps">
            <w:drawing>
              <wp:anchor distT="0" distB="0" distL="114300" distR="114300" simplePos="0" relativeHeight="253222400" behindDoc="0" locked="0" layoutInCell="1" allowOverlap="1" wp14:anchorId="446D6561" wp14:editId="3299D11F">
                <wp:simplePos x="0" y="0"/>
                <wp:positionH relativeFrom="column">
                  <wp:posOffset>1204595</wp:posOffset>
                </wp:positionH>
                <wp:positionV relativeFrom="paragraph">
                  <wp:posOffset>3280410</wp:posOffset>
                </wp:positionV>
                <wp:extent cx="635" cy="506095"/>
                <wp:effectExtent l="61595" t="13970" r="61595" b="22860"/>
                <wp:wrapNone/>
                <wp:docPr id="381" name="AutoShape 2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060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42FCD1" id="AutoShape 2432" o:spid="_x0000_s1026" type="#_x0000_t32" style="position:absolute;margin-left:94.85pt;margin-top:258.3pt;width:.05pt;height:39.85pt;z-index:2532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" strokeweight="1.5pt">
                <v:stroke endarrow="block"/>
                <v:shadow color="#868686"/>
              </v:shape>
            </w:pict>
          </mc:Fallback>
        </mc:AlternateContent>
      </w:r>
      <w:r w:rsidR="002C6EDC">
        <w:rPr>
          <w:rFonts w:ascii="Arial" w:hAnsi="Arial" w:cs="Arial"/>
          <w:b/>
          <w:noProof/>
          <w:lang w:val="en-US"/>
        </w:rPr>
        <mc:AlternateContent>
          <mc:Choice Requires="wps">
            <w:drawing>
              <wp:anchor distT="0" distB="0" distL="114300" distR="114300" simplePos="0" relativeHeight="253220352" behindDoc="0" locked="0" layoutInCell="1" allowOverlap="1" wp14:anchorId="5BE263AE" wp14:editId="51F84DAE">
                <wp:simplePos x="0" y="0"/>
                <wp:positionH relativeFrom="column">
                  <wp:posOffset>4900930</wp:posOffset>
                </wp:positionH>
                <wp:positionV relativeFrom="paragraph">
                  <wp:posOffset>3427095</wp:posOffset>
                </wp:positionV>
                <wp:extent cx="351155" cy="359410"/>
                <wp:effectExtent l="14605" t="17780" r="15240" b="13335"/>
                <wp:wrapNone/>
                <wp:docPr id="379" name="Oval 2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3242C20" w14:textId="77777777" w:rsidR="00393F33" w:rsidRPr="003A3676" w:rsidRDefault="00393F33" w:rsidP="002C6EDC">
                            <w:pPr>
                              <w:rPr>
                                <w:rFonts w:ascii="Arial" w:hAnsi="Arial" w:cs="Arial"/>
                              </w:rPr>
                            </w:pPr>
                            <w:r w:rsidRPr="003A3676">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E263AE" id="Oval 2429" o:spid="_x0000_s1082" style="position:absolute;left:0;text-align:left;margin-left:385.9pt;margin-top:269.85pt;width:27.65pt;height:28.3pt;z-index:2532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" fillcolor="yellow" strokecolor="yellow" strokeweight="1.5pt">
                <v:shadow color="#868686"/>
                <v:textbox>
                  <w:txbxContent>
                    <w:p w14:paraId="43242C20" w14:textId="77777777" w:rsidR="00393F33" w:rsidRPr="003A3676" w:rsidRDefault="00393F33" w:rsidP="002C6EDC">
                      <w:pPr>
                        <w:rPr>
                          <w:rFonts w:ascii="Arial" w:hAnsi="Arial" w:cs="Arial"/>
                        </w:rPr>
                      </w:pPr>
                      <w:r w:rsidRPr="003A3676">
                        <w:rPr>
                          <w:rFonts w:ascii="Arial" w:hAnsi="Arial" w:cs="Arial"/>
                        </w:rPr>
                        <w:t>2</w:t>
                      </w:r>
                    </w:p>
                  </w:txbxContent>
                </v:textbox>
              </v:oval>
            </w:pict>
          </mc:Fallback>
        </mc:AlternateContent>
      </w:r>
      <w:r w:rsidR="002C6EDC">
        <w:rPr>
          <w:rFonts w:ascii="Arial" w:hAnsi="Arial" w:cs="Arial"/>
          <w:b/>
          <w:noProof/>
          <w:lang w:val="en-US"/>
        </w:rPr>
        <mc:AlternateContent>
          <mc:Choice Requires="wps">
            <w:drawing>
              <wp:anchor distT="0" distB="0" distL="114300" distR="114300" simplePos="0" relativeHeight="253218304" behindDoc="0" locked="0" layoutInCell="1" allowOverlap="1" wp14:anchorId="659088E0" wp14:editId="3DC8E7A0">
                <wp:simplePos x="0" y="0"/>
                <wp:positionH relativeFrom="column">
                  <wp:posOffset>3884295</wp:posOffset>
                </wp:positionH>
                <wp:positionV relativeFrom="paragraph">
                  <wp:posOffset>3270250</wp:posOffset>
                </wp:positionV>
                <wp:extent cx="0" cy="349885"/>
                <wp:effectExtent l="64770" t="13335" r="59055" b="27305"/>
                <wp:wrapNone/>
                <wp:docPr id="378" name="AutoShape 2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988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2B8D7B" id="AutoShape 2427" o:spid="_x0000_s1026" type="#_x0000_t32" style="position:absolute;margin-left:305.85pt;margin-top:257.5pt;width:0;height:27.55pt;z-index:2532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" strokeweight="1.5pt">
                <v:stroke endarrow="block"/>
              </v:shape>
            </w:pict>
          </mc:Fallback>
        </mc:AlternateContent>
      </w:r>
      <w:r w:rsidR="002C6EDC">
        <w:rPr>
          <w:rFonts w:ascii="Arial" w:hAnsi="Arial" w:cs="Arial"/>
          <w:b/>
          <w:noProof/>
          <w:lang w:val="en-US"/>
        </w:rPr>
        <mc:AlternateContent>
          <mc:Choice Requires="wps">
            <w:drawing>
              <wp:anchor distT="0" distB="0" distL="114300" distR="114300" simplePos="0" relativeHeight="253217280" behindDoc="0" locked="0" layoutInCell="1" allowOverlap="1" wp14:anchorId="4A467030" wp14:editId="5F6AAFAD">
                <wp:simplePos x="0" y="0"/>
                <wp:positionH relativeFrom="column">
                  <wp:posOffset>3768725</wp:posOffset>
                </wp:positionH>
                <wp:positionV relativeFrom="paragraph">
                  <wp:posOffset>2620010</wp:posOffset>
                </wp:positionV>
                <wp:extent cx="219075" cy="650240"/>
                <wp:effectExtent l="15875" t="10795" r="12700" b="15240"/>
                <wp:wrapNone/>
                <wp:docPr id="377" name="AutoShape 24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075" cy="65024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C39F86" id="AutoShape 2426" o:spid="_x0000_s1026" type="#_x0000_t176" style="position:absolute;margin-left:296.75pt;margin-top:206.3pt;width:17.25pt;height:51.2pt;z-index:2532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" filled="f" strokecolor="red" strokeweight="1.5pt"/>
            </w:pict>
          </mc:Fallback>
        </mc:AlternateContent>
      </w:r>
      <w:r w:rsidR="002C6EDC">
        <w:rPr>
          <w:rFonts w:ascii="Arial" w:hAnsi="Arial" w:cs="Arial"/>
          <w:b/>
          <w:noProof/>
          <w:lang w:val="en-US"/>
        </w:rPr>
        <w:drawing>
          <wp:inline distT="0" distB="0" distL="0" distR="0" wp14:anchorId="4ACBFDD0" wp14:editId="0ED4F00E">
            <wp:extent cx="6564702" cy="6098876"/>
            <wp:effectExtent l="19050" t="1905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C41E7.tmp"/>
                    <pic:cNvPicPr/>
                  </pic:nvPicPr>
                  <pic:blipFill rotWithShape="1">
                    <a:blip r:embed="rId49">
                      <a:extLst>
                        <a:ext uri="{28A0092B-C50C-407E-A947-70E740481C1C}">
                          <a14:useLocalDpi xmlns:a14="http://schemas.microsoft.com/office/drawing/2010/main" val="0"/>
                        </a:ext>
                      </a:extLst>
                    </a:blip>
                    <a:srcRect l="1385" t="4100" r="2846" b="3785"/>
                    <a:stretch/>
                  </pic:blipFill>
                  <pic:spPr bwMode="auto">
                    <a:xfrm>
                      <a:off x="0" y="0"/>
                      <a:ext cx="6567880" cy="610182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DF953DA" w14:textId="77777777" w:rsidR="002C6EDC" w:rsidRDefault="002C6EDC" w:rsidP="002C6EDC">
      <w:pPr>
        <w:jc w:val="center"/>
        <w:rPr>
          <w:rFonts w:ascii="Arial" w:hAnsi="Arial" w:cs="Arial"/>
          <w:b/>
          <w:lang w:val="en-GB"/>
        </w:rPr>
      </w:pPr>
    </w:p>
    <w:p w14:paraId="4112B3AD" w14:textId="77777777" w:rsidR="002C6EDC" w:rsidRDefault="002C6EDC" w:rsidP="002C6EDC">
      <w:pPr>
        <w:jc w:val="center"/>
        <w:rPr>
          <w:rFonts w:ascii="Arial" w:hAnsi="Arial" w:cs="Arial"/>
          <w:b/>
          <w:lang w:val="en-GB"/>
        </w:rPr>
      </w:pPr>
    </w:p>
    <w:p w14:paraId="0583D9C1" w14:textId="77777777" w:rsidR="002C6EDC" w:rsidRDefault="002C6EDC" w:rsidP="002C6EDC">
      <w:pPr>
        <w:jc w:val="center"/>
        <w:rPr>
          <w:rFonts w:ascii="Arial" w:hAnsi="Arial" w:cs="Arial"/>
          <w:b/>
          <w:lang w:val="en-GB"/>
        </w:rPr>
      </w:pPr>
    </w:p>
    <w:p w14:paraId="2E4575CA" w14:textId="77777777" w:rsidR="002C6EDC" w:rsidRDefault="002C6EDC" w:rsidP="002C6EDC">
      <w:pPr>
        <w:jc w:val="center"/>
        <w:rPr>
          <w:rFonts w:ascii="Arial" w:hAnsi="Arial" w:cs="Arial"/>
          <w:b/>
          <w:lang w:val="en-GB"/>
        </w:rPr>
      </w:pPr>
    </w:p>
    <w:p w14:paraId="39C49475" w14:textId="77777777" w:rsidR="002C6EDC" w:rsidRDefault="002C6EDC" w:rsidP="002C6EDC">
      <w:pPr>
        <w:jc w:val="center"/>
        <w:rPr>
          <w:rFonts w:ascii="Arial" w:hAnsi="Arial" w:cs="Arial"/>
          <w:b/>
          <w:lang w:val="en-GB"/>
        </w:rPr>
      </w:pPr>
    </w:p>
    <w:p w14:paraId="458030AF" w14:textId="77777777" w:rsidR="002C6EDC" w:rsidRDefault="002C6EDC" w:rsidP="002C6EDC">
      <w:pPr>
        <w:jc w:val="center"/>
        <w:rPr>
          <w:rFonts w:ascii="Arial" w:hAnsi="Arial" w:cs="Arial"/>
          <w:b/>
          <w:lang w:val="en-GB"/>
        </w:rPr>
      </w:pPr>
    </w:p>
    <w:p w14:paraId="61D87DCB" w14:textId="77777777" w:rsidR="002C6EDC" w:rsidRDefault="002C6EDC" w:rsidP="002C6EDC">
      <w:pPr>
        <w:jc w:val="center"/>
        <w:rPr>
          <w:rFonts w:ascii="Arial" w:hAnsi="Arial" w:cs="Arial"/>
          <w:b/>
          <w:lang w:val="en-GB"/>
        </w:rPr>
      </w:pPr>
    </w:p>
    <w:p w14:paraId="54701257" w14:textId="1A09F43F" w:rsidR="002C6EDC" w:rsidRDefault="002C6EDC">
      <w:pPr>
        <w:overflowPunct/>
        <w:autoSpaceDE/>
        <w:autoSpaceDN/>
        <w:adjustRightInd/>
        <w:textAlignment w:val="auto"/>
        <w:rPr>
          <w:rFonts w:ascii="Arial" w:hAnsi="Arial" w:cs="Arial"/>
          <w:b/>
          <w:lang w:val="en-GB"/>
        </w:rPr>
      </w:pPr>
      <w:r>
        <w:rPr>
          <w:rFonts w:ascii="Arial" w:hAnsi="Arial" w:cs="Arial"/>
          <w:b/>
          <w:lang w:val="en-GB"/>
        </w:rPr>
        <w:br w:type="page"/>
      </w:r>
    </w:p>
    <w:p w14:paraId="0AEBE058" w14:textId="77777777" w:rsidR="002C6EDC" w:rsidRDefault="002C6EDC">
      <w:pPr>
        <w:overflowPunct/>
        <w:autoSpaceDE/>
        <w:autoSpaceDN/>
        <w:adjustRightInd/>
        <w:textAlignment w:val="auto"/>
        <w:rPr>
          <w:rFonts w:ascii="Arial" w:hAnsi="Arial" w:cs="Arial"/>
          <w:b/>
          <w:lang w:val="en-GB"/>
        </w:rPr>
      </w:pPr>
    </w:p>
    <w:p w14:paraId="4A1E11D6" w14:textId="2248E3E8" w:rsidR="00BB5943" w:rsidRDefault="00BB5943" w:rsidP="00BB5943">
      <w:pPr>
        <w:ind w:left="720" w:hanging="720"/>
        <w:rPr>
          <w:rFonts w:ascii="Arial" w:hAnsi="Arial" w:cs="Arial"/>
          <w:lang w:val="en-GB"/>
        </w:rPr>
      </w:pPr>
      <w:r>
        <w:rPr>
          <w:rFonts w:ascii="Arial" w:hAnsi="Arial" w:cs="Arial"/>
          <w:b/>
          <w:lang w:val="en-GB"/>
        </w:rPr>
        <w:t>3.1</w:t>
      </w:r>
      <w:r>
        <w:rPr>
          <w:rFonts w:ascii="Arial" w:hAnsi="Arial" w:cs="Arial"/>
          <w:b/>
          <w:lang w:val="en-GB"/>
        </w:rPr>
        <w:tab/>
      </w:r>
      <w:r w:rsidRPr="009E5B66">
        <w:rPr>
          <w:rFonts w:ascii="Arial" w:hAnsi="Arial" w:cs="Arial"/>
          <w:b/>
          <w:lang w:val="en-GB"/>
        </w:rPr>
        <w:t xml:space="preserve">Customer Invoice for Scan, example </w:t>
      </w:r>
      <w:r w:rsidR="002C6EDC">
        <w:rPr>
          <w:rFonts w:ascii="Arial" w:hAnsi="Arial" w:cs="Arial"/>
          <w:b/>
          <w:lang w:val="en-GB"/>
        </w:rPr>
        <w:t>2</w:t>
      </w:r>
      <w:r>
        <w:rPr>
          <w:rFonts w:ascii="Arial" w:hAnsi="Arial" w:cs="Arial"/>
          <w:b/>
          <w:lang w:val="en-GB"/>
        </w:rPr>
        <w:t xml:space="preserve">, </w:t>
      </w:r>
      <w:r w:rsidR="00192FAA">
        <w:rPr>
          <w:rFonts w:ascii="Arial" w:hAnsi="Arial" w:cs="Arial"/>
          <w:b/>
          <w:lang w:val="en-GB"/>
        </w:rPr>
        <w:t>Global P</w:t>
      </w:r>
      <w:r>
        <w:rPr>
          <w:rFonts w:ascii="Arial" w:hAnsi="Arial" w:cs="Arial"/>
          <w:b/>
          <w:lang w:val="en-GB"/>
        </w:rPr>
        <w:t>romotion</w:t>
      </w:r>
      <w:r w:rsidR="00192FAA">
        <w:rPr>
          <w:rFonts w:ascii="Arial" w:hAnsi="Arial" w:cs="Arial"/>
          <w:b/>
          <w:lang w:val="en-GB"/>
        </w:rPr>
        <w:t xml:space="preserve"> (in-store promotion)</w:t>
      </w:r>
      <w:r w:rsidRPr="009E5B66">
        <w:rPr>
          <w:rFonts w:ascii="Arial" w:hAnsi="Arial" w:cs="Arial"/>
          <w:b/>
          <w:lang w:val="en-GB"/>
        </w:rPr>
        <w:t xml:space="preserve">:  </w:t>
      </w:r>
    </w:p>
    <w:p w14:paraId="7E9F11FC" w14:textId="13056962" w:rsidR="00BB5943" w:rsidRDefault="003E4547" w:rsidP="00BB5943">
      <w:pPr>
        <w:ind w:left="720" w:hanging="720"/>
        <w:rPr>
          <w:rFonts w:ascii="Arial" w:hAnsi="Arial" w:cs="Arial"/>
          <w:b/>
          <w:sz w:val="22"/>
          <w:szCs w:val="22"/>
          <w:lang w:val="en-GB"/>
        </w:rPr>
      </w:pPr>
      <w:r>
        <w:rPr>
          <w:rFonts w:ascii="Arial" w:hAnsi="Arial" w:cs="Arial"/>
          <w:b/>
          <w:sz w:val="22"/>
          <w:szCs w:val="22"/>
          <w:lang w:val="en-GB"/>
        </w:rPr>
        <w:tab/>
      </w:r>
    </w:p>
    <w:p w14:paraId="3781E92F" w14:textId="56947133" w:rsidR="00BB5943" w:rsidRDefault="00BB5943" w:rsidP="00BB5943">
      <w:pPr>
        <w:ind w:left="720" w:hanging="720"/>
        <w:rPr>
          <w:rFonts w:ascii="Arial" w:hAnsi="Arial" w:cs="Arial"/>
          <w:b/>
          <w:sz w:val="22"/>
          <w:szCs w:val="22"/>
          <w:lang w:val="en-GB"/>
        </w:rPr>
      </w:pPr>
      <w:r>
        <w:rPr>
          <w:rFonts w:ascii="Arial" w:hAnsi="Arial" w:cs="Arial"/>
          <w:b/>
          <w:sz w:val="22"/>
          <w:szCs w:val="22"/>
          <w:lang w:val="en-GB"/>
        </w:rPr>
        <w:tab/>
        <w:t>Page 1:</w:t>
      </w:r>
      <w:r w:rsidR="0050385D">
        <w:rPr>
          <w:rFonts w:ascii="Arial" w:hAnsi="Arial" w:cs="Arial"/>
          <w:b/>
          <w:sz w:val="22"/>
          <w:szCs w:val="22"/>
          <w:lang w:val="en-GB"/>
        </w:rPr>
        <w:t xml:space="preserve">  The invoice is on an Excel document w/ multiple tabs.</w:t>
      </w:r>
    </w:p>
    <w:p w14:paraId="0DDB74A3" w14:textId="69E61554" w:rsidR="00BB5943" w:rsidRDefault="0050385D" w:rsidP="00BB5943">
      <w:pPr>
        <w:ind w:left="720" w:hanging="720"/>
        <w:jc w:val="center"/>
        <w:rPr>
          <w:rFonts w:ascii="Arial" w:hAnsi="Arial" w:cs="Arial"/>
          <w:b/>
          <w:sz w:val="22"/>
          <w:szCs w:val="22"/>
          <w:lang w:val="en-GB"/>
        </w:rPr>
      </w:pPr>
      <w:r>
        <w:rPr>
          <w:noProof/>
          <w:lang w:val="en-US"/>
        </w:rPr>
        <mc:AlternateContent>
          <mc:Choice Requires="wps">
            <w:drawing>
              <wp:anchor distT="0" distB="0" distL="114300" distR="114300" simplePos="0" relativeHeight="253184512" behindDoc="0" locked="0" layoutInCell="1" allowOverlap="1" wp14:anchorId="51CDE807" wp14:editId="53D12DAB">
                <wp:simplePos x="0" y="0"/>
                <wp:positionH relativeFrom="column">
                  <wp:posOffset>1811547</wp:posOffset>
                </wp:positionH>
                <wp:positionV relativeFrom="paragraph">
                  <wp:posOffset>5425164</wp:posOffset>
                </wp:positionV>
                <wp:extent cx="96664" cy="1262428"/>
                <wp:effectExtent l="38100" t="38100" r="36830" b="13970"/>
                <wp:wrapNone/>
                <wp:docPr id="192" name="AutoShape 26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6664" cy="126242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357AE81" id="AutoShape 2643" o:spid="_x0000_s1026" type="#_x0000_t32" style="position:absolute;margin-left:142.65pt;margin-top:427.2pt;width:7.6pt;height:99.4pt;flip:x y;z-index:2531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" strokeweight="1.5pt">
                <v:stroke endarrow="block"/>
                <v:shadow color="#868686"/>
              </v:shape>
            </w:pict>
          </mc:Fallback>
        </mc:AlternateContent>
      </w:r>
      <w:r>
        <w:rPr>
          <w:noProof/>
          <w:lang w:val="en-US"/>
        </w:rPr>
        <mc:AlternateContent>
          <mc:Choice Requires="wps">
            <w:drawing>
              <wp:anchor distT="0" distB="0" distL="114300" distR="114300" simplePos="0" relativeHeight="253182464" behindDoc="0" locked="0" layoutInCell="1" allowOverlap="1" wp14:anchorId="3B99D3D2" wp14:editId="008D9D23">
                <wp:simplePos x="0" y="0"/>
                <wp:positionH relativeFrom="column">
                  <wp:posOffset>1639019</wp:posOffset>
                </wp:positionH>
                <wp:positionV relativeFrom="paragraph">
                  <wp:posOffset>3837904</wp:posOffset>
                </wp:positionV>
                <wp:extent cx="57306" cy="836762"/>
                <wp:effectExtent l="57150" t="0" r="38100" b="59055"/>
                <wp:wrapNone/>
                <wp:docPr id="191" name="AutoShape 26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306" cy="836762"/>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0AD31AC" id="AutoShape 2643" o:spid="_x0000_s1026" type="#_x0000_t32" style="position:absolute;margin-left:129.05pt;margin-top:302.2pt;width:4.5pt;height:65.9pt;flip:x;z-index:2531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" strokeweight="1.5pt">
                <v:stroke endarrow="block"/>
                <v:shadow color="#868686"/>
              </v:shape>
            </w:pict>
          </mc:Fallback>
        </mc:AlternateContent>
      </w:r>
      <w:r w:rsidRPr="00192FAA">
        <w:rPr>
          <w:rFonts w:ascii="Arial" w:hAnsi="Arial" w:cs="Arial"/>
          <w:b/>
          <w:noProof/>
          <w:sz w:val="22"/>
          <w:szCs w:val="22"/>
          <w:lang w:val="en-GB"/>
        </w:rPr>
        <mc:AlternateContent>
          <mc:Choice Requires="wps">
            <w:drawing>
              <wp:anchor distT="0" distB="0" distL="114300" distR="114300" simplePos="0" relativeHeight="253186560" behindDoc="0" locked="0" layoutInCell="1" allowOverlap="1" wp14:anchorId="5E3E58EC" wp14:editId="323B422F">
                <wp:simplePos x="0" y="0"/>
                <wp:positionH relativeFrom="column">
                  <wp:posOffset>828136</wp:posOffset>
                </wp:positionH>
                <wp:positionV relativeFrom="paragraph">
                  <wp:posOffset>4683293</wp:posOffset>
                </wp:positionV>
                <wp:extent cx="1604645" cy="724619"/>
                <wp:effectExtent l="0" t="0" r="14605" b="18415"/>
                <wp:wrapNone/>
                <wp:docPr id="193"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724619"/>
                        </a:xfrm>
                        <a:prstGeom prst="rect">
                          <a:avLst/>
                        </a:prstGeom>
                        <a:solidFill>
                          <a:schemeClr val="tx2">
                            <a:lumMod val="40000"/>
                            <a:lumOff val="60000"/>
                          </a:schemeClr>
                        </a:solidFill>
                        <a:ln w="19050">
                          <a:solidFill>
                            <a:srgbClr val="000000"/>
                          </a:solidFill>
                          <a:miter lim="800000"/>
                          <a:headEnd/>
                          <a:tailEnd/>
                        </a:ln>
                      </wps:spPr>
                      <wps:txbx>
                        <w:txbxContent>
                          <w:p w14:paraId="0D5BD526" w14:textId="272B8DDD" w:rsidR="00393F33" w:rsidRPr="00713AB8" w:rsidRDefault="00393F33" w:rsidP="00192FAA">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The primary invoice page may not provide production information.  Refer to the UPCS tab breakdown detail.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3E58EC" id="_x0000_s1083" type="#_x0000_t202" style="position:absolute;left:0;text-align:left;margin-left:65.2pt;margin-top:368.75pt;width:126.35pt;height:57.05pt;z-index:2531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" fillcolor="#8db3e2 [1311]" strokeweight="1.5pt">
                <v:textbox>
                  <w:txbxContent>
                    <w:p w14:paraId="0D5BD526" w14:textId="272B8DDD" w:rsidR="00393F33" w:rsidRPr="00713AB8" w:rsidRDefault="00393F33" w:rsidP="00192FAA">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The primary invoice page may not provide production information.  Refer to the UPCS tab breakdown detail.  </w:t>
                      </w:r>
                    </w:p>
                  </w:txbxContent>
                </v:textbox>
              </v:shape>
            </w:pict>
          </mc:Fallback>
        </mc:AlternateContent>
      </w:r>
      <w:r w:rsidRPr="00192FAA">
        <w:rPr>
          <w:rFonts w:ascii="Arial" w:hAnsi="Arial" w:cs="Arial"/>
          <w:b/>
          <w:noProof/>
          <w:sz w:val="22"/>
          <w:szCs w:val="22"/>
          <w:lang w:val="en-GB"/>
        </w:rPr>
        <mc:AlternateContent>
          <mc:Choice Requires="wps">
            <w:drawing>
              <wp:anchor distT="0" distB="0" distL="114300" distR="114300" simplePos="0" relativeHeight="253187584" behindDoc="0" locked="0" layoutInCell="1" allowOverlap="1" wp14:anchorId="524BA59B" wp14:editId="6EEB42AA">
                <wp:simplePos x="0" y="0"/>
                <wp:positionH relativeFrom="column">
                  <wp:posOffset>2385228</wp:posOffset>
                </wp:positionH>
                <wp:positionV relativeFrom="paragraph">
                  <wp:posOffset>4551272</wp:posOffset>
                </wp:positionV>
                <wp:extent cx="351155" cy="359410"/>
                <wp:effectExtent l="0" t="0" r="10795" b="21590"/>
                <wp:wrapNone/>
                <wp:docPr id="194"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0CC95B" w14:textId="77777777" w:rsidR="00393F33" w:rsidRPr="003A3676" w:rsidRDefault="00393F33" w:rsidP="00192FAA">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24BA59B" id="_x0000_s1084" style="position:absolute;left:0;text-align:left;margin-left:187.8pt;margin-top:358.35pt;width:27.65pt;height:28.3pt;z-index:2531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" fillcolor="#8db3e2 [1311]" strokecolor="yellow" strokeweight="1.5pt">
                <v:shadow color="#868686"/>
                <v:textbox>
                  <w:txbxContent>
                    <w:p w14:paraId="170CC95B" w14:textId="77777777" w:rsidR="00393F33" w:rsidRPr="003A3676" w:rsidRDefault="00393F33" w:rsidP="00192FAA">
                      <w:pPr>
                        <w:jc w:val="center"/>
                        <w:rPr>
                          <w:rFonts w:ascii="Arial" w:hAnsi="Arial" w:cs="Arial"/>
                        </w:rPr>
                      </w:pPr>
                      <w:r w:rsidRPr="003A3676">
                        <w:rPr>
                          <w:rFonts w:ascii="Arial" w:hAnsi="Arial" w:cs="Arial"/>
                        </w:rPr>
                        <w:t>i</w:t>
                      </w:r>
                    </w:p>
                  </w:txbxContent>
                </v:textbox>
              </v:oval>
            </w:pict>
          </mc:Fallback>
        </mc:AlternateContent>
      </w:r>
      <w:r>
        <w:rPr>
          <w:noProof/>
          <w:lang w:val="en-US"/>
        </w:rPr>
        <mc:AlternateContent>
          <mc:Choice Requires="wps">
            <w:drawing>
              <wp:anchor distT="0" distB="0" distL="114300" distR="114300" simplePos="0" relativeHeight="252958208" behindDoc="0" locked="0" layoutInCell="1" allowOverlap="1" wp14:anchorId="2A399DC0" wp14:editId="03D6CCD8">
                <wp:simplePos x="0" y="0"/>
                <wp:positionH relativeFrom="column">
                  <wp:posOffset>491706</wp:posOffset>
                </wp:positionH>
                <wp:positionV relativeFrom="paragraph">
                  <wp:posOffset>6693247</wp:posOffset>
                </wp:positionV>
                <wp:extent cx="3192516" cy="393209"/>
                <wp:effectExtent l="0" t="0" r="27305" b="26035"/>
                <wp:wrapNone/>
                <wp:docPr id="398" name="AutoShape 26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92516" cy="39320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C53B88" id="AutoShape 2647" o:spid="_x0000_s1026" style="position:absolute;margin-left:38.7pt;margin-top:527.05pt;width:251.4pt;height:30.95pt;z-index:25295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" filled="f" strokecolor="red" strokeweight="1.5pt">
                <v:shadow color="#868686"/>
              </v:roundrect>
            </w:pict>
          </mc:Fallback>
        </mc:AlternateContent>
      </w:r>
      <w:r>
        <w:rPr>
          <w:noProof/>
          <w:lang w:val="en-US"/>
        </w:rPr>
        <mc:AlternateContent>
          <mc:Choice Requires="wps">
            <w:drawing>
              <wp:anchor distT="0" distB="0" distL="114300" distR="114300" simplePos="0" relativeHeight="252953088" behindDoc="0" locked="0" layoutInCell="1" allowOverlap="1" wp14:anchorId="4DAFEC69" wp14:editId="627D380F">
                <wp:simplePos x="0" y="0"/>
                <wp:positionH relativeFrom="column">
                  <wp:posOffset>741956</wp:posOffset>
                </wp:positionH>
                <wp:positionV relativeFrom="paragraph">
                  <wp:posOffset>3168877</wp:posOffset>
                </wp:positionV>
                <wp:extent cx="2664460" cy="662940"/>
                <wp:effectExtent l="18415" t="9525" r="12700" b="13335"/>
                <wp:wrapNone/>
                <wp:docPr id="399" name="AutoShape 26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4460" cy="6629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5E874F" id="AutoShape 2642" o:spid="_x0000_s1026" style="position:absolute;margin-left:58.4pt;margin-top:249.5pt;width:209.8pt;height:52.2pt;z-index:25295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" filled="f" strokecolor="red" strokeweight="1.5pt">
                <v:shadow color="#868686"/>
              </v:roundrect>
            </w:pict>
          </mc:Fallback>
        </mc:AlternateContent>
      </w:r>
      <w:r>
        <w:rPr>
          <w:noProof/>
          <w:lang w:val="en-US"/>
        </w:rPr>
        <mc:AlternateContent>
          <mc:Choice Requires="wps">
            <w:drawing>
              <wp:anchor distT="0" distB="0" distL="114300" distR="114300" simplePos="0" relativeHeight="253046272" behindDoc="0" locked="0" layoutInCell="1" allowOverlap="1" wp14:anchorId="6E89D73D" wp14:editId="78DC7D20">
                <wp:simplePos x="0" y="0"/>
                <wp:positionH relativeFrom="column">
                  <wp:posOffset>4235569</wp:posOffset>
                </wp:positionH>
                <wp:positionV relativeFrom="paragraph">
                  <wp:posOffset>1042946</wp:posOffset>
                </wp:positionV>
                <wp:extent cx="1897811" cy="170180"/>
                <wp:effectExtent l="0" t="0" r="26670" b="20320"/>
                <wp:wrapNone/>
                <wp:docPr id="220" name="AutoShape 26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7811" cy="1701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A600A06" id="AutoShape 2647" o:spid="_x0000_s1026" style="position:absolute;margin-left:333.5pt;margin-top:82.1pt;width:149.45pt;height:13.4pt;z-index:25304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" filled="f" strokecolor="red" strokeweight="1.5pt">
                <v:shadow color="#868686"/>
              </v:roundrect>
            </w:pict>
          </mc:Fallback>
        </mc:AlternateContent>
      </w:r>
      <w:r>
        <w:rPr>
          <w:noProof/>
          <w:lang w:val="en-US"/>
        </w:rPr>
        <mc:AlternateContent>
          <mc:Choice Requires="wps">
            <w:drawing>
              <wp:anchor distT="0" distB="0" distL="114300" distR="114300" simplePos="0" relativeHeight="253048320" behindDoc="0" locked="0" layoutInCell="1" allowOverlap="1" wp14:anchorId="7AB59258" wp14:editId="3DB9211F">
                <wp:simplePos x="0" y="0"/>
                <wp:positionH relativeFrom="column">
                  <wp:posOffset>4693920</wp:posOffset>
                </wp:positionH>
                <wp:positionV relativeFrom="paragraph">
                  <wp:posOffset>1227455</wp:posOffset>
                </wp:positionV>
                <wp:extent cx="45085" cy="427355"/>
                <wp:effectExtent l="38100" t="0" r="50165" b="48895"/>
                <wp:wrapNone/>
                <wp:docPr id="293" name="AutoShape 26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085" cy="4273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5E29E6F" id="AutoShape 2643" o:spid="_x0000_s1026" type="#_x0000_t32" style="position:absolute;margin-left:369.6pt;margin-top:96.65pt;width:3.55pt;height:33.65pt;flip:x;z-index:25304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" strokeweight="1.5pt">
                <v:stroke endarrow="block"/>
                <v:shadow color="#868686"/>
              </v:shape>
            </w:pict>
          </mc:Fallback>
        </mc:AlternateContent>
      </w:r>
      <w:r w:rsidRPr="00192FAA">
        <w:rPr>
          <w:rFonts w:ascii="Arial" w:hAnsi="Arial" w:cs="Arial"/>
          <w:b/>
          <w:noProof/>
          <w:sz w:val="22"/>
          <w:szCs w:val="22"/>
          <w:lang w:val="en-GB"/>
        </w:rPr>
        <mc:AlternateContent>
          <mc:Choice Requires="wps">
            <w:drawing>
              <wp:anchor distT="0" distB="0" distL="114300" distR="114300" simplePos="0" relativeHeight="253050368" behindDoc="0" locked="0" layoutInCell="1" allowOverlap="1" wp14:anchorId="42EA8313" wp14:editId="06DFE453">
                <wp:simplePos x="0" y="0"/>
                <wp:positionH relativeFrom="column">
                  <wp:posOffset>4257675</wp:posOffset>
                </wp:positionH>
                <wp:positionV relativeFrom="paragraph">
                  <wp:posOffset>1651635</wp:posOffset>
                </wp:positionV>
                <wp:extent cx="1604645" cy="487680"/>
                <wp:effectExtent l="0" t="0" r="14605" b="26670"/>
                <wp:wrapNone/>
                <wp:docPr id="294"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487680"/>
                        </a:xfrm>
                        <a:prstGeom prst="rect">
                          <a:avLst/>
                        </a:prstGeom>
                        <a:solidFill>
                          <a:schemeClr val="tx2">
                            <a:lumMod val="40000"/>
                            <a:lumOff val="60000"/>
                          </a:schemeClr>
                        </a:solidFill>
                        <a:ln w="19050">
                          <a:solidFill>
                            <a:srgbClr val="000000"/>
                          </a:solidFill>
                          <a:miter lim="800000"/>
                          <a:headEnd/>
                          <a:tailEnd/>
                        </a:ln>
                      </wps:spPr>
                      <wps:txbx>
                        <w:txbxContent>
                          <w:p w14:paraId="2F47EACC" w14:textId="3B8DE631" w:rsidR="00393F33" w:rsidRPr="00713AB8" w:rsidRDefault="00393F33" w:rsidP="00192FAA">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GP identifies the invoice as being for Global Promotion.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EA8313" id="_x0000_s1085" type="#_x0000_t202" style="position:absolute;left:0;text-align:left;margin-left:335.25pt;margin-top:130.05pt;width:126.35pt;height:38.4pt;z-index:25305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" fillcolor="#8db3e2 [1311]" strokeweight="1.5pt">
                <v:textbox>
                  <w:txbxContent>
                    <w:p w14:paraId="2F47EACC" w14:textId="3B8DE631" w:rsidR="00393F33" w:rsidRPr="00713AB8" w:rsidRDefault="00393F33" w:rsidP="00192FAA">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GP identifies the invoice as being for Global Promotion. </w:t>
                      </w:r>
                    </w:p>
                  </w:txbxContent>
                </v:textbox>
              </v:shape>
            </w:pict>
          </mc:Fallback>
        </mc:AlternateContent>
      </w:r>
      <w:r w:rsidRPr="00192FAA">
        <w:rPr>
          <w:rFonts w:ascii="Arial" w:hAnsi="Arial" w:cs="Arial"/>
          <w:b/>
          <w:noProof/>
          <w:sz w:val="22"/>
          <w:szCs w:val="22"/>
          <w:lang w:val="en-GB"/>
        </w:rPr>
        <mc:AlternateContent>
          <mc:Choice Requires="wps">
            <w:drawing>
              <wp:anchor distT="0" distB="0" distL="114300" distR="114300" simplePos="0" relativeHeight="253051392" behindDoc="0" locked="0" layoutInCell="1" allowOverlap="1" wp14:anchorId="2B1B927C" wp14:editId="552C9C5B">
                <wp:simplePos x="0" y="0"/>
                <wp:positionH relativeFrom="column">
                  <wp:posOffset>5812790</wp:posOffset>
                </wp:positionH>
                <wp:positionV relativeFrom="paragraph">
                  <wp:posOffset>1518021</wp:posOffset>
                </wp:positionV>
                <wp:extent cx="351155" cy="359410"/>
                <wp:effectExtent l="0" t="0" r="10795" b="21590"/>
                <wp:wrapNone/>
                <wp:docPr id="297"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5077284" w14:textId="77777777" w:rsidR="00393F33" w:rsidRPr="003A3676" w:rsidRDefault="00393F33" w:rsidP="00192FAA">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1B927C" id="_x0000_s1086" style="position:absolute;left:0;text-align:left;margin-left:457.7pt;margin-top:119.55pt;width:27.65pt;height:28.3pt;z-index:25305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" fillcolor="#8db3e2 [1311]" strokecolor="yellow" strokeweight="1.5pt">
                <v:shadow color="#868686"/>
                <v:textbox>
                  <w:txbxContent>
                    <w:p w14:paraId="75077284" w14:textId="77777777" w:rsidR="00393F33" w:rsidRPr="003A3676" w:rsidRDefault="00393F33" w:rsidP="00192FAA">
                      <w:pPr>
                        <w:jc w:val="center"/>
                        <w:rPr>
                          <w:rFonts w:ascii="Arial" w:hAnsi="Arial" w:cs="Arial"/>
                        </w:rPr>
                      </w:pPr>
                      <w:r w:rsidRPr="003A3676">
                        <w:rPr>
                          <w:rFonts w:ascii="Arial" w:hAnsi="Arial" w:cs="Arial"/>
                        </w:rPr>
                        <w:t>i</w:t>
                      </w:r>
                    </w:p>
                  </w:txbxContent>
                </v:textbox>
              </v:oval>
            </w:pict>
          </mc:Fallback>
        </mc:AlternateContent>
      </w:r>
      <w:r>
        <w:rPr>
          <w:noProof/>
        </w:rPr>
        <w:drawing>
          <wp:inline distT="0" distB="0" distL="0" distR="0" wp14:anchorId="165FA674" wp14:editId="058AE0B0">
            <wp:extent cx="6858000" cy="705612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858000" cy="7056120"/>
                    </a:xfrm>
                    <a:prstGeom prst="rect">
                      <a:avLst/>
                    </a:prstGeom>
                  </pic:spPr>
                </pic:pic>
              </a:graphicData>
            </a:graphic>
          </wp:inline>
        </w:drawing>
      </w:r>
    </w:p>
    <w:p w14:paraId="37164C69" w14:textId="29A8E710" w:rsidR="00BB5943" w:rsidRDefault="00BB5943" w:rsidP="00BB5943">
      <w:pPr>
        <w:ind w:left="720" w:hanging="720"/>
        <w:jc w:val="center"/>
        <w:rPr>
          <w:rFonts w:ascii="Arial" w:hAnsi="Arial" w:cs="Arial"/>
          <w:b/>
          <w:sz w:val="22"/>
          <w:szCs w:val="22"/>
          <w:lang w:val="en-GB"/>
        </w:rPr>
      </w:pPr>
    </w:p>
    <w:p w14:paraId="6D7E1EA6" w14:textId="77777777" w:rsidR="00BB5943" w:rsidRDefault="00BB5943" w:rsidP="00BB5943">
      <w:pPr>
        <w:ind w:left="720" w:hanging="720"/>
        <w:jc w:val="center"/>
        <w:rPr>
          <w:rFonts w:ascii="Arial" w:hAnsi="Arial" w:cs="Arial"/>
          <w:b/>
          <w:sz w:val="22"/>
          <w:szCs w:val="22"/>
          <w:lang w:val="en-GB"/>
        </w:rPr>
      </w:pPr>
    </w:p>
    <w:p w14:paraId="0CDE1FF2" w14:textId="77777777" w:rsidR="00BB5943" w:rsidRDefault="00BB5943" w:rsidP="00BB5943">
      <w:pPr>
        <w:ind w:left="720" w:hanging="720"/>
        <w:jc w:val="center"/>
        <w:rPr>
          <w:rFonts w:ascii="Arial" w:hAnsi="Arial" w:cs="Arial"/>
          <w:b/>
          <w:sz w:val="22"/>
          <w:szCs w:val="22"/>
          <w:lang w:val="en-GB"/>
        </w:rPr>
      </w:pPr>
    </w:p>
    <w:p w14:paraId="661DDD70" w14:textId="6E7B5C0C" w:rsidR="003E4547" w:rsidRPr="002C6EDC" w:rsidRDefault="002C6EDC" w:rsidP="0050385D">
      <w:pPr>
        <w:rPr>
          <w:rFonts w:ascii="Arial" w:hAnsi="Arial" w:cs="Arial"/>
          <w:b/>
          <w:lang w:val="en-US"/>
        </w:rPr>
      </w:pPr>
      <w:r w:rsidRPr="002C6EDC">
        <w:rPr>
          <w:rFonts w:ascii="Arial" w:hAnsi="Arial" w:cs="Arial"/>
          <w:b/>
          <w:noProof/>
          <w:lang w:val="en-US"/>
        </w:rPr>
        <mc:AlternateContent>
          <mc:Choice Requires="wps">
            <w:drawing>
              <wp:anchor distT="0" distB="0" distL="114300" distR="114300" simplePos="0" relativeHeight="253211136" behindDoc="0" locked="0" layoutInCell="1" allowOverlap="1" wp14:anchorId="622BBD48" wp14:editId="539F7724">
                <wp:simplePos x="0" y="0"/>
                <wp:positionH relativeFrom="column">
                  <wp:posOffset>4299477</wp:posOffset>
                </wp:positionH>
                <wp:positionV relativeFrom="paragraph">
                  <wp:posOffset>1215150</wp:posOffset>
                </wp:positionV>
                <wp:extent cx="351155" cy="359410"/>
                <wp:effectExtent l="17780" t="12700" r="12065" b="18415"/>
                <wp:wrapNone/>
                <wp:docPr id="210" name="Oval 26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67EDD6E" w14:textId="77777777" w:rsidR="00393F33" w:rsidRPr="003A3676" w:rsidRDefault="00393F33" w:rsidP="002C6EDC">
                            <w:pPr>
                              <w:rPr>
                                <w:rFonts w:ascii="Arial" w:hAnsi="Arial" w:cs="Arial"/>
                              </w:rPr>
                            </w:pPr>
                            <w:r w:rsidRPr="003A3676">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22BBD48" id="_x0000_s1087" style="position:absolute;margin-left:338.55pt;margin-top:95.7pt;width:27.65pt;height:28.3pt;z-index:2532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uqGEgIAAC0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" fillcolor="yellow" strokecolor="yellow" strokeweight="1.5pt">
                <v:shadow color="#868686"/>
                <v:textbox>
                  <w:txbxContent>
                    <w:p w14:paraId="367EDD6E" w14:textId="77777777" w:rsidR="00393F33" w:rsidRPr="003A3676" w:rsidRDefault="00393F33" w:rsidP="002C6EDC">
                      <w:pPr>
                        <w:rPr>
                          <w:rFonts w:ascii="Arial" w:hAnsi="Arial" w:cs="Arial"/>
                        </w:rPr>
                      </w:pPr>
                      <w:r w:rsidRPr="003A3676">
                        <w:rPr>
                          <w:rFonts w:ascii="Arial" w:hAnsi="Arial" w:cs="Arial"/>
                        </w:rPr>
                        <w:t>2</w:t>
                      </w:r>
                    </w:p>
                  </w:txbxContent>
                </v:textbox>
              </v:oval>
            </w:pict>
          </mc:Fallback>
        </mc:AlternateContent>
      </w:r>
      <w:r w:rsidRPr="002C6EDC">
        <w:rPr>
          <w:rFonts w:ascii="Arial" w:hAnsi="Arial" w:cs="Arial"/>
          <w:b/>
          <w:noProof/>
          <w:lang w:val="en-US"/>
        </w:rPr>
        <mc:AlternateContent>
          <mc:Choice Requires="wps">
            <w:drawing>
              <wp:anchor distT="0" distB="0" distL="114300" distR="114300" simplePos="0" relativeHeight="253209088" behindDoc="0" locked="0" layoutInCell="1" allowOverlap="1" wp14:anchorId="343A6E60" wp14:editId="5A9FEDA7">
                <wp:simplePos x="0" y="0"/>
                <wp:positionH relativeFrom="column">
                  <wp:posOffset>6573329</wp:posOffset>
                </wp:positionH>
                <wp:positionV relativeFrom="paragraph">
                  <wp:posOffset>1182130</wp:posOffset>
                </wp:positionV>
                <wp:extent cx="351155" cy="359410"/>
                <wp:effectExtent l="15875" t="10160" r="13970" b="11430"/>
                <wp:wrapNone/>
                <wp:docPr id="208" name="Oval 26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62D9CE" w14:textId="77777777" w:rsidR="00393F33" w:rsidRPr="003A3676" w:rsidRDefault="00393F33" w:rsidP="002C6EDC">
                            <w:pPr>
                              <w:rPr>
                                <w:rFonts w:ascii="Arial" w:hAnsi="Arial" w:cs="Arial"/>
                              </w:rPr>
                            </w:pPr>
                            <w:r w:rsidRPr="003A3676">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3A6E60" id="_x0000_s1088" style="position:absolute;margin-left:517.6pt;margin-top:93.1pt;width:27.65pt;height:28.3pt;z-index:2532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4RoEwIAAC0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" fillcolor="yellow" strokecolor="yellow" strokeweight="1.5pt">
                <v:shadow color="#868686"/>
                <v:textbox>
                  <w:txbxContent>
                    <w:p w14:paraId="6462D9CE" w14:textId="77777777" w:rsidR="00393F33" w:rsidRPr="003A3676" w:rsidRDefault="00393F33" w:rsidP="002C6EDC">
                      <w:pPr>
                        <w:rPr>
                          <w:rFonts w:ascii="Arial" w:hAnsi="Arial" w:cs="Arial"/>
                        </w:rPr>
                      </w:pPr>
                      <w:r w:rsidRPr="003A3676">
                        <w:rPr>
                          <w:rFonts w:ascii="Arial" w:hAnsi="Arial" w:cs="Arial"/>
                        </w:rPr>
                        <w:t>1</w:t>
                      </w:r>
                    </w:p>
                  </w:txbxContent>
                </v:textbox>
              </v:oval>
            </w:pict>
          </mc:Fallback>
        </mc:AlternateContent>
      </w:r>
      <w:r w:rsidRPr="002C6EDC">
        <w:rPr>
          <w:rFonts w:ascii="Arial" w:hAnsi="Arial" w:cs="Arial"/>
          <w:b/>
          <w:noProof/>
          <w:lang w:val="en-US"/>
        </w:rPr>
        <mc:AlternateContent>
          <mc:Choice Requires="wps">
            <w:drawing>
              <wp:anchor distT="0" distB="0" distL="114300" distR="114300" simplePos="0" relativeHeight="253207040" behindDoc="0" locked="0" layoutInCell="1" allowOverlap="1" wp14:anchorId="6BF2E972" wp14:editId="7B882A06">
                <wp:simplePos x="0" y="0"/>
                <wp:positionH relativeFrom="column">
                  <wp:posOffset>1492178</wp:posOffset>
                </wp:positionH>
                <wp:positionV relativeFrom="paragraph">
                  <wp:posOffset>972006</wp:posOffset>
                </wp:positionV>
                <wp:extent cx="351155" cy="359410"/>
                <wp:effectExtent l="14605" t="17780" r="15240" b="13335"/>
                <wp:wrapNone/>
                <wp:docPr id="206" name="Oval 26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411BA0E" w14:textId="77777777" w:rsidR="00393F33" w:rsidRPr="003A3676" w:rsidRDefault="00393F33" w:rsidP="002C6EDC">
                            <w:pPr>
                              <w:rPr>
                                <w:rFonts w:ascii="Arial" w:hAnsi="Arial" w:cs="Arial"/>
                              </w:rPr>
                            </w:pPr>
                            <w:r w:rsidRPr="003A3676">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F2E972" id="_x0000_s1089" style="position:absolute;margin-left:117.5pt;margin-top:76.55pt;width:27.65pt;height:28.3pt;z-index:2532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" fillcolor="yellow" strokecolor="yellow" strokeweight="1.5pt">
                <v:shadow color="#868686"/>
                <v:textbox>
                  <w:txbxContent>
                    <w:p w14:paraId="3411BA0E" w14:textId="77777777" w:rsidR="00393F33" w:rsidRPr="003A3676" w:rsidRDefault="00393F33" w:rsidP="002C6EDC">
                      <w:pPr>
                        <w:rPr>
                          <w:rFonts w:ascii="Arial" w:hAnsi="Arial" w:cs="Arial"/>
                        </w:rPr>
                      </w:pPr>
                      <w:r w:rsidRPr="003A3676">
                        <w:rPr>
                          <w:rFonts w:ascii="Arial" w:hAnsi="Arial" w:cs="Arial"/>
                        </w:rPr>
                        <w:t>4</w:t>
                      </w:r>
                    </w:p>
                  </w:txbxContent>
                </v:textbox>
              </v:oval>
            </w:pict>
          </mc:Fallback>
        </mc:AlternateContent>
      </w:r>
      <w:r>
        <w:rPr>
          <w:noProof/>
          <w:lang w:val="en-US"/>
        </w:rPr>
        <mc:AlternateContent>
          <mc:Choice Requires="wps">
            <w:drawing>
              <wp:anchor distT="0" distB="0" distL="114300" distR="114300" simplePos="0" relativeHeight="253199872" behindDoc="0" locked="0" layoutInCell="1" allowOverlap="1" wp14:anchorId="324A47AA" wp14:editId="71BE7541">
                <wp:simplePos x="0" y="0"/>
                <wp:positionH relativeFrom="column">
                  <wp:posOffset>2285365</wp:posOffset>
                </wp:positionH>
                <wp:positionV relativeFrom="paragraph">
                  <wp:posOffset>1274709</wp:posOffset>
                </wp:positionV>
                <wp:extent cx="45085" cy="301625"/>
                <wp:effectExtent l="57150" t="0" r="50165" b="60325"/>
                <wp:wrapNone/>
                <wp:docPr id="202" name="AutoShape 26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085" cy="3016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3090FB7" id="AutoShape 2643" o:spid="_x0000_s1026" type="#_x0000_t32" style="position:absolute;margin-left:179.95pt;margin-top:100.35pt;width:3.55pt;height:23.75pt;flip:x;z-index:2531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" strokeweight="1.5pt">
                <v:stroke endarrow="block"/>
                <v:shadow color="#868686"/>
              </v:shape>
            </w:pict>
          </mc:Fallback>
        </mc:AlternateContent>
      </w:r>
      <w:r>
        <w:rPr>
          <w:noProof/>
          <w:lang w:val="en-US"/>
        </w:rPr>
        <mc:AlternateContent>
          <mc:Choice Requires="wps">
            <w:drawing>
              <wp:anchor distT="0" distB="0" distL="114300" distR="114300" simplePos="0" relativeHeight="253191680" behindDoc="0" locked="0" layoutInCell="1" allowOverlap="1" wp14:anchorId="1668D827" wp14:editId="0DAD5933">
                <wp:simplePos x="0" y="0"/>
                <wp:positionH relativeFrom="column">
                  <wp:posOffset>5071745</wp:posOffset>
                </wp:positionH>
                <wp:positionV relativeFrom="paragraph">
                  <wp:posOffset>829310</wp:posOffset>
                </wp:positionV>
                <wp:extent cx="621030" cy="479425"/>
                <wp:effectExtent l="0" t="0" r="26670" b="15875"/>
                <wp:wrapNone/>
                <wp:docPr id="197" name="AutoShape 26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030" cy="4794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B6DD762" id="AutoShape 2647" o:spid="_x0000_s1026" style="position:absolute;margin-left:399.35pt;margin-top:65.3pt;width:48.9pt;height:37.75pt;z-index:2531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" filled="f" strokecolor="red" strokeweight="1.5pt">
                <v:shadow color="#868686"/>
              </v:roundrect>
            </w:pict>
          </mc:Fallback>
        </mc:AlternateContent>
      </w:r>
      <w:r>
        <w:rPr>
          <w:noProof/>
          <w:lang w:val="en-US"/>
        </w:rPr>
        <mc:AlternateContent>
          <mc:Choice Requires="wps">
            <w:drawing>
              <wp:anchor distT="0" distB="0" distL="114300" distR="114300" simplePos="0" relativeHeight="253193728" behindDoc="0" locked="0" layoutInCell="1" allowOverlap="1" wp14:anchorId="2BB2D184" wp14:editId="6E3B5868">
                <wp:simplePos x="0" y="0"/>
                <wp:positionH relativeFrom="column">
                  <wp:posOffset>5693410</wp:posOffset>
                </wp:positionH>
                <wp:positionV relativeFrom="paragraph">
                  <wp:posOffset>829574</wp:posOffset>
                </wp:positionV>
                <wp:extent cx="499745" cy="479425"/>
                <wp:effectExtent l="0" t="0" r="14605" b="15875"/>
                <wp:wrapNone/>
                <wp:docPr id="198" name="AutoShape 26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745" cy="4794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AFC3878" id="AutoShape 2647" o:spid="_x0000_s1026" style="position:absolute;margin-left:448.3pt;margin-top:65.3pt;width:39.35pt;height:37.75pt;z-index:2531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" filled="f" strokecolor="red" strokeweight="1.5pt">
                <v:shadow color="#868686"/>
              </v:roundrect>
            </w:pict>
          </mc:Fallback>
        </mc:AlternateContent>
      </w:r>
      <w:r>
        <w:rPr>
          <w:noProof/>
          <w:lang w:val="en-US"/>
        </w:rPr>
        <mc:AlternateContent>
          <mc:Choice Requires="wps">
            <w:drawing>
              <wp:anchor distT="0" distB="0" distL="114300" distR="114300" simplePos="0" relativeHeight="253189632" behindDoc="0" locked="0" layoutInCell="1" allowOverlap="1" wp14:anchorId="60819D16" wp14:editId="54BBB0BD">
                <wp:simplePos x="0" y="0"/>
                <wp:positionH relativeFrom="column">
                  <wp:posOffset>2009775</wp:posOffset>
                </wp:positionH>
                <wp:positionV relativeFrom="paragraph">
                  <wp:posOffset>794756</wp:posOffset>
                </wp:positionV>
                <wp:extent cx="706755" cy="479425"/>
                <wp:effectExtent l="0" t="0" r="17145" b="15875"/>
                <wp:wrapNone/>
                <wp:docPr id="196" name="AutoShape 26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6755" cy="4794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8FBA48" id="AutoShape 2647" o:spid="_x0000_s1026" style="position:absolute;margin-left:158.25pt;margin-top:62.6pt;width:55.65pt;height:37.75pt;z-index:2531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" filled="f" strokecolor="red" strokeweight="1.5pt">
                <v:shadow color="#868686"/>
              </v:roundrect>
            </w:pict>
          </mc:Fallback>
        </mc:AlternateContent>
      </w:r>
      <w:r w:rsidR="0050385D" w:rsidRPr="002C6EDC">
        <w:rPr>
          <w:rFonts w:ascii="Arial" w:hAnsi="Arial" w:cs="Arial"/>
          <w:b/>
          <w:sz w:val="22"/>
          <w:szCs w:val="22"/>
          <w:lang w:val="en-US"/>
        </w:rPr>
        <w:t xml:space="preserve">Page 2:  </w:t>
      </w:r>
      <w:r w:rsidRPr="002C6EDC">
        <w:rPr>
          <w:rFonts w:ascii="Arial" w:hAnsi="Arial" w:cs="Arial"/>
          <w:b/>
          <w:sz w:val="22"/>
          <w:szCs w:val="22"/>
          <w:lang w:val="en-US"/>
        </w:rPr>
        <w:t>The UPCS tab identifies specific UPCs offered the sc</w:t>
      </w:r>
      <w:r>
        <w:rPr>
          <w:rFonts w:ascii="Arial" w:hAnsi="Arial" w:cs="Arial"/>
          <w:b/>
          <w:sz w:val="22"/>
          <w:szCs w:val="22"/>
          <w:lang w:val="en-US"/>
        </w:rPr>
        <w:t>an allowance, the scan rate, and the scan performance dates.</w:t>
      </w:r>
      <w:r w:rsidR="0050385D">
        <w:rPr>
          <w:noProof/>
        </w:rPr>
        <w:drawing>
          <wp:inline distT="0" distB="0" distL="0" distR="0" wp14:anchorId="56BDC27D" wp14:editId="57C49F21">
            <wp:extent cx="6858000" cy="979805"/>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858000" cy="979805"/>
                    </a:xfrm>
                    <a:prstGeom prst="rect">
                      <a:avLst/>
                    </a:prstGeom>
                  </pic:spPr>
                </pic:pic>
              </a:graphicData>
            </a:graphic>
          </wp:inline>
        </w:drawing>
      </w:r>
    </w:p>
    <w:p w14:paraId="7BBEFD38" w14:textId="51914C3E" w:rsidR="009C523D" w:rsidRPr="002C6EDC" w:rsidRDefault="002C6EDC" w:rsidP="00A104BA">
      <w:pPr>
        <w:rPr>
          <w:rFonts w:ascii="Arial" w:hAnsi="Arial" w:cs="Arial"/>
          <w:b/>
          <w:lang w:val="en-US"/>
        </w:rPr>
      </w:pPr>
      <w:r>
        <w:rPr>
          <w:noProof/>
          <w:lang w:val="en-US"/>
        </w:rPr>
        <mc:AlternateContent>
          <mc:Choice Requires="wps">
            <w:drawing>
              <wp:anchor distT="0" distB="0" distL="114300" distR="114300" simplePos="0" relativeHeight="253203968" behindDoc="0" locked="0" layoutInCell="1" allowOverlap="1" wp14:anchorId="6B1A34E7" wp14:editId="138D8558">
                <wp:simplePos x="0" y="0"/>
                <wp:positionH relativeFrom="column">
                  <wp:posOffset>5859145</wp:posOffset>
                </wp:positionH>
                <wp:positionV relativeFrom="paragraph">
                  <wp:posOffset>-1270</wp:posOffset>
                </wp:positionV>
                <wp:extent cx="45085" cy="301625"/>
                <wp:effectExtent l="57150" t="0" r="50165" b="60325"/>
                <wp:wrapNone/>
                <wp:docPr id="204" name="AutoShape 26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085" cy="3016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B1C4559" id="AutoShape 2643" o:spid="_x0000_s1026" type="#_x0000_t32" style="position:absolute;margin-left:461.35pt;margin-top:-.1pt;width:3.55pt;height:23.75pt;flip:x;z-index:2532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" strokeweight="1.5pt">
                <v:stroke endarrow="block"/>
                <v:shadow color="#868686"/>
              </v:shape>
            </w:pict>
          </mc:Fallback>
        </mc:AlternateContent>
      </w:r>
      <w:r>
        <w:rPr>
          <w:noProof/>
          <w:lang w:val="en-US"/>
        </w:rPr>
        <mc:AlternateContent>
          <mc:Choice Requires="wps">
            <w:drawing>
              <wp:anchor distT="0" distB="0" distL="114300" distR="114300" simplePos="0" relativeHeight="253201920" behindDoc="0" locked="0" layoutInCell="1" allowOverlap="1" wp14:anchorId="64A93138" wp14:editId="06FE072D">
                <wp:simplePos x="0" y="0"/>
                <wp:positionH relativeFrom="column">
                  <wp:posOffset>5318988</wp:posOffset>
                </wp:positionH>
                <wp:positionV relativeFrom="paragraph">
                  <wp:posOffset>14378</wp:posOffset>
                </wp:positionV>
                <wp:extent cx="45719" cy="301924"/>
                <wp:effectExtent l="57150" t="0" r="50165" b="60325"/>
                <wp:wrapNone/>
                <wp:docPr id="203" name="AutoShape 26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30192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EFD172F" id="AutoShape 2643" o:spid="_x0000_s1026" type="#_x0000_t32" style="position:absolute;margin-left:418.8pt;margin-top:1.15pt;width:3.6pt;height:23.75pt;flip:x;z-index:2532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" strokeweight="1.5pt">
                <v:stroke endarrow="block"/>
                <v:shadow color="#868686"/>
              </v:shape>
            </w:pict>
          </mc:Fallback>
        </mc:AlternateContent>
      </w:r>
    </w:p>
    <w:p w14:paraId="0EA450B6" w14:textId="13C86307" w:rsidR="0050385D" w:rsidRDefault="002C6EDC" w:rsidP="00A104BA">
      <w:pPr>
        <w:rPr>
          <w:rFonts w:ascii="Arial" w:hAnsi="Arial" w:cs="Arial"/>
          <w:b/>
          <w:lang w:val="en-US"/>
        </w:rPr>
      </w:pPr>
      <w:r w:rsidRPr="002C6EDC">
        <w:rPr>
          <w:rFonts w:ascii="Arial" w:hAnsi="Arial" w:cs="Arial"/>
          <w:b/>
          <w:noProof/>
          <w:lang w:val="en-US"/>
        </w:rPr>
        <mc:AlternateContent>
          <mc:Choice Requires="wps">
            <w:drawing>
              <wp:anchor distT="0" distB="0" distL="114300" distR="114300" simplePos="0" relativeHeight="253206016" behindDoc="0" locked="0" layoutInCell="1" allowOverlap="1" wp14:anchorId="1D1F7563" wp14:editId="684D572F">
                <wp:simplePos x="0" y="0"/>
                <wp:positionH relativeFrom="column">
                  <wp:posOffset>1220099</wp:posOffset>
                </wp:positionH>
                <wp:positionV relativeFrom="paragraph">
                  <wp:posOffset>128905</wp:posOffset>
                </wp:positionV>
                <wp:extent cx="2325370" cy="350520"/>
                <wp:effectExtent l="0" t="0" r="17780" b="11430"/>
                <wp:wrapNone/>
                <wp:docPr id="205" name="Text Box 26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5370" cy="350520"/>
                        </a:xfrm>
                        <a:prstGeom prst="rect">
                          <a:avLst/>
                        </a:prstGeom>
                        <a:solidFill>
                          <a:srgbClr val="FFFFFF"/>
                        </a:solidFill>
                        <a:ln w="19050">
                          <a:solidFill>
                            <a:srgbClr val="000000"/>
                          </a:solidFill>
                          <a:miter lim="800000"/>
                          <a:headEnd/>
                          <a:tailEnd/>
                        </a:ln>
                      </wps:spPr>
                      <wps:txbx>
                        <w:txbxContent>
                          <w:p w14:paraId="7D1BF1A1" w14:textId="77777777" w:rsidR="00393F33" w:rsidRDefault="00393F33" w:rsidP="002C6EDC">
                            <w:pPr>
                              <w:rPr>
                                <w:rFonts w:ascii="Arial" w:hAnsi="Arial" w:cs="Arial"/>
                                <w:sz w:val="16"/>
                              </w:rPr>
                            </w:pPr>
                            <w:r>
                              <w:rPr>
                                <w:rFonts w:ascii="Arial" w:hAnsi="Arial" w:cs="Arial"/>
                                <w:sz w:val="16"/>
                                <w:u w:val="single"/>
                              </w:rPr>
                              <w:t>Deal Dates</w:t>
                            </w:r>
                            <w:r>
                              <w:rPr>
                                <w:rFonts w:ascii="Arial" w:hAnsi="Arial" w:cs="Arial"/>
                                <w:sz w:val="16"/>
                              </w:rPr>
                              <w:t>:  The dates the customer is claiming for scan allowance.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1F7563" id="_x0000_s1090" type="#_x0000_t202" style="position:absolute;margin-left:96.05pt;margin-top:10.15pt;width:183.1pt;height:27.6pt;z-index:2532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" strokeweight="1.5pt">
                <v:textbox>
                  <w:txbxContent>
                    <w:p w14:paraId="7D1BF1A1" w14:textId="77777777" w:rsidR="00393F33" w:rsidRDefault="00393F33" w:rsidP="002C6EDC">
                      <w:pPr>
                        <w:rPr>
                          <w:rFonts w:ascii="Arial" w:hAnsi="Arial" w:cs="Arial"/>
                          <w:sz w:val="16"/>
                        </w:rPr>
                      </w:pPr>
                      <w:r>
                        <w:rPr>
                          <w:rFonts w:ascii="Arial" w:hAnsi="Arial" w:cs="Arial"/>
                          <w:sz w:val="16"/>
                          <w:u w:val="single"/>
                        </w:rPr>
                        <w:t>Deal Dates</w:t>
                      </w:r>
                      <w:r>
                        <w:rPr>
                          <w:rFonts w:ascii="Arial" w:hAnsi="Arial" w:cs="Arial"/>
                          <w:sz w:val="16"/>
                        </w:rPr>
                        <w:t>:  The dates the customer is claiming for scan allowance.</w:t>
                      </w:r>
                    </w:p>
                  </w:txbxContent>
                </v:textbox>
              </v:shape>
            </w:pict>
          </mc:Fallback>
        </mc:AlternateContent>
      </w:r>
      <w:r w:rsidRPr="002C6EDC">
        <w:rPr>
          <w:rFonts w:ascii="Arial" w:hAnsi="Arial" w:cs="Arial"/>
          <w:b/>
          <w:noProof/>
          <w:lang w:val="en-US"/>
        </w:rPr>
        <mc:AlternateContent>
          <mc:Choice Requires="wps">
            <w:drawing>
              <wp:anchor distT="0" distB="0" distL="114300" distR="114300" simplePos="0" relativeHeight="253208064" behindDoc="0" locked="0" layoutInCell="1" allowOverlap="1" wp14:anchorId="587B6D56" wp14:editId="08AA941B">
                <wp:simplePos x="0" y="0"/>
                <wp:positionH relativeFrom="column">
                  <wp:posOffset>5596075</wp:posOffset>
                </wp:positionH>
                <wp:positionV relativeFrom="paragraph">
                  <wp:posOffset>138550</wp:posOffset>
                </wp:positionV>
                <wp:extent cx="1483743" cy="627380"/>
                <wp:effectExtent l="0" t="0" r="21590" b="20320"/>
                <wp:wrapNone/>
                <wp:docPr id="207" name="Text Box 2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3743" cy="62738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71B7BA3" w14:textId="77777777" w:rsidR="00393F33" w:rsidRPr="007967B2" w:rsidRDefault="00393F33" w:rsidP="002C6EDC">
                            <w:pPr>
                              <w:rPr>
                                <w:rFonts w:ascii="Arial" w:hAnsi="Arial" w:cs="Arial"/>
                                <w:sz w:val="16"/>
                                <w:szCs w:val="16"/>
                              </w:rPr>
                            </w:pPr>
                            <w:r w:rsidRPr="007967B2">
                              <w:rPr>
                                <w:rFonts w:ascii="Arial" w:hAnsi="Arial" w:cs="Arial"/>
                                <w:sz w:val="16"/>
                                <w:szCs w:val="16"/>
                                <w:u w:val="single"/>
                              </w:rPr>
                              <w:t>Product Detail</w:t>
                            </w:r>
                            <w:r w:rsidRPr="007967B2">
                              <w:rPr>
                                <w:rFonts w:ascii="Arial" w:hAnsi="Arial" w:cs="Arial"/>
                                <w:sz w:val="16"/>
                                <w:szCs w:val="16"/>
                              </w:rPr>
                              <w:t xml:space="preserve">: This is the product on which the customer is stating there is a scan allowance due.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7B6D56" id="_x0000_s1091" type="#_x0000_t202" style="position:absolute;margin-left:440.65pt;margin-top:10.9pt;width:116.85pt;height:49.4pt;z-index:2532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" strokeweight="1.5pt">
                <v:shadow color="#868686"/>
                <v:textbox>
                  <w:txbxContent>
                    <w:p w14:paraId="271B7BA3" w14:textId="77777777" w:rsidR="00393F33" w:rsidRPr="007967B2" w:rsidRDefault="00393F33" w:rsidP="002C6EDC">
                      <w:pPr>
                        <w:rPr>
                          <w:rFonts w:ascii="Arial" w:hAnsi="Arial" w:cs="Arial"/>
                          <w:sz w:val="16"/>
                          <w:szCs w:val="16"/>
                        </w:rPr>
                      </w:pPr>
                      <w:r w:rsidRPr="007967B2">
                        <w:rPr>
                          <w:rFonts w:ascii="Arial" w:hAnsi="Arial" w:cs="Arial"/>
                          <w:sz w:val="16"/>
                          <w:szCs w:val="16"/>
                          <w:u w:val="single"/>
                        </w:rPr>
                        <w:t>Product Detail</w:t>
                      </w:r>
                      <w:r w:rsidRPr="007967B2">
                        <w:rPr>
                          <w:rFonts w:ascii="Arial" w:hAnsi="Arial" w:cs="Arial"/>
                          <w:sz w:val="16"/>
                          <w:szCs w:val="16"/>
                        </w:rPr>
                        <w:t xml:space="preserve">: This is the product on which the customer is stating there is a scan allowance due.  </w:t>
                      </w:r>
                    </w:p>
                  </w:txbxContent>
                </v:textbox>
              </v:shape>
            </w:pict>
          </mc:Fallback>
        </mc:AlternateContent>
      </w:r>
    </w:p>
    <w:p w14:paraId="52870FAB" w14:textId="70BBC4D7" w:rsidR="002C6EDC" w:rsidRDefault="002C6EDC" w:rsidP="00A104BA">
      <w:pPr>
        <w:rPr>
          <w:rFonts w:ascii="Arial" w:hAnsi="Arial" w:cs="Arial"/>
          <w:b/>
          <w:lang w:val="en-US"/>
        </w:rPr>
      </w:pPr>
      <w:r w:rsidRPr="002C6EDC">
        <w:rPr>
          <w:rFonts w:ascii="Arial" w:hAnsi="Arial" w:cs="Arial"/>
          <w:b/>
          <w:noProof/>
          <w:lang w:val="en-US"/>
        </w:rPr>
        <mc:AlternateContent>
          <mc:Choice Requires="wps">
            <w:drawing>
              <wp:anchor distT="0" distB="0" distL="114300" distR="114300" simplePos="0" relativeHeight="253210112" behindDoc="0" locked="0" layoutInCell="1" allowOverlap="1" wp14:anchorId="340E9F0B" wp14:editId="3A249C6F">
                <wp:simplePos x="0" y="0"/>
                <wp:positionH relativeFrom="column">
                  <wp:posOffset>3685588</wp:posOffset>
                </wp:positionH>
                <wp:positionV relativeFrom="paragraph">
                  <wp:posOffset>21818</wp:posOffset>
                </wp:positionV>
                <wp:extent cx="1832610" cy="455930"/>
                <wp:effectExtent l="11430" t="13970" r="13335" b="15875"/>
                <wp:wrapNone/>
                <wp:docPr id="209" name="Text Box 2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2610" cy="455930"/>
                        </a:xfrm>
                        <a:prstGeom prst="rect">
                          <a:avLst/>
                        </a:prstGeom>
                        <a:solidFill>
                          <a:srgbClr val="FFFFFF"/>
                        </a:solidFill>
                        <a:ln w="19050">
                          <a:solidFill>
                            <a:srgbClr val="000000"/>
                          </a:solidFill>
                          <a:miter lim="800000"/>
                          <a:headEnd/>
                          <a:tailEnd/>
                        </a:ln>
                      </wps:spPr>
                      <wps:txbx>
                        <w:txbxContent>
                          <w:p w14:paraId="3F4A9984" w14:textId="77777777" w:rsidR="00393F33" w:rsidRDefault="00393F33" w:rsidP="002C6EDC">
                            <w:pPr>
                              <w:rPr>
                                <w:rFonts w:ascii="Arial" w:hAnsi="Arial" w:cs="Arial"/>
                                <w:sz w:val="16"/>
                                <w:szCs w:val="16"/>
                              </w:rPr>
                            </w:pPr>
                            <w:r>
                              <w:rPr>
                                <w:rFonts w:ascii="Arial" w:hAnsi="Arial" w:cs="Arial"/>
                                <w:sz w:val="16"/>
                                <w:szCs w:val="16"/>
                                <w:u w:val="single"/>
                              </w:rPr>
                              <w:t>Scan Rate</w:t>
                            </w:r>
                            <w:r>
                              <w:rPr>
                                <w:rFonts w:ascii="Arial" w:hAnsi="Arial" w:cs="Arial"/>
                                <w:sz w:val="16"/>
                                <w:szCs w:val="16"/>
                              </w:rPr>
                              <w:t xml:space="preserve">: </w:t>
                            </w:r>
                            <w:r w:rsidRPr="009C523D">
                              <w:rPr>
                                <w:rFonts w:ascii="Arial" w:hAnsi="Arial" w:cs="Arial"/>
                                <w:sz w:val="16"/>
                                <w:szCs w:val="16"/>
                              </w:rPr>
                              <w:t>This</w:t>
                            </w:r>
                            <w:r>
                              <w:rPr>
                                <w:rFonts w:ascii="Arial" w:hAnsi="Arial" w:cs="Arial"/>
                                <w:sz w:val="16"/>
                                <w:szCs w:val="16"/>
                              </w:rPr>
                              <w:t xml:space="preserve"> is the rate per unit claimed for the scan on each item, which must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0E9F0B" id="_x0000_s1092" type="#_x0000_t202" style="position:absolute;margin-left:290.2pt;margin-top:1.7pt;width:144.3pt;height:35.9pt;z-index:2532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" strokeweight="1.5pt">
                <v:textbox>
                  <w:txbxContent>
                    <w:p w14:paraId="3F4A9984" w14:textId="77777777" w:rsidR="00393F33" w:rsidRDefault="00393F33" w:rsidP="002C6EDC">
                      <w:pPr>
                        <w:rPr>
                          <w:rFonts w:ascii="Arial" w:hAnsi="Arial" w:cs="Arial"/>
                          <w:sz w:val="16"/>
                          <w:szCs w:val="16"/>
                        </w:rPr>
                      </w:pPr>
                      <w:r>
                        <w:rPr>
                          <w:rFonts w:ascii="Arial" w:hAnsi="Arial" w:cs="Arial"/>
                          <w:sz w:val="16"/>
                          <w:szCs w:val="16"/>
                          <w:u w:val="single"/>
                        </w:rPr>
                        <w:t>Scan Rate</w:t>
                      </w:r>
                      <w:r>
                        <w:rPr>
                          <w:rFonts w:ascii="Arial" w:hAnsi="Arial" w:cs="Arial"/>
                          <w:sz w:val="16"/>
                          <w:szCs w:val="16"/>
                        </w:rPr>
                        <w:t xml:space="preserve">: </w:t>
                      </w:r>
                      <w:r w:rsidRPr="009C523D">
                        <w:rPr>
                          <w:rFonts w:ascii="Arial" w:hAnsi="Arial" w:cs="Arial"/>
                          <w:sz w:val="16"/>
                          <w:szCs w:val="16"/>
                        </w:rPr>
                        <w:t>This</w:t>
                      </w:r>
                      <w:r>
                        <w:rPr>
                          <w:rFonts w:ascii="Arial" w:hAnsi="Arial" w:cs="Arial"/>
                          <w:sz w:val="16"/>
                          <w:szCs w:val="16"/>
                        </w:rPr>
                        <w:t xml:space="preserve"> is the rate per unit claimed for the scan on each item, which must match the contract.</w:t>
                      </w:r>
                    </w:p>
                  </w:txbxContent>
                </v:textbox>
              </v:shape>
            </w:pict>
          </mc:Fallback>
        </mc:AlternateContent>
      </w:r>
    </w:p>
    <w:p w14:paraId="70F1ADD2" w14:textId="67653CB3" w:rsidR="002C6EDC" w:rsidRDefault="002C6EDC" w:rsidP="00A104BA">
      <w:pPr>
        <w:rPr>
          <w:rFonts w:ascii="Arial" w:hAnsi="Arial" w:cs="Arial"/>
          <w:b/>
          <w:lang w:val="en-US"/>
        </w:rPr>
      </w:pPr>
    </w:p>
    <w:p w14:paraId="417461D0" w14:textId="71AAD522" w:rsidR="002C6EDC" w:rsidRDefault="002C6EDC" w:rsidP="00A104BA">
      <w:pPr>
        <w:rPr>
          <w:rFonts w:ascii="Arial" w:hAnsi="Arial" w:cs="Arial"/>
          <w:b/>
          <w:lang w:val="en-US"/>
        </w:rPr>
      </w:pPr>
    </w:p>
    <w:p w14:paraId="333CA1EE" w14:textId="77777777" w:rsidR="002C6EDC" w:rsidRPr="002C6EDC" w:rsidRDefault="002C6EDC" w:rsidP="00A104BA">
      <w:pPr>
        <w:rPr>
          <w:rFonts w:ascii="Arial" w:hAnsi="Arial" w:cs="Arial"/>
          <w:b/>
          <w:lang w:val="en-US"/>
        </w:rPr>
      </w:pPr>
    </w:p>
    <w:p w14:paraId="13F9E772" w14:textId="77777777" w:rsidR="002C6EDC" w:rsidRDefault="002C6EDC" w:rsidP="00A104BA">
      <w:pPr>
        <w:rPr>
          <w:rFonts w:ascii="Arial" w:hAnsi="Arial" w:cs="Arial"/>
          <w:b/>
          <w:sz w:val="22"/>
          <w:szCs w:val="22"/>
          <w:lang w:val="en-US"/>
        </w:rPr>
      </w:pPr>
    </w:p>
    <w:p w14:paraId="6B93FF6A" w14:textId="77777777" w:rsidR="002C6EDC" w:rsidRDefault="002C6EDC" w:rsidP="00A104BA">
      <w:pPr>
        <w:rPr>
          <w:rFonts w:ascii="Arial" w:hAnsi="Arial" w:cs="Arial"/>
          <w:b/>
          <w:sz w:val="22"/>
          <w:szCs w:val="22"/>
          <w:lang w:val="en-US"/>
        </w:rPr>
      </w:pPr>
    </w:p>
    <w:p w14:paraId="6821A1D3" w14:textId="7530C8CB" w:rsidR="0050385D" w:rsidRPr="002C6EDC" w:rsidRDefault="002C6EDC" w:rsidP="00A104BA">
      <w:pPr>
        <w:rPr>
          <w:rFonts w:ascii="Arial" w:hAnsi="Arial" w:cs="Arial"/>
          <w:bCs/>
          <w:lang w:val="en-US"/>
        </w:rPr>
      </w:pPr>
      <w:r w:rsidRPr="002C6EDC">
        <w:rPr>
          <w:rFonts w:ascii="Arial" w:hAnsi="Arial" w:cs="Arial"/>
          <w:b/>
          <w:sz w:val="22"/>
          <w:szCs w:val="22"/>
          <w:lang w:val="en-US"/>
        </w:rPr>
        <w:t xml:space="preserve">Page 3:  </w:t>
      </w:r>
      <w:r w:rsidRPr="002C6EDC">
        <w:rPr>
          <w:rFonts w:ascii="Arial" w:hAnsi="Arial" w:cs="Arial"/>
          <w:bCs/>
          <w:sz w:val="22"/>
          <w:szCs w:val="22"/>
          <w:lang w:val="en-US"/>
        </w:rPr>
        <w:t xml:space="preserve">If client </w:t>
      </w:r>
      <w:r>
        <w:rPr>
          <w:rFonts w:ascii="Arial" w:hAnsi="Arial" w:cs="Arial"/>
          <w:bCs/>
          <w:sz w:val="22"/>
          <w:szCs w:val="22"/>
          <w:lang w:val="en-US"/>
        </w:rPr>
        <w:t>requires clearing down to UPC level, the Movement tab can be used to identify quantity by UPC by expanding the detail.  Divide the total movement by the scan amount to get total quantity by UPC.</w:t>
      </w:r>
    </w:p>
    <w:p w14:paraId="4D412792" w14:textId="465F81BB" w:rsidR="0050385D" w:rsidRPr="002C6EDC" w:rsidRDefault="0050385D" w:rsidP="00A104BA">
      <w:pPr>
        <w:rPr>
          <w:rFonts w:ascii="Arial" w:hAnsi="Arial" w:cs="Arial"/>
          <w:b/>
          <w:lang w:val="en-US"/>
        </w:rPr>
      </w:pPr>
    </w:p>
    <w:p w14:paraId="739BCD9D" w14:textId="116F1F59" w:rsidR="002C6EDC" w:rsidRDefault="002C6EDC" w:rsidP="00A104BA">
      <w:pPr>
        <w:rPr>
          <w:rFonts w:ascii="Arial" w:hAnsi="Arial" w:cs="Arial"/>
          <w:b/>
          <w:lang w:val="en-GB"/>
        </w:rPr>
      </w:pPr>
      <w:r>
        <w:rPr>
          <w:noProof/>
          <w:lang w:val="en-US"/>
        </w:rPr>
        <mc:AlternateContent>
          <mc:Choice Requires="wps">
            <w:drawing>
              <wp:anchor distT="0" distB="0" distL="114300" distR="114300" simplePos="0" relativeHeight="253197824" behindDoc="0" locked="0" layoutInCell="1" allowOverlap="1" wp14:anchorId="189AA97A" wp14:editId="3CC78A8B">
                <wp:simplePos x="0" y="0"/>
                <wp:positionH relativeFrom="column">
                  <wp:posOffset>5469147</wp:posOffset>
                </wp:positionH>
                <wp:positionV relativeFrom="paragraph">
                  <wp:posOffset>433142</wp:posOffset>
                </wp:positionV>
                <wp:extent cx="845389" cy="1587261"/>
                <wp:effectExtent l="0" t="0" r="12065" b="13335"/>
                <wp:wrapNone/>
                <wp:docPr id="201" name="AutoShape 26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5389" cy="1587261"/>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AB53C8" id="AutoShape 2647" o:spid="_x0000_s1026" style="position:absolute;margin-left:430.65pt;margin-top:34.1pt;width:66.55pt;height:125pt;z-index:2531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" filled="f" strokecolor="red" strokeweight="1.5pt">
                <v:shadow color="#868686"/>
              </v:roundrect>
            </w:pict>
          </mc:Fallback>
        </mc:AlternateContent>
      </w:r>
      <w:r>
        <w:rPr>
          <w:noProof/>
          <w:lang w:val="en-US"/>
        </w:rPr>
        <mc:AlternateContent>
          <mc:Choice Requires="wps">
            <w:drawing>
              <wp:anchor distT="0" distB="0" distL="114300" distR="114300" simplePos="0" relativeHeight="253195776" behindDoc="0" locked="0" layoutInCell="1" allowOverlap="1" wp14:anchorId="235CF2A5" wp14:editId="3EFA4A51">
                <wp:simplePos x="0" y="0"/>
                <wp:positionH relativeFrom="column">
                  <wp:posOffset>3096883</wp:posOffset>
                </wp:positionH>
                <wp:positionV relativeFrom="paragraph">
                  <wp:posOffset>459021</wp:posOffset>
                </wp:positionV>
                <wp:extent cx="474453" cy="1587261"/>
                <wp:effectExtent l="0" t="0" r="20955" b="13335"/>
                <wp:wrapNone/>
                <wp:docPr id="200" name="AutoShape 26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4453" cy="1587261"/>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405B72" id="AutoShape 2647" o:spid="_x0000_s1026" style="position:absolute;margin-left:243.85pt;margin-top:36.15pt;width:37.35pt;height:125pt;z-index:2531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" filled="f" strokecolor="red" strokeweight="1.5pt">
                <v:shadow color="#868686"/>
              </v:roundrect>
            </w:pict>
          </mc:Fallback>
        </mc:AlternateContent>
      </w:r>
      <w:r>
        <w:rPr>
          <w:noProof/>
        </w:rPr>
        <w:drawing>
          <wp:inline distT="0" distB="0" distL="0" distR="0" wp14:anchorId="65D1E2AE" wp14:editId="435E6AD6">
            <wp:extent cx="6858000" cy="2487295"/>
            <wp:effectExtent l="0" t="0" r="0" b="825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858000" cy="2487295"/>
                    </a:xfrm>
                    <a:prstGeom prst="rect">
                      <a:avLst/>
                    </a:prstGeom>
                  </pic:spPr>
                </pic:pic>
              </a:graphicData>
            </a:graphic>
          </wp:inline>
        </w:drawing>
      </w:r>
    </w:p>
    <w:p w14:paraId="77B70D4A" w14:textId="4485C37F" w:rsidR="0050385D" w:rsidRDefault="0050385D" w:rsidP="00A104BA">
      <w:pPr>
        <w:rPr>
          <w:rFonts w:ascii="Arial" w:hAnsi="Arial" w:cs="Arial"/>
          <w:b/>
          <w:lang w:val="en-GB"/>
        </w:rPr>
      </w:pPr>
    </w:p>
    <w:p w14:paraId="5AA9C377" w14:textId="3DBC8E63" w:rsidR="0050385D" w:rsidRDefault="0050385D" w:rsidP="00A104BA">
      <w:pPr>
        <w:rPr>
          <w:rFonts w:ascii="Arial" w:hAnsi="Arial" w:cs="Arial"/>
          <w:b/>
          <w:lang w:val="en-GB"/>
        </w:rPr>
      </w:pPr>
    </w:p>
    <w:p w14:paraId="05AF43DC" w14:textId="2FCB04DF" w:rsidR="0050385D" w:rsidRDefault="0050385D" w:rsidP="00A104BA">
      <w:pPr>
        <w:rPr>
          <w:rFonts w:ascii="Arial" w:hAnsi="Arial" w:cs="Arial"/>
          <w:b/>
          <w:lang w:val="en-GB"/>
        </w:rPr>
      </w:pPr>
    </w:p>
    <w:p w14:paraId="1A86B076" w14:textId="3C2C635A" w:rsidR="0050385D" w:rsidRDefault="0050385D" w:rsidP="00A104BA">
      <w:pPr>
        <w:rPr>
          <w:rFonts w:ascii="Arial" w:hAnsi="Arial" w:cs="Arial"/>
          <w:b/>
          <w:lang w:val="en-GB"/>
        </w:rPr>
      </w:pPr>
    </w:p>
    <w:p w14:paraId="0DEC4E49" w14:textId="27BA8676" w:rsidR="002C6EDC" w:rsidRDefault="002C6EDC">
      <w:pPr>
        <w:overflowPunct/>
        <w:autoSpaceDE/>
        <w:autoSpaceDN/>
        <w:adjustRightInd/>
        <w:textAlignment w:val="auto"/>
        <w:rPr>
          <w:rFonts w:ascii="Arial" w:hAnsi="Arial" w:cs="Arial"/>
          <w:b/>
          <w:lang w:val="en-GB"/>
        </w:rPr>
      </w:pPr>
      <w:r>
        <w:rPr>
          <w:rFonts w:ascii="Arial" w:hAnsi="Arial" w:cs="Arial"/>
          <w:b/>
          <w:lang w:val="en-GB"/>
        </w:rPr>
        <w:br w:type="page"/>
      </w:r>
    </w:p>
    <w:p w14:paraId="1D3DE21E" w14:textId="239D83B4" w:rsidR="00A80FF8" w:rsidRPr="003E4547" w:rsidRDefault="00A80FF8" w:rsidP="003E4547">
      <w:pPr>
        <w:pStyle w:val="ListParagraph"/>
        <w:numPr>
          <w:ilvl w:val="1"/>
          <w:numId w:val="25"/>
        </w:numPr>
        <w:rPr>
          <w:rFonts w:ascii="Arial" w:hAnsi="Arial" w:cs="Arial"/>
          <w:lang w:val="en-GB"/>
        </w:rPr>
      </w:pPr>
      <w:r w:rsidRPr="003E4547">
        <w:rPr>
          <w:rFonts w:ascii="Arial" w:hAnsi="Arial" w:cs="Arial"/>
          <w:b/>
          <w:lang w:val="en-GB"/>
        </w:rPr>
        <w:lastRenderedPageBreak/>
        <w:t xml:space="preserve">Contract for Scan, example </w:t>
      </w:r>
      <w:r w:rsidR="002C6EDC">
        <w:rPr>
          <w:rFonts w:ascii="Arial" w:hAnsi="Arial" w:cs="Arial"/>
          <w:b/>
          <w:lang w:val="en-GB"/>
        </w:rPr>
        <w:t>2</w:t>
      </w:r>
      <w:r w:rsidRPr="003E4547">
        <w:rPr>
          <w:rFonts w:ascii="Arial" w:hAnsi="Arial" w:cs="Arial"/>
          <w:b/>
          <w:lang w:val="en-GB"/>
        </w:rPr>
        <w:t xml:space="preserve">, in-store promotion:  </w:t>
      </w:r>
      <w:r w:rsidRPr="003E4547">
        <w:rPr>
          <w:rFonts w:ascii="Arial" w:hAnsi="Arial" w:cs="Arial"/>
          <w:lang w:val="en-GB"/>
        </w:rPr>
        <w:t>Found via Search For: Event Scheduler</w:t>
      </w:r>
    </w:p>
    <w:p w14:paraId="2A5B8EDC" w14:textId="2A597A60" w:rsidR="003E4547" w:rsidRPr="003E4547" w:rsidRDefault="003E4547" w:rsidP="003E4547">
      <w:pPr>
        <w:rPr>
          <w:rFonts w:ascii="Arial" w:hAnsi="Arial" w:cs="Arial"/>
          <w:lang w:val="en-GB"/>
        </w:rPr>
      </w:pPr>
    </w:p>
    <w:p w14:paraId="6A1849F9" w14:textId="77777777" w:rsidR="003D53E9" w:rsidRDefault="003D53E9" w:rsidP="007E1B0A">
      <w:pPr>
        <w:ind w:left="720" w:hanging="720"/>
        <w:rPr>
          <w:rFonts w:ascii="Arial" w:hAnsi="Arial" w:cs="Arial"/>
          <w:b/>
          <w:sz w:val="22"/>
          <w:szCs w:val="22"/>
          <w:lang w:val="en-GB"/>
        </w:rPr>
      </w:pPr>
    </w:p>
    <w:p w14:paraId="40DAD4AF" w14:textId="126C848E" w:rsidR="003D53E9" w:rsidRDefault="00576E9F" w:rsidP="00A80FF8">
      <w:pPr>
        <w:ind w:left="720" w:hanging="720"/>
        <w:jc w:val="center"/>
        <w:rPr>
          <w:rFonts w:ascii="Arial" w:hAnsi="Arial" w:cs="Arial"/>
          <w:b/>
          <w:sz w:val="22"/>
          <w:szCs w:val="22"/>
          <w:lang w:val="en-GB"/>
        </w:rPr>
      </w:pPr>
      <w:r>
        <w:rPr>
          <w:noProof/>
          <w:lang w:val="en-US"/>
        </w:rPr>
        <mc:AlternateContent>
          <mc:Choice Requires="wps">
            <w:drawing>
              <wp:anchor distT="0" distB="0" distL="114300" distR="114300" simplePos="0" relativeHeight="252823040" behindDoc="0" locked="0" layoutInCell="1" allowOverlap="1" wp14:anchorId="7BABF463" wp14:editId="0ECB6BA2">
                <wp:simplePos x="0" y="0"/>
                <wp:positionH relativeFrom="column">
                  <wp:posOffset>866140</wp:posOffset>
                </wp:positionH>
                <wp:positionV relativeFrom="paragraph">
                  <wp:posOffset>4107180</wp:posOffset>
                </wp:positionV>
                <wp:extent cx="2088515" cy="726440"/>
                <wp:effectExtent l="18415" t="17145" r="17145" b="18415"/>
                <wp:wrapNone/>
                <wp:docPr id="372" name="Text Box 2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8515" cy="72644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0EEC938" w14:textId="77777777" w:rsidR="00393F33" w:rsidRPr="002504E9" w:rsidRDefault="00393F33" w:rsidP="00B43CD8">
                            <w:pPr>
                              <w:rPr>
                                <w:rFonts w:ascii="Arial" w:hAnsi="Arial" w:cs="Arial"/>
                                <w:sz w:val="16"/>
                                <w:szCs w:val="16"/>
                              </w:rPr>
                            </w:pPr>
                            <w:r>
                              <w:rPr>
                                <w:rFonts w:ascii="Arial" w:hAnsi="Arial" w:cs="Arial"/>
                                <w:sz w:val="16"/>
                                <w:szCs w:val="16"/>
                                <w:u w:val="single"/>
                              </w:rPr>
                              <w:t>Performance Dates:</w:t>
                            </w:r>
                            <w:r w:rsidRPr="00AD0B74">
                              <w:rPr>
                                <w:rFonts w:ascii="Arial" w:hAnsi="Arial" w:cs="Arial"/>
                                <w:sz w:val="16"/>
                                <w:szCs w:val="16"/>
                              </w:rPr>
                              <w:t xml:space="preserve">  </w:t>
                            </w:r>
                            <w:r>
                              <w:rPr>
                                <w:rFonts w:ascii="Arial" w:hAnsi="Arial" w:cs="Arial"/>
                                <w:sz w:val="16"/>
                                <w:szCs w:val="16"/>
                              </w:rPr>
                              <w:t>The date range when the promotion is valid.  This must match the performance dates on the customer invoice (if provided) and the POP-Ad.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ABF463" id="Text Box 2487" o:spid="_x0000_s1093" type="#_x0000_t202" style="position:absolute;left:0;text-align:left;margin-left:68.2pt;margin-top:323.4pt;width:164.45pt;height:57.2pt;z-index:25282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" strokeweight="1.5pt">
                <v:shadow color="#868686"/>
                <v:textbox>
                  <w:txbxContent>
                    <w:p w14:paraId="10EEC938" w14:textId="77777777" w:rsidR="00393F33" w:rsidRPr="002504E9" w:rsidRDefault="00393F33" w:rsidP="00B43CD8">
                      <w:pPr>
                        <w:rPr>
                          <w:rFonts w:ascii="Arial" w:hAnsi="Arial" w:cs="Arial"/>
                          <w:sz w:val="16"/>
                          <w:szCs w:val="16"/>
                        </w:rPr>
                      </w:pPr>
                      <w:r>
                        <w:rPr>
                          <w:rFonts w:ascii="Arial" w:hAnsi="Arial" w:cs="Arial"/>
                          <w:sz w:val="16"/>
                          <w:szCs w:val="16"/>
                          <w:u w:val="single"/>
                        </w:rPr>
                        <w:t>Performance Dates:</w:t>
                      </w:r>
                      <w:r w:rsidRPr="00AD0B74">
                        <w:rPr>
                          <w:rFonts w:ascii="Arial" w:hAnsi="Arial" w:cs="Arial"/>
                          <w:sz w:val="16"/>
                          <w:szCs w:val="16"/>
                        </w:rPr>
                        <w:t xml:space="preserve">  </w:t>
                      </w:r>
                      <w:r>
                        <w:rPr>
                          <w:rFonts w:ascii="Arial" w:hAnsi="Arial" w:cs="Arial"/>
                          <w:sz w:val="16"/>
                          <w:szCs w:val="16"/>
                        </w:rPr>
                        <w:t>The date range when the promotion is valid.  This must match the performance dates on the customer invoice (if provided) and the POP-Ad.</w:t>
                      </w:r>
                    </w:p>
                  </w:txbxContent>
                </v:textbox>
              </v:shape>
            </w:pict>
          </mc:Fallback>
        </mc:AlternateContent>
      </w:r>
      <w:r>
        <w:rPr>
          <w:noProof/>
          <w:lang w:val="en-US"/>
        </w:rPr>
        <mc:AlternateContent>
          <mc:Choice Requires="wps">
            <w:drawing>
              <wp:anchor distT="0" distB="0" distL="114300" distR="114300" simplePos="0" relativeHeight="252824064" behindDoc="0" locked="0" layoutInCell="1" allowOverlap="1" wp14:anchorId="2CECEE75" wp14:editId="1884D8B8">
                <wp:simplePos x="0" y="0"/>
                <wp:positionH relativeFrom="column">
                  <wp:posOffset>541655</wp:posOffset>
                </wp:positionH>
                <wp:positionV relativeFrom="paragraph">
                  <wp:posOffset>4107180</wp:posOffset>
                </wp:positionV>
                <wp:extent cx="351155" cy="359410"/>
                <wp:effectExtent l="17780" t="17145" r="12065" b="13970"/>
                <wp:wrapNone/>
                <wp:docPr id="371" name="Oval 2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02ED551" w14:textId="77777777" w:rsidR="00393F33" w:rsidRPr="003A3676" w:rsidRDefault="00393F33" w:rsidP="00B43CD8">
                            <w:pPr>
                              <w:rPr>
                                <w:rFonts w:ascii="Arial" w:hAnsi="Arial" w:cs="Arial"/>
                              </w:rPr>
                            </w:pPr>
                            <w:r w:rsidRPr="003A3676">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ECEE75" id="Oval 2488" o:spid="_x0000_s1094" style="position:absolute;left:0;text-align:left;margin-left:42.65pt;margin-top:323.4pt;width:27.65pt;height:28.3pt;z-index:25282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" fillcolor="yellow" strokecolor="yellow" strokeweight="1.5pt">
                <v:shadow color="#868686"/>
                <v:textbox>
                  <w:txbxContent>
                    <w:p w14:paraId="202ED551" w14:textId="77777777" w:rsidR="00393F33" w:rsidRPr="003A3676" w:rsidRDefault="00393F33" w:rsidP="00B43CD8">
                      <w:pPr>
                        <w:rPr>
                          <w:rFonts w:ascii="Arial" w:hAnsi="Arial" w:cs="Arial"/>
                        </w:rPr>
                      </w:pPr>
                      <w:r w:rsidRPr="003A3676">
                        <w:rPr>
                          <w:rFonts w:ascii="Arial" w:hAnsi="Arial" w:cs="Arial"/>
                        </w:rPr>
                        <w:t>4</w:t>
                      </w:r>
                    </w:p>
                  </w:txbxContent>
                </v:textbox>
              </v:oval>
            </w:pict>
          </mc:Fallback>
        </mc:AlternateContent>
      </w:r>
      <w:r>
        <w:rPr>
          <w:noProof/>
          <w:lang w:val="en-US"/>
        </w:rPr>
        <mc:AlternateContent>
          <mc:Choice Requires="wps">
            <w:drawing>
              <wp:anchor distT="0" distB="0" distL="114300" distR="114300" simplePos="0" relativeHeight="252820992" behindDoc="0" locked="0" layoutInCell="1" allowOverlap="1" wp14:anchorId="3B7AD8FF" wp14:editId="72E3736B">
                <wp:simplePos x="0" y="0"/>
                <wp:positionH relativeFrom="column">
                  <wp:posOffset>1018540</wp:posOffset>
                </wp:positionH>
                <wp:positionV relativeFrom="paragraph">
                  <wp:posOffset>1681480</wp:posOffset>
                </wp:positionV>
                <wp:extent cx="479425" cy="0"/>
                <wp:effectExtent l="18415" t="58420" r="26035" b="65405"/>
                <wp:wrapNone/>
                <wp:docPr id="370" name="AutoShape 2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942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F2DC1A" id="AutoShape 2485" o:spid="_x0000_s1026" type="#_x0000_t32" style="position:absolute;margin-left:80.2pt;margin-top:132.4pt;width:37.75pt;height:0;z-index:25282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" strokeweight="1.5pt">
                <v:stroke endarrow="block"/>
                <v:shadow color="#868686"/>
              </v:shape>
            </w:pict>
          </mc:Fallback>
        </mc:AlternateContent>
      </w:r>
      <w:r>
        <w:rPr>
          <w:noProof/>
          <w:lang w:val="en-US"/>
        </w:rPr>
        <mc:AlternateContent>
          <mc:Choice Requires="wps">
            <w:drawing>
              <wp:anchor distT="0" distB="0" distL="114300" distR="114300" simplePos="0" relativeHeight="252822016" behindDoc="0" locked="0" layoutInCell="1" allowOverlap="1" wp14:anchorId="1ACFC656" wp14:editId="2FF88B76">
                <wp:simplePos x="0" y="0"/>
                <wp:positionH relativeFrom="column">
                  <wp:posOffset>1020445</wp:posOffset>
                </wp:positionH>
                <wp:positionV relativeFrom="paragraph">
                  <wp:posOffset>1680210</wp:posOffset>
                </wp:positionV>
                <wp:extent cx="0" cy="2426970"/>
                <wp:effectExtent l="10795" t="19050" r="17780" b="11430"/>
                <wp:wrapNone/>
                <wp:docPr id="369" name="AutoShape 2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426970"/>
                        </a:xfrm>
                        <a:prstGeom prst="straightConnector1">
                          <a:avLst/>
                        </a:prstGeom>
                        <a:noFill/>
                        <a:ln w="19050">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4712ABE" id="AutoShape 2486" o:spid="_x0000_s1026" type="#_x0000_t32" style="position:absolute;margin-left:80.35pt;margin-top:132.3pt;width:0;height:191.1pt;flip:y;z-index:25282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" strokecolor="black [3213]" strokeweight="1.5pt">
                <v:shadow color="#868686"/>
              </v:shape>
            </w:pict>
          </mc:Fallback>
        </mc:AlternateContent>
      </w:r>
      <w:r>
        <w:rPr>
          <w:noProof/>
          <w:lang w:val="en-US"/>
        </w:rPr>
        <mc:AlternateContent>
          <mc:Choice Requires="wps">
            <w:drawing>
              <wp:anchor distT="0" distB="0" distL="114300" distR="114300" simplePos="0" relativeHeight="252819968" behindDoc="0" locked="0" layoutInCell="1" allowOverlap="1" wp14:anchorId="6D0B0CE0" wp14:editId="5BF9D380">
                <wp:simplePos x="0" y="0"/>
                <wp:positionH relativeFrom="column">
                  <wp:posOffset>5715000</wp:posOffset>
                </wp:positionH>
                <wp:positionV relativeFrom="paragraph">
                  <wp:posOffset>1142365</wp:posOffset>
                </wp:positionV>
                <wp:extent cx="0" cy="2426970"/>
                <wp:effectExtent l="9525" t="14605" r="9525" b="15875"/>
                <wp:wrapNone/>
                <wp:docPr id="368" name="AutoShape 2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426970"/>
                        </a:xfrm>
                        <a:prstGeom prst="straightConnector1">
                          <a:avLst/>
                        </a:prstGeom>
                        <a:noFill/>
                        <a:ln w="19050">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D29FC47" id="AutoShape 2484" o:spid="_x0000_s1026" type="#_x0000_t32" style="position:absolute;margin-left:450pt;margin-top:89.95pt;width:0;height:191.1pt;flip:y;z-index:25281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" strokecolor="black [3213]" strokeweight="1.5pt">
                <v:shadow color="#868686"/>
              </v:shape>
            </w:pict>
          </mc:Fallback>
        </mc:AlternateContent>
      </w:r>
      <w:r>
        <w:rPr>
          <w:noProof/>
          <w:lang w:val="en-US"/>
        </w:rPr>
        <mc:AlternateContent>
          <mc:Choice Requires="wps">
            <w:drawing>
              <wp:anchor distT="0" distB="0" distL="114300" distR="114300" simplePos="0" relativeHeight="252818944" behindDoc="0" locked="0" layoutInCell="1" allowOverlap="1" wp14:anchorId="1A33C585" wp14:editId="3B21EFD6">
                <wp:simplePos x="0" y="0"/>
                <wp:positionH relativeFrom="column">
                  <wp:posOffset>5296535</wp:posOffset>
                </wp:positionH>
                <wp:positionV relativeFrom="paragraph">
                  <wp:posOffset>1143635</wp:posOffset>
                </wp:positionV>
                <wp:extent cx="416560" cy="0"/>
                <wp:effectExtent l="19685" t="63500" r="11430" b="60325"/>
                <wp:wrapNone/>
                <wp:docPr id="367" name="AutoShape 2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656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2B63507" id="AutoShape 2483" o:spid="_x0000_s1026" type="#_x0000_t32" style="position:absolute;margin-left:417.05pt;margin-top:90.05pt;width:32.8pt;height:0;flip:x;z-index:25281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" strokeweight="1.5pt">
                <v:stroke endarrow="block"/>
                <v:shadow color="#868686"/>
              </v:shape>
            </w:pict>
          </mc:Fallback>
        </mc:AlternateContent>
      </w:r>
      <w:r>
        <w:rPr>
          <w:noProof/>
          <w:lang w:val="en-US"/>
        </w:rPr>
        <mc:AlternateContent>
          <mc:Choice Requires="wps">
            <w:drawing>
              <wp:anchor distT="0" distB="0" distL="114300" distR="114300" simplePos="0" relativeHeight="252814848" behindDoc="0" locked="0" layoutInCell="1" allowOverlap="1" wp14:anchorId="172FE2D2" wp14:editId="367EA48E">
                <wp:simplePos x="0" y="0"/>
                <wp:positionH relativeFrom="column">
                  <wp:posOffset>4085590</wp:posOffset>
                </wp:positionH>
                <wp:positionV relativeFrom="paragraph">
                  <wp:posOffset>3569335</wp:posOffset>
                </wp:positionV>
                <wp:extent cx="2088515" cy="587375"/>
                <wp:effectExtent l="18415" t="12700" r="17145" b="9525"/>
                <wp:wrapNone/>
                <wp:docPr id="366" name="Text Box 2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8515" cy="58737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976CB7" w14:textId="77777777" w:rsidR="00393F33" w:rsidRPr="002504E9" w:rsidRDefault="00393F33" w:rsidP="00B43CD8">
                            <w:pPr>
                              <w:rPr>
                                <w:rFonts w:ascii="Arial" w:hAnsi="Arial" w:cs="Arial"/>
                                <w:sz w:val="16"/>
                                <w:szCs w:val="16"/>
                              </w:rPr>
                            </w:pPr>
                            <w:r>
                              <w:rPr>
                                <w:rFonts w:ascii="Arial" w:hAnsi="Arial" w:cs="Arial"/>
                                <w:sz w:val="16"/>
                                <w:szCs w:val="16"/>
                                <w:u w:val="single"/>
                              </w:rPr>
                              <w:t>Type of Promotion, Promotion Name, Promotion Description:</w:t>
                            </w:r>
                            <w:r w:rsidRPr="00AD0B74">
                              <w:rPr>
                                <w:rFonts w:ascii="Arial" w:hAnsi="Arial" w:cs="Arial"/>
                                <w:sz w:val="16"/>
                                <w:szCs w:val="16"/>
                              </w:rPr>
                              <w:t xml:space="preserve">  </w:t>
                            </w:r>
                            <w:r>
                              <w:rPr>
                                <w:rFonts w:ascii="Arial" w:hAnsi="Arial" w:cs="Arial"/>
                                <w:sz w:val="16"/>
                                <w:szCs w:val="16"/>
                              </w:rPr>
                              <w:t>This provides the detail for the in-store promotion/scan allowance being offered.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2FE2D2" id="Text Box 2479" o:spid="_x0000_s1095" type="#_x0000_t202" style="position:absolute;left:0;text-align:left;margin-left:321.7pt;margin-top:281.05pt;width:164.45pt;height:46.25pt;z-index:25281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" strokeweight="1.5pt">
                <v:shadow color="#868686"/>
                <v:textbox>
                  <w:txbxContent>
                    <w:p w14:paraId="68976CB7" w14:textId="77777777" w:rsidR="00393F33" w:rsidRPr="002504E9" w:rsidRDefault="00393F33" w:rsidP="00B43CD8">
                      <w:pPr>
                        <w:rPr>
                          <w:rFonts w:ascii="Arial" w:hAnsi="Arial" w:cs="Arial"/>
                          <w:sz w:val="16"/>
                          <w:szCs w:val="16"/>
                        </w:rPr>
                      </w:pPr>
                      <w:r>
                        <w:rPr>
                          <w:rFonts w:ascii="Arial" w:hAnsi="Arial" w:cs="Arial"/>
                          <w:sz w:val="16"/>
                          <w:szCs w:val="16"/>
                          <w:u w:val="single"/>
                        </w:rPr>
                        <w:t>Type of Promotion, Promotion Name, Promotion Description:</w:t>
                      </w:r>
                      <w:r w:rsidRPr="00AD0B74">
                        <w:rPr>
                          <w:rFonts w:ascii="Arial" w:hAnsi="Arial" w:cs="Arial"/>
                          <w:sz w:val="16"/>
                          <w:szCs w:val="16"/>
                        </w:rPr>
                        <w:t xml:space="preserve">  </w:t>
                      </w:r>
                      <w:r>
                        <w:rPr>
                          <w:rFonts w:ascii="Arial" w:hAnsi="Arial" w:cs="Arial"/>
                          <w:sz w:val="16"/>
                          <w:szCs w:val="16"/>
                        </w:rPr>
                        <w:t>This provides the detail for the in-store promotion/scan allowance being offered.</w:t>
                      </w:r>
                    </w:p>
                  </w:txbxContent>
                </v:textbox>
              </v:shape>
            </w:pict>
          </mc:Fallback>
        </mc:AlternateContent>
      </w:r>
      <w:r>
        <w:rPr>
          <w:noProof/>
          <w:lang w:val="en-US"/>
        </w:rPr>
        <mc:AlternateContent>
          <mc:Choice Requires="wps">
            <w:drawing>
              <wp:anchor distT="0" distB="0" distL="114300" distR="114300" simplePos="0" relativeHeight="252817920" behindDoc="0" locked="0" layoutInCell="1" allowOverlap="1" wp14:anchorId="386B7AF3" wp14:editId="0E5888DB">
                <wp:simplePos x="0" y="0"/>
                <wp:positionH relativeFrom="column">
                  <wp:posOffset>1482725</wp:posOffset>
                </wp:positionH>
                <wp:positionV relativeFrom="paragraph">
                  <wp:posOffset>960755</wp:posOffset>
                </wp:positionV>
                <wp:extent cx="3801110" cy="441325"/>
                <wp:effectExtent l="15875" t="13970" r="12065" b="11430"/>
                <wp:wrapNone/>
                <wp:docPr id="365" name="AutoShape 24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01110" cy="4413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82442DE" id="AutoShape 2482" o:spid="_x0000_s1026" style="position:absolute;margin-left:116.75pt;margin-top:75.65pt;width:299.3pt;height:34.75pt;z-index:25281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" filled="f" strokecolor="red" strokeweight="1.5pt">
                <v:shadow color="#868686"/>
              </v:roundrect>
            </w:pict>
          </mc:Fallback>
        </mc:AlternateContent>
      </w:r>
      <w:r>
        <w:rPr>
          <w:noProof/>
          <w:lang w:val="en-US"/>
        </w:rPr>
        <mc:AlternateContent>
          <mc:Choice Requires="wps">
            <w:drawing>
              <wp:anchor distT="0" distB="0" distL="114300" distR="114300" simplePos="0" relativeHeight="252816896" behindDoc="0" locked="0" layoutInCell="1" allowOverlap="1" wp14:anchorId="75870575" wp14:editId="57E959C8">
                <wp:simplePos x="0" y="0"/>
                <wp:positionH relativeFrom="column">
                  <wp:posOffset>1495425</wp:posOffset>
                </wp:positionH>
                <wp:positionV relativeFrom="paragraph">
                  <wp:posOffset>1496695</wp:posOffset>
                </wp:positionV>
                <wp:extent cx="3801110" cy="528955"/>
                <wp:effectExtent l="9525" t="16510" r="18415" b="16510"/>
                <wp:wrapNone/>
                <wp:docPr id="364" name="AutoShape 2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01110" cy="5289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00BC6F" id="AutoShape 2481" o:spid="_x0000_s1026" style="position:absolute;margin-left:117.75pt;margin-top:117.85pt;width:299.3pt;height:41.65pt;z-index:25281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" filled="f" strokecolor="red" strokeweight="1.5pt">
                <v:shadow color="#868686"/>
              </v:roundrect>
            </w:pict>
          </mc:Fallback>
        </mc:AlternateContent>
      </w:r>
      <w:r>
        <w:rPr>
          <w:noProof/>
          <w:lang w:val="en-US"/>
        </w:rPr>
        <mc:AlternateContent>
          <mc:Choice Requires="wps">
            <w:drawing>
              <wp:anchor distT="0" distB="0" distL="114300" distR="114300" simplePos="0" relativeHeight="252812800" behindDoc="0" locked="0" layoutInCell="1" allowOverlap="1" wp14:anchorId="2E26264C" wp14:editId="089806E2">
                <wp:simplePos x="0" y="0"/>
                <wp:positionH relativeFrom="column">
                  <wp:posOffset>1516380</wp:posOffset>
                </wp:positionH>
                <wp:positionV relativeFrom="paragraph">
                  <wp:posOffset>2268855</wp:posOffset>
                </wp:positionV>
                <wp:extent cx="3801110" cy="528955"/>
                <wp:effectExtent l="11430" t="17145" r="16510" b="15875"/>
                <wp:wrapNone/>
                <wp:docPr id="363"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01110" cy="5289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EAD311" id="AutoShape 2477" o:spid="_x0000_s1026" style="position:absolute;margin-left:119.4pt;margin-top:178.65pt;width:299.3pt;height:41.65pt;z-index:25281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" filled="f" strokecolor="red" strokeweight="1.5pt">
                <v:shadow color="#868686"/>
              </v:roundrect>
            </w:pict>
          </mc:Fallback>
        </mc:AlternateContent>
      </w:r>
      <w:r>
        <w:rPr>
          <w:noProof/>
          <w:lang w:val="en-US"/>
        </w:rPr>
        <mc:AlternateContent>
          <mc:Choice Requires="wps">
            <w:drawing>
              <wp:anchor distT="0" distB="0" distL="114300" distR="114300" simplePos="0" relativeHeight="252813824" behindDoc="0" locked="0" layoutInCell="1" allowOverlap="1" wp14:anchorId="4B4CB456" wp14:editId="58AF35D6">
                <wp:simplePos x="0" y="0"/>
                <wp:positionH relativeFrom="column">
                  <wp:posOffset>4512310</wp:posOffset>
                </wp:positionH>
                <wp:positionV relativeFrom="paragraph">
                  <wp:posOffset>2791460</wp:posOffset>
                </wp:positionV>
                <wp:extent cx="635" cy="777875"/>
                <wp:effectExtent l="64135" t="25400" r="59055" b="15875"/>
                <wp:wrapNone/>
                <wp:docPr id="362"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7778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FE523CD" id="AutoShape 2478" o:spid="_x0000_s1026" type="#_x0000_t32" style="position:absolute;margin-left:355.3pt;margin-top:219.8pt;width:.05pt;height:61.25pt;flip:y;z-index:25281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" strokeweight="1.5pt">
                <v:stroke endarrow="block"/>
                <v:shadow color="#868686"/>
              </v:shape>
            </w:pict>
          </mc:Fallback>
        </mc:AlternateContent>
      </w:r>
      <w:r>
        <w:rPr>
          <w:noProof/>
          <w:lang w:val="en-US"/>
        </w:rPr>
        <mc:AlternateContent>
          <mc:Choice Requires="wps">
            <w:drawing>
              <wp:anchor distT="0" distB="0" distL="114300" distR="114300" simplePos="0" relativeHeight="252815872" behindDoc="0" locked="0" layoutInCell="1" allowOverlap="1" wp14:anchorId="54B1307A" wp14:editId="2C9D9B14">
                <wp:simplePos x="0" y="0"/>
                <wp:positionH relativeFrom="column">
                  <wp:posOffset>3761105</wp:posOffset>
                </wp:positionH>
                <wp:positionV relativeFrom="paragraph">
                  <wp:posOffset>3569335</wp:posOffset>
                </wp:positionV>
                <wp:extent cx="351155" cy="359410"/>
                <wp:effectExtent l="17780" t="12700" r="12065" b="18415"/>
                <wp:wrapNone/>
                <wp:docPr id="361" name="Oval 2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BE29F3" w14:textId="77777777" w:rsidR="00393F33" w:rsidRPr="003A3676" w:rsidRDefault="00393F33" w:rsidP="00B43CD8">
                            <w:pPr>
                              <w:rPr>
                                <w:rFonts w:ascii="Arial" w:hAnsi="Arial" w:cs="Arial"/>
                              </w:rPr>
                            </w:pPr>
                            <w:r w:rsidRPr="003A3676">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4B1307A" id="Oval 2480" o:spid="_x0000_s1096" style="position:absolute;left:0;text-align:left;margin-left:296.15pt;margin-top:281.05pt;width:27.65pt;height:28.3pt;z-index:25281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iW8EgIAAC0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" fillcolor="yellow" strokecolor="yellow" strokeweight="1.5pt">
                <v:shadow color="#868686"/>
                <v:textbox>
                  <w:txbxContent>
                    <w:p w14:paraId="71BE29F3" w14:textId="77777777" w:rsidR="00393F33" w:rsidRPr="003A3676" w:rsidRDefault="00393F33" w:rsidP="00B43CD8">
                      <w:pPr>
                        <w:rPr>
                          <w:rFonts w:ascii="Arial" w:hAnsi="Arial" w:cs="Arial"/>
                        </w:rPr>
                      </w:pPr>
                      <w:r w:rsidRPr="003A3676">
                        <w:rPr>
                          <w:rFonts w:ascii="Arial" w:hAnsi="Arial" w:cs="Arial"/>
                        </w:rPr>
                        <w:t>2</w:t>
                      </w:r>
                    </w:p>
                  </w:txbxContent>
                </v:textbox>
              </v:oval>
            </w:pict>
          </mc:Fallback>
        </mc:AlternateContent>
      </w:r>
      <w:r w:rsidR="00A80FF8">
        <w:rPr>
          <w:noProof/>
          <w:lang w:val="en-US"/>
        </w:rPr>
        <w:drawing>
          <wp:inline distT="0" distB="0" distL="0" distR="0" wp14:anchorId="3553112D" wp14:editId="4EC6CD0E">
            <wp:extent cx="5324475" cy="6877050"/>
            <wp:effectExtent l="19050" t="1905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324475" cy="6877050"/>
                    </a:xfrm>
                    <a:prstGeom prst="rect">
                      <a:avLst/>
                    </a:prstGeom>
                    <a:ln>
                      <a:solidFill>
                        <a:schemeClr val="tx1"/>
                      </a:solidFill>
                    </a:ln>
                  </pic:spPr>
                </pic:pic>
              </a:graphicData>
            </a:graphic>
          </wp:inline>
        </w:drawing>
      </w:r>
    </w:p>
    <w:p w14:paraId="261E27C0" w14:textId="77777777" w:rsidR="003D53E9" w:rsidRDefault="003D53E9" w:rsidP="007E1B0A">
      <w:pPr>
        <w:ind w:left="720" w:hanging="720"/>
        <w:rPr>
          <w:rFonts w:ascii="Arial" w:hAnsi="Arial" w:cs="Arial"/>
          <w:b/>
          <w:sz w:val="22"/>
          <w:szCs w:val="22"/>
          <w:lang w:val="en-GB"/>
        </w:rPr>
      </w:pPr>
    </w:p>
    <w:p w14:paraId="6DE7B2FC" w14:textId="77777777" w:rsidR="003D53E9" w:rsidRDefault="003D53E9" w:rsidP="007E1B0A">
      <w:pPr>
        <w:ind w:left="720" w:hanging="720"/>
        <w:rPr>
          <w:rFonts w:ascii="Arial" w:hAnsi="Arial" w:cs="Arial"/>
          <w:b/>
          <w:sz w:val="22"/>
          <w:szCs w:val="22"/>
          <w:lang w:val="en-GB"/>
        </w:rPr>
      </w:pPr>
    </w:p>
    <w:p w14:paraId="6CCA5D43" w14:textId="77777777" w:rsidR="00C91A13" w:rsidRPr="000A0F35" w:rsidRDefault="00C91A13" w:rsidP="00C91A13">
      <w:pPr>
        <w:ind w:left="720" w:hanging="720"/>
        <w:jc w:val="both"/>
        <w:rPr>
          <w:rFonts w:ascii="Arial" w:hAnsi="Arial" w:cs="Arial"/>
          <w:color w:val="000000"/>
          <w:lang w:val="en-US"/>
        </w:rPr>
      </w:pPr>
      <w:r>
        <w:rPr>
          <w:rFonts w:ascii="Arial" w:hAnsi="Arial" w:cs="Arial"/>
          <w:lang w:val="en-GB"/>
        </w:rPr>
        <w:t>R</w:t>
      </w:r>
      <w:r w:rsidRPr="000A0F35">
        <w:rPr>
          <w:rFonts w:ascii="Arial" w:hAnsi="Arial" w:cs="Arial"/>
          <w:lang w:val="en-GB"/>
        </w:rPr>
        <w:t>efer to the SOPs/Generic Help File for POP requirements.</w:t>
      </w:r>
    </w:p>
    <w:p w14:paraId="280098E9" w14:textId="52203A1D" w:rsidR="00FF301B" w:rsidRDefault="00FF301B" w:rsidP="00FF301B">
      <w:pPr>
        <w:ind w:left="720" w:hanging="720"/>
        <w:rPr>
          <w:rFonts w:ascii="Arial" w:hAnsi="Arial" w:cs="Arial"/>
          <w:lang w:val="en-GB"/>
        </w:rPr>
      </w:pPr>
      <w:r>
        <w:rPr>
          <w:rFonts w:ascii="Arial" w:hAnsi="Arial" w:cs="Arial"/>
          <w:b/>
          <w:lang w:val="en-GB"/>
        </w:rPr>
        <w:lastRenderedPageBreak/>
        <w:t>3.1</w:t>
      </w:r>
      <w:r>
        <w:rPr>
          <w:rFonts w:ascii="Arial" w:hAnsi="Arial" w:cs="Arial"/>
          <w:b/>
          <w:lang w:val="en-GB"/>
        </w:rPr>
        <w:tab/>
      </w:r>
      <w:r w:rsidRPr="009E5B66">
        <w:rPr>
          <w:rFonts w:ascii="Arial" w:hAnsi="Arial" w:cs="Arial"/>
          <w:b/>
          <w:lang w:val="en-GB"/>
        </w:rPr>
        <w:t xml:space="preserve">Customer Invoice for Scan, example </w:t>
      </w:r>
      <w:r>
        <w:rPr>
          <w:rFonts w:ascii="Arial" w:hAnsi="Arial" w:cs="Arial"/>
          <w:b/>
          <w:lang w:val="en-GB"/>
        </w:rPr>
        <w:t>3, Digital Coupons/Points:</w:t>
      </w:r>
      <w:r w:rsidRPr="009E5B66">
        <w:rPr>
          <w:rFonts w:ascii="Arial" w:hAnsi="Arial" w:cs="Arial"/>
          <w:b/>
          <w:lang w:val="en-GB"/>
        </w:rPr>
        <w:t xml:space="preserve">  </w:t>
      </w:r>
    </w:p>
    <w:p w14:paraId="29B2D501" w14:textId="5A21E27E" w:rsidR="00E924E6" w:rsidRDefault="00E924E6" w:rsidP="00721EFF">
      <w:pPr>
        <w:rPr>
          <w:rFonts w:ascii="Arial" w:hAnsi="Arial" w:cs="Arial"/>
          <w:b/>
          <w:sz w:val="22"/>
          <w:szCs w:val="22"/>
          <w:lang w:val="en-GB"/>
        </w:rPr>
      </w:pPr>
    </w:p>
    <w:p w14:paraId="08E8A290" w14:textId="68C9F719" w:rsidR="00E924E6" w:rsidRDefault="00E924E6" w:rsidP="007E1B0A">
      <w:pPr>
        <w:ind w:left="720" w:hanging="720"/>
        <w:rPr>
          <w:rFonts w:ascii="Arial" w:hAnsi="Arial" w:cs="Arial"/>
          <w:b/>
          <w:sz w:val="22"/>
          <w:szCs w:val="22"/>
          <w:lang w:val="en-GB"/>
        </w:rPr>
      </w:pPr>
    </w:p>
    <w:p w14:paraId="29A67157" w14:textId="03EC84FC" w:rsidR="00E924E6" w:rsidRDefault="00E924E6" w:rsidP="007E1B0A">
      <w:pPr>
        <w:ind w:left="720" w:hanging="720"/>
        <w:rPr>
          <w:rFonts w:ascii="Arial" w:hAnsi="Arial" w:cs="Arial"/>
          <w:b/>
          <w:sz w:val="22"/>
          <w:szCs w:val="22"/>
          <w:lang w:val="en-GB"/>
        </w:rPr>
      </w:pPr>
    </w:p>
    <w:p w14:paraId="56F08F71" w14:textId="5F637D80" w:rsidR="00FF301B" w:rsidRDefault="00721EFF" w:rsidP="007E1B0A">
      <w:pPr>
        <w:ind w:left="720" w:hanging="720"/>
        <w:rPr>
          <w:rFonts w:ascii="Arial" w:hAnsi="Arial" w:cs="Arial"/>
          <w:b/>
          <w:sz w:val="22"/>
          <w:szCs w:val="22"/>
          <w:lang w:val="en-GB"/>
        </w:rPr>
      </w:pPr>
      <w:r>
        <w:rPr>
          <w:rFonts w:ascii="Arial" w:hAnsi="Arial" w:cs="Arial"/>
          <w:b/>
          <w:sz w:val="22"/>
          <w:szCs w:val="22"/>
          <w:lang w:val="en-GB"/>
        </w:rPr>
        <w:t>Schnucks Rewards – Vendor Report</w:t>
      </w:r>
    </w:p>
    <w:p w14:paraId="54D44E8D" w14:textId="77777777" w:rsidR="00AF12F9" w:rsidRDefault="00AF12F9" w:rsidP="007E1B0A">
      <w:pPr>
        <w:ind w:left="720" w:hanging="720"/>
        <w:rPr>
          <w:rFonts w:ascii="Arial" w:hAnsi="Arial" w:cs="Arial"/>
          <w:bCs/>
          <w:sz w:val="22"/>
          <w:szCs w:val="22"/>
          <w:lang w:val="en-GB"/>
        </w:rPr>
      </w:pPr>
    </w:p>
    <w:p w14:paraId="06D27996" w14:textId="0DBE6C7E" w:rsidR="00AF12F9" w:rsidRPr="00AF12F9" w:rsidRDefault="00AF12F9" w:rsidP="007E1B0A">
      <w:pPr>
        <w:ind w:left="720" w:hanging="720"/>
        <w:rPr>
          <w:rFonts w:ascii="Arial" w:hAnsi="Arial" w:cs="Arial"/>
          <w:bCs/>
          <w:sz w:val="22"/>
          <w:szCs w:val="22"/>
          <w:lang w:val="en-GB"/>
        </w:rPr>
      </w:pPr>
      <w:r>
        <w:rPr>
          <w:rFonts w:ascii="Arial" w:hAnsi="Arial" w:cs="Arial"/>
          <w:bCs/>
          <w:sz w:val="22"/>
          <w:szCs w:val="22"/>
          <w:lang w:val="en-GB"/>
        </w:rPr>
        <w:t xml:space="preserve">Serves as the invoice. </w:t>
      </w:r>
    </w:p>
    <w:p w14:paraId="7901072F" w14:textId="23B666FB" w:rsidR="00FF301B" w:rsidRDefault="00FF301B">
      <w:pPr>
        <w:overflowPunct/>
        <w:autoSpaceDE/>
        <w:autoSpaceDN/>
        <w:adjustRightInd/>
        <w:textAlignment w:val="auto"/>
        <w:rPr>
          <w:rFonts w:ascii="Arial" w:hAnsi="Arial" w:cs="Arial"/>
          <w:b/>
          <w:sz w:val="22"/>
          <w:szCs w:val="22"/>
          <w:lang w:val="en-GB"/>
        </w:rPr>
      </w:pPr>
    </w:p>
    <w:p w14:paraId="61E13701" w14:textId="5E81F806" w:rsidR="00FF301B" w:rsidRDefault="008363A5">
      <w:pPr>
        <w:overflowPunct/>
        <w:autoSpaceDE/>
        <w:autoSpaceDN/>
        <w:adjustRightInd/>
        <w:textAlignment w:val="auto"/>
        <w:rPr>
          <w:rFonts w:ascii="Arial" w:hAnsi="Arial" w:cs="Arial"/>
          <w:b/>
          <w:sz w:val="22"/>
          <w:szCs w:val="22"/>
          <w:lang w:val="en-GB"/>
        </w:rPr>
      </w:pPr>
      <w:ins w:id="26" w:author="Gerri Allyn" w:date="2022-09-01T14:14:00Z">
        <w:r w:rsidRPr="00F26F95">
          <w:rPr>
            <w:rFonts w:ascii="Arial" w:hAnsi="Arial" w:cs="Arial"/>
            <w:b/>
            <w:noProof/>
            <w:sz w:val="36"/>
            <w:szCs w:val="36"/>
            <w:lang w:val="en-GB"/>
          </w:rPr>
          <w:drawing>
            <wp:anchor distT="0" distB="0" distL="114300" distR="114300" simplePos="0" relativeHeight="253663744" behindDoc="0" locked="0" layoutInCell="1" allowOverlap="1" wp14:anchorId="0DF63687" wp14:editId="051924AD">
              <wp:simplePos x="0" y="0"/>
              <wp:positionH relativeFrom="column">
                <wp:posOffset>0</wp:posOffset>
              </wp:positionH>
              <wp:positionV relativeFrom="paragraph">
                <wp:posOffset>-635</wp:posOffset>
              </wp:positionV>
              <wp:extent cx="6858000" cy="2384425"/>
              <wp:effectExtent l="19050" t="19050" r="19050" b="15875"/>
              <wp:wrapNone/>
              <wp:docPr id="707" name="Picture 70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 name="Picture 707" descr="Table&#10;&#10;Description automatically genera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858000" cy="2384425"/>
                      </a:xfrm>
                      <a:prstGeom prst="rect">
                        <a:avLst/>
                      </a:prstGeom>
                      <a:ln>
                        <a:solidFill>
                          <a:schemeClr val="tx1"/>
                        </a:solidFill>
                      </a:ln>
                    </pic:spPr>
                  </pic:pic>
                </a:graphicData>
              </a:graphic>
            </wp:anchor>
          </w:drawing>
        </w:r>
      </w:ins>
    </w:p>
    <w:p w14:paraId="06453FAB" w14:textId="63210BD5" w:rsidR="00FF301B" w:rsidRDefault="00FF301B">
      <w:pPr>
        <w:overflowPunct/>
        <w:autoSpaceDE/>
        <w:autoSpaceDN/>
        <w:adjustRightInd/>
        <w:textAlignment w:val="auto"/>
        <w:rPr>
          <w:rFonts w:ascii="Arial" w:hAnsi="Arial" w:cs="Arial"/>
          <w:b/>
          <w:sz w:val="22"/>
          <w:szCs w:val="22"/>
          <w:lang w:val="en-GB"/>
        </w:rPr>
      </w:pPr>
    </w:p>
    <w:p w14:paraId="35DE9645" w14:textId="27995DD6" w:rsidR="00FF301B" w:rsidRDefault="00FF301B">
      <w:pPr>
        <w:overflowPunct/>
        <w:autoSpaceDE/>
        <w:autoSpaceDN/>
        <w:adjustRightInd/>
        <w:textAlignment w:val="auto"/>
        <w:rPr>
          <w:rFonts w:ascii="Arial" w:hAnsi="Arial" w:cs="Arial"/>
          <w:b/>
          <w:sz w:val="22"/>
          <w:szCs w:val="22"/>
          <w:lang w:val="en-GB"/>
        </w:rPr>
      </w:pPr>
    </w:p>
    <w:p w14:paraId="6F51BF89" w14:textId="5AFE8C7E" w:rsidR="00FF301B" w:rsidRDefault="00FF301B">
      <w:pPr>
        <w:overflowPunct/>
        <w:autoSpaceDE/>
        <w:autoSpaceDN/>
        <w:adjustRightInd/>
        <w:textAlignment w:val="auto"/>
        <w:rPr>
          <w:rFonts w:ascii="Arial" w:hAnsi="Arial" w:cs="Arial"/>
          <w:b/>
          <w:sz w:val="22"/>
          <w:szCs w:val="22"/>
          <w:lang w:val="en-GB"/>
        </w:rPr>
      </w:pPr>
    </w:p>
    <w:p w14:paraId="30BEF9AC" w14:textId="6C6258A8" w:rsidR="00FF301B" w:rsidRDefault="00FF301B">
      <w:pPr>
        <w:overflowPunct/>
        <w:autoSpaceDE/>
        <w:autoSpaceDN/>
        <w:adjustRightInd/>
        <w:textAlignment w:val="auto"/>
        <w:rPr>
          <w:rFonts w:ascii="Arial" w:hAnsi="Arial" w:cs="Arial"/>
          <w:b/>
          <w:sz w:val="22"/>
          <w:szCs w:val="22"/>
          <w:lang w:val="en-GB"/>
        </w:rPr>
      </w:pPr>
    </w:p>
    <w:p w14:paraId="3EAAC2B2" w14:textId="54417D9A" w:rsidR="00FF301B" w:rsidRDefault="00FF301B">
      <w:pPr>
        <w:overflowPunct/>
        <w:autoSpaceDE/>
        <w:autoSpaceDN/>
        <w:adjustRightInd/>
        <w:textAlignment w:val="auto"/>
        <w:rPr>
          <w:rFonts w:ascii="Arial" w:hAnsi="Arial" w:cs="Arial"/>
          <w:b/>
          <w:sz w:val="22"/>
          <w:szCs w:val="22"/>
          <w:lang w:val="en-GB"/>
        </w:rPr>
      </w:pPr>
    </w:p>
    <w:p w14:paraId="58FCCE6C" w14:textId="77777777" w:rsidR="00FF301B" w:rsidRDefault="00FF301B">
      <w:pPr>
        <w:overflowPunct/>
        <w:autoSpaceDE/>
        <w:autoSpaceDN/>
        <w:adjustRightInd/>
        <w:textAlignment w:val="auto"/>
        <w:rPr>
          <w:rFonts w:ascii="Arial" w:hAnsi="Arial" w:cs="Arial"/>
          <w:b/>
          <w:sz w:val="22"/>
          <w:szCs w:val="22"/>
          <w:lang w:val="en-GB"/>
        </w:rPr>
      </w:pPr>
    </w:p>
    <w:p w14:paraId="7BA1E9BF" w14:textId="4524A412" w:rsidR="00FF301B" w:rsidRDefault="00FF301B">
      <w:pPr>
        <w:overflowPunct/>
        <w:autoSpaceDE/>
        <w:autoSpaceDN/>
        <w:adjustRightInd/>
        <w:textAlignment w:val="auto"/>
        <w:rPr>
          <w:rFonts w:ascii="Arial" w:hAnsi="Arial" w:cs="Arial"/>
          <w:b/>
          <w:sz w:val="22"/>
          <w:szCs w:val="22"/>
          <w:lang w:val="en-GB"/>
        </w:rPr>
      </w:pPr>
    </w:p>
    <w:p w14:paraId="1A5A1716" w14:textId="2D10234C" w:rsidR="00FF301B" w:rsidRDefault="00FF301B">
      <w:pPr>
        <w:overflowPunct/>
        <w:autoSpaceDE/>
        <w:autoSpaceDN/>
        <w:adjustRightInd/>
        <w:textAlignment w:val="auto"/>
        <w:rPr>
          <w:rFonts w:ascii="Arial" w:hAnsi="Arial" w:cs="Arial"/>
          <w:b/>
          <w:sz w:val="22"/>
          <w:szCs w:val="22"/>
          <w:lang w:val="en-GB"/>
        </w:rPr>
      </w:pPr>
    </w:p>
    <w:p w14:paraId="2E1A8CC6" w14:textId="1072B477" w:rsidR="00FF301B" w:rsidRDefault="00FF301B">
      <w:pPr>
        <w:overflowPunct/>
        <w:autoSpaceDE/>
        <w:autoSpaceDN/>
        <w:adjustRightInd/>
        <w:textAlignment w:val="auto"/>
        <w:rPr>
          <w:rFonts w:ascii="Arial" w:hAnsi="Arial" w:cs="Arial"/>
          <w:b/>
          <w:sz w:val="22"/>
          <w:szCs w:val="22"/>
          <w:lang w:val="en-GB"/>
        </w:rPr>
      </w:pPr>
    </w:p>
    <w:p w14:paraId="07698CF1" w14:textId="628DBDF2" w:rsidR="00FF301B" w:rsidRDefault="00FF301B">
      <w:pPr>
        <w:overflowPunct/>
        <w:autoSpaceDE/>
        <w:autoSpaceDN/>
        <w:adjustRightInd/>
        <w:textAlignment w:val="auto"/>
        <w:rPr>
          <w:rFonts w:ascii="Arial" w:hAnsi="Arial" w:cs="Arial"/>
          <w:b/>
          <w:sz w:val="22"/>
          <w:szCs w:val="22"/>
          <w:lang w:val="en-GB"/>
        </w:rPr>
      </w:pPr>
    </w:p>
    <w:p w14:paraId="6FF335B8" w14:textId="28C61D96" w:rsidR="00FF301B" w:rsidRDefault="00FF301B">
      <w:pPr>
        <w:overflowPunct/>
        <w:autoSpaceDE/>
        <w:autoSpaceDN/>
        <w:adjustRightInd/>
        <w:textAlignment w:val="auto"/>
        <w:rPr>
          <w:rFonts w:ascii="Arial" w:hAnsi="Arial" w:cs="Arial"/>
          <w:b/>
          <w:sz w:val="22"/>
          <w:szCs w:val="22"/>
          <w:lang w:val="en-GB"/>
        </w:rPr>
      </w:pPr>
    </w:p>
    <w:p w14:paraId="78EB1932" w14:textId="31CDA97B" w:rsidR="00FF301B" w:rsidRDefault="00FF301B">
      <w:pPr>
        <w:overflowPunct/>
        <w:autoSpaceDE/>
        <w:autoSpaceDN/>
        <w:adjustRightInd/>
        <w:textAlignment w:val="auto"/>
        <w:rPr>
          <w:rFonts w:ascii="Arial" w:hAnsi="Arial" w:cs="Arial"/>
          <w:b/>
          <w:sz w:val="22"/>
          <w:szCs w:val="22"/>
          <w:lang w:val="en-GB"/>
        </w:rPr>
      </w:pPr>
    </w:p>
    <w:p w14:paraId="24E7B359" w14:textId="5C43A6AE" w:rsidR="00FF301B" w:rsidRDefault="00FF301B">
      <w:pPr>
        <w:overflowPunct/>
        <w:autoSpaceDE/>
        <w:autoSpaceDN/>
        <w:adjustRightInd/>
        <w:textAlignment w:val="auto"/>
        <w:rPr>
          <w:rFonts w:ascii="Arial" w:hAnsi="Arial" w:cs="Arial"/>
          <w:b/>
          <w:sz w:val="22"/>
          <w:szCs w:val="22"/>
          <w:lang w:val="en-GB"/>
        </w:rPr>
      </w:pPr>
    </w:p>
    <w:p w14:paraId="1020DC14" w14:textId="77777777" w:rsidR="008363A5" w:rsidRDefault="008363A5">
      <w:pPr>
        <w:overflowPunct/>
        <w:autoSpaceDE/>
        <w:autoSpaceDN/>
        <w:adjustRightInd/>
        <w:textAlignment w:val="auto"/>
        <w:rPr>
          <w:rFonts w:ascii="Arial" w:hAnsi="Arial" w:cs="Arial"/>
          <w:b/>
          <w:sz w:val="22"/>
          <w:szCs w:val="22"/>
          <w:lang w:val="en-GB"/>
        </w:rPr>
      </w:pPr>
    </w:p>
    <w:p w14:paraId="4384D7FF" w14:textId="77777777" w:rsidR="00895133" w:rsidRDefault="00895133">
      <w:pPr>
        <w:overflowPunct/>
        <w:autoSpaceDE/>
        <w:autoSpaceDN/>
        <w:adjustRightInd/>
        <w:textAlignment w:val="auto"/>
        <w:rPr>
          <w:rFonts w:ascii="Arial" w:hAnsi="Arial" w:cs="Arial"/>
          <w:b/>
          <w:sz w:val="22"/>
          <w:szCs w:val="22"/>
          <w:lang w:val="en-GB"/>
        </w:rPr>
      </w:pPr>
    </w:p>
    <w:p w14:paraId="31233E43" w14:textId="337B8B86" w:rsidR="00FF301B" w:rsidRPr="00111973" w:rsidRDefault="008363A5" w:rsidP="00111973">
      <w:pPr>
        <w:overflowPunct/>
        <w:autoSpaceDE/>
        <w:autoSpaceDN/>
        <w:adjustRightInd/>
        <w:textAlignment w:val="auto"/>
        <w:rPr>
          <w:rFonts w:ascii="Arial" w:hAnsi="Arial" w:cs="Arial"/>
          <w:b/>
          <w:sz w:val="22"/>
          <w:szCs w:val="22"/>
          <w:lang w:val="en-GB"/>
        </w:rPr>
      </w:pPr>
      <w:ins w:id="27" w:author="Gerri Allyn" w:date="2022-09-01T14:18:00Z">
        <w:r w:rsidRPr="00F14DC3">
          <w:rPr>
            <w:rFonts w:ascii="Arial" w:hAnsi="Arial" w:cs="Arial"/>
            <w:b/>
            <w:noProof/>
            <w:sz w:val="36"/>
            <w:szCs w:val="36"/>
            <w:lang w:val="en-GB"/>
          </w:rPr>
          <w:drawing>
            <wp:anchor distT="0" distB="0" distL="114300" distR="114300" simplePos="0" relativeHeight="253665792" behindDoc="0" locked="0" layoutInCell="1" allowOverlap="1" wp14:anchorId="309C9EC0" wp14:editId="4FEA9E65">
              <wp:simplePos x="0" y="0"/>
              <wp:positionH relativeFrom="margin">
                <wp:align>right</wp:align>
              </wp:positionH>
              <wp:positionV relativeFrom="paragraph">
                <wp:posOffset>323215</wp:posOffset>
              </wp:positionV>
              <wp:extent cx="6858000" cy="3270885"/>
              <wp:effectExtent l="0" t="0" r="0" b="5715"/>
              <wp:wrapNone/>
              <wp:docPr id="708" name="Picture 708"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Picture 708" descr="Table&#10;&#10;Description automatically generated with medium confidence"/>
                      <pic:cNvPicPr/>
                    </pic:nvPicPr>
                    <pic:blipFill>
                      <a:blip r:embed="rId55">
                        <a:extLst>
                          <a:ext uri="{28A0092B-C50C-407E-A947-70E740481C1C}">
                            <a14:useLocalDpi xmlns:a14="http://schemas.microsoft.com/office/drawing/2010/main" val="0"/>
                          </a:ext>
                        </a:extLst>
                      </a:blip>
                      <a:stretch>
                        <a:fillRect/>
                      </a:stretch>
                    </pic:blipFill>
                    <pic:spPr>
                      <a:xfrm>
                        <a:off x="0" y="0"/>
                        <a:ext cx="6858000" cy="3270885"/>
                      </a:xfrm>
                      <a:prstGeom prst="rect">
                        <a:avLst/>
                      </a:prstGeom>
                    </pic:spPr>
                  </pic:pic>
                </a:graphicData>
              </a:graphic>
            </wp:anchor>
          </w:drawing>
        </w:r>
      </w:ins>
      <w:r w:rsidR="00895133">
        <w:rPr>
          <w:rFonts w:ascii="Arial" w:hAnsi="Arial" w:cs="Arial"/>
          <w:b/>
          <w:sz w:val="22"/>
          <w:szCs w:val="22"/>
          <w:lang w:val="en-GB"/>
        </w:rPr>
        <w:t>Invoice Number and Billed Amount</w:t>
      </w:r>
      <w:r w:rsidR="00111973">
        <w:rPr>
          <w:rFonts w:ascii="Arial" w:hAnsi="Arial" w:cs="Arial"/>
          <w:b/>
          <w:sz w:val="22"/>
          <w:szCs w:val="22"/>
          <w:lang w:val="en-GB"/>
        </w:rPr>
        <w:t xml:space="preserve"> listed on far right of spreadsheet</w:t>
      </w:r>
      <w:r w:rsidR="00895133">
        <w:rPr>
          <w:rFonts w:ascii="Arial" w:hAnsi="Arial" w:cs="Arial"/>
          <w:b/>
          <w:sz w:val="22"/>
          <w:szCs w:val="22"/>
          <w:lang w:val="en-GB"/>
        </w:rPr>
        <w:t>:</w:t>
      </w:r>
      <w:r w:rsidR="00FF301B">
        <w:rPr>
          <w:rFonts w:ascii="Arial" w:hAnsi="Arial" w:cs="Arial"/>
          <w:b/>
          <w:sz w:val="22"/>
          <w:szCs w:val="22"/>
          <w:lang w:val="en-GB"/>
        </w:rPr>
        <w:br w:type="page"/>
      </w:r>
      <w:r w:rsidR="00111973" w:rsidRPr="00111973">
        <w:rPr>
          <w:rFonts w:ascii="Arial" w:hAnsi="Arial" w:cs="Arial"/>
          <w:b/>
          <w:lang w:val="en-GB"/>
        </w:rPr>
        <w:lastRenderedPageBreak/>
        <w:t>3.2</w:t>
      </w:r>
      <w:r w:rsidR="00111973">
        <w:rPr>
          <w:rFonts w:ascii="Arial" w:hAnsi="Arial" w:cs="Arial"/>
          <w:b/>
          <w:sz w:val="22"/>
          <w:szCs w:val="22"/>
          <w:lang w:val="en-GB"/>
        </w:rPr>
        <w:tab/>
      </w:r>
      <w:r w:rsidR="00FF301B" w:rsidRPr="00111973">
        <w:rPr>
          <w:rFonts w:ascii="Arial" w:hAnsi="Arial" w:cs="Arial"/>
          <w:b/>
          <w:lang w:val="en-GB"/>
        </w:rPr>
        <w:t xml:space="preserve">Contract for Scan, example 3, Digital Coupons/Points:  </w:t>
      </w:r>
      <w:r w:rsidR="00E924E6" w:rsidRPr="00111973">
        <w:rPr>
          <w:rFonts w:ascii="Arial" w:hAnsi="Arial" w:cs="Arial"/>
          <w:lang w:val="en-GB"/>
        </w:rPr>
        <w:t xml:space="preserve">Rewards Submission form serves as contract. Found via search in Event Scheduler. </w:t>
      </w:r>
    </w:p>
    <w:p w14:paraId="224CBF36" w14:textId="2E0DE44F" w:rsidR="001B43B7" w:rsidRDefault="00BA7C20" w:rsidP="00A062FE">
      <w:pPr>
        <w:ind w:left="360"/>
        <w:rPr>
          <w:rFonts w:ascii="Arial" w:hAnsi="Arial" w:cs="Arial"/>
          <w:b/>
          <w:sz w:val="22"/>
          <w:szCs w:val="22"/>
          <w:lang w:val="en-GB"/>
        </w:rPr>
      </w:pPr>
      <w:ins w:id="28" w:author="Gerri Allyn" w:date="2022-09-01T13:57:00Z">
        <w:r>
          <w:rPr>
            <w:rFonts w:ascii="Arial" w:hAnsi="Arial" w:cs="Arial"/>
            <w:b/>
            <w:noProof/>
            <w:sz w:val="22"/>
            <w:szCs w:val="22"/>
            <w:lang w:val="en-GB"/>
          </w:rPr>
          <mc:AlternateContent>
            <mc:Choice Requires="wps">
              <w:drawing>
                <wp:anchor distT="0" distB="0" distL="114300" distR="114300" simplePos="0" relativeHeight="253678080" behindDoc="0" locked="0" layoutInCell="1" allowOverlap="1" wp14:anchorId="24C24247" wp14:editId="5B12D631">
                  <wp:simplePos x="0" y="0"/>
                  <wp:positionH relativeFrom="column">
                    <wp:posOffset>1352550</wp:posOffset>
                  </wp:positionH>
                  <wp:positionV relativeFrom="paragraph">
                    <wp:posOffset>2639060</wp:posOffset>
                  </wp:positionV>
                  <wp:extent cx="762000" cy="381000"/>
                  <wp:effectExtent l="38100" t="38100" r="57150" b="95250"/>
                  <wp:wrapNone/>
                  <wp:docPr id="711" name="Straight Arrow Connector 711"/>
                  <wp:cNvGraphicFramePr/>
                  <a:graphic xmlns:a="http://schemas.openxmlformats.org/drawingml/2006/main">
                    <a:graphicData uri="http://schemas.microsoft.com/office/word/2010/wordprocessingShape">
                      <wps:wsp>
                        <wps:cNvCnPr/>
                        <wps:spPr>
                          <a:xfrm flipH="1" flipV="1">
                            <a:off x="0" y="0"/>
                            <a:ext cx="762000" cy="381000"/>
                          </a:xfrm>
                          <a:prstGeom prst="straightConnector1">
                            <a:avLst/>
                          </a:prstGeom>
                          <a:noFill/>
                          <a:ln w="25400" cap="flat" cmpd="sng" algn="ctr">
                            <a:solidFill>
                              <a:schemeClr val="tx1"/>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0540B54B" id="Straight Arrow Connector 711" o:spid="_x0000_s1026" type="#_x0000_t32" style="position:absolute;margin-left:106.5pt;margin-top:207.8pt;width:60pt;height:30pt;flip:x y;z-index:2536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" strokecolor="black [3213]" strokeweight="2pt">
                  <v:stroke endarrow="block"/>
                  <v:shadow on="t" color="black" opacity="24903f" origin=",.5" offset="0,.55556mm"/>
                </v:shape>
              </w:pict>
            </mc:Fallback>
          </mc:AlternateContent>
        </w:r>
      </w:ins>
      <w:r w:rsidRPr="001B43B7">
        <w:rPr>
          <w:rFonts w:ascii="Arial" w:hAnsi="Arial" w:cs="Arial"/>
          <w:b/>
          <w:noProof/>
          <w:sz w:val="22"/>
          <w:szCs w:val="22"/>
          <w:lang w:val="en-GB"/>
        </w:rPr>
        <mc:AlternateContent>
          <mc:Choice Requires="wps">
            <w:drawing>
              <wp:anchor distT="0" distB="0" distL="114300" distR="114300" simplePos="0" relativeHeight="253671936" behindDoc="0" locked="0" layoutInCell="1" allowOverlap="1" wp14:anchorId="0F887067" wp14:editId="7CB00B96">
                <wp:simplePos x="0" y="0"/>
                <wp:positionH relativeFrom="margin">
                  <wp:posOffset>2143125</wp:posOffset>
                </wp:positionH>
                <wp:positionV relativeFrom="paragraph">
                  <wp:posOffset>2753360</wp:posOffset>
                </wp:positionV>
                <wp:extent cx="2088515" cy="402590"/>
                <wp:effectExtent l="0" t="0" r="26035" b="16510"/>
                <wp:wrapNone/>
                <wp:docPr id="709" name="Text Box 2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8515" cy="40259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78C8980" w14:textId="68DEE770" w:rsidR="00BA7C20" w:rsidRPr="002504E9" w:rsidRDefault="00BA7C20" w:rsidP="00BA7C20">
                            <w:pPr>
                              <w:rPr>
                                <w:rFonts w:ascii="Arial" w:hAnsi="Arial" w:cs="Arial"/>
                                <w:sz w:val="16"/>
                                <w:szCs w:val="16"/>
                              </w:rPr>
                            </w:pPr>
                            <w:r>
                              <w:rPr>
                                <w:rFonts w:ascii="Arial" w:hAnsi="Arial" w:cs="Arial"/>
                                <w:sz w:val="16"/>
                                <w:szCs w:val="16"/>
                                <w:u w:val="single"/>
                              </w:rPr>
                              <w:t>Identification:</w:t>
                            </w:r>
                            <w:r w:rsidRPr="00AD0B74">
                              <w:rPr>
                                <w:rFonts w:ascii="Arial" w:hAnsi="Arial" w:cs="Arial"/>
                                <w:sz w:val="16"/>
                                <w:szCs w:val="16"/>
                              </w:rPr>
                              <w:t xml:space="preserve">  </w:t>
                            </w:r>
                            <w:r>
                              <w:rPr>
                                <w:rFonts w:ascii="Arial" w:hAnsi="Arial" w:cs="Arial"/>
                                <w:sz w:val="16"/>
                                <w:szCs w:val="16"/>
                              </w:rPr>
                              <w:t xml:space="preserve">Indicates type of coupon redemption. .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887067" id="_x0000_s1097" type="#_x0000_t202" style="position:absolute;left:0;text-align:left;margin-left:168.75pt;margin-top:216.8pt;width:164.45pt;height:31.7pt;z-index:253671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" strokeweight="1.5pt">
                <v:shadow color="#868686"/>
                <v:textbox>
                  <w:txbxContent>
                    <w:p w14:paraId="778C8980" w14:textId="68DEE770" w:rsidR="00BA7C20" w:rsidRPr="002504E9" w:rsidRDefault="00BA7C20" w:rsidP="00BA7C20">
                      <w:pPr>
                        <w:rPr>
                          <w:rFonts w:ascii="Arial" w:hAnsi="Arial" w:cs="Arial"/>
                          <w:sz w:val="16"/>
                          <w:szCs w:val="16"/>
                        </w:rPr>
                      </w:pPr>
                      <w:r>
                        <w:rPr>
                          <w:rFonts w:ascii="Arial" w:hAnsi="Arial" w:cs="Arial"/>
                          <w:sz w:val="16"/>
                          <w:szCs w:val="16"/>
                          <w:u w:val="single"/>
                        </w:rPr>
                        <w:t>Identification:</w:t>
                      </w:r>
                      <w:r w:rsidRPr="00AD0B74">
                        <w:rPr>
                          <w:rFonts w:ascii="Arial" w:hAnsi="Arial" w:cs="Arial"/>
                          <w:sz w:val="16"/>
                          <w:szCs w:val="16"/>
                        </w:rPr>
                        <w:t xml:space="preserve">  </w:t>
                      </w:r>
                      <w:r>
                        <w:rPr>
                          <w:rFonts w:ascii="Arial" w:hAnsi="Arial" w:cs="Arial"/>
                          <w:sz w:val="16"/>
                          <w:szCs w:val="16"/>
                        </w:rPr>
                        <w:t xml:space="preserve">Indicates type of coupon redemption. . </w:t>
                      </w:r>
                    </w:p>
                  </w:txbxContent>
                </v:textbox>
                <w10:wrap anchorx="margin"/>
              </v:shape>
            </w:pict>
          </mc:Fallback>
        </mc:AlternateContent>
      </w:r>
      <w:r w:rsidRPr="001B43B7">
        <w:rPr>
          <w:rFonts w:ascii="Arial" w:hAnsi="Arial" w:cs="Arial"/>
          <w:b/>
          <w:noProof/>
          <w:sz w:val="22"/>
          <w:szCs w:val="22"/>
          <w:lang w:val="en-GB"/>
        </w:rPr>
        <mc:AlternateContent>
          <mc:Choice Requires="wps">
            <w:drawing>
              <wp:anchor distT="0" distB="0" distL="114300" distR="114300" simplePos="0" relativeHeight="253676032" behindDoc="0" locked="0" layoutInCell="1" allowOverlap="1" wp14:anchorId="775A21CA" wp14:editId="08B96804">
                <wp:simplePos x="0" y="0"/>
                <wp:positionH relativeFrom="margin">
                  <wp:posOffset>209550</wp:posOffset>
                </wp:positionH>
                <wp:positionV relativeFrom="paragraph">
                  <wp:posOffset>2105660</wp:posOffset>
                </wp:positionV>
                <wp:extent cx="1133475" cy="1200150"/>
                <wp:effectExtent l="0" t="0" r="28575" b="19050"/>
                <wp:wrapNone/>
                <wp:docPr id="710"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3475" cy="12001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EAD148" id="AutoShape 2477" o:spid="_x0000_s1026" style="position:absolute;margin-left:16.5pt;margin-top:165.8pt;width:89.25pt;height:94.5pt;z-index:253676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" filled="f" strokecolor="red" strokeweight="1.5pt">
                <v:shadow color="#868686"/>
                <w10:wrap anchorx="margin"/>
              </v:roundrect>
            </w:pict>
          </mc:Fallback>
        </mc:AlternateContent>
      </w:r>
      <w:r w:rsidRPr="001B43B7">
        <w:rPr>
          <w:rFonts w:ascii="Arial" w:hAnsi="Arial" w:cs="Arial"/>
          <w:b/>
          <w:noProof/>
          <w:sz w:val="22"/>
          <w:szCs w:val="22"/>
          <w:lang w:val="en-GB"/>
        </w:rPr>
        <mc:AlternateContent>
          <mc:Choice Requires="wps">
            <w:drawing>
              <wp:anchor distT="0" distB="0" distL="114300" distR="114300" simplePos="0" relativeHeight="253673984" behindDoc="0" locked="0" layoutInCell="1" allowOverlap="1" wp14:anchorId="5994ED6A" wp14:editId="4BD811EE">
                <wp:simplePos x="0" y="0"/>
                <wp:positionH relativeFrom="margin">
                  <wp:posOffset>3686175</wp:posOffset>
                </wp:positionH>
                <wp:positionV relativeFrom="paragraph">
                  <wp:posOffset>4658360</wp:posOffset>
                </wp:positionV>
                <wp:extent cx="533400" cy="488315"/>
                <wp:effectExtent l="0" t="0" r="19050" b="26035"/>
                <wp:wrapNone/>
                <wp:docPr id="689"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48831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473D4B" id="AutoShape 2477" o:spid="_x0000_s1026" style="position:absolute;margin-left:290.25pt;margin-top:366.8pt;width:42pt;height:38.45pt;z-index:253673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" filled="f" strokecolor="red" strokeweight="1.5pt">
                <v:shadow color="#868686"/>
                <w10:wrap anchorx="margin"/>
              </v:roundrect>
            </w:pict>
          </mc:Fallback>
        </mc:AlternateContent>
      </w:r>
      <w:ins w:id="29" w:author="Gerri Allyn" w:date="2022-09-01T13:57:00Z">
        <w:r>
          <w:rPr>
            <w:rFonts w:ascii="Arial" w:hAnsi="Arial" w:cs="Arial"/>
            <w:b/>
            <w:noProof/>
            <w:sz w:val="22"/>
            <w:szCs w:val="22"/>
            <w:lang w:val="en-GB"/>
          </w:rPr>
          <mc:AlternateContent>
            <mc:Choice Requires="wps">
              <w:drawing>
                <wp:anchor distT="0" distB="0" distL="114300" distR="114300" simplePos="0" relativeHeight="253669888" behindDoc="0" locked="0" layoutInCell="1" allowOverlap="1" wp14:anchorId="576B8731" wp14:editId="3B34C54E">
                  <wp:simplePos x="0" y="0"/>
                  <wp:positionH relativeFrom="column">
                    <wp:posOffset>2316480</wp:posOffset>
                  </wp:positionH>
                  <wp:positionV relativeFrom="paragraph">
                    <wp:posOffset>6753859</wp:posOffset>
                  </wp:positionV>
                  <wp:extent cx="93345" cy="285750"/>
                  <wp:effectExtent l="57150" t="38100" r="59055" b="76200"/>
                  <wp:wrapNone/>
                  <wp:docPr id="706" name="Straight Arrow Connector 706"/>
                  <wp:cNvGraphicFramePr/>
                  <a:graphic xmlns:a="http://schemas.openxmlformats.org/drawingml/2006/main">
                    <a:graphicData uri="http://schemas.microsoft.com/office/word/2010/wordprocessingShape">
                      <wps:wsp>
                        <wps:cNvCnPr/>
                        <wps:spPr>
                          <a:xfrm flipH="1" flipV="1">
                            <a:off x="0" y="0"/>
                            <a:ext cx="93345" cy="285750"/>
                          </a:xfrm>
                          <a:prstGeom prst="straightConnector1">
                            <a:avLst/>
                          </a:prstGeom>
                          <a:noFill/>
                          <a:ln w="25400" cap="flat" cmpd="sng" algn="ctr">
                            <a:solidFill>
                              <a:schemeClr val="tx1"/>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26FA95F0" id="Straight Arrow Connector 706" o:spid="_x0000_s1026" type="#_x0000_t32" style="position:absolute;margin-left:182.4pt;margin-top:531.8pt;width:7.35pt;height:22.5pt;flip:x y;z-index:2536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" strokecolor="black [3213]" strokeweight="2pt">
                  <v:stroke endarrow="block"/>
                  <v:shadow on="t" color="black" opacity="24903f" origin=",.5" offset="0,.55556mm"/>
                </v:shape>
              </w:pict>
            </mc:Fallback>
          </mc:AlternateContent>
        </w:r>
      </w:ins>
      <w:r w:rsidRPr="001B43B7">
        <w:rPr>
          <w:rFonts w:ascii="Arial" w:hAnsi="Arial" w:cs="Arial"/>
          <w:b/>
          <w:noProof/>
          <w:sz w:val="22"/>
          <w:szCs w:val="22"/>
          <w:lang w:val="en-GB"/>
        </w:rPr>
        <mc:AlternateContent>
          <mc:Choice Requires="wps">
            <w:drawing>
              <wp:anchor distT="0" distB="0" distL="114300" distR="114300" simplePos="0" relativeHeight="253667840" behindDoc="0" locked="0" layoutInCell="1" allowOverlap="1" wp14:anchorId="12CB3C69" wp14:editId="738A6368">
                <wp:simplePos x="0" y="0"/>
                <wp:positionH relativeFrom="margin">
                  <wp:posOffset>4429125</wp:posOffset>
                </wp:positionH>
                <wp:positionV relativeFrom="paragraph">
                  <wp:posOffset>4744085</wp:posOffset>
                </wp:positionV>
                <wp:extent cx="2088515" cy="402590"/>
                <wp:effectExtent l="0" t="0" r="26035" b="16510"/>
                <wp:wrapNone/>
                <wp:docPr id="705" name="Text Box 2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8515" cy="40259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806751" w14:textId="4A61AC6F" w:rsidR="00BA7C20" w:rsidRPr="002504E9" w:rsidRDefault="00BA7C20" w:rsidP="00BA7C20">
                            <w:pPr>
                              <w:rPr>
                                <w:rFonts w:ascii="Arial" w:hAnsi="Arial" w:cs="Arial"/>
                                <w:sz w:val="16"/>
                                <w:szCs w:val="16"/>
                              </w:rPr>
                            </w:pPr>
                            <w:r>
                              <w:rPr>
                                <w:rFonts w:ascii="Arial" w:hAnsi="Arial" w:cs="Arial"/>
                                <w:sz w:val="16"/>
                                <w:szCs w:val="16"/>
                                <w:u w:val="single"/>
                              </w:rPr>
                              <w:t>Performance Dates:</w:t>
                            </w:r>
                            <w:r w:rsidRPr="00AD0B74">
                              <w:rPr>
                                <w:rFonts w:ascii="Arial" w:hAnsi="Arial" w:cs="Arial"/>
                                <w:sz w:val="16"/>
                                <w:szCs w:val="16"/>
                              </w:rPr>
                              <w:t xml:space="preserve">  </w:t>
                            </w:r>
                            <w:r>
                              <w:rPr>
                                <w:rFonts w:ascii="Arial" w:hAnsi="Arial" w:cs="Arial"/>
                                <w:sz w:val="16"/>
                                <w:szCs w:val="16"/>
                              </w:rPr>
                              <w:t xml:space="preserve">The dates the coupon is redeemable..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CB3C69" id="_x0000_s1098" type="#_x0000_t202" style="position:absolute;left:0;text-align:left;margin-left:348.75pt;margin-top:373.55pt;width:164.45pt;height:31.7pt;z-index:25366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" strokeweight="1.5pt">
                <v:shadow color="#868686"/>
                <v:textbox>
                  <w:txbxContent>
                    <w:p w14:paraId="67806751" w14:textId="4A61AC6F" w:rsidR="00BA7C20" w:rsidRPr="002504E9" w:rsidRDefault="00BA7C20" w:rsidP="00BA7C20">
                      <w:pPr>
                        <w:rPr>
                          <w:rFonts w:ascii="Arial" w:hAnsi="Arial" w:cs="Arial"/>
                          <w:sz w:val="16"/>
                          <w:szCs w:val="16"/>
                        </w:rPr>
                      </w:pPr>
                      <w:r>
                        <w:rPr>
                          <w:rFonts w:ascii="Arial" w:hAnsi="Arial" w:cs="Arial"/>
                          <w:sz w:val="16"/>
                          <w:szCs w:val="16"/>
                          <w:u w:val="single"/>
                        </w:rPr>
                        <w:t>Performance Dates:</w:t>
                      </w:r>
                      <w:r w:rsidRPr="00AD0B74">
                        <w:rPr>
                          <w:rFonts w:ascii="Arial" w:hAnsi="Arial" w:cs="Arial"/>
                          <w:sz w:val="16"/>
                          <w:szCs w:val="16"/>
                        </w:rPr>
                        <w:t xml:space="preserve">  </w:t>
                      </w:r>
                      <w:r>
                        <w:rPr>
                          <w:rFonts w:ascii="Arial" w:hAnsi="Arial" w:cs="Arial"/>
                          <w:sz w:val="16"/>
                          <w:szCs w:val="16"/>
                        </w:rPr>
                        <w:t xml:space="preserve">The dates the coupon is redeemable.. </w:t>
                      </w:r>
                    </w:p>
                  </w:txbxContent>
                </v:textbox>
                <w10:wrap anchorx="margin"/>
              </v:shape>
            </w:pict>
          </mc:Fallback>
        </mc:AlternateContent>
      </w:r>
      <w:r w:rsidR="009B7C2F" w:rsidRPr="009B7C2F">
        <w:rPr>
          <w:rFonts w:ascii="Arial" w:hAnsi="Arial" w:cs="Arial"/>
          <w:b/>
          <w:noProof/>
          <w:sz w:val="22"/>
          <w:szCs w:val="22"/>
          <w:lang w:val="en-GB"/>
        </w:rPr>
        <mc:AlternateContent>
          <mc:Choice Requires="wps">
            <w:drawing>
              <wp:anchor distT="0" distB="0" distL="114300" distR="114300" simplePos="0" relativeHeight="253630976" behindDoc="0" locked="0" layoutInCell="1" allowOverlap="1" wp14:anchorId="6021A3D3" wp14:editId="6FEBF3CC">
                <wp:simplePos x="0" y="0"/>
                <wp:positionH relativeFrom="column">
                  <wp:posOffset>4900295</wp:posOffset>
                </wp:positionH>
                <wp:positionV relativeFrom="paragraph">
                  <wp:posOffset>943610</wp:posOffset>
                </wp:positionV>
                <wp:extent cx="351155" cy="359410"/>
                <wp:effectExtent l="0" t="0" r="10795" b="21590"/>
                <wp:wrapNone/>
                <wp:docPr id="688"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F06289A" w14:textId="77777777" w:rsidR="00393F33" w:rsidRPr="003A3676" w:rsidRDefault="00393F33" w:rsidP="009B7C2F">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21A3D3" id="_x0000_s1099" style="position:absolute;left:0;text-align:left;margin-left:385.85pt;margin-top:74.3pt;width:27.65pt;height:28.3pt;z-index:2536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" fillcolor="#8db3e2 [1311]" strokecolor="yellow" strokeweight="1.5pt">
                <v:shadow color="#868686"/>
                <v:textbox>
                  <w:txbxContent>
                    <w:p w14:paraId="4F06289A" w14:textId="77777777" w:rsidR="00393F33" w:rsidRPr="003A3676" w:rsidRDefault="00393F33" w:rsidP="009B7C2F">
                      <w:pPr>
                        <w:jc w:val="center"/>
                        <w:rPr>
                          <w:rFonts w:ascii="Arial" w:hAnsi="Arial" w:cs="Arial"/>
                        </w:rPr>
                      </w:pPr>
                      <w:r w:rsidRPr="003A3676">
                        <w:rPr>
                          <w:rFonts w:ascii="Arial" w:hAnsi="Arial" w:cs="Arial"/>
                        </w:rPr>
                        <w:t>i</w:t>
                      </w:r>
                    </w:p>
                  </w:txbxContent>
                </v:textbox>
              </v:oval>
            </w:pict>
          </mc:Fallback>
        </mc:AlternateContent>
      </w:r>
      <w:ins w:id="30" w:author="Gerri Allyn" w:date="2022-09-01T13:50:00Z">
        <w:r w:rsidR="00E924E6" w:rsidRPr="00316F47">
          <w:rPr>
            <w:rFonts w:ascii="Arial" w:hAnsi="Arial" w:cs="Arial"/>
            <w:b/>
            <w:noProof/>
            <w:sz w:val="22"/>
            <w:szCs w:val="22"/>
            <w:lang w:val="en-GB"/>
          </w:rPr>
          <w:drawing>
            <wp:inline distT="0" distB="0" distL="0" distR="0" wp14:anchorId="75F1183A" wp14:editId="76FD12B2">
              <wp:extent cx="6086189" cy="6757642"/>
              <wp:effectExtent l="0" t="0" r="0" b="5715"/>
              <wp:docPr id="604" name="Picture 60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Picture 604" descr="Table&#10;&#10;Description automatically generated"/>
                      <pic:cNvPicPr/>
                    </pic:nvPicPr>
                    <pic:blipFill>
                      <a:blip r:embed="rId56"/>
                      <a:stretch>
                        <a:fillRect/>
                      </a:stretch>
                    </pic:blipFill>
                    <pic:spPr>
                      <a:xfrm>
                        <a:off x="0" y="0"/>
                        <a:ext cx="6090075" cy="6761956"/>
                      </a:xfrm>
                      <a:prstGeom prst="rect">
                        <a:avLst/>
                      </a:prstGeom>
                    </pic:spPr>
                  </pic:pic>
                </a:graphicData>
              </a:graphic>
            </wp:inline>
          </w:drawing>
        </w:r>
      </w:ins>
    </w:p>
    <w:p w14:paraId="132A477B" w14:textId="5F91E1D1" w:rsidR="001B43B7" w:rsidRDefault="001B43B7" w:rsidP="00A062FE">
      <w:pPr>
        <w:ind w:left="360"/>
        <w:rPr>
          <w:rFonts w:ascii="Arial" w:hAnsi="Arial" w:cs="Arial"/>
          <w:b/>
          <w:sz w:val="22"/>
          <w:szCs w:val="22"/>
          <w:lang w:val="en-GB"/>
        </w:rPr>
      </w:pPr>
    </w:p>
    <w:p w14:paraId="50A92874" w14:textId="56D6604A" w:rsidR="001B43B7" w:rsidRDefault="009B7C2F" w:rsidP="00A062FE">
      <w:pPr>
        <w:ind w:left="360"/>
        <w:rPr>
          <w:rFonts w:ascii="Arial" w:hAnsi="Arial" w:cs="Arial"/>
          <w:b/>
          <w:sz w:val="22"/>
          <w:szCs w:val="22"/>
          <w:lang w:val="en-GB"/>
        </w:rPr>
      </w:pPr>
      <w:r w:rsidRPr="001B43B7">
        <w:rPr>
          <w:rFonts w:ascii="Arial" w:hAnsi="Arial" w:cs="Arial"/>
          <w:b/>
          <w:noProof/>
          <w:sz w:val="22"/>
          <w:szCs w:val="22"/>
          <w:lang w:val="en-GB"/>
        </w:rPr>
        <mc:AlternateContent>
          <mc:Choice Requires="wps">
            <w:drawing>
              <wp:anchor distT="0" distB="0" distL="114300" distR="114300" simplePos="0" relativeHeight="253637120" behindDoc="0" locked="0" layoutInCell="1" allowOverlap="1" wp14:anchorId="0FB2619B" wp14:editId="61C9BF96">
                <wp:simplePos x="0" y="0"/>
                <wp:positionH relativeFrom="margin">
                  <wp:align>center</wp:align>
                </wp:positionH>
                <wp:positionV relativeFrom="paragraph">
                  <wp:posOffset>6350</wp:posOffset>
                </wp:positionV>
                <wp:extent cx="2088515" cy="402590"/>
                <wp:effectExtent l="0" t="0" r="26035" b="16510"/>
                <wp:wrapNone/>
                <wp:docPr id="691" name="Text Box 2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8515" cy="40259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FB9B926" w14:textId="24A1C227" w:rsidR="00393F33" w:rsidRPr="002504E9" w:rsidRDefault="00393F33" w:rsidP="001B43B7">
                            <w:pPr>
                              <w:rPr>
                                <w:rFonts w:ascii="Arial" w:hAnsi="Arial" w:cs="Arial"/>
                                <w:sz w:val="16"/>
                                <w:szCs w:val="16"/>
                              </w:rPr>
                            </w:pPr>
                            <w:r>
                              <w:rPr>
                                <w:rFonts w:ascii="Arial" w:hAnsi="Arial" w:cs="Arial"/>
                                <w:sz w:val="16"/>
                                <w:szCs w:val="16"/>
                                <w:u w:val="single"/>
                              </w:rPr>
                              <w:t>UPCs:</w:t>
                            </w:r>
                            <w:r w:rsidRPr="00AD0B74">
                              <w:rPr>
                                <w:rFonts w:ascii="Arial" w:hAnsi="Arial" w:cs="Arial"/>
                                <w:sz w:val="16"/>
                                <w:szCs w:val="16"/>
                              </w:rPr>
                              <w:t xml:space="preserve">  </w:t>
                            </w:r>
                            <w:r>
                              <w:rPr>
                                <w:rFonts w:ascii="Arial" w:hAnsi="Arial" w:cs="Arial"/>
                                <w:sz w:val="16"/>
                                <w:szCs w:val="16"/>
                              </w:rPr>
                              <w:t>The UPCs the coupon is for are listed on the 2</w:t>
                            </w:r>
                            <w:r w:rsidRPr="009B7C2F">
                              <w:rPr>
                                <w:rFonts w:ascii="Arial" w:hAnsi="Arial" w:cs="Arial"/>
                                <w:sz w:val="16"/>
                                <w:szCs w:val="16"/>
                                <w:vertAlign w:val="superscript"/>
                              </w:rPr>
                              <w:t>nd</w:t>
                            </w:r>
                            <w:r>
                              <w:rPr>
                                <w:rFonts w:ascii="Arial" w:hAnsi="Arial" w:cs="Arial"/>
                                <w:sz w:val="16"/>
                                <w:szCs w:val="16"/>
                              </w:rPr>
                              <w:t xml:space="preserve"> tab of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B2619B" id="_x0000_s1100" type="#_x0000_t202" style="position:absolute;left:0;text-align:left;margin-left:0;margin-top:.5pt;width:164.45pt;height:31.7pt;z-index:253637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" strokeweight="1.5pt">
                <v:shadow color="#868686"/>
                <v:textbox>
                  <w:txbxContent>
                    <w:p w14:paraId="3FB9B926" w14:textId="24A1C227" w:rsidR="00393F33" w:rsidRPr="002504E9" w:rsidRDefault="00393F33" w:rsidP="001B43B7">
                      <w:pPr>
                        <w:rPr>
                          <w:rFonts w:ascii="Arial" w:hAnsi="Arial" w:cs="Arial"/>
                          <w:sz w:val="16"/>
                          <w:szCs w:val="16"/>
                        </w:rPr>
                      </w:pPr>
                      <w:r>
                        <w:rPr>
                          <w:rFonts w:ascii="Arial" w:hAnsi="Arial" w:cs="Arial"/>
                          <w:sz w:val="16"/>
                          <w:szCs w:val="16"/>
                          <w:u w:val="single"/>
                        </w:rPr>
                        <w:t>UPCs:</w:t>
                      </w:r>
                      <w:r w:rsidRPr="00AD0B74">
                        <w:rPr>
                          <w:rFonts w:ascii="Arial" w:hAnsi="Arial" w:cs="Arial"/>
                          <w:sz w:val="16"/>
                          <w:szCs w:val="16"/>
                        </w:rPr>
                        <w:t xml:space="preserve">  </w:t>
                      </w:r>
                      <w:r>
                        <w:rPr>
                          <w:rFonts w:ascii="Arial" w:hAnsi="Arial" w:cs="Arial"/>
                          <w:sz w:val="16"/>
                          <w:szCs w:val="16"/>
                        </w:rPr>
                        <w:t>The UPCs the coupon is for are listed on the 2</w:t>
                      </w:r>
                      <w:r w:rsidRPr="009B7C2F">
                        <w:rPr>
                          <w:rFonts w:ascii="Arial" w:hAnsi="Arial" w:cs="Arial"/>
                          <w:sz w:val="16"/>
                          <w:szCs w:val="16"/>
                          <w:vertAlign w:val="superscript"/>
                        </w:rPr>
                        <w:t>nd</w:t>
                      </w:r>
                      <w:r>
                        <w:rPr>
                          <w:rFonts w:ascii="Arial" w:hAnsi="Arial" w:cs="Arial"/>
                          <w:sz w:val="16"/>
                          <w:szCs w:val="16"/>
                        </w:rPr>
                        <w:t xml:space="preserve"> tab of the contract.</w:t>
                      </w:r>
                    </w:p>
                  </w:txbxContent>
                </v:textbox>
                <w10:wrap anchorx="margin"/>
              </v:shape>
            </w:pict>
          </mc:Fallback>
        </mc:AlternateContent>
      </w:r>
    </w:p>
    <w:p w14:paraId="01BE208F" w14:textId="75F3B176" w:rsidR="001B43B7" w:rsidRDefault="001B43B7" w:rsidP="00A062FE">
      <w:pPr>
        <w:ind w:left="360"/>
        <w:rPr>
          <w:rFonts w:ascii="Arial" w:hAnsi="Arial" w:cs="Arial"/>
          <w:b/>
          <w:sz w:val="22"/>
          <w:szCs w:val="22"/>
          <w:lang w:val="en-GB"/>
        </w:rPr>
      </w:pPr>
    </w:p>
    <w:p w14:paraId="403DA882" w14:textId="77777777" w:rsidR="00111973" w:rsidRDefault="00111973">
      <w:pPr>
        <w:overflowPunct/>
        <w:autoSpaceDE/>
        <w:autoSpaceDN/>
        <w:adjustRightInd/>
        <w:textAlignment w:val="auto"/>
        <w:rPr>
          <w:rFonts w:ascii="Arial" w:hAnsi="Arial" w:cs="Arial"/>
          <w:b/>
          <w:noProof/>
          <w:sz w:val="22"/>
          <w:szCs w:val="22"/>
          <w:lang w:val="en-GB"/>
        </w:rPr>
      </w:pPr>
    </w:p>
    <w:p w14:paraId="70B3DECB" w14:textId="3B9E3AAC" w:rsidR="00895133" w:rsidRDefault="00895133">
      <w:pPr>
        <w:overflowPunct/>
        <w:autoSpaceDE/>
        <w:autoSpaceDN/>
        <w:adjustRightInd/>
        <w:textAlignment w:val="auto"/>
        <w:rPr>
          <w:rFonts w:ascii="Arial" w:hAnsi="Arial" w:cs="Arial"/>
          <w:b/>
          <w:noProof/>
          <w:sz w:val="22"/>
          <w:szCs w:val="22"/>
          <w:lang w:val="en-GB"/>
        </w:rPr>
      </w:pPr>
      <w:r>
        <w:rPr>
          <w:rFonts w:ascii="Arial" w:hAnsi="Arial" w:cs="Arial"/>
          <w:b/>
          <w:noProof/>
          <w:sz w:val="22"/>
          <w:szCs w:val="22"/>
          <w:lang w:val="en-GB"/>
        </w:rPr>
        <w:lastRenderedPageBreak/>
        <w:t>UPC  Tab</w:t>
      </w:r>
    </w:p>
    <w:p w14:paraId="63D5CA3D" w14:textId="31E9C83F" w:rsidR="00895133" w:rsidRDefault="00895133">
      <w:pPr>
        <w:overflowPunct/>
        <w:autoSpaceDE/>
        <w:autoSpaceDN/>
        <w:adjustRightInd/>
        <w:textAlignment w:val="auto"/>
        <w:rPr>
          <w:rFonts w:ascii="Arial" w:hAnsi="Arial" w:cs="Arial"/>
          <w:b/>
          <w:sz w:val="22"/>
          <w:szCs w:val="22"/>
          <w:lang w:val="en-GB"/>
        </w:rPr>
      </w:pPr>
      <w:ins w:id="31" w:author="Gerri Allyn" w:date="2022-09-01T14:02:00Z">
        <w:r w:rsidRPr="00F25ABC">
          <w:rPr>
            <w:rFonts w:ascii="Arial" w:hAnsi="Arial" w:cs="Arial"/>
            <w:b/>
            <w:noProof/>
            <w:sz w:val="22"/>
            <w:szCs w:val="22"/>
            <w:lang w:val="en-GB"/>
          </w:rPr>
          <w:drawing>
            <wp:inline distT="0" distB="0" distL="0" distR="0" wp14:anchorId="06EFFAA3" wp14:editId="37431309">
              <wp:extent cx="6858000" cy="3634105"/>
              <wp:effectExtent l="19050" t="19050" r="19050" b="23495"/>
              <wp:docPr id="712" name="Picture 7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Picture 704" descr="Table&#10;&#10;Description automatically generated"/>
                      <pic:cNvPicPr/>
                    </pic:nvPicPr>
                    <pic:blipFill>
                      <a:blip r:embed="rId57"/>
                      <a:stretch>
                        <a:fillRect/>
                      </a:stretch>
                    </pic:blipFill>
                    <pic:spPr>
                      <a:xfrm>
                        <a:off x="0" y="0"/>
                        <a:ext cx="6858000" cy="3634105"/>
                      </a:xfrm>
                      <a:prstGeom prst="rect">
                        <a:avLst/>
                      </a:prstGeom>
                      <a:ln>
                        <a:solidFill>
                          <a:schemeClr val="tx1"/>
                        </a:solidFill>
                      </a:ln>
                    </pic:spPr>
                  </pic:pic>
                </a:graphicData>
              </a:graphic>
            </wp:inline>
          </w:drawing>
        </w:r>
      </w:ins>
    </w:p>
    <w:p w14:paraId="4B536B16" w14:textId="315D7753" w:rsidR="00895133" w:rsidRDefault="00895133">
      <w:pPr>
        <w:overflowPunct/>
        <w:autoSpaceDE/>
        <w:autoSpaceDN/>
        <w:adjustRightInd/>
        <w:textAlignment w:val="auto"/>
        <w:rPr>
          <w:rFonts w:ascii="Arial" w:hAnsi="Arial" w:cs="Arial"/>
          <w:b/>
          <w:sz w:val="22"/>
          <w:szCs w:val="22"/>
          <w:lang w:val="en-GB"/>
        </w:rPr>
      </w:pPr>
    </w:p>
    <w:p w14:paraId="69B77075" w14:textId="7FFCA7ED" w:rsidR="00895133" w:rsidRDefault="00895133">
      <w:pPr>
        <w:overflowPunct/>
        <w:autoSpaceDE/>
        <w:autoSpaceDN/>
        <w:adjustRightInd/>
        <w:textAlignment w:val="auto"/>
        <w:rPr>
          <w:rFonts w:ascii="Arial" w:hAnsi="Arial" w:cs="Arial"/>
          <w:b/>
          <w:sz w:val="22"/>
          <w:szCs w:val="22"/>
          <w:lang w:val="en-GB"/>
        </w:rPr>
      </w:pPr>
      <w:r>
        <w:rPr>
          <w:rFonts w:ascii="Arial" w:hAnsi="Arial" w:cs="Arial"/>
          <w:b/>
          <w:sz w:val="22"/>
          <w:szCs w:val="22"/>
          <w:lang w:val="en-GB"/>
        </w:rPr>
        <w:t>Points Calculator</w:t>
      </w:r>
    </w:p>
    <w:p w14:paraId="29E03671" w14:textId="77777777" w:rsidR="00895133" w:rsidRDefault="00895133">
      <w:pPr>
        <w:overflowPunct/>
        <w:autoSpaceDE/>
        <w:autoSpaceDN/>
        <w:adjustRightInd/>
        <w:textAlignment w:val="auto"/>
        <w:rPr>
          <w:rFonts w:ascii="Arial" w:hAnsi="Arial" w:cs="Arial"/>
          <w:b/>
          <w:sz w:val="22"/>
          <w:szCs w:val="22"/>
          <w:lang w:val="en-GB"/>
        </w:rPr>
      </w:pPr>
    </w:p>
    <w:p w14:paraId="387DA93A" w14:textId="19955ECD" w:rsidR="00FF301B" w:rsidRDefault="00895133">
      <w:pPr>
        <w:overflowPunct/>
        <w:autoSpaceDE/>
        <w:autoSpaceDN/>
        <w:adjustRightInd/>
        <w:textAlignment w:val="auto"/>
        <w:rPr>
          <w:rFonts w:ascii="Arial" w:hAnsi="Arial" w:cs="Arial"/>
          <w:b/>
          <w:sz w:val="22"/>
          <w:szCs w:val="22"/>
          <w:lang w:val="en-GB"/>
        </w:rPr>
      </w:pPr>
      <w:ins w:id="32" w:author="Gerri Allyn" w:date="2022-09-01T14:08:00Z">
        <w:r w:rsidRPr="008945B1">
          <w:rPr>
            <w:rFonts w:ascii="Arial" w:hAnsi="Arial" w:cs="Arial"/>
            <w:b/>
            <w:noProof/>
            <w:sz w:val="22"/>
            <w:szCs w:val="22"/>
            <w:lang w:val="en-GB"/>
          </w:rPr>
          <w:drawing>
            <wp:anchor distT="0" distB="0" distL="114300" distR="114300" simplePos="0" relativeHeight="253680128" behindDoc="0" locked="0" layoutInCell="1" allowOverlap="1" wp14:anchorId="12629878" wp14:editId="0BF67AB6">
              <wp:simplePos x="0" y="0"/>
              <wp:positionH relativeFrom="margin">
                <wp:posOffset>0</wp:posOffset>
              </wp:positionH>
              <wp:positionV relativeFrom="paragraph">
                <wp:posOffset>-635</wp:posOffset>
              </wp:positionV>
              <wp:extent cx="6858000" cy="3129915"/>
              <wp:effectExtent l="19050" t="19050" r="19050" b="13335"/>
              <wp:wrapNone/>
              <wp:docPr id="713" name="Picture 7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Picture 706" descr="Graphical user interface, text, application&#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6858000" cy="3129915"/>
                      </a:xfrm>
                      <a:prstGeom prst="rect">
                        <a:avLst/>
                      </a:prstGeom>
                      <a:ln>
                        <a:solidFill>
                          <a:schemeClr val="tx1"/>
                        </a:solidFill>
                      </a:ln>
                    </pic:spPr>
                  </pic:pic>
                </a:graphicData>
              </a:graphic>
            </wp:anchor>
          </w:drawing>
        </w:r>
      </w:ins>
      <w:r w:rsidR="00FF301B">
        <w:rPr>
          <w:rFonts w:ascii="Arial" w:hAnsi="Arial" w:cs="Arial"/>
          <w:b/>
          <w:sz w:val="22"/>
          <w:szCs w:val="22"/>
          <w:lang w:val="en-GB"/>
        </w:rPr>
        <w:br w:type="page"/>
      </w:r>
    </w:p>
    <w:p w14:paraId="29D3BD81" w14:textId="2F8C67FA" w:rsidR="002832DA" w:rsidRPr="00A062FE" w:rsidRDefault="00A062FE" w:rsidP="00A062FE">
      <w:pPr>
        <w:ind w:left="360"/>
        <w:rPr>
          <w:rFonts w:ascii="Arial" w:hAnsi="Arial" w:cs="Arial"/>
          <w:b/>
          <w:u w:val="single"/>
          <w:lang w:val="en-GB"/>
        </w:rPr>
      </w:pPr>
      <w:r w:rsidRPr="00A062FE">
        <w:rPr>
          <w:rFonts w:ascii="Arial" w:hAnsi="Arial" w:cs="Arial"/>
          <w:b/>
          <w:sz w:val="22"/>
          <w:szCs w:val="22"/>
          <w:lang w:val="en-GB"/>
        </w:rPr>
        <w:lastRenderedPageBreak/>
        <w:t>4</w:t>
      </w:r>
      <w:r w:rsidRPr="00A062FE">
        <w:rPr>
          <w:rFonts w:ascii="Arial" w:hAnsi="Arial" w:cs="Arial"/>
          <w:b/>
          <w:sz w:val="22"/>
          <w:szCs w:val="22"/>
          <w:lang w:val="en-GB"/>
        </w:rPr>
        <w:tab/>
      </w:r>
      <w:r w:rsidR="002832DA" w:rsidRPr="00A062FE">
        <w:rPr>
          <w:rFonts w:ascii="Arial" w:hAnsi="Arial" w:cs="Arial"/>
          <w:b/>
          <w:sz w:val="22"/>
          <w:szCs w:val="22"/>
          <w:u w:val="single"/>
          <w:lang w:val="en-GB"/>
        </w:rPr>
        <w:t xml:space="preserve">Deduction </w:t>
      </w:r>
      <w:bookmarkStart w:id="33" w:name="ad"/>
      <w:bookmarkEnd w:id="33"/>
      <w:r w:rsidR="002832DA" w:rsidRPr="00A062FE">
        <w:rPr>
          <w:rFonts w:ascii="Arial" w:hAnsi="Arial" w:cs="Arial"/>
          <w:b/>
          <w:sz w:val="22"/>
          <w:szCs w:val="22"/>
          <w:u w:val="single"/>
          <w:lang w:val="en-GB"/>
        </w:rPr>
        <w:t>Type:  Ad</w:t>
      </w:r>
    </w:p>
    <w:p w14:paraId="3B19CD5D" w14:textId="77777777" w:rsidR="002832DA" w:rsidRDefault="002832DA" w:rsidP="002832DA">
      <w:pPr>
        <w:rPr>
          <w:rFonts w:ascii="Arial" w:hAnsi="Arial" w:cs="Arial"/>
          <w:sz w:val="22"/>
          <w:szCs w:val="22"/>
          <w:lang w:val="en-GB"/>
        </w:rPr>
      </w:pPr>
    </w:p>
    <w:p w14:paraId="67E837E8" w14:textId="77777777" w:rsidR="00A528BC" w:rsidRDefault="002832DA" w:rsidP="00A528BC">
      <w:pPr>
        <w:ind w:left="705"/>
        <w:rPr>
          <w:rFonts w:ascii="Arial" w:hAnsi="Arial" w:cs="Arial"/>
          <w:lang w:val="en-GB"/>
        </w:rPr>
      </w:pPr>
      <w:r>
        <w:rPr>
          <w:rFonts w:ascii="Arial" w:hAnsi="Arial" w:cs="Arial"/>
          <w:lang w:val="en-GB"/>
        </w:rPr>
        <w:t>A fee for featuring a client</w:t>
      </w:r>
      <w:r w:rsidR="00E06C6B">
        <w:rPr>
          <w:rFonts w:ascii="Arial" w:hAnsi="Arial" w:cs="Arial"/>
          <w:lang w:val="en-GB"/>
        </w:rPr>
        <w:t>’</w:t>
      </w:r>
      <w:r>
        <w:rPr>
          <w:rFonts w:ascii="Arial" w:hAnsi="Arial" w:cs="Arial"/>
          <w:lang w:val="en-GB"/>
        </w:rPr>
        <w:t>s products in an advertisement.</w:t>
      </w:r>
      <w:r w:rsidR="00A528BC" w:rsidDel="00A528BC">
        <w:rPr>
          <w:rFonts w:ascii="Arial" w:hAnsi="Arial" w:cs="Arial"/>
          <w:lang w:val="en-GB"/>
        </w:rPr>
        <w:t xml:space="preserve"> </w:t>
      </w:r>
    </w:p>
    <w:p w14:paraId="52B5B84A" w14:textId="77777777" w:rsidR="00A528BC" w:rsidRDefault="00A528BC" w:rsidP="00A528BC">
      <w:pPr>
        <w:ind w:left="705"/>
        <w:rPr>
          <w:rFonts w:ascii="Arial" w:hAnsi="Arial" w:cs="Arial"/>
          <w:lang w:val="en-GB"/>
        </w:rPr>
      </w:pPr>
    </w:p>
    <w:p w14:paraId="206BD623" w14:textId="77777777" w:rsidR="00A528BC" w:rsidRDefault="00A528BC" w:rsidP="00A528BC">
      <w:pPr>
        <w:ind w:left="705"/>
        <w:rPr>
          <w:rFonts w:ascii="Arial" w:hAnsi="Arial" w:cs="Arial"/>
          <w:lang w:val="en-GB"/>
        </w:rPr>
      </w:pPr>
    </w:p>
    <w:p w14:paraId="6402BBBA" w14:textId="77777777" w:rsidR="00A528BC" w:rsidRDefault="00A528BC" w:rsidP="00A528BC">
      <w:pPr>
        <w:ind w:left="705"/>
        <w:rPr>
          <w:rFonts w:ascii="Arial" w:hAnsi="Arial" w:cs="Arial"/>
          <w:lang w:val="en-GB"/>
        </w:rPr>
      </w:pPr>
      <w:r>
        <w:object w:dxaOrig="18132" w:dyaOrig="7171" w14:anchorId="3BB56688">
          <v:shape id="_x0000_i1033" type="#_x0000_t75" style="width:468pt;height:187.5pt" o:ole="">
            <v:imagedata r:id="rId59" o:title=""/>
          </v:shape>
          <o:OLEObject Type="Embed" ProgID="Visio.Drawing.11" ShapeID="_x0000_i1033" DrawAspect="Content" ObjectID="_1843107213" r:id="rId60"/>
        </w:object>
      </w:r>
    </w:p>
    <w:p w14:paraId="57E8C58E" w14:textId="77777777" w:rsidR="002832DA" w:rsidRDefault="002832DA" w:rsidP="00A528BC">
      <w:pPr>
        <w:ind w:left="705"/>
        <w:rPr>
          <w:noProof/>
          <w:lang w:val="en-US"/>
        </w:rPr>
      </w:pPr>
    </w:p>
    <w:p w14:paraId="17EFC383" w14:textId="77777777" w:rsidR="002832DA" w:rsidRDefault="002832DA" w:rsidP="002832DA">
      <w:pPr>
        <w:rPr>
          <w:noProof/>
          <w:lang w:val="en-US"/>
        </w:rPr>
      </w:pPr>
    </w:p>
    <w:p w14:paraId="642C33C8" w14:textId="77777777" w:rsidR="002832DA" w:rsidRDefault="002832DA" w:rsidP="002832DA">
      <w:pPr>
        <w:overflowPunct/>
        <w:autoSpaceDE/>
        <w:autoSpaceDN/>
        <w:adjustRightInd/>
        <w:ind w:firstLine="720"/>
        <w:textAlignment w:val="auto"/>
        <w:rPr>
          <w:noProof/>
          <w:lang w:val="en-US"/>
        </w:rPr>
      </w:pPr>
      <w:r>
        <w:rPr>
          <w:noProof/>
          <w:lang w:val="en-US"/>
        </w:rPr>
        <w:br w:type="page"/>
      </w:r>
    </w:p>
    <w:p w14:paraId="0ECB6C88" w14:textId="77777777" w:rsidR="002832DA" w:rsidRDefault="002832DA" w:rsidP="002832DA">
      <w:pPr>
        <w:rPr>
          <w:noProof/>
          <w:lang w:val="en-US"/>
        </w:rPr>
      </w:pPr>
    </w:p>
    <w:p w14:paraId="2D0F4DF6" w14:textId="62212FD1" w:rsidR="002832DA" w:rsidRDefault="002832DA" w:rsidP="00AE4A83">
      <w:pPr>
        <w:ind w:left="705" w:hanging="705"/>
        <w:rPr>
          <w:rFonts w:ascii="Arial" w:hAnsi="Arial" w:cs="Arial"/>
          <w:lang w:val="en-GB"/>
        </w:rPr>
      </w:pPr>
      <w:r>
        <w:rPr>
          <w:rFonts w:ascii="Arial" w:hAnsi="Arial" w:cs="Arial"/>
          <w:b/>
          <w:lang w:val="en-GB"/>
        </w:rPr>
        <w:t>4.1</w:t>
      </w:r>
      <w:r w:rsidRPr="00600DC7">
        <w:rPr>
          <w:rFonts w:ascii="Arial" w:hAnsi="Arial" w:cs="Arial"/>
          <w:b/>
          <w:lang w:val="en-GB"/>
        </w:rPr>
        <w:t xml:space="preserve"> </w:t>
      </w:r>
      <w:r w:rsidRPr="00600DC7">
        <w:rPr>
          <w:rFonts w:ascii="Arial" w:hAnsi="Arial" w:cs="Arial"/>
          <w:b/>
          <w:lang w:val="en-GB"/>
        </w:rPr>
        <w:tab/>
        <w:t>Customer Invoice</w:t>
      </w:r>
      <w:r>
        <w:rPr>
          <w:rFonts w:ascii="Arial" w:hAnsi="Arial" w:cs="Arial"/>
          <w:b/>
          <w:lang w:val="en-GB"/>
        </w:rPr>
        <w:t xml:space="preserve"> for Ad</w:t>
      </w:r>
      <w:r w:rsidRPr="00600DC7">
        <w:rPr>
          <w:rFonts w:ascii="Arial" w:hAnsi="Arial" w:cs="Arial"/>
          <w:b/>
          <w:lang w:val="en-GB"/>
        </w:rPr>
        <w:t>:</w:t>
      </w:r>
      <w:r w:rsidR="00820250" w:rsidRPr="00820250">
        <w:rPr>
          <w:rFonts w:ascii="Arial" w:hAnsi="Arial" w:cs="Arial"/>
          <w:lang w:val="en-GB"/>
        </w:rPr>
        <w:t xml:space="preserve"> </w:t>
      </w:r>
      <w:r w:rsidR="00820250">
        <w:rPr>
          <w:rFonts w:ascii="Arial" w:hAnsi="Arial" w:cs="Arial"/>
          <w:lang w:val="en-GB"/>
        </w:rPr>
        <w:t>If not provided under View Documents, this can be found via Search For: Backup Documentation, Doc Type 2-Customer Invoice.</w:t>
      </w:r>
    </w:p>
    <w:p w14:paraId="7EEB3A2E" w14:textId="2558D462" w:rsidR="002C6EDC" w:rsidRDefault="003270BB" w:rsidP="002E498D">
      <w:pPr>
        <w:rPr>
          <w:rFonts w:ascii="Arial" w:hAnsi="Arial" w:cs="Arial"/>
          <w:b/>
          <w:lang w:val="en-GB"/>
        </w:rPr>
      </w:pPr>
      <w:r w:rsidRPr="003270BB">
        <w:rPr>
          <w:rFonts w:ascii="Arial" w:hAnsi="Arial" w:cs="Arial"/>
          <w:b/>
          <w:noProof/>
          <w:lang w:val="en-GB"/>
        </w:rPr>
        <mc:AlternateContent>
          <mc:Choice Requires="wps">
            <w:drawing>
              <wp:anchor distT="0" distB="0" distL="114300" distR="114300" simplePos="0" relativeHeight="253269504" behindDoc="0" locked="0" layoutInCell="1" allowOverlap="1" wp14:anchorId="460E7D68" wp14:editId="529FBA31">
                <wp:simplePos x="0" y="0"/>
                <wp:positionH relativeFrom="column">
                  <wp:posOffset>5063706</wp:posOffset>
                </wp:positionH>
                <wp:positionV relativeFrom="paragraph">
                  <wp:posOffset>657920</wp:posOffset>
                </wp:positionV>
                <wp:extent cx="1604645" cy="621102"/>
                <wp:effectExtent l="0" t="0" r="14605" b="26670"/>
                <wp:wrapNone/>
                <wp:docPr id="256"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621102"/>
                        </a:xfrm>
                        <a:prstGeom prst="rect">
                          <a:avLst/>
                        </a:prstGeom>
                        <a:solidFill>
                          <a:schemeClr val="tx2">
                            <a:lumMod val="40000"/>
                            <a:lumOff val="60000"/>
                          </a:schemeClr>
                        </a:solidFill>
                        <a:ln w="19050">
                          <a:solidFill>
                            <a:srgbClr val="000000"/>
                          </a:solidFill>
                          <a:miter lim="800000"/>
                          <a:headEnd/>
                          <a:tailEnd/>
                        </a:ln>
                      </wps:spPr>
                      <wps:txbx>
                        <w:txbxContent>
                          <w:p w14:paraId="7B50045B" w14:textId="1E74FE40" w:rsidR="00393F33" w:rsidRPr="00713AB8" w:rsidRDefault="00393F33" w:rsidP="003270BB">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Lump Sume Type: 1-Ad identifies that the customer is billing for an ad lump sum.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0E7D68" id="_x0000_s1101" type="#_x0000_t202" style="position:absolute;margin-left:398.7pt;margin-top:51.8pt;width:126.35pt;height:48.9pt;z-index:2532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" fillcolor="#8db3e2 [1311]" strokeweight="1.5pt">
                <v:textbox>
                  <w:txbxContent>
                    <w:p w14:paraId="7B50045B" w14:textId="1E74FE40" w:rsidR="00393F33" w:rsidRPr="00713AB8" w:rsidRDefault="00393F33" w:rsidP="003270BB">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Lump Sume Type: 1-Ad identifies that the customer is billing for an ad lump sum.  </w:t>
                      </w:r>
                    </w:p>
                  </w:txbxContent>
                </v:textbox>
              </v:shape>
            </w:pict>
          </mc:Fallback>
        </mc:AlternateContent>
      </w:r>
      <w:r>
        <w:rPr>
          <w:noProof/>
          <w:lang w:val="en-US"/>
        </w:rPr>
        <mc:AlternateContent>
          <mc:Choice Requires="wps">
            <w:drawing>
              <wp:anchor distT="0" distB="0" distL="114300" distR="114300" simplePos="0" relativeHeight="253246976" behindDoc="0" locked="0" layoutInCell="1" allowOverlap="1" wp14:anchorId="72D29F6C" wp14:editId="2D38D2AE">
                <wp:simplePos x="0" y="0"/>
                <wp:positionH relativeFrom="column">
                  <wp:posOffset>5391509</wp:posOffset>
                </wp:positionH>
                <wp:positionV relativeFrom="paragraph">
                  <wp:posOffset>1287815</wp:posOffset>
                </wp:positionV>
                <wp:extent cx="94891" cy="201750"/>
                <wp:effectExtent l="0" t="38100" r="57785" b="27305"/>
                <wp:wrapNone/>
                <wp:docPr id="224"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4891" cy="201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D1CDB15" id="AutoShape 2478" o:spid="_x0000_s1026" type="#_x0000_t32" style="position:absolute;margin-left:424.55pt;margin-top:101.4pt;width:7.45pt;height:15.9pt;flip:y;z-index:2532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" strokeweight="1.5pt">
                <v:stroke endarrow="block"/>
                <v:shadow color="#868686"/>
              </v:shape>
            </w:pict>
          </mc:Fallback>
        </mc:AlternateContent>
      </w:r>
      <w:r w:rsidRPr="003270BB">
        <w:rPr>
          <w:rFonts w:ascii="Arial" w:hAnsi="Arial" w:cs="Arial"/>
          <w:b/>
          <w:noProof/>
          <w:lang w:val="en-GB"/>
        </w:rPr>
        <mc:AlternateContent>
          <mc:Choice Requires="wps">
            <w:drawing>
              <wp:anchor distT="0" distB="0" distL="114300" distR="114300" simplePos="0" relativeHeight="253270528" behindDoc="0" locked="0" layoutInCell="1" allowOverlap="1" wp14:anchorId="25AD05A4" wp14:editId="78DA31BD">
                <wp:simplePos x="0" y="0"/>
                <wp:positionH relativeFrom="column">
                  <wp:posOffset>6582865</wp:posOffset>
                </wp:positionH>
                <wp:positionV relativeFrom="paragraph">
                  <wp:posOffset>464641</wp:posOffset>
                </wp:positionV>
                <wp:extent cx="351155" cy="359410"/>
                <wp:effectExtent l="0" t="0" r="10795" b="21590"/>
                <wp:wrapNone/>
                <wp:docPr id="257"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91932F3" w14:textId="77777777" w:rsidR="00393F33" w:rsidRPr="003A3676" w:rsidRDefault="00393F33" w:rsidP="003270BB">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AD05A4" id="_x0000_s1102" style="position:absolute;margin-left:518.35pt;margin-top:36.6pt;width:27.65pt;height:28.3pt;z-index:2532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" fillcolor="#8db3e2 [1311]" strokecolor="yellow" strokeweight="1.5pt">
                <v:shadow color="#868686"/>
                <v:textbox>
                  <w:txbxContent>
                    <w:p w14:paraId="491932F3" w14:textId="77777777" w:rsidR="00393F33" w:rsidRPr="003A3676" w:rsidRDefault="00393F33" w:rsidP="003270BB">
                      <w:pPr>
                        <w:jc w:val="center"/>
                        <w:rPr>
                          <w:rFonts w:ascii="Arial" w:hAnsi="Arial" w:cs="Arial"/>
                        </w:rPr>
                      </w:pPr>
                      <w:r w:rsidRPr="003A3676">
                        <w:rPr>
                          <w:rFonts w:ascii="Arial" w:hAnsi="Arial" w:cs="Arial"/>
                        </w:rPr>
                        <w:t>i</w:t>
                      </w:r>
                    </w:p>
                  </w:txbxContent>
                </v:textbox>
              </v:oval>
            </w:pict>
          </mc:Fallback>
        </mc:AlternateContent>
      </w:r>
      <w:r>
        <w:rPr>
          <w:noProof/>
          <w:lang w:val="en-US"/>
        </w:rPr>
        <mc:AlternateContent>
          <mc:Choice Requires="wps">
            <w:drawing>
              <wp:anchor distT="0" distB="0" distL="114300" distR="114300" simplePos="0" relativeHeight="253242880" behindDoc="0" locked="0" layoutInCell="1" allowOverlap="1" wp14:anchorId="624C2185" wp14:editId="44D65DFB">
                <wp:simplePos x="0" y="0"/>
                <wp:positionH relativeFrom="column">
                  <wp:posOffset>1587259</wp:posOffset>
                </wp:positionH>
                <wp:positionV relativeFrom="paragraph">
                  <wp:posOffset>1650125</wp:posOffset>
                </wp:positionV>
                <wp:extent cx="379563" cy="694702"/>
                <wp:effectExtent l="0" t="38100" r="59055" b="29210"/>
                <wp:wrapNone/>
                <wp:docPr id="222"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9563" cy="694702"/>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8D6A204" id="AutoShape 2478" o:spid="_x0000_s1026" type="#_x0000_t32" style="position:absolute;margin-left:125pt;margin-top:129.95pt;width:29.9pt;height:54.7pt;flip:y;z-index:2532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" strokeweight="1.5pt">
                <v:stroke endarrow="block"/>
                <v:shadow color="#868686"/>
              </v:shape>
            </w:pict>
          </mc:Fallback>
        </mc:AlternateContent>
      </w:r>
      <w:r w:rsidRPr="003270BB">
        <w:rPr>
          <w:rFonts w:ascii="Arial" w:hAnsi="Arial" w:cs="Arial"/>
          <w:b/>
          <w:noProof/>
          <w:lang w:val="en-GB"/>
        </w:rPr>
        <mc:AlternateContent>
          <mc:Choice Requires="wps">
            <w:drawing>
              <wp:anchor distT="0" distB="0" distL="114300" distR="114300" simplePos="0" relativeHeight="253266432" behindDoc="0" locked="0" layoutInCell="1" allowOverlap="1" wp14:anchorId="16E66843" wp14:editId="2A68EF08">
                <wp:simplePos x="0" y="0"/>
                <wp:positionH relativeFrom="column">
                  <wp:posOffset>1854679</wp:posOffset>
                </wp:positionH>
                <wp:positionV relativeFrom="paragraph">
                  <wp:posOffset>1080783</wp:posOffset>
                </wp:positionV>
                <wp:extent cx="1604645" cy="543464"/>
                <wp:effectExtent l="0" t="0" r="14605" b="28575"/>
                <wp:wrapNone/>
                <wp:docPr id="254"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543464"/>
                        </a:xfrm>
                        <a:prstGeom prst="rect">
                          <a:avLst/>
                        </a:prstGeom>
                        <a:solidFill>
                          <a:schemeClr val="tx2">
                            <a:lumMod val="40000"/>
                            <a:lumOff val="60000"/>
                          </a:schemeClr>
                        </a:solidFill>
                        <a:ln w="19050">
                          <a:solidFill>
                            <a:srgbClr val="000000"/>
                          </a:solidFill>
                          <a:miter lim="800000"/>
                          <a:headEnd/>
                          <a:tailEnd/>
                        </a:ln>
                      </wps:spPr>
                      <wps:txbx>
                        <w:txbxContent>
                          <w:p w14:paraId="67883AB3" w14:textId="7FC198BD" w:rsidR="00393F33" w:rsidRPr="00713AB8" w:rsidRDefault="00393F33" w:rsidP="003270BB">
                            <w:pPr>
                              <w:rPr>
                                <w:rFonts w:ascii="Arial" w:hAnsi="Arial" w:cs="Arial"/>
                                <w:sz w:val="16"/>
                                <w:szCs w:val="16"/>
                              </w:rPr>
                            </w:pPr>
                            <w:r>
                              <w:rPr>
                                <w:rFonts w:ascii="Arial" w:hAnsi="Arial" w:cs="Arial"/>
                                <w:sz w:val="16"/>
                                <w:szCs w:val="16"/>
                                <w:u w:val="single"/>
                              </w:rPr>
                              <w:t>Contract ID</w:t>
                            </w:r>
                            <w:r>
                              <w:rPr>
                                <w:rFonts w:ascii="Arial" w:hAnsi="Arial" w:cs="Arial"/>
                                <w:sz w:val="16"/>
                                <w:szCs w:val="16"/>
                              </w:rPr>
                              <w:t xml:space="preserve">: The contract ID can be used in the customer event field to locate a contract.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E66843" id="_x0000_s1103" type="#_x0000_t202" style="position:absolute;margin-left:146.05pt;margin-top:85.1pt;width:126.35pt;height:42.8pt;z-index:2532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" fillcolor="#8db3e2 [1311]" strokeweight="1.5pt">
                <v:textbox>
                  <w:txbxContent>
                    <w:p w14:paraId="67883AB3" w14:textId="7FC198BD" w:rsidR="00393F33" w:rsidRPr="00713AB8" w:rsidRDefault="00393F33" w:rsidP="003270BB">
                      <w:pPr>
                        <w:rPr>
                          <w:rFonts w:ascii="Arial" w:hAnsi="Arial" w:cs="Arial"/>
                          <w:sz w:val="16"/>
                          <w:szCs w:val="16"/>
                        </w:rPr>
                      </w:pPr>
                      <w:r>
                        <w:rPr>
                          <w:rFonts w:ascii="Arial" w:hAnsi="Arial" w:cs="Arial"/>
                          <w:sz w:val="16"/>
                          <w:szCs w:val="16"/>
                          <w:u w:val="single"/>
                        </w:rPr>
                        <w:t>Contract ID</w:t>
                      </w:r>
                      <w:r>
                        <w:rPr>
                          <w:rFonts w:ascii="Arial" w:hAnsi="Arial" w:cs="Arial"/>
                          <w:sz w:val="16"/>
                          <w:szCs w:val="16"/>
                        </w:rPr>
                        <w:t xml:space="preserve">: The contract ID can be used in the customer event field to locate a contract.  </w:t>
                      </w:r>
                    </w:p>
                  </w:txbxContent>
                </v:textbox>
              </v:shape>
            </w:pict>
          </mc:Fallback>
        </mc:AlternateContent>
      </w:r>
      <w:r w:rsidRPr="003270BB">
        <w:rPr>
          <w:rFonts w:ascii="Arial" w:hAnsi="Arial" w:cs="Arial"/>
          <w:b/>
          <w:noProof/>
          <w:lang w:val="en-GB"/>
        </w:rPr>
        <mc:AlternateContent>
          <mc:Choice Requires="wps">
            <w:drawing>
              <wp:anchor distT="0" distB="0" distL="114300" distR="114300" simplePos="0" relativeHeight="253267456" behindDoc="0" locked="0" layoutInCell="1" allowOverlap="1" wp14:anchorId="00185582" wp14:editId="124E06C8">
                <wp:simplePos x="0" y="0"/>
                <wp:positionH relativeFrom="column">
                  <wp:posOffset>3411220</wp:posOffset>
                </wp:positionH>
                <wp:positionV relativeFrom="paragraph">
                  <wp:posOffset>950595</wp:posOffset>
                </wp:positionV>
                <wp:extent cx="351155" cy="359410"/>
                <wp:effectExtent l="0" t="0" r="10795" b="21590"/>
                <wp:wrapNone/>
                <wp:docPr id="255"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2B8705B" w14:textId="77777777" w:rsidR="00393F33" w:rsidRPr="003A3676" w:rsidRDefault="00393F33" w:rsidP="003270BB">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185582" id="_x0000_s1104" style="position:absolute;margin-left:268.6pt;margin-top:74.85pt;width:27.65pt;height:28.3pt;z-index:2532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" fillcolor="#8db3e2 [1311]" strokecolor="yellow" strokeweight="1.5pt">
                <v:shadow color="#868686"/>
                <v:textbox>
                  <w:txbxContent>
                    <w:p w14:paraId="02B8705B" w14:textId="77777777" w:rsidR="00393F33" w:rsidRPr="003A3676" w:rsidRDefault="00393F33" w:rsidP="003270BB">
                      <w:pPr>
                        <w:jc w:val="center"/>
                        <w:rPr>
                          <w:rFonts w:ascii="Arial" w:hAnsi="Arial" w:cs="Arial"/>
                        </w:rPr>
                      </w:pPr>
                      <w:r w:rsidRPr="003A3676">
                        <w:rPr>
                          <w:rFonts w:ascii="Arial" w:hAnsi="Arial" w:cs="Arial"/>
                        </w:rPr>
                        <w:t>i</w:t>
                      </w:r>
                    </w:p>
                  </w:txbxContent>
                </v:textbox>
              </v:oval>
            </w:pict>
          </mc:Fallback>
        </mc:AlternateContent>
      </w:r>
      <w:r w:rsidRPr="003270BB">
        <w:rPr>
          <w:rFonts w:ascii="Arial" w:hAnsi="Arial" w:cs="Arial"/>
          <w:b/>
          <w:noProof/>
          <w:lang w:val="en-GB"/>
        </w:rPr>
        <mc:AlternateContent>
          <mc:Choice Requires="wps">
            <w:drawing>
              <wp:anchor distT="0" distB="0" distL="114300" distR="114300" simplePos="0" relativeHeight="253264384" behindDoc="0" locked="0" layoutInCell="1" allowOverlap="1" wp14:anchorId="5B5B11EF" wp14:editId="3216C3A4">
                <wp:simplePos x="0" y="0"/>
                <wp:positionH relativeFrom="column">
                  <wp:posOffset>6509804</wp:posOffset>
                </wp:positionH>
                <wp:positionV relativeFrom="paragraph">
                  <wp:posOffset>2487367</wp:posOffset>
                </wp:positionV>
                <wp:extent cx="351155" cy="359410"/>
                <wp:effectExtent l="17780" t="17145" r="12065" b="13970"/>
                <wp:wrapNone/>
                <wp:docPr id="253" name="Oval 2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FB19531" w14:textId="062605CF" w:rsidR="00393F33" w:rsidRPr="003A3676" w:rsidRDefault="00393F33" w:rsidP="003270BB">
                            <w:pPr>
                              <w:rPr>
                                <w:rFonts w:ascii="Arial" w:hAnsi="Arial" w:cs="Arial"/>
                              </w:rPr>
                            </w:pPr>
                            <w:r>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5B11EF" id="_x0000_s1105" style="position:absolute;margin-left:512.6pt;margin-top:195.85pt;width:27.65pt;height:28.3pt;z-index:2532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L5aEwIAAC0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" fillcolor="yellow" strokecolor="yellow" strokeweight="1.5pt">
                <v:shadow color="#868686"/>
                <v:textbox>
                  <w:txbxContent>
                    <w:p w14:paraId="7FB19531" w14:textId="062605CF" w:rsidR="00393F33" w:rsidRPr="003A3676" w:rsidRDefault="00393F33" w:rsidP="003270BB">
                      <w:pPr>
                        <w:rPr>
                          <w:rFonts w:ascii="Arial" w:hAnsi="Arial" w:cs="Arial"/>
                        </w:rPr>
                      </w:pPr>
                      <w:r>
                        <w:rPr>
                          <w:rFonts w:ascii="Arial" w:hAnsi="Arial" w:cs="Arial"/>
                        </w:rPr>
                        <w:t>2</w:t>
                      </w:r>
                    </w:p>
                  </w:txbxContent>
                </v:textbox>
              </v:oval>
            </w:pict>
          </mc:Fallback>
        </mc:AlternateContent>
      </w:r>
      <w:r>
        <w:rPr>
          <w:noProof/>
          <w:lang w:val="en-US"/>
        </w:rPr>
        <mc:AlternateContent>
          <mc:Choice Requires="wps">
            <w:drawing>
              <wp:anchor distT="0" distB="0" distL="114300" distR="114300" simplePos="0" relativeHeight="253249024" behindDoc="0" locked="0" layoutInCell="1" allowOverlap="1" wp14:anchorId="0DC558FE" wp14:editId="2E5C343C">
                <wp:simplePos x="0" y="0"/>
                <wp:positionH relativeFrom="column">
                  <wp:posOffset>5926347</wp:posOffset>
                </wp:positionH>
                <wp:positionV relativeFrom="paragraph">
                  <wp:posOffset>2012435</wp:posOffset>
                </wp:positionV>
                <wp:extent cx="163902" cy="871268"/>
                <wp:effectExtent l="0" t="0" r="64770" b="62230"/>
                <wp:wrapNone/>
                <wp:docPr id="225"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902" cy="87126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500C0AF" id="AutoShape 2478" o:spid="_x0000_s1026" type="#_x0000_t32" style="position:absolute;margin-left:466.65pt;margin-top:158.45pt;width:12.9pt;height:68.6pt;z-index:2532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" strokeweight="1.5pt">
                <v:stroke endarrow="block"/>
                <v:shadow color="#868686"/>
              </v:shape>
            </w:pict>
          </mc:Fallback>
        </mc:AlternateContent>
      </w:r>
      <w:r w:rsidRPr="003270BB">
        <w:rPr>
          <w:rFonts w:ascii="Arial" w:hAnsi="Arial" w:cs="Arial"/>
          <w:b/>
          <w:noProof/>
          <w:lang w:val="en-GB"/>
        </w:rPr>
        <mc:AlternateContent>
          <mc:Choice Requires="wps">
            <w:drawing>
              <wp:anchor distT="0" distB="0" distL="114300" distR="114300" simplePos="0" relativeHeight="253262336" behindDoc="0" locked="0" layoutInCell="1" allowOverlap="1" wp14:anchorId="27953B71" wp14:editId="224CAA7B">
                <wp:simplePos x="0" y="0"/>
                <wp:positionH relativeFrom="column">
                  <wp:posOffset>5828030</wp:posOffset>
                </wp:positionH>
                <wp:positionV relativeFrom="paragraph">
                  <wp:posOffset>2907881</wp:posOffset>
                </wp:positionV>
                <wp:extent cx="1130061" cy="681486"/>
                <wp:effectExtent l="0" t="0" r="13335" b="23495"/>
                <wp:wrapNone/>
                <wp:docPr id="252" name="Text Box 2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061" cy="681486"/>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26D15F" w14:textId="5204CBAA" w:rsidR="00393F33" w:rsidRPr="002504E9" w:rsidRDefault="00393F33" w:rsidP="003270BB">
                            <w:pPr>
                              <w:rPr>
                                <w:rFonts w:ascii="Arial" w:hAnsi="Arial" w:cs="Arial"/>
                                <w:sz w:val="16"/>
                                <w:szCs w:val="16"/>
                              </w:rPr>
                            </w:pPr>
                            <w:r>
                              <w:rPr>
                                <w:rFonts w:ascii="Arial" w:hAnsi="Arial" w:cs="Arial"/>
                                <w:sz w:val="16"/>
                                <w:szCs w:val="16"/>
                                <w:u w:val="single"/>
                              </w:rPr>
                              <w:t>Dates:</w:t>
                            </w:r>
                            <w:r w:rsidRPr="00AD0B74">
                              <w:rPr>
                                <w:rFonts w:ascii="Arial" w:hAnsi="Arial" w:cs="Arial"/>
                                <w:sz w:val="16"/>
                                <w:szCs w:val="16"/>
                              </w:rPr>
                              <w:t xml:space="preserve">  </w:t>
                            </w:r>
                            <w:r>
                              <w:rPr>
                                <w:rFonts w:ascii="Arial" w:hAnsi="Arial" w:cs="Arial"/>
                                <w:sz w:val="16"/>
                                <w:szCs w:val="16"/>
                              </w:rPr>
                              <w:t>The dates the customer is claiming the ad ran.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953B71" id="_x0000_s1106" type="#_x0000_t202" style="position:absolute;margin-left:458.9pt;margin-top:228.95pt;width:89pt;height:53.65pt;z-index:2532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" strokeweight="1.5pt">
                <v:shadow color="#868686"/>
                <v:textbox>
                  <w:txbxContent>
                    <w:p w14:paraId="1726D15F" w14:textId="5204CBAA" w:rsidR="00393F33" w:rsidRPr="002504E9" w:rsidRDefault="00393F33" w:rsidP="003270BB">
                      <w:pPr>
                        <w:rPr>
                          <w:rFonts w:ascii="Arial" w:hAnsi="Arial" w:cs="Arial"/>
                          <w:sz w:val="16"/>
                          <w:szCs w:val="16"/>
                        </w:rPr>
                      </w:pPr>
                      <w:r>
                        <w:rPr>
                          <w:rFonts w:ascii="Arial" w:hAnsi="Arial" w:cs="Arial"/>
                          <w:sz w:val="16"/>
                          <w:szCs w:val="16"/>
                          <w:u w:val="single"/>
                        </w:rPr>
                        <w:t>Dates:</w:t>
                      </w:r>
                      <w:r w:rsidRPr="00AD0B74">
                        <w:rPr>
                          <w:rFonts w:ascii="Arial" w:hAnsi="Arial" w:cs="Arial"/>
                          <w:sz w:val="16"/>
                          <w:szCs w:val="16"/>
                        </w:rPr>
                        <w:t xml:space="preserve">  </w:t>
                      </w:r>
                      <w:r>
                        <w:rPr>
                          <w:rFonts w:ascii="Arial" w:hAnsi="Arial" w:cs="Arial"/>
                          <w:sz w:val="16"/>
                          <w:szCs w:val="16"/>
                        </w:rPr>
                        <w:t>The dates the customer is claiming the ad ran.</w:t>
                      </w:r>
                    </w:p>
                  </w:txbxContent>
                </v:textbox>
              </v:shape>
            </w:pict>
          </mc:Fallback>
        </mc:AlternateContent>
      </w:r>
      <w:r w:rsidRPr="003270BB">
        <w:rPr>
          <w:rFonts w:ascii="Arial" w:hAnsi="Arial" w:cs="Arial"/>
          <w:b/>
          <w:noProof/>
          <w:lang w:val="en-GB"/>
        </w:rPr>
        <mc:AlternateContent>
          <mc:Choice Requires="wps">
            <w:drawing>
              <wp:anchor distT="0" distB="0" distL="114300" distR="114300" simplePos="0" relativeHeight="253260288" behindDoc="0" locked="0" layoutInCell="1" allowOverlap="1" wp14:anchorId="20EE02C8" wp14:editId="7234EB80">
                <wp:simplePos x="0" y="0"/>
                <wp:positionH relativeFrom="column">
                  <wp:posOffset>4932321</wp:posOffset>
                </wp:positionH>
                <wp:positionV relativeFrom="paragraph">
                  <wp:posOffset>3086004</wp:posOffset>
                </wp:positionV>
                <wp:extent cx="351155" cy="359410"/>
                <wp:effectExtent l="17780" t="17145" r="12065" b="13970"/>
                <wp:wrapNone/>
                <wp:docPr id="251" name="Oval 2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1AE281E" w14:textId="4ED6DDB5" w:rsidR="00393F33" w:rsidRPr="003A3676" w:rsidRDefault="00393F33" w:rsidP="003270BB">
                            <w:pPr>
                              <w:rPr>
                                <w:rFonts w:ascii="Arial" w:hAnsi="Arial" w:cs="Arial"/>
                              </w:rPr>
                            </w:pPr>
                            <w:r>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EE02C8" id="_x0000_s1107" style="position:absolute;margin-left:388.35pt;margin-top:243pt;width:27.65pt;height:28.3pt;z-index:2532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" fillcolor="yellow" strokecolor="yellow" strokeweight="1.5pt">
                <v:shadow color="#868686"/>
                <v:textbox>
                  <w:txbxContent>
                    <w:p w14:paraId="61AE281E" w14:textId="4ED6DDB5" w:rsidR="00393F33" w:rsidRPr="003A3676" w:rsidRDefault="00393F33" w:rsidP="003270BB">
                      <w:pPr>
                        <w:rPr>
                          <w:rFonts w:ascii="Arial" w:hAnsi="Arial" w:cs="Arial"/>
                        </w:rPr>
                      </w:pPr>
                      <w:r>
                        <w:rPr>
                          <w:rFonts w:ascii="Arial" w:hAnsi="Arial" w:cs="Arial"/>
                        </w:rPr>
                        <w:t>3</w:t>
                      </w:r>
                    </w:p>
                  </w:txbxContent>
                </v:textbox>
              </v:oval>
            </w:pict>
          </mc:Fallback>
        </mc:AlternateContent>
      </w:r>
      <w:r>
        <w:rPr>
          <w:noProof/>
          <w:lang w:val="en-US"/>
        </w:rPr>
        <mc:AlternateContent>
          <mc:Choice Requires="wps">
            <w:drawing>
              <wp:anchor distT="0" distB="0" distL="114300" distR="114300" simplePos="0" relativeHeight="253232640" behindDoc="0" locked="0" layoutInCell="1" allowOverlap="1" wp14:anchorId="20FABE27" wp14:editId="733B7DE4">
                <wp:simplePos x="0" y="0"/>
                <wp:positionH relativeFrom="column">
                  <wp:posOffset>4468483</wp:posOffset>
                </wp:positionH>
                <wp:positionV relativeFrom="paragraph">
                  <wp:posOffset>2366118</wp:posOffset>
                </wp:positionV>
                <wp:extent cx="1264561" cy="266700"/>
                <wp:effectExtent l="0" t="0" r="12065" b="19050"/>
                <wp:wrapNone/>
                <wp:docPr id="215"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561" cy="2667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974147" id="AutoShape 2477" o:spid="_x0000_s1026" style="position:absolute;margin-left:351.85pt;margin-top:186.3pt;width:99.55pt;height:21pt;z-index:2532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" filled="f" strokecolor="red" strokeweight="1.5pt">
                <v:shadow color="#868686"/>
              </v:roundrect>
            </w:pict>
          </mc:Fallback>
        </mc:AlternateContent>
      </w:r>
      <w:r w:rsidRPr="003270BB">
        <w:rPr>
          <w:rFonts w:ascii="Arial" w:hAnsi="Arial" w:cs="Arial"/>
          <w:b/>
          <w:noProof/>
          <w:lang w:val="en-GB"/>
        </w:rPr>
        <mc:AlternateContent>
          <mc:Choice Requires="wps">
            <w:drawing>
              <wp:anchor distT="0" distB="0" distL="114300" distR="114300" simplePos="0" relativeHeight="253258240" behindDoc="0" locked="0" layoutInCell="1" allowOverlap="1" wp14:anchorId="11DE7E7C" wp14:editId="4C597F5A">
                <wp:simplePos x="0" y="0"/>
                <wp:positionH relativeFrom="column">
                  <wp:posOffset>4390845</wp:posOffset>
                </wp:positionH>
                <wp:positionV relativeFrom="paragraph">
                  <wp:posOffset>3504805</wp:posOffset>
                </wp:positionV>
                <wp:extent cx="1130061" cy="681486"/>
                <wp:effectExtent l="0" t="0" r="13335" b="23495"/>
                <wp:wrapNone/>
                <wp:docPr id="249" name="Text Box 2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061" cy="681486"/>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0280200" w14:textId="5AB8C16B" w:rsidR="00393F33" w:rsidRPr="002504E9" w:rsidRDefault="00393F33" w:rsidP="003270BB">
                            <w:pPr>
                              <w:rPr>
                                <w:rFonts w:ascii="Arial" w:hAnsi="Arial" w:cs="Arial"/>
                                <w:sz w:val="16"/>
                                <w:szCs w:val="16"/>
                              </w:rPr>
                            </w:pPr>
                            <w:r>
                              <w:rPr>
                                <w:rFonts w:ascii="Arial" w:hAnsi="Arial" w:cs="Arial"/>
                                <w:sz w:val="16"/>
                                <w:szCs w:val="16"/>
                                <w:u w:val="single"/>
                              </w:rPr>
                              <w:t>Amount:</w:t>
                            </w:r>
                            <w:r w:rsidRPr="00AD0B74">
                              <w:rPr>
                                <w:rFonts w:ascii="Arial" w:hAnsi="Arial" w:cs="Arial"/>
                                <w:sz w:val="16"/>
                                <w:szCs w:val="16"/>
                              </w:rPr>
                              <w:t xml:space="preserve">  </w:t>
                            </w:r>
                            <w:r>
                              <w:rPr>
                                <w:rFonts w:ascii="Arial" w:hAnsi="Arial" w:cs="Arial"/>
                                <w:sz w:val="16"/>
                                <w:szCs w:val="16"/>
                              </w:rPr>
                              <w:t>The ad lump sum the customer is claiming.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DE7E7C" id="_x0000_s1108" type="#_x0000_t202" style="position:absolute;margin-left:345.75pt;margin-top:275.95pt;width:89pt;height:53.65pt;z-index:2532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" strokeweight="1.5pt">
                <v:shadow color="#868686"/>
                <v:textbox>
                  <w:txbxContent>
                    <w:p w14:paraId="60280200" w14:textId="5AB8C16B" w:rsidR="00393F33" w:rsidRPr="002504E9" w:rsidRDefault="00393F33" w:rsidP="003270BB">
                      <w:pPr>
                        <w:rPr>
                          <w:rFonts w:ascii="Arial" w:hAnsi="Arial" w:cs="Arial"/>
                          <w:sz w:val="16"/>
                          <w:szCs w:val="16"/>
                        </w:rPr>
                      </w:pPr>
                      <w:r>
                        <w:rPr>
                          <w:rFonts w:ascii="Arial" w:hAnsi="Arial" w:cs="Arial"/>
                          <w:sz w:val="16"/>
                          <w:szCs w:val="16"/>
                          <w:u w:val="single"/>
                        </w:rPr>
                        <w:t>Amount:</w:t>
                      </w:r>
                      <w:r w:rsidRPr="00AD0B74">
                        <w:rPr>
                          <w:rFonts w:ascii="Arial" w:hAnsi="Arial" w:cs="Arial"/>
                          <w:sz w:val="16"/>
                          <w:szCs w:val="16"/>
                        </w:rPr>
                        <w:t xml:space="preserve">  </w:t>
                      </w:r>
                      <w:r>
                        <w:rPr>
                          <w:rFonts w:ascii="Arial" w:hAnsi="Arial" w:cs="Arial"/>
                          <w:sz w:val="16"/>
                          <w:szCs w:val="16"/>
                        </w:rPr>
                        <w:t>The ad lump sum the customer is claiming.</w:t>
                      </w:r>
                    </w:p>
                  </w:txbxContent>
                </v:textbox>
              </v:shape>
            </w:pict>
          </mc:Fallback>
        </mc:AlternateContent>
      </w:r>
      <w:r>
        <w:rPr>
          <w:noProof/>
          <w:lang w:val="en-US"/>
        </w:rPr>
        <mc:AlternateContent>
          <mc:Choice Requires="wps">
            <w:drawing>
              <wp:anchor distT="0" distB="0" distL="114300" distR="114300" simplePos="0" relativeHeight="253251072" behindDoc="0" locked="0" layoutInCell="1" allowOverlap="1" wp14:anchorId="769E4429" wp14:editId="11C81D78">
                <wp:simplePos x="0" y="0"/>
                <wp:positionH relativeFrom="column">
                  <wp:posOffset>4681556</wp:posOffset>
                </wp:positionH>
                <wp:positionV relativeFrom="paragraph">
                  <wp:posOffset>2633537</wp:posOffset>
                </wp:positionV>
                <wp:extent cx="45719" cy="871268"/>
                <wp:effectExtent l="76200" t="0" r="50165" b="62230"/>
                <wp:wrapNone/>
                <wp:docPr id="226"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87126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63E904B" id="AutoShape 2478" o:spid="_x0000_s1026" type="#_x0000_t32" style="position:absolute;margin-left:368.65pt;margin-top:207.35pt;width:3.6pt;height:68.6pt;flip:x;z-index:2532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" strokeweight="1.5pt">
                <v:stroke endarrow="block"/>
                <v:shadow color="#868686"/>
              </v:shape>
            </w:pict>
          </mc:Fallback>
        </mc:AlternateContent>
      </w:r>
      <w:r>
        <w:rPr>
          <w:noProof/>
          <w:lang w:val="en-US"/>
        </w:rPr>
        <mc:AlternateContent>
          <mc:Choice Requires="wps">
            <w:drawing>
              <wp:anchor distT="0" distB="0" distL="114300" distR="114300" simplePos="0" relativeHeight="253244928" behindDoc="0" locked="0" layoutInCell="1" allowOverlap="1" wp14:anchorId="14CDB377" wp14:editId="55680D0E">
                <wp:simplePos x="0" y="0"/>
                <wp:positionH relativeFrom="column">
                  <wp:posOffset>2941608</wp:posOffset>
                </wp:positionH>
                <wp:positionV relativeFrom="paragraph">
                  <wp:posOffset>602291</wp:posOffset>
                </wp:positionV>
                <wp:extent cx="1112807" cy="426731"/>
                <wp:effectExtent l="38100" t="0" r="30480" b="68580"/>
                <wp:wrapNone/>
                <wp:docPr id="223"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12807" cy="42673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6F8C9F9" id="AutoShape 2478" o:spid="_x0000_s1026" type="#_x0000_t32" style="position:absolute;margin-left:231.6pt;margin-top:47.4pt;width:87.6pt;height:33.6pt;flip:x;z-index:2532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" strokeweight="1.5pt">
                <v:stroke endarrow="block"/>
                <v:shadow color="#868686"/>
              </v:shape>
            </w:pict>
          </mc:Fallback>
        </mc:AlternateContent>
      </w:r>
      <w:r>
        <w:rPr>
          <w:noProof/>
          <w:lang w:val="en-US"/>
        </w:rPr>
        <mc:AlternateContent>
          <mc:Choice Requires="wps">
            <w:drawing>
              <wp:anchor distT="0" distB="0" distL="114300" distR="114300" simplePos="0" relativeHeight="253238784" behindDoc="0" locked="0" layoutInCell="1" allowOverlap="1" wp14:anchorId="51CBDC3E" wp14:editId="72D09599">
                <wp:simplePos x="0" y="0"/>
                <wp:positionH relativeFrom="column">
                  <wp:posOffset>4471071</wp:posOffset>
                </wp:positionH>
                <wp:positionV relativeFrom="paragraph">
                  <wp:posOffset>1781666</wp:posOffset>
                </wp:positionV>
                <wp:extent cx="1751162" cy="267167"/>
                <wp:effectExtent l="0" t="0" r="20955" b="19050"/>
                <wp:wrapNone/>
                <wp:docPr id="218"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1162" cy="26716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2F387B" id="AutoShape 2477" o:spid="_x0000_s1026" style="position:absolute;margin-left:352.05pt;margin-top:140.3pt;width:137.9pt;height:21.05pt;z-index:2532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" filled="f" strokecolor="red" strokeweight="1.5pt">
                <v:shadow color="#868686"/>
              </v:roundrect>
            </w:pict>
          </mc:Fallback>
        </mc:AlternateContent>
      </w:r>
      <w:r>
        <w:rPr>
          <w:noProof/>
          <w:lang w:val="en-US"/>
        </w:rPr>
        <mc:AlternateContent>
          <mc:Choice Requires="wps">
            <w:drawing>
              <wp:anchor distT="0" distB="0" distL="114300" distR="114300" simplePos="0" relativeHeight="253240832" behindDoc="0" locked="0" layoutInCell="1" allowOverlap="1" wp14:anchorId="67E44FDA" wp14:editId="4708154E">
                <wp:simplePos x="0" y="0"/>
                <wp:positionH relativeFrom="column">
                  <wp:posOffset>3985404</wp:posOffset>
                </wp:positionH>
                <wp:positionV relativeFrom="paragraph">
                  <wp:posOffset>347537</wp:posOffset>
                </wp:positionV>
                <wp:extent cx="1146846" cy="232913"/>
                <wp:effectExtent l="0" t="0" r="15240" b="15240"/>
                <wp:wrapNone/>
                <wp:docPr id="221"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6846" cy="232913"/>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A88B6F" id="AutoShape 2477" o:spid="_x0000_s1026" style="position:absolute;margin-left:313.8pt;margin-top:27.35pt;width:90.3pt;height:18.35pt;z-index:2532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" filled="f" strokecolor="red" strokeweight="1.5pt">
                <v:shadow color="#868686"/>
              </v:roundrect>
            </w:pict>
          </mc:Fallback>
        </mc:AlternateContent>
      </w:r>
      <w:r>
        <w:rPr>
          <w:noProof/>
          <w:lang w:val="en-US"/>
        </w:rPr>
        <mc:AlternateContent>
          <mc:Choice Requires="wps">
            <w:drawing>
              <wp:anchor distT="0" distB="0" distL="114300" distR="114300" simplePos="0" relativeHeight="253234688" behindDoc="0" locked="0" layoutInCell="1" allowOverlap="1" wp14:anchorId="7D1EA44B" wp14:editId="1C261B98">
                <wp:simplePos x="0" y="0"/>
                <wp:positionH relativeFrom="column">
                  <wp:posOffset>189685</wp:posOffset>
                </wp:positionH>
                <wp:positionV relativeFrom="paragraph">
                  <wp:posOffset>2365495</wp:posOffset>
                </wp:positionV>
                <wp:extent cx="1751162" cy="267167"/>
                <wp:effectExtent l="0" t="0" r="20955" b="19050"/>
                <wp:wrapNone/>
                <wp:docPr id="216"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1162" cy="26716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14AAA8" id="AutoShape 2477" o:spid="_x0000_s1026" style="position:absolute;margin-left:14.95pt;margin-top:186.25pt;width:137.9pt;height:21.05pt;z-index:2532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" filled="f" strokecolor="red" strokeweight="1.5pt">
                <v:shadow color="#868686"/>
              </v:roundrect>
            </w:pict>
          </mc:Fallback>
        </mc:AlternateContent>
      </w:r>
      <w:r>
        <w:rPr>
          <w:noProof/>
          <w:lang w:val="en-US"/>
        </w:rPr>
        <mc:AlternateContent>
          <mc:Choice Requires="wps">
            <w:drawing>
              <wp:anchor distT="0" distB="0" distL="114300" distR="114300" simplePos="0" relativeHeight="253236736" behindDoc="0" locked="0" layoutInCell="1" allowOverlap="1" wp14:anchorId="0F4CB14F" wp14:editId="7CFD49EA">
                <wp:simplePos x="0" y="0"/>
                <wp:positionH relativeFrom="column">
                  <wp:posOffset>4465512</wp:posOffset>
                </wp:positionH>
                <wp:positionV relativeFrom="paragraph">
                  <wp:posOffset>1499977</wp:posOffset>
                </wp:positionV>
                <wp:extent cx="1751162" cy="267167"/>
                <wp:effectExtent l="0" t="0" r="20955" b="19050"/>
                <wp:wrapNone/>
                <wp:docPr id="217"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1162" cy="26716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462240" id="AutoShape 2477" o:spid="_x0000_s1026" style="position:absolute;margin-left:351.6pt;margin-top:118.1pt;width:137.9pt;height:21.05pt;z-index:2532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" filled="f" strokecolor="red" strokeweight="1.5pt">
                <v:shadow color="#868686"/>
              </v:roundrect>
            </w:pict>
          </mc:Fallback>
        </mc:AlternateContent>
      </w:r>
      <w:r>
        <w:rPr>
          <w:noProof/>
          <w:lang w:val="en-US"/>
        </w:rPr>
        <mc:AlternateContent>
          <mc:Choice Requires="wps">
            <w:drawing>
              <wp:anchor distT="0" distB="0" distL="114300" distR="114300" simplePos="0" relativeHeight="253230592" behindDoc="0" locked="0" layoutInCell="1" allowOverlap="1" wp14:anchorId="6F1D955D" wp14:editId="1C09A2F3">
                <wp:simplePos x="0" y="0"/>
                <wp:positionH relativeFrom="column">
                  <wp:posOffset>189781</wp:posOffset>
                </wp:positionH>
                <wp:positionV relativeFrom="paragraph">
                  <wp:posOffset>2762933</wp:posOffset>
                </wp:positionV>
                <wp:extent cx="4051611" cy="1992702"/>
                <wp:effectExtent l="0" t="0" r="25400" b="26670"/>
                <wp:wrapNone/>
                <wp:docPr id="214"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611" cy="1992702"/>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E8C8BD" id="AutoShape 2477" o:spid="_x0000_s1026" style="position:absolute;margin-left:14.95pt;margin-top:217.55pt;width:319pt;height:156.9pt;z-index:2532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" filled="f" strokecolor="red" strokeweight="1.5pt">
                <v:shadow color="#868686"/>
              </v:roundrect>
            </w:pict>
          </mc:Fallback>
        </mc:AlternateContent>
      </w:r>
      <w:r w:rsidR="002C6EDC">
        <w:rPr>
          <w:noProof/>
        </w:rPr>
        <w:drawing>
          <wp:inline distT="0" distB="0" distL="0" distR="0" wp14:anchorId="1478A076" wp14:editId="521CD571">
            <wp:extent cx="6858000" cy="4694555"/>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858000" cy="4694555"/>
                    </a:xfrm>
                    <a:prstGeom prst="rect">
                      <a:avLst/>
                    </a:prstGeom>
                  </pic:spPr>
                </pic:pic>
              </a:graphicData>
            </a:graphic>
          </wp:inline>
        </w:drawing>
      </w:r>
    </w:p>
    <w:p w14:paraId="7C98F72E" w14:textId="5154F176" w:rsidR="002C6EDC" w:rsidRDefault="003270BB">
      <w:pPr>
        <w:overflowPunct/>
        <w:autoSpaceDE/>
        <w:autoSpaceDN/>
        <w:adjustRightInd/>
        <w:textAlignment w:val="auto"/>
        <w:rPr>
          <w:rFonts w:ascii="Arial" w:hAnsi="Arial" w:cs="Arial"/>
          <w:b/>
          <w:lang w:val="en-GB"/>
        </w:rPr>
      </w:pPr>
      <w:r w:rsidRPr="003270BB">
        <w:rPr>
          <w:rFonts w:ascii="Arial" w:hAnsi="Arial" w:cs="Arial"/>
          <w:b/>
          <w:noProof/>
          <w:lang w:val="en-GB"/>
        </w:rPr>
        <mc:AlternateContent>
          <mc:Choice Requires="wps">
            <w:drawing>
              <wp:anchor distT="0" distB="0" distL="114300" distR="114300" simplePos="0" relativeHeight="253255168" behindDoc="0" locked="0" layoutInCell="1" allowOverlap="1" wp14:anchorId="1B10AEB7" wp14:editId="30D62DDA">
                <wp:simplePos x="0" y="0"/>
                <wp:positionH relativeFrom="column">
                  <wp:posOffset>1346883</wp:posOffset>
                </wp:positionH>
                <wp:positionV relativeFrom="paragraph">
                  <wp:posOffset>440534</wp:posOffset>
                </wp:positionV>
                <wp:extent cx="2088515" cy="431429"/>
                <wp:effectExtent l="0" t="0" r="26035" b="26035"/>
                <wp:wrapNone/>
                <wp:docPr id="228" name="Text Box 2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8515" cy="431429"/>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A7083F7" w14:textId="41BC98A2" w:rsidR="00393F33" w:rsidRPr="002504E9" w:rsidRDefault="00393F33" w:rsidP="003270BB">
                            <w:pPr>
                              <w:rPr>
                                <w:rFonts w:ascii="Arial" w:hAnsi="Arial" w:cs="Arial"/>
                                <w:sz w:val="16"/>
                                <w:szCs w:val="16"/>
                              </w:rPr>
                            </w:pPr>
                            <w:r>
                              <w:rPr>
                                <w:rFonts w:ascii="Arial" w:hAnsi="Arial" w:cs="Arial"/>
                                <w:sz w:val="16"/>
                                <w:szCs w:val="16"/>
                                <w:u w:val="single"/>
                              </w:rPr>
                              <w:t>UPC/Item Description:</w:t>
                            </w:r>
                            <w:r w:rsidRPr="00AD0B74">
                              <w:rPr>
                                <w:rFonts w:ascii="Arial" w:hAnsi="Arial" w:cs="Arial"/>
                                <w:sz w:val="16"/>
                                <w:szCs w:val="16"/>
                              </w:rPr>
                              <w:t xml:space="preserve">  </w:t>
                            </w:r>
                            <w:r>
                              <w:rPr>
                                <w:rFonts w:ascii="Arial" w:hAnsi="Arial" w:cs="Arial"/>
                                <w:sz w:val="16"/>
                                <w:szCs w:val="16"/>
                              </w:rPr>
                              <w:t>The items the customer is claiming an ad allowance for.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10AEB7" id="_x0000_s1109" type="#_x0000_t202" style="position:absolute;margin-left:106.05pt;margin-top:34.7pt;width:164.45pt;height:33.95pt;z-index:2532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" strokeweight="1.5pt">
                <v:shadow color="#868686"/>
                <v:textbox>
                  <w:txbxContent>
                    <w:p w14:paraId="7A7083F7" w14:textId="41BC98A2" w:rsidR="00393F33" w:rsidRPr="002504E9" w:rsidRDefault="00393F33" w:rsidP="003270BB">
                      <w:pPr>
                        <w:rPr>
                          <w:rFonts w:ascii="Arial" w:hAnsi="Arial" w:cs="Arial"/>
                          <w:sz w:val="16"/>
                          <w:szCs w:val="16"/>
                        </w:rPr>
                      </w:pPr>
                      <w:r>
                        <w:rPr>
                          <w:rFonts w:ascii="Arial" w:hAnsi="Arial" w:cs="Arial"/>
                          <w:sz w:val="16"/>
                          <w:szCs w:val="16"/>
                          <w:u w:val="single"/>
                        </w:rPr>
                        <w:t>UPC/Item Description:</w:t>
                      </w:r>
                      <w:r w:rsidRPr="00AD0B74">
                        <w:rPr>
                          <w:rFonts w:ascii="Arial" w:hAnsi="Arial" w:cs="Arial"/>
                          <w:sz w:val="16"/>
                          <w:szCs w:val="16"/>
                        </w:rPr>
                        <w:t xml:space="preserve">  </w:t>
                      </w:r>
                      <w:r>
                        <w:rPr>
                          <w:rFonts w:ascii="Arial" w:hAnsi="Arial" w:cs="Arial"/>
                          <w:sz w:val="16"/>
                          <w:szCs w:val="16"/>
                        </w:rPr>
                        <w:t>The items the customer is claiming an ad allowance for.</w:t>
                      </w:r>
                    </w:p>
                  </w:txbxContent>
                </v:textbox>
              </v:shape>
            </w:pict>
          </mc:Fallback>
        </mc:AlternateContent>
      </w:r>
      <w:r w:rsidRPr="003270BB">
        <w:rPr>
          <w:rFonts w:ascii="Arial" w:hAnsi="Arial" w:cs="Arial"/>
          <w:b/>
          <w:noProof/>
          <w:lang w:val="en-GB"/>
        </w:rPr>
        <mc:AlternateContent>
          <mc:Choice Requires="wps">
            <w:drawing>
              <wp:anchor distT="0" distB="0" distL="114300" distR="114300" simplePos="0" relativeHeight="253256192" behindDoc="0" locked="0" layoutInCell="1" allowOverlap="1" wp14:anchorId="50F01E09" wp14:editId="120D47FB">
                <wp:simplePos x="0" y="0"/>
                <wp:positionH relativeFrom="column">
                  <wp:posOffset>1026160</wp:posOffset>
                </wp:positionH>
                <wp:positionV relativeFrom="paragraph">
                  <wp:posOffset>438785</wp:posOffset>
                </wp:positionV>
                <wp:extent cx="351155" cy="359410"/>
                <wp:effectExtent l="17780" t="17145" r="12065" b="13970"/>
                <wp:wrapNone/>
                <wp:docPr id="248" name="Oval 2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8F85347" w14:textId="07C5FA2A" w:rsidR="00393F33" w:rsidRPr="003A3676" w:rsidRDefault="00393F33" w:rsidP="003270BB">
                            <w:pPr>
                              <w:rPr>
                                <w:rFonts w:ascii="Arial" w:hAnsi="Arial" w:cs="Arial"/>
                              </w:rPr>
                            </w:pPr>
                            <w:r>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F01E09" id="_x0000_s1110" style="position:absolute;margin-left:80.8pt;margin-top:34.55pt;width:27.65pt;height:28.3pt;z-index:2532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" fillcolor="yellow" strokecolor="yellow" strokeweight="1.5pt">
                <v:shadow color="#868686"/>
                <v:textbox>
                  <w:txbxContent>
                    <w:p w14:paraId="58F85347" w14:textId="07C5FA2A" w:rsidR="00393F33" w:rsidRPr="003A3676" w:rsidRDefault="00393F33" w:rsidP="003270BB">
                      <w:pPr>
                        <w:rPr>
                          <w:rFonts w:ascii="Arial" w:hAnsi="Arial" w:cs="Arial"/>
                        </w:rPr>
                      </w:pPr>
                      <w:r>
                        <w:rPr>
                          <w:rFonts w:ascii="Arial" w:hAnsi="Arial" w:cs="Arial"/>
                        </w:rPr>
                        <w:t>1</w:t>
                      </w:r>
                    </w:p>
                  </w:txbxContent>
                </v:textbox>
              </v:oval>
            </w:pict>
          </mc:Fallback>
        </mc:AlternateContent>
      </w:r>
      <w:r>
        <w:rPr>
          <w:noProof/>
          <w:lang w:val="en-US"/>
        </w:rPr>
        <mc:AlternateContent>
          <mc:Choice Requires="wps">
            <w:drawing>
              <wp:anchor distT="0" distB="0" distL="114300" distR="114300" simplePos="0" relativeHeight="253253120" behindDoc="0" locked="0" layoutInCell="1" allowOverlap="1" wp14:anchorId="7703B23B" wp14:editId="335BD48D">
                <wp:simplePos x="0" y="0"/>
                <wp:positionH relativeFrom="column">
                  <wp:posOffset>2490961</wp:posOffset>
                </wp:positionH>
                <wp:positionV relativeFrom="paragraph">
                  <wp:posOffset>69706</wp:posOffset>
                </wp:positionV>
                <wp:extent cx="45719" cy="396815"/>
                <wp:effectExtent l="57150" t="0" r="50165" b="60960"/>
                <wp:wrapNone/>
                <wp:docPr id="227"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3968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58F632A" id="AutoShape 2478" o:spid="_x0000_s1026" type="#_x0000_t32" style="position:absolute;margin-left:196.15pt;margin-top:5.5pt;width:3.6pt;height:31.25pt;flip:x;z-index:2532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" strokeweight="1.5pt">
                <v:stroke endarrow="block"/>
                <v:shadow color="#868686"/>
              </v:shape>
            </w:pict>
          </mc:Fallback>
        </mc:AlternateContent>
      </w:r>
      <w:r w:rsidR="002C6EDC">
        <w:rPr>
          <w:rFonts w:ascii="Arial" w:hAnsi="Arial" w:cs="Arial"/>
          <w:b/>
          <w:lang w:val="en-GB"/>
        </w:rPr>
        <w:br w:type="page"/>
      </w:r>
    </w:p>
    <w:p w14:paraId="27FA7CD4" w14:textId="2123FC76" w:rsidR="00EC42B8" w:rsidRDefault="002832DA" w:rsidP="002E498D">
      <w:pPr>
        <w:rPr>
          <w:rFonts w:ascii="Arial" w:hAnsi="Arial" w:cs="Arial"/>
          <w:b/>
          <w:lang w:val="en-GB"/>
        </w:rPr>
      </w:pPr>
      <w:r>
        <w:rPr>
          <w:rFonts w:ascii="Arial" w:hAnsi="Arial" w:cs="Arial"/>
          <w:b/>
          <w:lang w:val="en-GB"/>
        </w:rPr>
        <w:lastRenderedPageBreak/>
        <w:tab/>
      </w:r>
    </w:p>
    <w:p w14:paraId="4F93920E" w14:textId="77777777" w:rsidR="00DA6AE0" w:rsidRDefault="00DA6AE0" w:rsidP="00A528BC">
      <w:pPr>
        <w:ind w:left="720" w:hanging="720"/>
        <w:rPr>
          <w:rFonts w:ascii="Arial" w:hAnsi="Arial" w:cs="Arial"/>
          <w:b/>
          <w:lang w:val="en-GB"/>
        </w:rPr>
      </w:pPr>
    </w:p>
    <w:p w14:paraId="6B56F009" w14:textId="61D6850D" w:rsidR="00A2073B" w:rsidRDefault="00F04B90" w:rsidP="00A528BC">
      <w:pPr>
        <w:ind w:left="720" w:hanging="720"/>
        <w:rPr>
          <w:rFonts w:ascii="Arial" w:hAnsi="Arial" w:cs="Arial"/>
          <w:lang w:val="en-GB"/>
        </w:rPr>
      </w:pPr>
      <w:r>
        <w:rPr>
          <w:rFonts w:ascii="Arial" w:hAnsi="Arial" w:cs="Arial"/>
          <w:b/>
          <w:lang w:val="en-GB"/>
        </w:rPr>
        <w:t>4.2</w:t>
      </w:r>
      <w:r w:rsidRPr="00600DC7">
        <w:rPr>
          <w:rFonts w:ascii="Arial" w:hAnsi="Arial" w:cs="Arial"/>
          <w:b/>
          <w:lang w:val="en-GB"/>
        </w:rPr>
        <w:t xml:space="preserve"> </w:t>
      </w:r>
      <w:r w:rsidRPr="00600DC7">
        <w:rPr>
          <w:rFonts w:ascii="Arial" w:hAnsi="Arial" w:cs="Arial"/>
          <w:b/>
          <w:lang w:val="en-GB"/>
        </w:rPr>
        <w:tab/>
        <w:t xml:space="preserve">Customer </w:t>
      </w:r>
      <w:r>
        <w:rPr>
          <w:rFonts w:ascii="Arial" w:hAnsi="Arial" w:cs="Arial"/>
          <w:b/>
          <w:lang w:val="en-GB"/>
        </w:rPr>
        <w:t>Contract for Ad</w:t>
      </w:r>
      <w:r w:rsidRPr="00600DC7">
        <w:rPr>
          <w:rFonts w:ascii="Arial" w:hAnsi="Arial" w:cs="Arial"/>
          <w:b/>
          <w:lang w:val="en-GB"/>
        </w:rPr>
        <w:t xml:space="preserve">: </w:t>
      </w:r>
      <w:r w:rsidR="00EC42B8" w:rsidRPr="005D3DC7">
        <w:rPr>
          <w:rFonts w:ascii="Arial" w:hAnsi="Arial" w:cs="Arial"/>
          <w:lang w:val="en-GB"/>
        </w:rPr>
        <w:t xml:space="preserve">Found via Search For: </w:t>
      </w:r>
      <w:r w:rsidR="00EC42B8">
        <w:rPr>
          <w:rFonts w:ascii="Arial" w:hAnsi="Arial" w:cs="Arial"/>
          <w:lang w:val="en-GB"/>
        </w:rPr>
        <w:t>Event Scheduler.</w:t>
      </w:r>
    </w:p>
    <w:p w14:paraId="01437805" w14:textId="2E28BF0F" w:rsidR="00F04B90" w:rsidRDefault="003270BB" w:rsidP="00F04B90">
      <w:pPr>
        <w:rPr>
          <w:rFonts w:ascii="Arial" w:hAnsi="Arial" w:cs="Arial"/>
          <w:b/>
          <w:lang w:val="en-GB"/>
        </w:rPr>
      </w:pPr>
      <w:r w:rsidRPr="003270BB">
        <w:rPr>
          <w:rFonts w:ascii="Arial" w:hAnsi="Arial" w:cs="Arial"/>
          <w:b/>
          <w:noProof/>
          <w:lang w:val="en-GB"/>
        </w:rPr>
        <mc:AlternateContent>
          <mc:Choice Requires="wps">
            <w:drawing>
              <wp:anchor distT="0" distB="0" distL="114300" distR="114300" simplePos="0" relativeHeight="253303296" behindDoc="0" locked="0" layoutInCell="1" allowOverlap="1" wp14:anchorId="72E45C67" wp14:editId="7F10091D">
                <wp:simplePos x="0" y="0"/>
                <wp:positionH relativeFrom="column">
                  <wp:posOffset>3476445</wp:posOffset>
                </wp:positionH>
                <wp:positionV relativeFrom="paragraph">
                  <wp:posOffset>149129</wp:posOffset>
                </wp:positionV>
                <wp:extent cx="1604645" cy="595223"/>
                <wp:effectExtent l="0" t="0" r="14605" b="14605"/>
                <wp:wrapNone/>
                <wp:docPr id="277"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595223"/>
                        </a:xfrm>
                        <a:prstGeom prst="rect">
                          <a:avLst/>
                        </a:prstGeom>
                        <a:solidFill>
                          <a:schemeClr val="tx2">
                            <a:lumMod val="40000"/>
                            <a:lumOff val="60000"/>
                          </a:schemeClr>
                        </a:solidFill>
                        <a:ln w="19050">
                          <a:solidFill>
                            <a:srgbClr val="000000"/>
                          </a:solidFill>
                          <a:miter lim="800000"/>
                          <a:headEnd/>
                          <a:tailEnd/>
                        </a:ln>
                      </wps:spPr>
                      <wps:txbx>
                        <w:txbxContent>
                          <w:p w14:paraId="16E18CFE" w14:textId="04368437" w:rsidR="00393F33" w:rsidRPr="00713AB8" w:rsidRDefault="00393F33" w:rsidP="003270BB">
                            <w:pPr>
                              <w:rPr>
                                <w:rFonts w:ascii="Arial" w:hAnsi="Arial" w:cs="Arial"/>
                                <w:sz w:val="16"/>
                                <w:szCs w:val="16"/>
                              </w:rPr>
                            </w:pPr>
                            <w:r>
                              <w:rPr>
                                <w:rFonts w:ascii="Arial" w:hAnsi="Arial" w:cs="Arial"/>
                                <w:sz w:val="16"/>
                                <w:szCs w:val="16"/>
                                <w:u w:val="single"/>
                              </w:rPr>
                              <w:t>Offer Number</w:t>
                            </w:r>
                            <w:r>
                              <w:rPr>
                                <w:rFonts w:ascii="Arial" w:hAnsi="Arial" w:cs="Arial"/>
                                <w:sz w:val="16"/>
                                <w:szCs w:val="16"/>
                              </w:rPr>
                              <w:t xml:space="preserve">: Match the Contract ID on the customer invoice to the offer # on the contract.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E45C67" id="_x0000_s1111" type="#_x0000_t202" style="position:absolute;margin-left:273.75pt;margin-top:11.75pt;width:126.35pt;height:46.85pt;z-index:2533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" fillcolor="#8db3e2 [1311]" strokeweight="1.5pt">
                <v:textbox>
                  <w:txbxContent>
                    <w:p w14:paraId="16E18CFE" w14:textId="04368437" w:rsidR="00393F33" w:rsidRPr="00713AB8" w:rsidRDefault="00393F33" w:rsidP="003270BB">
                      <w:pPr>
                        <w:rPr>
                          <w:rFonts w:ascii="Arial" w:hAnsi="Arial" w:cs="Arial"/>
                          <w:sz w:val="16"/>
                          <w:szCs w:val="16"/>
                        </w:rPr>
                      </w:pPr>
                      <w:r>
                        <w:rPr>
                          <w:rFonts w:ascii="Arial" w:hAnsi="Arial" w:cs="Arial"/>
                          <w:sz w:val="16"/>
                          <w:szCs w:val="16"/>
                          <w:u w:val="single"/>
                        </w:rPr>
                        <w:t>Offer Number</w:t>
                      </w:r>
                      <w:r>
                        <w:rPr>
                          <w:rFonts w:ascii="Arial" w:hAnsi="Arial" w:cs="Arial"/>
                          <w:sz w:val="16"/>
                          <w:szCs w:val="16"/>
                        </w:rPr>
                        <w:t xml:space="preserve">: Match the Contract ID on the customer invoice to the offer # on the contract.  </w:t>
                      </w:r>
                    </w:p>
                  </w:txbxContent>
                </v:textbox>
              </v:shape>
            </w:pict>
          </mc:Fallback>
        </mc:AlternateContent>
      </w:r>
      <w:r w:rsidRPr="003270BB">
        <w:rPr>
          <w:rFonts w:ascii="Arial" w:hAnsi="Arial" w:cs="Arial"/>
          <w:b/>
          <w:noProof/>
          <w:lang w:val="en-GB"/>
        </w:rPr>
        <mc:AlternateContent>
          <mc:Choice Requires="wps">
            <w:drawing>
              <wp:anchor distT="0" distB="0" distL="114300" distR="114300" simplePos="0" relativeHeight="253304320" behindDoc="0" locked="0" layoutInCell="1" allowOverlap="1" wp14:anchorId="1E47F338" wp14:editId="22FF2BA2">
                <wp:simplePos x="0" y="0"/>
                <wp:positionH relativeFrom="column">
                  <wp:posOffset>5030231</wp:posOffset>
                </wp:positionH>
                <wp:positionV relativeFrom="paragraph">
                  <wp:posOffset>13083</wp:posOffset>
                </wp:positionV>
                <wp:extent cx="351155" cy="359410"/>
                <wp:effectExtent l="0" t="0" r="10795" b="21590"/>
                <wp:wrapNone/>
                <wp:docPr id="278"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63E6C10" w14:textId="77777777" w:rsidR="00393F33" w:rsidRPr="003A3676" w:rsidRDefault="00393F33" w:rsidP="003270BB">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E47F338" id="_x0000_s1112" style="position:absolute;margin-left:396.1pt;margin-top:1.05pt;width:27.65pt;height:28.3pt;z-index:2533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" fillcolor="#8db3e2 [1311]" strokecolor="yellow" strokeweight="1.5pt">
                <v:shadow color="#868686"/>
                <v:textbox>
                  <w:txbxContent>
                    <w:p w14:paraId="763E6C10" w14:textId="77777777" w:rsidR="00393F33" w:rsidRPr="003A3676" w:rsidRDefault="00393F33" w:rsidP="003270BB">
                      <w:pPr>
                        <w:jc w:val="center"/>
                        <w:rPr>
                          <w:rFonts w:ascii="Arial" w:hAnsi="Arial" w:cs="Arial"/>
                        </w:rPr>
                      </w:pPr>
                      <w:r w:rsidRPr="003A3676">
                        <w:rPr>
                          <w:rFonts w:ascii="Arial" w:hAnsi="Arial" w:cs="Arial"/>
                        </w:rPr>
                        <w:t>i</w:t>
                      </w:r>
                    </w:p>
                  </w:txbxContent>
                </v:textbox>
              </v:oval>
            </w:pict>
          </mc:Fallback>
        </mc:AlternateContent>
      </w:r>
    </w:p>
    <w:p w14:paraId="5E0C0848" w14:textId="54AF725A" w:rsidR="00027806" w:rsidRDefault="003270BB" w:rsidP="002832DA">
      <w:pPr>
        <w:rPr>
          <w:rFonts w:ascii="Arial" w:hAnsi="Arial" w:cs="Arial"/>
          <w:b/>
          <w:lang w:val="en-GB"/>
        </w:rPr>
      </w:pPr>
      <w:r>
        <w:rPr>
          <w:noProof/>
          <w:lang w:val="en-US"/>
        </w:rPr>
        <mc:AlternateContent>
          <mc:Choice Requires="wps">
            <w:drawing>
              <wp:anchor distT="0" distB="0" distL="114300" distR="114300" simplePos="0" relativeHeight="253301248" behindDoc="0" locked="0" layoutInCell="1" allowOverlap="1" wp14:anchorId="5F06B85E" wp14:editId="6E0B08D4">
                <wp:simplePos x="0" y="0"/>
                <wp:positionH relativeFrom="column">
                  <wp:posOffset>2781383</wp:posOffset>
                </wp:positionH>
                <wp:positionV relativeFrom="paragraph">
                  <wp:posOffset>226083</wp:posOffset>
                </wp:positionV>
                <wp:extent cx="677808" cy="45719"/>
                <wp:effectExtent l="0" t="38100" r="46355" b="88265"/>
                <wp:wrapNone/>
                <wp:docPr id="276"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808" cy="4571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0D34A7" id="AutoShape 2478" o:spid="_x0000_s1026" type="#_x0000_t32" style="position:absolute;margin-left:219pt;margin-top:17.8pt;width:53.35pt;height:3.6pt;z-index:2533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" strokeweight="1.5pt">
                <v:stroke endarrow="block"/>
                <v:shadow color="#868686"/>
              </v:shape>
            </w:pict>
          </mc:Fallback>
        </mc:AlternateContent>
      </w:r>
      <w:r>
        <w:rPr>
          <w:noProof/>
          <w:lang w:val="en-US"/>
        </w:rPr>
        <mc:AlternateContent>
          <mc:Choice Requires="wps">
            <w:drawing>
              <wp:anchor distT="0" distB="0" distL="114300" distR="114300" simplePos="0" relativeHeight="253299200" behindDoc="0" locked="0" layoutInCell="1" allowOverlap="1" wp14:anchorId="5DD3E140" wp14:editId="385EA474">
                <wp:simplePos x="0" y="0"/>
                <wp:positionH relativeFrom="column">
                  <wp:posOffset>1820175</wp:posOffset>
                </wp:positionH>
                <wp:positionV relativeFrom="paragraph">
                  <wp:posOffset>132475</wp:posOffset>
                </wp:positionV>
                <wp:extent cx="981410" cy="181155"/>
                <wp:effectExtent l="0" t="0" r="28575" b="28575"/>
                <wp:wrapNone/>
                <wp:docPr id="275"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1410" cy="1811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644DA0" id="AutoShape 2477" o:spid="_x0000_s1026" style="position:absolute;margin-left:143.3pt;margin-top:10.45pt;width:77.3pt;height:14.25pt;z-index:2532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" filled="f" strokecolor="red" strokeweight="1.5pt">
                <v:shadow color="#868686"/>
              </v:roundrect>
            </w:pict>
          </mc:Fallback>
        </mc:AlternateContent>
      </w:r>
      <w:r w:rsidRPr="003270BB">
        <w:rPr>
          <w:rFonts w:ascii="Arial" w:hAnsi="Arial" w:cs="Arial"/>
          <w:b/>
          <w:noProof/>
          <w:lang w:val="en-GB"/>
        </w:rPr>
        <mc:AlternateContent>
          <mc:Choice Requires="wps">
            <w:drawing>
              <wp:anchor distT="0" distB="0" distL="114300" distR="114300" simplePos="0" relativeHeight="253294080" behindDoc="0" locked="0" layoutInCell="1" allowOverlap="1" wp14:anchorId="17711BEF" wp14:editId="21D7BE4C">
                <wp:simplePos x="0" y="0"/>
                <wp:positionH relativeFrom="column">
                  <wp:posOffset>2446726</wp:posOffset>
                </wp:positionH>
                <wp:positionV relativeFrom="paragraph">
                  <wp:posOffset>977325</wp:posOffset>
                </wp:positionV>
                <wp:extent cx="351155" cy="359410"/>
                <wp:effectExtent l="17780" t="17145" r="12065" b="13970"/>
                <wp:wrapNone/>
                <wp:docPr id="272" name="Oval 2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0FCB99" w14:textId="77777777" w:rsidR="00393F33" w:rsidRPr="003A3676" w:rsidRDefault="00393F33" w:rsidP="003270BB">
                            <w:pPr>
                              <w:rPr>
                                <w:rFonts w:ascii="Arial" w:hAnsi="Arial" w:cs="Arial"/>
                              </w:rPr>
                            </w:pPr>
                            <w:r>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711BEF" id="_x0000_s1113" style="position:absolute;margin-left:192.65pt;margin-top:76.95pt;width:27.65pt;height:28.3pt;z-index:2532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" fillcolor="yellow" strokecolor="yellow" strokeweight="1.5pt">
                <v:shadow color="#868686"/>
                <v:textbox>
                  <w:txbxContent>
                    <w:p w14:paraId="700FCB99" w14:textId="77777777" w:rsidR="00393F33" w:rsidRPr="003A3676" w:rsidRDefault="00393F33" w:rsidP="003270BB">
                      <w:pPr>
                        <w:rPr>
                          <w:rFonts w:ascii="Arial" w:hAnsi="Arial" w:cs="Arial"/>
                        </w:rPr>
                      </w:pPr>
                      <w:r>
                        <w:rPr>
                          <w:rFonts w:ascii="Arial" w:hAnsi="Arial" w:cs="Arial"/>
                        </w:rPr>
                        <w:t>2</w:t>
                      </w:r>
                    </w:p>
                  </w:txbxContent>
                </v:textbox>
              </v:oval>
            </w:pict>
          </mc:Fallback>
        </mc:AlternateContent>
      </w:r>
      <w:r w:rsidRPr="003270BB">
        <w:rPr>
          <w:rFonts w:ascii="Arial" w:hAnsi="Arial" w:cs="Arial"/>
          <w:b/>
          <w:noProof/>
          <w:lang w:val="en-GB"/>
        </w:rPr>
        <mc:AlternateContent>
          <mc:Choice Requires="wps">
            <w:drawing>
              <wp:anchor distT="0" distB="0" distL="114300" distR="114300" simplePos="0" relativeHeight="253293056" behindDoc="0" locked="0" layoutInCell="1" allowOverlap="1" wp14:anchorId="2B67A8D6" wp14:editId="6CAC4060">
                <wp:simplePos x="0" y="0"/>
                <wp:positionH relativeFrom="column">
                  <wp:posOffset>2648309</wp:posOffset>
                </wp:positionH>
                <wp:positionV relativeFrom="paragraph">
                  <wp:posOffset>1322921</wp:posOffset>
                </wp:positionV>
                <wp:extent cx="1130061" cy="482947"/>
                <wp:effectExtent l="0" t="0" r="13335" b="12700"/>
                <wp:wrapNone/>
                <wp:docPr id="271" name="Text Box 2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061" cy="482947"/>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7555DC0" w14:textId="3D6B8E31" w:rsidR="00393F33" w:rsidRPr="002504E9" w:rsidRDefault="00393F33" w:rsidP="003270BB">
                            <w:pPr>
                              <w:rPr>
                                <w:rFonts w:ascii="Arial" w:hAnsi="Arial" w:cs="Arial"/>
                                <w:sz w:val="16"/>
                                <w:szCs w:val="16"/>
                              </w:rPr>
                            </w:pPr>
                            <w:r>
                              <w:rPr>
                                <w:rFonts w:ascii="Arial" w:hAnsi="Arial" w:cs="Arial"/>
                                <w:sz w:val="16"/>
                                <w:szCs w:val="16"/>
                                <w:u w:val="single"/>
                              </w:rPr>
                              <w:t>Dates:</w:t>
                            </w:r>
                            <w:r w:rsidRPr="00AD0B74">
                              <w:rPr>
                                <w:rFonts w:ascii="Arial" w:hAnsi="Arial" w:cs="Arial"/>
                                <w:sz w:val="16"/>
                                <w:szCs w:val="16"/>
                              </w:rPr>
                              <w:t xml:space="preserve">  </w:t>
                            </w:r>
                            <w:r>
                              <w:rPr>
                                <w:rFonts w:ascii="Arial" w:hAnsi="Arial" w:cs="Arial"/>
                                <w:sz w:val="16"/>
                                <w:szCs w:val="16"/>
                              </w:rPr>
                              <w:t>The dates the customer was offered the ad for.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67A8D6" id="_x0000_s1114" type="#_x0000_t202" style="position:absolute;margin-left:208.55pt;margin-top:104.15pt;width:89pt;height:38.05pt;z-index:2532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" strokeweight="1.5pt">
                <v:shadow color="#868686"/>
                <v:textbox>
                  <w:txbxContent>
                    <w:p w14:paraId="27555DC0" w14:textId="3D6B8E31" w:rsidR="00393F33" w:rsidRPr="002504E9" w:rsidRDefault="00393F33" w:rsidP="003270BB">
                      <w:pPr>
                        <w:rPr>
                          <w:rFonts w:ascii="Arial" w:hAnsi="Arial" w:cs="Arial"/>
                          <w:sz w:val="16"/>
                          <w:szCs w:val="16"/>
                        </w:rPr>
                      </w:pPr>
                      <w:r>
                        <w:rPr>
                          <w:rFonts w:ascii="Arial" w:hAnsi="Arial" w:cs="Arial"/>
                          <w:sz w:val="16"/>
                          <w:szCs w:val="16"/>
                          <w:u w:val="single"/>
                        </w:rPr>
                        <w:t>Dates:</w:t>
                      </w:r>
                      <w:r w:rsidRPr="00AD0B74">
                        <w:rPr>
                          <w:rFonts w:ascii="Arial" w:hAnsi="Arial" w:cs="Arial"/>
                          <w:sz w:val="16"/>
                          <w:szCs w:val="16"/>
                        </w:rPr>
                        <w:t xml:space="preserve">  </w:t>
                      </w:r>
                      <w:r>
                        <w:rPr>
                          <w:rFonts w:ascii="Arial" w:hAnsi="Arial" w:cs="Arial"/>
                          <w:sz w:val="16"/>
                          <w:szCs w:val="16"/>
                        </w:rPr>
                        <w:t>The dates the customer was offered the ad for.</w:t>
                      </w:r>
                    </w:p>
                  </w:txbxContent>
                </v:textbox>
              </v:shape>
            </w:pict>
          </mc:Fallback>
        </mc:AlternateContent>
      </w:r>
      <w:r w:rsidRPr="003270BB">
        <w:rPr>
          <w:rFonts w:ascii="Arial" w:hAnsi="Arial" w:cs="Arial"/>
          <w:b/>
          <w:noProof/>
          <w:lang w:val="en-GB"/>
        </w:rPr>
        <mc:AlternateContent>
          <mc:Choice Requires="wps">
            <w:drawing>
              <wp:anchor distT="0" distB="0" distL="114300" distR="114300" simplePos="0" relativeHeight="253296128" behindDoc="0" locked="0" layoutInCell="1" allowOverlap="1" wp14:anchorId="4CBE2FEC" wp14:editId="1A3B6F3A">
                <wp:simplePos x="0" y="0"/>
                <wp:positionH relativeFrom="column">
                  <wp:posOffset>4019909</wp:posOffset>
                </wp:positionH>
                <wp:positionV relativeFrom="paragraph">
                  <wp:posOffset>2478861</wp:posOffset>
                </wp:positionV>
                <wp:extent cx="1604645" cy="500332"/>
                <wp:effectExtent l="0" t="0" r="14605" b="14605"/>
                <wp:wrapNone/>
                <wp:docPr id="273"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500332"/>
                        </a:xfrm>
                        <a:prstGeom prst="rect">
                          <a:avLst/>
                        </a:prstGeom>
                        <a:solidFill>
                          <a:schemeClr val="tx2">
                            <a:lumMod val="40000"/>
                            <a:lumOff val="60000"/>
                          </a:schemeClr>
                        </a:solidFill>
                        <a:ln w="19050">
                          <a:solidFill>
                            <a:srgbClr val="000000"/>
                          </a:solidFill>
                          <a:miter lim="800000"/>
                          <a:headEnd/>
                          <a:tailEnd/>
                        </a:ln>
                      </wps:spPr>
                      <wps:txbx>
                        <w:txbxContent>
                          <w:p w14:paraId="24349258" w14:textId="2F35796B" w:rsidR="00393F33" w:rsidRPr="00713AB8" w:rsidRDefault="00393F33" w:rsidP="003270BB">
                            <w:pPr>
                              <w:rPr>
                                <w:rFonts w:ascii="Arial" w:hAnsi="Arial" w:cs="Arial"/>
                                <w:sz w:val="16"/>
                                <w:szCs w:val="16"/>
                              </w:rPr>
                            </w:pPr>
                            <w:r>
                              <w:rPr>
                                <w:rFonts w:ascii="Arial" w:hAnsi="Arial" w:cs="Arial"/>
                                <w:sz w:val="16"/>
                                <w:szCs w:val="16"/>
                                <w:u w:val="single"/>
                              </w:rPr>
                              <w:t>Allowance Basis</w:t>
                            </w:r>
                            <w:r>
                              <w:rPr>
                                <w:rFonts w:ascii="Arial" w:hAnsi="Arial" w:cs="Arial"/>
                                <w:sz w:val="16"/>
                                <w:szCs w:val="16"/>
                              </w:rPr>
                              <w:t xml:space="preserve">: This identifies that the lump sum is for an ad.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BE2FEC" id="_x0000_s1115" type="#_x0000_t202" style="position:absolute;margin-left:316.55pt;margin-top:195.2pt;width:126.35pt;height:39.4pt;z-index:2532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" fillcolor="#8db3e2 [1311]" strokeweight="1.5pt">
                <v:textbox>
                  <w:txbxContent>
                    <w:p w14:paraId="24349258" w14:textId="2F35796B" w:rsidR="00393F33" w:rsidRPr="00713AB8" w:rsidRDefault="00393F33" w:rsidP="003270BB">
                      <w:pPr>
                        <w:rPr>
                          <w:rFonts w:ascii="Arial" w:hAnsi="Arial" w:cs="Arial"/>
                          <w:sz w:val="16"/>
                          <w:szCs w:val="16"/>
                        </w:rPr>
                      </w:pPr>
                      <w:r>
                        <w:rPr>
                          <w:rFonts w:ascii="Arial" w:hAnsi="Arial" w:cs="Arial"/>
                          <w:sz w:val="16"/>
                          <w:szCs w:val="16"/>
                          <w:u w:val="single"/>
                        </w:rPr>
                        <w:t>Allowance Basis</w:t>
                      </w:r>
                      <w:r>
                        <w:rPr>
                          <w:rFonts w:ascii="Arial" w:hAnsi="Arial" w:cs="Arial"/>
                          <w:sz w:val="16"/>
                          <w:szCs w:val="16"/>
                        </w:rPr>
                        <w:t xml:space="preserve">: This identifies that the lump sum is for an ad.  </w:t>
                      </w:r>
                    </w:p>
                  </w:txbxContent>
                </v:textbox>
              </v:shape>
            </w:pict>
          </mc:Fallback>
        </mc:AlternateContent>
      </w:r>
      <w:r>
        <w:rPr>
          <w:noProof/>
          <w:lang w:val="en-US"/>
        </w:rPr>
        <mc:AlternateContent>
          <mc:Choice Requires="wps">
            <w:drawing>
              <wp:anchor distT="0" distB="0" distL="114300" distR="114300" simplePos="0" relativeHeight="253284864" behindDoc="0" locked="0" layoutInCell="1" allowOverlap="1" wp14:anchorId="264574D9" wp14:editId="79B8886E">
                <wp:simplePos x="0" y="0"/>
                <wp:positionH relativeFrom="column">
                  <wp:posOffset>5305244</wp:posOffset>
                </wp:positionH>
                <wp:positionV relativeFrom="paragraph">
                  <wp:posOffset>1892264</wp:posOffset>
                </wp:positionV>
                <wp:extent cx="533436" cy="577970"/>
                <wp:effectExtent l="38100" t="0" r="19050" b="50800"/>
                <wp:wrapNone/>
                <wp:docPr id="265"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36" cy="5779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3AF188E" id="AutoShape 2478" o:spid="_x0000_s1026" type="#_x0000_t32" style="position:absolute;margin-left:417.75pt;margin-top:149pt;width:42pt;height:45.5pt;flip:x;z-index:2532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" strokeweight="1.5pt">
                <v:stroke endarrow="block"/>
                <v:shadow color="#868686"/>
              </v:shape>
            </w:pict>
          </mc:Fallback>
        </mc:AlternateContent>
      </w:r>
      <w:r w:rsidRPr="003270BB">
        <w:rPr>
          <w:rFonts w:ascii="Arial" w:hAnsi="Arial" w:cs="Arial"/>
          <w:b/>
          <w:noProof/>
          <w:lang w:val="en-GB"/>
        </w:rPr>
        <mc:AlternateContent>
          <mc:Choice Requires="wps">
            <w:drawing>
              <wp:anchor distT="0" distB="0" distL="114300" distR="114300" simplePos="0" relativeHeight="253297152" behindDoc="0" locked="0" layoutInCell="1" allowOverlap="1" wp14:anchorId="5FF62E24" wp14:editId="09DC3FA6">
                <wp:simplePos x="0" y="0"/>
                <wp:positionH relativeFrom="column">
                  <wp:posOffset>5576570</wp:posOffset>
                </wp:positionH>
                <wp:positionV relativeFrom="paragraph">
                  <wp:posOffset>2345690</wp:posOffset>
                </wp:positionV>
                <wp:extent cx="351155" cy="359410"/>
                <wp:effectExtent l="0" t="0" r="10795" b="21590"/>
                <wp:wrapNone/>
                <wp:docPr id="274"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6AF7B6D" w14:textId="77777777" w:rsidR="00393F33" w:rsidRPr="003A3676" w:rsidRDefault="00393F33" w:rsidP="003270BB">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F62E24" id="_x0000_s1116" style="position:absolute;margin-left:439.1pt;margin-top:184.7pt;width:27.65pt;height:28.3pt;z-index:2532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" fillcolor="#8db3e2 [1311]" strokecolor="yellow" strokeweight="1.5pt">
                <v:shadow color="#868686"/>
                <v:textbox>
                  <w:txbxContent>
                    <w:p w14:paraId="76AF7B6D" w14:textId="77777777" w:rsidR="00393F33" w:rsidRPr="003A3676" w:rsidRDefault="00393F33" w:rsidP="003270BB">
                      <w:pPr>
                        <w:jc w:val="center"/>
                        <w:rPr>
                          <w:rFonts w:ascii="Arial" w:hAnsi="Arial" w:cs="Arial"/>
                        </w:rPr>
                      </w:pPr>
                      <w:r w:rsidRPr="003A3676">
                        <w:rPr>
                          <w:rFonts w:ascii="Arial" w:hAnsi="Arial" w:cs="Arial"/>
                        </w:rPr>
                        <w:t>i</w:t>
                      </w:r>
                    </w:p>
                  </w:txbxContent>
                </v:textbox>
              </v:oval>
            </w:pict>
          </mc:Fallback>
        </mc:AlternateContent>
      </w:r>
      <w:r w:rsidRPr="003270BB">
        <w:rPr>
          <w:rFonts w:ascii="Arial" w:hAnsi="Arial" w:cs="Arial"/>
          <w:b/>
          <w:noProof/>
          <w:lang w:val="en-GB"/>
        </w:rPr>
        <mc:AlternateContent>
          <mc:Choice Requires="wps">
            <w:drawing>
              <wp:anchor distT="0" distB="0" distL="114300" distR="114300" simplePos="0" relativeHeight="253292032" behindDoc="0" locked="0" layoutInCell="1" allowOverlap="1" wp14:anchorId="4011FED3" wp14:editId="24D2D15B">
                <wp:simplePos x="0" y="0"/>
                <wp:positionH relativeFrom="column">
                  <wp:posOffset>6795734</wp:posOffset>
                </wp:positionH>
                <wp:positionV relativeFrom="paragraph">
                  <wp:posOffset>1989563</wp:posOffset>
                </wp:positionV>
                <wp:extent cx="351155" cy="359410"/>
                <wp:effectExtent l="17780" t="17145" r="12065" b="13970"/>
                <wp:wrapNone/>
                <wp:docPr id="270" name="Oval 2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E22EF7F" w14:textId="77777777" w:rsidR="00393F33" w:rsidRPr="003A3676" w:rsidRDefault="00393F33" w:rsidP="003270BB">
                            <w:pPr>
                              <w:rPr>
                                <w:rFonts w:ascii="Arial" w:hAnsi="Arial" w:cs="Arial"/>
                              </w:rPr>
                            </w:pPr>
                            <w:r>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11FED3" id="_x0000_s1117" style="position:absolute;margin-left:535.1pt;margin-top:156.65pt;width:27.65pt;height:28.3pt;z-index:2532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7nO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" fillcolor="yellow" strokecolor="yellow" strokeweight="1.5pt">
                <v:shadow color="#868686"/>
                <v:textbox>
                  <w:txbxContent>
                    <w:p w14:paraId="4E22EF7F" w14:textId="77777777" w:rsidR="00393F33" w:rsidRPr="003A3676" w:rsidRDefault="00393F33" w:rsidP="003270BB">
                      <w:pPr>
                        <w:rPr>
                          <w:rFonts w:ascii="Arial" w:hAnsi="Arial" w:cs="Arial"/>
                        </w:rPr>
                      </w:pPr>
                      <w:r>
                        <w:rPr>
                          <w:rFonts w:ascii="Arial" w:hAnsi="Arial" w:cs="Arial"/>
                        </w:rPr>
                        <w:t>3</w:t>
                      </w:r>
                    </w:p>
                  </w:txbxContent>
                </v:textbox>
              </v:oval>
            </w:pict>
          </mc:Fallback>
        </mc:AlternateContent>
      </w:r>
      <w:r w:rsidRPr="003270BB">
        <w:rPr>
          <w:rFonts w:ascii="Arial" w:hAnsi="Arial" w:cs="Arial"/>
          <w:b/>
          <w:noProof/>
          <w:lang w:val="en-GB"/>
        </w:rPr>
        <mc:AlternateContent>
          <mc:Choice Requires="wps">
            <w:drawing>
              <wp:anchor distT="0" distB="0" distL="114300" distR="114300" simplePos="0" relativeHeight="253291008" behindDoc="0" locked="0" layoutInCell="1" allowOverlap="1" wp14:anchorId="41C4C47B" wp14:editId="46B65AFD">
                <wp:simplePos x="0" y="0"/>
                <wp:positionH relativeFrom="column">
                  <wp:posOffset>6159260</wp:posOffset>
                </wp:positionH>
                <wp:positionV relativeFrom="paragraph">
                  <wp:posOffset>2297706</wp:posOffset>
                </wp:positionV>
                <wp:extent cx="1130061" cy="612475"/>
                <wp:effectExtent l="0" t="0" r="13335" b="16510"/>
                <wp:wrapNone/>
                <wp:docPr id="269" name="Text Box 2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061" cy="61247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B8D664" w14:textId="1B60835B" w:rsidR="00393F33" w:rsidRPr="002504E9" w:rsidRDefault="00393F33" w:rsidP="003270BB">
                            <w:pPr>
                              <w:rPr>
                                <w:rFonts w:ascii="Arial" w:hAnsi="Arial" w:cs="Arial"/>
                                <w:sz w:val="16"/>
                                <w:szCs w:val="16"/>
                              </w:rPr>
                            </w:pPr>
                            <w:r>
                              <w:rPr>
                                <w:rFonts w:ascii="Arial" w:hAnsi="Arial" w:cs="Arial"/>
                                <w:sz w:val="16"/>
                                <w:szCs w:val="16"/>
                                <w:u w:val="single"/>
                              </w:rPr>
                              <w:t>Deal Allowance:</w:t>
                            </w:r>
                            <w:r w:rsidRPr="00AD0B74">
                              <w:rPr>
                                <w:rFonts w:ascii="Arial" w:hAnsi="Arial" w:cs="Arial"/>
                                <w:sz w:val="16"/>
                                <w:szCs w:val="16"/>
                              </w:rPr>
                              <w:t xml:space="preserve">  </w:t>
                            </w:r>
                            <w:r>
                              <w:rPr>
                                <w:rFonts w:ascii="Arial" w:hAnsi="Arial" w:cs="Arial"/>
                                <w:sz w:val="16"/>
                                <w:szCs w:val="16"/>
                              </w:rPr>
                              <w:t>The amount the customer was offered for 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C4C47B" id="_x0000_s1118" type="#_x0000_t202" style="position:absolute;margin-left:485pt;margin-top:180.9pt;width:89pt;height:48.25pt;z-index:2532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" strokeweight="1.5pt">
                <v:shadow color="#868686"/>
                <v:textbox>
                  <w:txbxContent>
                    <w:p w14:paraId="5DB8D664" w14:textId="1B60835B" w:rsidR="00393F33" w:rsidRPr="002504E9" w:rsidRDefault="00393F33" w:rsidP="003270BB">
                      <w:pPr>
                        <w:rPr>
                          <w:rFonts w:ascii="Arial" w:hAnsi="Arial" w:cs="Arial"/>
                          <w:sz w:val="16"/>
                          <w:szCs w:val="16"/>
                        </w:rPr>
                      </w:pPr>
                      <w:r>
                        <w:rPr>
                          <w:rFonts w:ascii="Arial" w:hAnsi="Arial" w:cs="Arial"/>
                          <w:sz w:val="16"/>
                          <w:szCs w:val="16"/>
                          <w:u w:val="single"/>
                        </w:rPr>
                        <w:t>Deal Allowance:</w:t>
                      </w:r>
                      <w:r w:rsidRPr="00AD0B74">
                        <w:rPr>
                          <w:rFonts w:ascii="Arial" w:hAnsi="Arial" w:cs="Arial"/>
                          <w:sz w:val="16"/>
                          <w:szCs w:val="16"/>
                        </w:rPr>
                        <w:t xml:space="preserve">  </w:t>
                      </w:r>
                      <w:r>
                        <w:rPr>
                          <w:rFonts w:ascii="Arial" w:hAnsi="Arial" w:cs="Arial"/>
                          <w:sz w:val="16"/>
                          <w:szCs w:val="16"/>
                        </w:rPr>
                        <w:t>The amount the customer was offered for ad.</w:t>
                      </w:r>
                    </w:p>
                  </w:txbxContent>
                </v:textbox>
              </v:shape>
            </w:pict>
          </mc:Fallback>
        </mc:AlternateContent>
      </w:r>
      <w:r w:rsidRPr="003270BB">
        <w:rPr>
          <w:rFonts w:ascii="Arial" w:hAnsi="Arial" w:cs="Arial"/>
          <w:b/>
          <w:noProof/>
          <w:lang w:val="en-GB"/>
        </w:rPr>
        <mc:AlternateContent>
          <mc:Choice Requires="wps">
            <w:drawing>
              <wp:anchor distT="0" distB="0" distL="114300" distR="114300" simplePos="0" relativeHeight="253288960" behindDoc="0" locked="0" layoutInCell="1" allowOverlap="1" wp14:anchorId="584C4623" wp14:editId="5CCD67F6">
                <wp:simplePos x="0" y="0"/>
                <wp:positionH relativeFrom="column">
                  <wp:posOffset>181155</wp:posOffset>
                </wp:positionH>
                <wp:positionV relativeFrom="paragraph">
                  <wp:posOffset>1357426</wp:posOffset>
                </wp:positionV>
                <wp:extent cx="2088515" cy="465827"/>
                <wp:effectExtent l="0" t="0" r="26035" b="10795"/>
                <wp:wrapNone/>
                <wp:docPr id="267" name="Text Box 2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8515" cy="465827"/>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C7ADDE5" w14:textId="6E29E856" w:rsidR="00393F33" w:rsidRPr="002504E9" w:rsidRDefault="00393F33" w:rsidP="003270BB">
                            <w:pPr>
                              <w:rPr>
                                <w:rFonts w:ascii="Arial" w:hAnsi="Arial" w:cs="Arial"/>
                                <w:sz w:val="16"/>
                                <w:szCs w:val="16"/>
                              </w:rPr>
                            </w:pPr>
                            <w:r>
                              <w:rPr>
                                <w:rFonts w:ascii="Arial" w:hAnsi="Arial" w:cs="Arial"/>
                                <w:sz w:val="16"/>
                                <w:szCs w:val="16"/>
                                <w:u w:val="single"/>
                              </w:rPr>
                              <w:t>UPC/Item Description:</w:t>
                            </w:r>
                            <w:r w:rsidRPr="00AD0B74">
                              <w:rPr>
                                <w:rFonts w:ascii="Arial" w:hAnsi="Arial" w:cs="Arial"/>
                                <w:sz w:val="16"/>
                                <w:szCs w:val="16"/>
                              </w:rPr>
                              <w:t xml:space="preserve">  </w:t>
                            </w:r>
                            <w:r>
                              <w:rPr>
                                <w:rFonts w:ascii="Arial" w:hAnsi="Arial" w:cs="Arial"/>
                                <w:sz w:val="16"/>
                                <w:szCs w:val="16"/>
                              </w:rPr>
                              <w:t>The products the customer was offered an ad allowance 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4C4623" id="_x0000_s1119" type="#_x0000_t202" style="position:absolute;margin-left:14.25pt;margin-top:106.9pt;width:164.45pt;height:36.7pt;z-index:2532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" strokeweight="1.5pt">
                <v:shadow color="#868686"/>
                <v:textbox>
                  <w:txbxContent>
                    <w:p w14:paraId="3C7ADDE5" w14:textId="6E29E856" w:rsidR="00393F33" w:rsidRPr="002504E9" w:rsidRDefault="00393F33" w:rsidP="003270BB">
                      <w:pPr>
                        <w:rPr>
                          <w:rFonts w:ascii="Arial" w:hAnsi="Arial" w:cs="Arial"/>
                          <w:sz w:val="16"/>
                          <w:szCs w:val="16"/>
                        </w:rPr>
                      </w:pPr>
                      <w:r>
                        <w:rPr>
                          <w:rFonts w:ascii="Arial" w:hAnsi="Arial" w:cs="Arial"/>
                          <w:sz w:val="16"/>
                          <w:szCs w:val="16"/>
                          <w:u w:val="single"/>
                        </w:rPr>
                        <w:t>UPC/Item Description:</w:t>
                      </w:r>
                      <w:r w:rsidRPr="00AD0B74">
                        <w:rPr>
                          <w:rFonts w:ascii="Arial" w:hAnsi="Arial" w:cs="Arial"/>
                          <w:sz w:val="16"/>
                          <w:szCs w:val="16"/>
                        </w:rPr>
                        <w:t xml:space="preserve">  </w:t>
                      </w:r>
                      <w:r>
                        <w:rPr>
                          <w:rFonts w:ascii="Arial" w:hAnsi="Arial" w:cs="Arial"/>
                          <w:sz w:val="16"/>
                          <w:szCs w:val="16"/>
                        </w:rPr>
                        <w:t>The products the customer was offered an ad allowance on.</w:t>
                      </w:r>
                    </w:p>
                  </w:txbxContent>
                </v:textbox>
              </v:shape>
            </w:pict>
          </mc:Fallback>
        </mc:AlternateContent>
      </w:r>
      <w:r w:rsidRPr="003270BB">
        <w:rPr>
          <w:rFonts w:ascii="Arial" w:hAnsi="Arial" w:cs="Arial"/>
          <w:b/>
          <w:noProof/>
          <w:lang w:val="en-GB"/>
        </w:rPr>
        <mc:AlternateContent>
          <mc:Choice Requires="wps">
            <w:drawing>
              <wp:anchor distT="0" distB="0" distL="114300" distR="114300" simplePos="0" relativeHeight="253289984" behindDoc="0" locked="0" layoutInCell="1" allowOverlap="1" wp14:anchorId="004E2ACF" wp14:editId="4F1A3038">
                <wp:simplePos x="0" y="0"/>
                <wp:positionH relativeFrom="column">
                  <wp:posOffset>-43132</wp:posOffset>
                </wp:positionH>
                <wp:positionV relativeFrom="paragraph">
                  <wp:posOffset>923302</wp:posOffset>
                </wp:positionV>
                <wp:extent cx="351155" cy="359410"/>
                <wp:effectExtent l="17780" t="17145" r="12065" b="13970"/>
                <wp:wrapNone/>
                <wp:docPr id="268" name="Oval 2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E8C2F7" w14:textId="77777777" w:rsidR="00393F33" w:rsidRPr="003A3676" w:rsidRDefault="00393F33" w:rsidP="003270BB">
                            <w:pPr>
                              <w:rPr>
                                <w:rFonts w:ascii="Arial" w:hAnsi="Arial" w:cs="Arial"/>
                              </w:rPr>
                            </w:pPr>
                            <w:r>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4E2ACF" id="_x0000_s1120" style="position:absolute;margin-left:-3.4pt;margin-top:72.7pt;width:27.65pt;height:28.3pt;z-index:2532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3snEw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" fillcolor="yellow" strokecolor="yellow" strokeweight="1.5pt">
                <v:shadow color="#868686"/>
                <v:textbox>
                  <w:txbxContent>
                    <w:p w14:paraId="0DE8C2F7" w14:textId="77777777" w:rsidR="00393F33" w:rsidRPr="003A3676" w:rsidRDefault="00393F33" w:rsidP="003270BB">
                      <w:pPr>
                        <w:rPr>
                          <w:rFonts w:ascii="Arial" w:hAnsi="Arial" w:cs="Arial"/>
                        </w:rPr>
                      </w:pPr>
                      <w:r>
                        <w:rPr>
                          <w:rFonts w:ascii="Arial" w:hAnsi="Arial" w:cs="Arial"/>
                        </w:rPr>
                        <w:t>1</w:t>
                      </w:r>
                    </w:p>
                  </w:txbxContent>
                </v:textbox>
              </v:oval>
            </w:pict>
          </mc:Fallback>
        </mc:AlternateContent>
      </w:r>
      <w:r>
        <w:rPr>
          <w:noProof/>
          <w:lang w:val="en-US"/>
        </w:rPr>
        <mc:AlternateContent>
          <mc:Choice Requires="wps">
            <w:drawing>
              <wp:anchor distT="0" distB="0" distL="114300" distR="114300" simplePos="0" relativeHeight="253286912" behindDoc="0" locked="0" layoutInCell="1" allowOverlap="1" wp14:anchorId="0377CD86" wp14:editId="4F225B39">
                <wp:simplePos x="0" y="0"/>
                <wp:positionH relativeFrom="column">
                  <wp:posOffset>6840746</wp:posOffset>
                </wp:positionH>
                <wp:positionV relativeFrom="paragraph">
                  <wp:posOffset>1693857</wp:posOffset>
                </wp:positionV>
                <wp:extent cx="58983" cy="629728"/>
                <wp:effectExtent l="57150" t="0" r="36830" b="56515"/>
                <wp:wrapNone/>
                <wp:docPr id="266"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8983" cy="62972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5A546BF" id="AutoShape 2478" o:spid="_x0000_s1026" type="#_x0000_t32" style="position:absolute;margin-left:538.65pt;margin-top:133.35pt;width:4.65pt;height:49.6pt;flip:x;z-index:2532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" strokeweight="1.5pt">
                <v:stroke endarrow="block"/>
                <v:shadow color="#868686"/>
              </v:shape>
            </w:pict>
          </mc:Fallback>
        </mc:AlternateContent>
      </w:r>
      <w:r>
        <w:rPr>
          <w:noProof/>
          <w:lang w:val="en-US"/>
        </w:rPr>
        <mc:AlternateContent>
          <mc:Choice Requires="wps">
            <w:drawing>
              <wp:anchor distT="0" distB="0" distL="114300" distR="114300" simplePos="0" relativeHeight="253282816" behindDoc="0" locked="0" layoutInCell="1" allowOverlap="1" wp14:anchorId="53C4AE35" wp14:editId="62D6E48D">
                <wp:simplePos x="0" y="0"/>
                <wp:positionH relativeFrom="column">
                  <wp:posOffset>3778369</wp:posOffset>
                </wp:positionH>
                <wp:positionV relativeFrom="paragraph">
                  <wp:posOffset>1496348</wp:posOffset>
                </wp:positionV>
                <wp:extent cx="685357" cy="45719"/>
                <wp:effectExtent l="0" t="57150" r="19685" b="50165"/>
                <wp:wrapNone/>
                <wp:docPr id="264"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85357" cy="4571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0C97685" id="AutoShape 2478" o:spid="_x0000_s1026" type="#_x0000_t32" style="position:absolute;margin-left:297.5pt;margin-top:117.8pt;width:53.95pt;height:3.6pt;flip:x y;z-index:2532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" strokeweight="1.5pt">
                <v:stroke endarrow="block"/>
                <v:shadow color="#868686"/>
              </v:shape>
            </w:pict>
          </mc:Fallback>
        </mc:AlternateContent>
      </w:r>
      <w:r>
        <w:rPr>
          <w:noProof/>
          <w:lang w:val="en-US"/>
        </w:rPr>
        <mc:AlternateContent>
          <mc:Choice Requires="wps">
            <w:drawing>
              <wp:anchor distT="0" distB="0" distL="114300" distR="114300" simplePos="0" relativeHeight="253280768" behindDoc="0" locked="0" layoutInCell="1" allowOverlap="1" wp14:anchorId="7501E0D5" wp14:editId="690AE0F8">
                <wp:simplePos x="0" y="0"/>
                <wp:positionH relativeFrom="column">
                  <wp:posOffset>750497</wp:posOffset>
                </wp:positionH>
                <wp:positionV relativeFrom="paragraph">
                  <wp:posOffset>1806000</wp:posOffset>
                </wp:positionV>
                <wp:extent cx="362825" cy="474453"/>
                <wp:effectExtent l="38100" t="38100" r="18415" b="20955"/>
                <wp:wrapNone/>
                <wp:docPr id="263"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62825" cy="474453"/>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597CDC4" id="AutoShape 2478" o:spid="_x0000_s1026" type="#_x0000_t32" style="position:absolute;margin-left:59.1pt;margin-top:142.2pt;width:28.55pt;height:37.35pt;flip:x y;z-index:2532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" strokeweight="1.5pt">
                <v:stroke endarrow="block"/>
                <v:shadow color="#868686"/>
              </v:shape>
            </w:pict>
          </mc:Fallback>
        </mc:AlternateContent>
      </w:r>
      <w:r>
        <w:rPr>
          <w:noProof/>
          <w:lang w:val="en-US"/>
        </w:rPr>
        <mc:AlternateContent>
          <mc:Choice Requires="wps">
            <w:drawing>
              <wp:anchor distT="0" distB="0" distL="114300" distR="114300" simplePos="0" relativeHeight="253278720" behindDoc="0" locked="0" layoutInCell="1" allowOverlap="1" wp14:anchorId="2DCBE02D" wp14:editId="61656B93">
                <wp:simplePos x="0" y="0"/>
                <wp:positionH relativeFrom="column">
                  <wp:posOffset>6599207</wp:posOffset>
                </wp:positionH>
                <wp:positionV relativeFrom="paragraph">
                  <wp:posOffset>1409185</wp:posOffset>
                </wp:positionV>
                <wp:extent cx="574135" cy="266700"/>
                <wp:effectExtent l="0" t="0" r="16510" b="19050"/>
                <wp:wrapNone/>
                <wp:docPr id="262"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135" cy="2667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1F0B87" id="AutoShape 2477" o:spid="_x0000_s1026" style="position:absolute;margin-left:519.6pt;margin-top:110.95pt;width:45.2pt;height:21pt;z-index:2532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" filled="f" strokecolor="red" strokeweight="1.5pt">
                <v:shadow color="#868686"/>
              </v:roundrect>
            </w:pict>
          </mc:Fallback>
        </mc:AlternateContent>
      </w:r>
      <w:r>
        <w:rPr>
          <w:noProof/>
          <w:lang w:val="en-US"/>
        </w:rPr>
        <mc:AlternateContent>
          <mc:Choice Requires="wps">
            <w:drawing>
              <wp:anchor distT="0" distB="0" distL="114300" distR="114300" simplePos="0" relativeHeight="253276672" behindDoc="0" locked="0" layoutInCell="1" allowOverlap="1" wp14:anchorId="3AB1392D" wp14:editId="0ADCCC4F">
                <wp:simplePos x="0" y="0"/>
                <wp:positionH relativeFrom="column">
                  <wp:posOffset>120769</wp:posOffset>
                </wp:positionH>
                <wp:positionV relativeFrom="paragraph">
                  <wp:posOffset>2263200</wp:posOffset>
                </wp:positionV>
                <wp:extent cx="3226279" cy="1613140"/>
                <wp:effectExtent l="0" t="0" r="12700" b="25400"/>
                <wp:wrapNone/>
                <wp:docPr id="261"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26279" cy="16131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B40DA7" id="AutoShape 2477" o:spid="_x0000_s1026" style="position:absolute;margin-left:9.5pt;margin-top:178.2pt;width:254.05pt;height:127pt;z-index:2532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" filled="f" strokecolor="red" strokeweight="1.5pt">
                <v:shadow color="#868686"/>
              </v:roundrect>
            </w:pict>
          </mc:Fallback>
        </mc:AlternateContent>
      </w:r>
      <w:r>
        <w:rPr>
          <w:noProof/>
          <w:lang w:val="en-US"/>
        </w:rPr>
        <mc:AlternateContent>
          <mc:Choice Requires="wps">
            <w:drawing>
              <wp:anchor distT="0" distB="0" distL="114300" distR="114300" simplePos="0" relativeHeight="253274624" behindDoc="0" locked="0" layoutInCell="1" allowOverlap="1" wp14:anchorId="5C397639" wp14:editId="628F7BDB">
                <wp:simplePos x="0" y="0"/>
                <wp:positionH relativeFrom="column">
                  <wp:posOffset>5822830</wp:posOffset>
                </wp:positionH>
                <wp:positionV relativeFrom="paragraph">
                  <wp:posOffset>1624845</wp:posOffset>
                </wp:positionV>
                <wp:extent cx="660436" cy="266700"/>
                <wp:effectExtent l="0" t="0" r="25400" b="19050"/>
                <wp:wrapNone/>
                <wp:docPr id="260"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0436" cy="2667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E1A735" id="AutoShape 2477" o:spid="_x0000_s1026" style="position:absolute;margin-left:458.5pt;margin-top:127.95pt;width:52pt;height:21pt;z-index:2532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" filled="f" strokecolor="red" strokeweight="1.5pt">
                <v:shadow color="#868686"/>
              </v:roundrect>
            </w:pict>
          </mc:Fallback>
        </mc:AlternateContent>
      </w:r>
      <w:r>
        <w:rPr>
          <w:noProof/>
          <w:lang w:val="en-US"/>
        </w:rPr>
        <mc:AlternateContent>
          <mc:Choice Requires="wps">
            <w:drawing>
              <wp:anchor distT="0" distB="0" distL="114300" distR="114300" simplePos="0" relativeHeight="253272576" behindDoc="0" locked="0" layoutInCell="1" allowOverlap="1" wp14:anchorId="4D4A6EA3" wp14:editId="15C1A709">
                <wp:simplePos x="0" y="0"/>
                <wp:positionH relativeFrom="column">
                  <wp:posOffset>4459701</wp:posOffset>
                </wp:positionH>
                <wp:positionV relativeFrom="paragraph">
                  <wp:posOffset>1408478</wp:posOffset>
                </wp:positionV>
                <wp:extent cx="1264561" cy="266700"/>
                <wp:effectExtent l="0" t="0" r="12065" b="19050"/>
                <wp:wrapNone/>
                <wp:docPr id="259"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561" cy="2667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1C3AE2" id="AutoShape 2477" o:spid="_x0000_s1026" style="position:absolute;margin-left:351.15pt;margin-top:110.9pt;width:99.55pt;height:21pt;z-index:2532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" filled="f" strokecolor="red" strokeweight="1.5pt">
                <v:shadow color="#868686"/>
              </v:roundrect>
            </w:pict>
          </mc:Fallback>
        </mc:AlternateContent>
      </w:r>
      <w:r>
        <w:rPr>
          <w:noProof/>
        </w:rPr>
        <w:drawing>
          <wp:inline distT="0" distB="0" distL="0" distR="0" wp14:anchorId="155F4C7C" wp14:editId="50AA18D7">
            <wp:extent cx="7278539" cy="3925019"/>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286731" cy="3929437"/>
                    </a:xfrm>
                    <a:prstGeom prst="rect">
                      <a:avLst/>
                    </a:prstGeom>
                  </pic:spPr>
                </pic:pic>
              </a:graphicData>
            </a:graphic>
          </wp:inline>
        </w:drawing>
      </w:r>
    </w:p>
    <w:p w14:paraId="235F18A7" w14:textId="77777777" w:rsidR="00DA6AE0" w:rsidRDefault="00DA6AE0" w:rsidP="002832DA">
      <w:pPr>
        <w:rPr>
          <w:rFonts w:ascii="Arial" w:hAnsi="Arial" w:cs="Arial"/>
          <w:b/>
          <w:lang w:val="en-GB"/>
        </w:rPr>
      </w:pPr>
    </w:p>
    <w:p w14:paraId="12417C90" w14:textId="77777777" w:rsidR="00EC42B8" w:rsidRDefault="00EC42B8" w:rsidP="002832DA">
      <w:pPr>
        <w:rPr>
          <w:rFonts w:ascii="Arial" w:hAnsi="Arial" w:cs="Arial"/>
          <w:b/>
          <w:lang w:val="en-GB"/>
        </w:rPr>
      </w:pPr>
    </w:p>
    <w:p w14:paraId="75545522" w14:textId="77777777" w:rsidR="00C91A13" w:rsidRPr="000A0F35" w:rsidRDefault="00C91A13" w:rsidP="00C91A13">
      <w:pPr>
        <w:ind w:left="720" w:hanging="720"/>
        <w:jc w:val="both"/>
        <w:rPr>
          <w:rFonts w:ascii="Arial" w:hAnsi="Arial" w:cs="Arial"/>
          <w:color w:val="000000"/>
          <w:lang w:val="en-US"/>
        </w:rPr>
      </w:pPr>
      <w:r>
        <w:rPr>
          <w:rFonts w:ascii="Arial" w:hAnsi="Arial" w:cs="Arial"/>
          <w:lang w:val="en-GB"/>
        </w:rPr>
        <w:t>R</w:t>
      </w:r>
      <w:r w:rsidRPr="000A0F35">
        <w:rPr>
          <w:rFonts w:ascii="Arial" w:hAnsi="Arial" w:cs="Arial"/>
          <w:lang w:val="en-GB"/>
        </w:rPr>
        <w:t>efer to the SOPs/Generic Help File for POP requirements.</w:t>
      </w:r>
    </w:p>
    <w:p w14:paraId="3F52FBBA" w14:textId="77777777" w:rsidR="00DA6AE0" w:rsidRDefault="00DA6AE0" w:rsidP="002832DA">
      <w:pPr>
        <w:rPr>
          <w:rFonts w:ascii="Arial" w:hAnsi="Arial" w:cs="Arial"/>
          <w:b/>
          <w:lang w:val="en-GB"/>
        </w:rPr>
      </w:pPr>
    </w:p>
    <w:p w14:paraId="6D8FEA81" w14:textId="77777777" w:rsidR="00BB5943" w:rsidRDefault="00BB5943" w:rsidP="002832DA">
      <w:pPr>
        <w:rPr>
          <w:rFonts w:ascii="Arial" w:hAnsi="Arial" w:cs="Arial"/>
          <w:b/>
          <w:lang w:val="en-GB"/>
        </w:rPr>
      </w:pPr>
    </w:p>
    <w:p w14:paraId="45245232" w14:textId="77777777" w:rsidR="00BB5943" w:rsidRDefault="00BB5943" w:rsidP="002832DA">
      <w:pPr>
        <w:rPr>
          <w:rFonts w:ascii="Arial" w:hAnsi="Arial" w:cs="Arial"/>
          <w:b/>
          <w:lang w:val="en-GB"/>
        </w:rPr>
      </w:pPr>
    </w:p>
    <w:p w14:paraId="1D722168" w14:textId="77777777" w:rsidR="00BB5943" w:rsidRDefault="00BB5943" w:rsidP="002832DA">
      <w:pPr>
        <w:rPr>
          <w:rFonts w:ascii="Arial" w:hAnsi="Arial" w:cs="Arial"/>
          <w:b/>
          <w:lang w:val="en-GB"/>
        </w:rPr>
      </w:pPr>
    </w:p>
    <w:p w14:paraId="3E785312" w14:textId="131612BA" w:rsidR="002E498D" w:rsidRDefault="002E498D">
      <w:pPr>
        <w:overflowPunct/>
        <w:autoSpaceDE/>
        <w:autoSpaceDN/>
        <w:adjustRightInd/>
        <w:textAlignment w:val="auto"/>
        <w:rPr>
          <w:rFonts w:ascii="Arial" w:hAnsi="Arial" w:cs="Arial"/>
          <w:b/>
          <w:lang w:val="en-GB"/>
        </w:rPr>
      </w:pPr>
      <w:r>
        <w:rPr>
          <w:rFonts w:ascii="Arial" w:hAnsi="Arial" w:cs="Arial"/>
          <w:b/>
          <w:lang w:val="en-GB"/>
        </w:rPr>
        <w:br w:type="page"/>
      </w:r>
    </w:p>
    <w:p w14:paraId="2917AD89" w14:textId="2C99432B" w:rsidR="00220069" w:rsidRPr="00837E05" w:rsidRDefault="00837E05" w:rsidP="002E498D">
      <w:pPr>
        <w:overflowPunct/>
        <w:autoSpaceDE/>
        <w:autoSpaceDN/>
        <w:adjustRightInd/>
        <w:textAlignment w:val="auto"/>
        <w:rPr>
          <w:rFonts w:ascii="Arial" w:hAnsi="Arial" w:cs="Arial"/>
          <w:b/>
          <w:lang w:val="en-GB"/>
        </w:rPr>
      </w:pPr>
      <w:bookmarkStart w:id="34" w:name="pricing"/>
      <w:r w:rsidRPr="00837E05">
        <w:rPr>
          <w:rFonts w:ascii="Arial" w:hAnsi="Arial" w:cs="Arial"/>
          <w:b/>
          <w:sz w:val="22"/>
          <w:szCs w:val="22"/>
          <w:lang w:val="en-GB"/>
        </w:rPr>
        <w:lastRenderedPageBreak/>
        <w:t>5.</w:t>
      </w:r>
      <w:r w:rsidRPr="00837E05">
        <w:rPr>
          <w:rFonts w:ascii="Arial" w:hAnsi="Arial" w:cs="Arial"/>
          <w:b/>
          <w:sz w:val="22"/>
          <w:szCs w:val="22"/>
          <w:lang w:val="en-GB"/>
        </w:rPr>
        <w:tab/>
      </w:r>
      <w:r w:rsidR="00220069" w:rsidRPr="00837E05">
        <w:rPr>
          <w:rFonts w:ascii="Arial" w:hAnsi="Arial" w:cs="Arial"/>
          <w:b/>
          <w:sz w:val="22"/>
          <w:szCs w:val="22"/>
          <w:u w:val="single"/>
          <w:lang w:val="en-GB"/>
        </w:rPr>
        <w:t>Deduction Type:  Pricing</w:t>
      </w:r>
      <w:bookmarkEnd w:id="34"/>
    </w:p>
    <w:p w14:paraId="0C692C00" w14:textId="77777777" w:rsidR="00220069" w:rsidRDefault="00220069" w:rsidP="00220069">
      <w:pPr>
        <w:rPr>
          <w:rFonts w:ascii="Arial" w:hAnsi="Arial" w:cs="Arial"/>
          <w:b/>
          <w:lang w:val="en-GB"/>
        </w:rPr>
      </w:pPr>
    </w:p>
    <w:p w14:paraId="39C9BD90" w14:textId="77777777" w:rsidR="00220069" w:rsidRDefault="00220069" w:rsidP="00220069">
      <w:pPr>
        <w:ind w:left="720"/>
        <w:rPr>
          <w:rFonts w:ascii="Arial" w:hAnsi="Arial" w:cs="Arial"/>
          <w:lang w:val="en-GB"/>
        </w:rPr>
      </w:pPr>
      <w:r>
        <w:rPr>
          <w:rFonts w:ascii="Arial" w:hAnsi="Arial" w:cs="Arial"/>
          <w:lang w:val="en-GB"/>
        </w:rPr>
        <w:t>A pricing deduction occurs when the customer</w:t>
      </w:r>
      <w:r w:rsidR="00E06C6B">
        <w:rPr>
          <w:rFonts w:ascii="Arial" w:hAnsi="Arial" w:cs="Arial"/>
          <w:lang w:val="en-GB"/>
        </w:rPr>
        <w:t>’</w:t>
      </w:r>
      <w:r>
        <w:rPr>
          <w:rFonts w:ascii="Arial" w:hAnsi="Arial" w:cs="Arial"/>
          <w:lang w:val="en-GB"/>
        </w:rPr>
        <w:t>s requested price on the original purchase order differs from the client</w:t>
      </w:r>
      <w:r w:rsidR="00E06C6B">
        <w:rPr>
          <w:rFonts w:ascii="Arial" w:hAnsi="Arial" w:cs="Arial"/>
          <w:lang w:val="en-GB"/>
        </w:rPr>
        <w:t>’</w:t>
      </w:r>
      <w:r>
        <w:rPr>
          <w:rFonts w:ascii="Arial" w:hAnsi="Arial" w:cs="Arial"/>
          <w:lang w:val="en-GB"/>
        </w:rPr>
        <w:t>s invoice.</w:t>
      </w:r>
    </w:p>
    <w:p w14:paraId="0B7A14AF" w14:textId="77777777" w:rsidR="00220069" w:rsidRPr="008C4A70" w:rsidRDefault="00220069" w:rsidP="00220069">
      <w:pPr>
        <w:ind w:left="720"/>
        <w:rPr>
          <w:rFonts w:ascii="Arial" w:hAnsi="Arial" w:cs="Arial"/>
          <w:lang w:val="en-GB"/>
        </w:rPr>
      </w:pPr>
    </w:p>
    <w:p w14:paraId="6578291B" w14:textId="77777777" w:rsidR="00220069" w:rsidRPr="008C4A70" w:rsidRDefault="00220069" w:rsidP="00220069">
      <w:pPr>
        <w:ind w:left="720"/>
        <w:rPr>
          <w:rFonts w:ascii="Arial" w:hAnsi="Arial" w:cs="Arial"/>
          <w:u w:val="single"/>
          <w:lang w:val="en-GB"/>
        </w:rPr>
      </w:pPr>
      <w:r w:rsidRPr="008C4A70">
        <w:rPr>
          <w:rFonts w:ascii="Arial" w:hAnsi="Arial" w:cs="Arial"/>
          <w:u w:val="single"/>
          <w:lang w:val="en-GB"/>
        </w:rPr>
        <w:t xml:space="preserve">Documents required </w:t>
      </w:r>
      <w:r>
        <w:rPr>
          <w:rFonts w:ascii="Arial" w:hAnsi="Arial" w:cs="Arial"/>
          <w:u w:val="single"/>
          <w:lang w:val="en-GB"/>
        </w:rPr>
        <w:t>for validating a Pricing claim:</w:t>
      </w:r>
    </w:p>
    <w:p w14:paraId="4DCDDF1A" w14:textId="77777777" w:rsidR="00220069" w:rsidRDefault="00220069" w:rsidP="00220069">
      <w:pPr>
        <w:ind w:left="720"/>
        <w:rPr>
          <w:rFonts w:ascii="Arial" w:hAnsi="Arial" w:cs="Arial"/>
          <w:sz w:val="22"/>
          <w:szCs w:val="22"/>
          <w:lang w:val="en-GB"/>
        </w:rPr>
      </w:pPr>
      <w:r>
        <w:rPr>
          <w:rFonts w:ascii="Arial" w:hAnsi="Arial" w:cs="Arial"/>
          <w:sz w:val="22"/>
          <w:szCs w:val="22"/>
          <w:lang w:val="en-GB"/>
        </w:rPr>
        <w:tab/>
      </w:r>
    </w:p>
    <w:tbl>
      <w:tblPr>
        <w:tblW w:w="9983" w:type="dxa"/>
        <w:tblInd w:w="828" w:type="dxa"/>
        <w:tblLook w:val="04A0" w:firstRow="1" w:lastRow="0" w:firstColumn="1" w:lastColumn="0" w:noHBand="0" w:noVBand="1"/>
      </w:tblPr>
      <w:tblGrid>
        <w:gridCol w:w="2756"/>
        <w:gridCol w:w="5480"/>
        <w:gridCol w:w="1747"/>
      </w:tblGrid>
      <w:tr w:rsidR="00220069" w:rsidRPr="00985C7B" w14:paraId="3B2AF5B3" w14:textId="77777777" w:rsidTr="004A2862">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6DF4D0AB" w14:textId="77777777" w:rsidR="00220069" w:rsidRPr="00985C7B" w:rsidRDefault="00220069" w:rsidP="004A2862">
            <w:pPr>
              <w:overflowPunct/>
              <w:autoSpaceDE/>
              <w:autoSpaceDN/>
              <w:adjustRightInd/>
              <w:textAlignment w:val="auto"/>
              <w:rPr>
                <w:rFonts w:ascii="Arial" w:hAnsi="Arial" w:cs="Arial"/>
                <w:b/>
                <w:color w:val="000000"/>
                <w:lang w:val="en-US"/>
              </w:rPr>
            </w:pPr>
            <w:r w:rsidRPr="00985C7B">
              <w:rPr>
                <w:rFonts w:ascii="Arial" w:hAnsi="Arial" w:cs="Arial"/>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63F6235C" w14:textId="77777777" w:rsidR="00220069" w:rsidRPr="00985C7B" w:rsidRDefault="00220069" w:rsidP="004A2862">
            <w:pPr>
              <w:overflowPunct/>
              <w:autoSpaceDE/>
              <w:autoSpaceDN/>
              <w:adjustRightInd/>
              <w:textAlignment w:val="auto"/>
              <w:rPr>
                <w:rFonts w:ascii="Arial" w:hAnsi="Arial" w:cs="Arial"/>
                <w:b/>
                <w:color w:val="000000"/>
                <w:lang w:val="en-US"/>
              </w:rPr>
            </w:pPr>
            <w:r w:rsidRPr="00985C7B">
              <w:rPr>
                <w:rFonts w:ascii="Arial" w:hAnsi="Arial" w:cs="Arial"/>
                <w:b/>
                <w:color w:val="000000"/>
                <w:lang w:val="en-US"/>
              </w:rPr>
              <w:t>Source of the Document</w:t>
            </w:r>
          </w:p>
        </w:tc>
        <w:tc>
          <w:tcPr>
            <w:tcW w:w="1747" w:type="dxa"/>
            <w:tcBorders>
              <w:top w:val="single" w:sz="4" w:space="0" w:color="auto"/>
              <w:left w:val="nil"/>
              <w:bottom w:val="single" w:sz="4" w:space="0" w:color="auto"/>
              <w:right w:val="single" w:sz="4" w:space="0" w:color="auto"/>
            </w:tcBorders>
          </w:tcPr>
          <w:p w14:paraId="74B76858" w14:textId="77777777" w:rsidR="00220069" w:rsidRPr="00985C7B" w:rsidRDefault="00220069" w:rsidP="004A2862">
            <w:pPr>
              <w:overflowPunct/>
              <w:autoSpaceDE/>
              <w:autoSpaceDN/>
              <w:adjustRightInd/>
              <w:jc w:val="center"/>
              <w:textAlignment w:val="auto"/>
              <w:rPr>
                <w:rFonts w:ascii="Arial" w:hAnsi="Arial" w:cs="Arial"/>
                <w:b/>
                <w:color w:val="000000"/>
                <w:lang w:val="en-US"/>
              </w:rPr>
            </w:pPr>
            <w:r>
              <w:rPr>
                <w:rFonts w:ascii="Arial" w:hAnsi="Arial" w:cs="Arial"/>
                <w:b/>
                <w:color w:val="000000"/>
                <w:lang w:val="en-US"/>
              </w:rPr>
              <w:t>Action by Accenture</w:t>
            </w:r>
          </w:p>
        </w:tc>
      </w:tr>
      <w:tr w:rsidR="00220069" w:rsidRPr="00985C7B" w14:paraId="1FA53B98" w14:textId="77777777" w:rsidTr="004A2862">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7A20A612" w14:textId="77777777" w:rsidR="00220069" w:rsidRPr="00985C7B" w:rsidRDefault="00220069" w:rsidP="004A2862">
            <w:pPr>
              <w:overflowPunct/>
              <w:autoSpaceDE/>
              <w:autoSpaceDN/>
              <w:adjustRightInd/>
              <w:textAlignment w:val="auto"/>
              <w:rPr>
                <w:rFonts w:ascii="Arial" w:hAnsi="Arial" w:cs="Arial"/>
                <w:color w:val="000000"/>
                <w:lang w:val="en-US"/>
              </w:rPr>
            </w:pPr>
            <w:r w:rsidRPr="00985C7B">
              <w:rPr>
                <w:rFonts w:ascii="Arial" w:hAnsi="Arial" w:cs="Arial"/>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518FFCC5" w14:textId="77777777" w:rsidR="00220069" w:rsidRPr="00985C7B" w:rsidRDefault="00EF5E17" w:rsidP="004A2862">
            <w:pPr>
              <w:overflowPunct/>
              <w:autoSpaceDE/>
              <w:autoSpaceDN/>
              <w:adjustRightInd/>
              <w:textAlignment w:val="auto"/>
              <w:rPr>
                <w:rFonts w:ascii="Arial" w:hAnsi="Arial" w:cs="Arial"/>
                <w:color w:val="000000"/>
                <w:lang w:val="en-US"/>
              </w:rPr>
            </w:pPr>
            <w:r w:rsidRPr="00EF5E17">
              <w:rPr>
                <w:rFonts w:ascii="Arial" w:hAnsi="Arial" w:cs="Arial"/>
                <w:szCs w:val="22"/>
                <w:lang w:val="en-GB"/>
              </w:rPr>
              <w:t>ACOSTA Relay</w:t>
            </w:r>
            <w:r>
              <w:rPr>
                <w:rFonts w:ascii="Arial" w:hAnsi="Arial" w:cs="Arial"/>
                <w:szCs w:val="22"/>
                <w:lang w:val="en-GB"/>
              </w:rPr>
              <w:t xml:space="preserve"> </w:t>
            </w:r>
            <w:r w:rsidR="00220069" w:rsidRPr="00985C7B">
              <w:rPr>
                <w:rFonts w:ascii="Arial" w:hAnsi="Arial" w:cs="Arial"/>
                <w:color w:val="000000"/>
                <w:lang w:val="en-US"/>
              </w:rPr>
              <w:t>– search for the invoice under Backup Documentation</w:t>
            </w:r>
            <w:r w:rsidR="00220069">
              <w:rPr>
                <w:rFonts w:ascii="Arial" w:hAnsi="Arial" w:cs="Arial"/>
                <w:color w:val="000000"/>
                <w:lang w:val="en-US"/>
              </w:rPr>
              <w:t>, document type 2.</w:t>
            </w:r>
          </w:p>
        </w:tc>
        <w:tc>
          <w:tcPr>
            <w:tcW w:w="1747" w:type="dxa"/>
            <w:vMerge w:val="restart"/>
            <w:tcBorders>
              <w:top w:val="single" w:sz="4" w:space="0" w:color="auto"/>
              <w:left w:val="nil"/>
              <w:bottom w:val="single" w:sz="4" w:space="0" w:color="auto"/>
              <w:right w:val="single" w:sz="4" w:space="0" w:color="auto"/>
            </w:tcBorders>
            <w:vAlign w:val="center"/>
          </w:tcPr>
          <w:p w14:paraId="1BE0F1B4" w14:textId="77777777" w:rsidR="00220069" w:rsidRPr="00985C7B" w:rsidRDefault="00220069" w:rsidP="0060666D">
            <w:pPr>
              <w:overflowPunct/>
              <w:autoSpaceDE/>
              <w:autoSpaceDN/>
              <w:adjustRightInd/>
              <w:textAlignment w:val="auto"/>
              <w:rPr>
                <w:rFonts w:ascii="Arial" w:hAnsi="Arial" w:cs="Arial"/>
                <w:color w:val="000000"/>
                <w:lang w:val="en-US"/>
              </w:rPr>
            </w:pPr>
            <w:r>
              <w:rPr>
                <w:rFonts w:ascii="Arial" w:hAnsi="Arial" w:cs="Arial"/>
                <w:color w:val="000000"/>
                <w:lang w:val="en-US"/>
              </w:rPr>
              <w:t>Step the claim to Acosta for research</w:t>
            </w:r>
            <w:r w:rsidR="0060666D">
              <w:rPr>
                <w:rFonts w:ascii="Arial" w:hAnsi="Arial" w:cs="Arial"/>
                <w:color w:val="000000"/>
                <w:lang w:val="en-US"/>
              </w:rPr>
              <w:t>.</w:t>
            </w:r>
          </w:p>
        </w:tc>
      </w:tr>
      <w:tr w:rsidR="00220069" w:rsidRPr="00985C7B" w14:paraId="03B4386E" w14:textId="77777777" w:rsidTr="004A2862">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20EBE859" w14:textId="77777777" w:rsidR="00220069" w:rsidRPr="00985C7B" w:rsidRDefault="00220069" w:rsidP="004A2862">
            <w:pPr>
              <w:overflowPunct/>
              <w:autoSpaceDE/>
              <w:autoSpaceDN/>
              <w:adjustRightInd/>
              <w:textAlignment w:val="auto"/>
              <w:rPr>
                <w:rFonts w:ascii="Arial" w:hAnsi="Arial" w:cs="Arial"/>
                <w:color w:val="000000"/>
                <w:lang w:val="en-US"/>
              </w:rPr>
            </w:pPr>
            <w:r>
              <w:rPr>
                <w:rFonts w:ascii="Arial" w:hAnsi="Arial" w:cs="Arial"/>
                <w:color w:val="000000"/>
                <w:lang w:val="en-US"/>
              </w:rPr>
              <w:t>Order Invoice or Client Order Invoice</w:t>
            </w:r>
          </w:p>
        </w:tc>
        <w:tc>
          <w:tcPr>
            <w:tcW w:w="5480" w:type="dxa"/>
            <w:tcBorders>
              <w:top w:val="nil"/>
              <w:left w:val="nil"/>
              <w:bottom w:val="single" w:sz="4" w:space="0" w:color="auto"/>
              <w:right w:val="single" w:sz="4" w:space="0" w:color="auto"/>
            </w:tcBorders>
            <w:noWrap/>
            <w:vAlign w:val="center"/>
            <w:hideMark/>
          </w:tcPr>
          <w:p w14:paraId="153D65AB" w14:textId="77777777" w:rsidR="00220069" w:rsidRPr="00985C7B" w:rsidRDefault="00EF5E17" w:rsidP="004A2862">
            <w:pPr>
              <w:overflowPunct/>
              <w:autoSpaceDE/>
              <w:autoSpaceDN/>
              <w:adjustRightInd/>
              <w:textAlignment w:val="auto"/>
              <w:rPr>
                <w:rFonts w:ascii="Arial" w:hAnsi="Arial" w:cs="Arial"/>
                <w:color w:val="000000"/>
                <w:lang w:val="en-US"/>
              </w:rPr>
            </w:pPr>
            <w:r w:rsidRPr="00EF5E17">
              <w:rPr>
                <w:rFonts w:ascii="Arial" w:hAnsi="Arial" w:cs="Arial"/>
                <w:szCs w:val="22"/>
                <w:lang w:val="en-GB"/>
              </w:rPr>
              <w:t>ACOSTA Relay</w:t>
            </w:r>
            <w:r>
              <w:rPr>
                <w:rFonts w:ascii="Arial" w:hAnsi="Arial" w:cs="Arial"/>
                <w:szCs w:val="22"/>
                <w:lang w:val="en-GB"/>
              </w:rPr>
              <w:t xml:space="preserve"> </w:t>
            </w:r>
            <w:r w:rsidR="00220069" w:rsidRPr="00985C7B">
              <w:rPr>
                <w:rFonts w:ascii="Arial" w:hAnsi="Arial" w:cs="Arial"/>
                <w:color w:val="000000"/>
                <w:lang w:val="en-US"/>
              </w:rPr>
              <w:t xml:space="preserve">– search for this document within the </w:t>
            </w:r>
            <w:r w:rsidR="00220069">
              <w:rPr>
                <w:rFonts w:ascii="Arial" w:hAnsi="Arial" w:cs="Arial"/>
                <w:color w:val="000000"/>
                <w:lang w:val="en-US"/>
              </w:rPr>
              <w:t>Order/Invoice/PO search.</w:t>
            </w:r>
          </w:p>
        </w:tc>
        <w:tc>
          <w:tcPr>
            <w:tcW w:w="1747" w:type="dxa"/>
            <w:vMerge/>
            <w:tcBorders>
              <w:top w:val="single" w:sz="4" w:space="0" w:color="auto"/>
              <w:left w:val="nil"/>
              <w:bottom w:val="single" w:sz="4" w:space="0" w:color="auto"/>
              <w:right w:val="single" w:sz="4" w:space="0" w:color="auto"/>
            </w:tcBorders>
          </w:tcPr>
          <w:p w14:paraId="6F720199" w14:textId="77777777" w:rsidR="00220069" w:rsidRPr="00985C7B" w:rsidRDefault="00220069" w:rsidP="004A2862">
            <w:pPr>
              <w:overflowPunct/>
              <w:autoSpaceDE/>
              <w:autoSpaceDN/>
              <w:adjustRightInd/>
              <w:textAlignment w:val="auto"/>
              <w:rPr>
                <w:rFonts w:ascii="Arial" w:hAnsi="Arial" w:cs="Arial"/>
                <w:color w:val="000000"/>
                <w:lang w:val="en-US"/>
              </w:rPr>
            </w:pPr>
          </w:p>
        </w:tc>
      </w:tr>
    </w:tbl>
    <w:p w14:paraId="33E59287" w14:textId="77777777" w:rsidR="00220069" w:rsidRDefault="00220069" w:rsidP="00220069">
      <w:pPr>
        <w:rPr>
          <w:rFonts w:ascii="Arial" w:hAnsi="Arial" w:cs="Arial"/>
          <w:sz w:val="22"/>
          <w:szCs w:val="22"/>
          <w:lang w:val="en-GB"/>
        </w:rPr>
      </w:pPr>
    </w:p>
    <w:p w14:paraId="533273BF" w14:textId="74F5A736" w:rsidR="00C91A13" w:rsidRDefault="00220069" w:rsidP="002E498D">
      <w:pPr>
        <w:ind w:left="720" w:hanging="720"/>
        <w:rPr>
          <w:rFonts w:ascii="Arial" w:hAnsi="Arial" w:cs="Arial"/>
          <w:b/>
          <w:lang w:val="en-GB"/>
        </w:rPr>
      </w:pPr>
      <w:r>
        <w:rPr>
          <w:rFonts w:ascii="Arial" w:hAnsi="Arial" w:cs="Arial"/>
          <w:b/>
          <w:lang w:val="en-GB"/>
        </w:rPr>
        <w:t>5</w:t>
      </w:r>
      <w:r w:rsidRPr="00600DC7">
        <w:rPr>
          <w:rFonts w:ascii="Arial" w:hAnsi="Arial" w:cs="Arial"/>
          <w:b/>
          <w:lang w:val="en-GB"/>
        </w:rPr>
        <w:t xml:space="preserve">.1 </w:t>
      </w:r>
      <w:r w:rsidRPr="00600DC7">
        <w:rPr>
          <w:rFonts w:ascii="Arial" w:hAnsi="Arial" w:cs="Arial"/>
          <w:b/>
          <w:lang w:val="en-GB"/>
        </w:rPr>
        <w:tab/>
        <w:t>Customer Invoice</w:t>
      </w:r>
      <w:r>
        <w:rPr>
          <w:rFonts w:ascii="Arial" w:hAnsi="Arial" w:cs="Arial"/>
          <w:b/>
          <w:lang w:val="en-GB"/>
        </w:rPr>
        <w:t xml:space="preserve"> for Pricing</w:t>
      </w:r>
      <w:r w:rsidRPr="00600DC7">
        <w:rPr>
          <w:rFonts w:ascii="Arial" w:hAnsi="Arial" w:cs="Arial"/>
          <w:b/>
          <w:lang w:val="en-GB"/>
        </w:rPr>
        <w:t>:</w:t>
      </w:r>
      <w:r w:rsidR="004F2CFE">
        <w:rPr>
          <w:rFonts w:ascii="Arial" w:hAnsi="Arial" w:cs="Arial"/>
          <w:b/>
          <w:lang w:val="en-GB"/>
        </w:rPr>
        <w:t xml:space="preserve"> </w:t>
      </w:r>
    </w:p>
    <w:p w14:paraId="0F1CB03E" w14:textId="5AA1E41B" w:rsidR="002E498D" w:rsidRDefault="002E498D" w:rsidP="002E498D">
      <w:pPr>
        <w:ind w:left="720" w:hanging="720"/>
        <w:rPr>
          <w:rFonts w:ascii="Arial" w:hAnsi="Arial" w:cs="Arial"/>
          <w:b/>
          <w:lang w:val="en-GB"/>
        </w:rPr>
      </w:pPr>
    </w:p>
    <w:p w14:paraId="1A1B076C" w14:textId="5258D6DC" w:rsidR="00DD6DC7" w:rsidRDefault="00DD6DC7">
      <w:pPr>
        <w:overflowPunct/>
        <w:autoSpaceDE/>
        <w:autoSpaceDN/>
        <w:adjustRightInd/>
        <w:textAlignment w:val="auto"/>
        <w:rPr>
          <w:rFonts w:ascii="Arial" w:hAnsi="Arial" w:cs="Arial"/>
          <w:color w:val="000000"/>
          <w:lang w:val="en-US"/>
        </w:rPr>
      </w:pPr>
    </w:p>
    <w:p w14:paraId="3537A4E4" w14:textId="0613E816" w:rsidR="00DD6DC7" w:rsidRPr="00DD6DC7" w:rsidRDefault="00DD6DC7" w:rsidP="009C7FD1">
      <w:pPr>
        <w:pStyle w:val="ListParagraph"/>
        <w:ind w:left="360"/>
        <w:rPr>
          <w:rFonts w:ascii="Arial" w:hAnsi="Arial" w:cs="Arial"/>
          <w:color w:val="000000"/>
          <w:lang w:val="en-GB"/>
        </w:rPr>
      </w:pPr>
      <w:r>
        <w:rPr>
          <w:rFonts w:ascii="Arial" w:hAnsi="Arial" w:cs="Arial"/>
          <w:b/>
          <w:lang w:val="en-GB"/>
        </w:rPr>
        <w:t xml:space="preserve">The PO-related invoices are an Excel file.  The below example is show only sections of the invoice, based on what is needed to confirm/validate a pricing claim.  The entire invoice must be reviewed for </w:t>
      </w:r>
      <w:r w:rsidR="009C7FD1">
        <w:rPr>
          <w:rFonts w:ascii="Arial" w:hAnsi="Arial" w:cs="Arial"/>
          <w:b/>
          <w:lang w:val="en-GB"/>
        </w:rPr>
        <w:t>any possible PO-related issue.</w:t>
      </w:r>
    </w:p>
    <w:p w14:paraId="13ED86D7" w14:textId="7414FB8B" w:rsidR="002E498D" w:rsidRDefault="009C7FD1">
      <w:pPr>
        <w:overflowPunct/>
        <w:autoSpaceDE/>
        <w:autoSpaceDN/>
        <w:adjustRightInd/>
        <w:textAlignment w:val="auto"/>
        <w:rPr>
          <w:rFonts w:ascii="Arial" w:hAnsi="Arial" w:cs="Arial"/>
          <w:color w:val="000000"/>
          <w:lang w:val="en-US"/>
        </w:rPr>
      </w:pPr>
      <w:r w:rsidRPr="00DD6DC7">
        <w:rPr>
          <w:rFonts w:ascii="Arial" w:hAnsi="Arial" w:cs="Arial"/>
          <w:noProof/>
          <w:color w:val="000000"/>
          <w:lang w:val="en-US"/>
        </w:rPr>
        <mc:AlternateContent>
          <mc:Choice Requires="wps">
            <w:drawing>
              <wp:anchor distT="0" distB="0" distL="114300" distR="114300" simplePos="0" relativeHeight="253495808" behindDoc="0" locked="0" layoutInCell="1" allowOverlap="1" wp14:anchorId="31C09A48" wp14:editId="401585C5">
                <wp:simplePos x="0" y="0"/>
                <wp:positionH relativeFrom="column">
                  <wp:posOffset>-54864</wp:posOffset>
                </wp:positionH>
                <wp:positionV relativeFrom="paragraph">
                  <wp:posOffset>1329335</wp:posOffset>
                </wp:positionV>
                <wp:extent cx="2466975" cy="629108"/>
                <wp:effectExtent l="0" t="0" r="28575" b="19050"/>
                <wp:wrapNone/>
                <wp:docPr id="644"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6975" cy="629108"/>
                        </a:xfrm>
                        <a:prstGeom prst="rect">
                          <a:avLst/>
                        </a:prstGeom>
                        <a:solidFill>
                          <a:schemeClr val="tx2">
                            <a:lumMod val="40000"/>
                            <a:lumOff val="60000"/>
                          </a:schemeClr>
                        </a:solidFill>
                        <a:ln w="19050">
                          <a:solidFill>
                            <a:srgbClr val="000000"/>
                          </a:solidFill>
                          <a:miter lim="800000"/>
                          <a:headEnd/>
                          <a:tailEnd/>
                        </a:ln>
                      </wps:spPr>
                      <wps:txbx>
                        <w:txbxContent>
                          <w:p w14:paraId="7AA38892" w14:textId="72962B7D" w:rsidR="00393F33" w:rsidRPr="00713AB8" w:rsidRDefault="00393F33" w:rsidP="00DD6DC7">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If there is an ITEM_QTY_VARIANCE identified, it’s possible a portion of the claim balance may be for shortage.  Refer to the shortage example.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C09A48" id="_x0000_s1121" type="#_x0000_t202" style="position:absolute;margin-left:-4.3pt;margin-top:104.65pt;width:194.25pt;height:49.55pt;z-index:2534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" fillcolor="#8db3e2 [1311]" strokeweight="1.5pt">
                <v:textbox>
                  <w:txbxContent>
                    <w:p w14:paraId="7AA38892" w14:textId="72962B7D" w:rsidR="00393F33" w:rsidRPr="00713AB8" w:rsidRDefault="00393F33" w:rsidP="00DD6DC7">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If there is an ITEM_QTY_VARIANCE identified, it’s possible a portion of the claim balance may be for shortage.  Refer to the shortage example.  </w:t>
                      </w:r>
                    </w:p>
                  </w:txbxContent>
                </v:textbox>
              </v:shape>
            </w:pict>
          </mc:Fallback>
        </mc:AlternateContent>
      </w:r>
      <w:r w:rsidRPr="00DD6DC7">
        <w:rPr>
          <w:rFonts w:ascii="Arial" w:hAnsi="Arial" w:cs="Arial"/>
          <w:noProof/>
          <w:color w:val="000000"/>
          <w:lang w:val="en-US"/>
        </w:rPr>
        <mc:AlternateContent>
          <mc:Choice Requires="wps">
            <w:drawing>
              <wp:anchor distT="0" distB="0" distL="114300" distR="114300" simplePos="0" relativeHeight="253496832" behindDoc="0" locked="0" layoutInCell="1" allowOverlap="1" wp14:anchorId="1DB24021" wp14:editId="11DC5487">
                <wp:simplePos x="0" y="0"/>
                <wp:positionH relativeFrom="column">
                  <wp:posOffset>-159969</wp:posOffset>
                </wp:positionH>
                <wp:positionV relativeFrom="paragraph">
                  <wp:posOffset>936803</wp:posOffset>
                </wp:positionV>
                <wp:extent cx="351155" cy="359410"/>
                <wp:effectExtent l="0" t="0" r="10795" b="21590"/>
                <wp:wrapNone/>
                <wp:docPr id="645"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994E64" w14:textId="77777777" w:rsidR="00393F33" w:rsidRPr="003A3676" w:rsidRDefault="00393F33" w:rsidP="00DD6DC7">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B24021" id="_x0000_s1122" style="position:absolute;margin-left:-12.6pt;margin-top:73.75pt;width:27.65pt;height:28.3pt;z-index:2534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" fillcolor="#8db3e2 [1311]" strokecolor="yellow" strokeweight="1.5pt">
                <v:shadow color="#868686"/>
                <v:textbox>
                  <w:txbxContent>
                    <w:p w14:paraId="23994E64" w14:textId="77777777" w:rsidR="00393F33" w:rsidRPr="003A3676" w:rsidRDefault="00393F33" w:rsidP="00DD6DC7">
                      <w:pPr>
                        <w:jc w:val="center"/>
                        <w:rPr>
                          <w:rFonts w:ascii="Arial" w:hAnsi="Arial" w:cs="Arial"/>
                        </w:rPr>
                      </w:pPr>
                      <w:r w:rsidRPr="003A3676">
                        <w:rPr>
                          <w:rFonts w:ascii="Arial" w:hAnsi="Arial" w:cs="Arial"/>
                        </w:rPr>
                        <w:t>i</w:t>
                      </w:r>
                    </w:p>
                  </w:txbxContent>
                </v:textbox>
              </v:oval>
            </w:pict>
          </mc:Fallback>
        </mc:AlternateContent>
      </w:r>
      <w:r w:rsidRPr="00DD6DC7">
        <w:rPr>
          <w:rFonts w:ascii="Arial" w:hAnsi="Arial" w:cs="Arial"/>
          <w:noProof/>
          <w:color w:val="000000"/>
          <w:lang w:val="en-US"/>
        </w:rPr>
        <mc:AlternateContent>
          <mc:Choice Requires="wps">
            <w:drawing>
              <wp:anchor distT="0" distB="0" distL="114300" distR="114300" simplePos="0" relativeHeight="253493760" behindDoc="0" locked="0" layoutInCell="1" allowOverlap="1" wp14:anchorId="5EA0918A" wp14:editId="66C4D1EF">
                <wp:simplePos x="0" y="0"/>
                <wp:positionH relativeFrom="column">
                  <wp:posOffset>1730045</wp:posOffset>
                </wp:positionH>
                <wp:positionV relativeFrom="paragraph">
                  <wp:posOffset>839216</wp:posOffset>
                </wp:positionV>
                <wp:extent cx="321869" cy="504749"/>
                <wp:effectExtent l="38100" t="0" r="21590" b="48260"/>
                <wp:wrapNone/>
                <wp:docPr id="643"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1869" cy="50474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A7C4E40" id="_x0000_t32" coordsize="21600,21600" o:spt="32" o:oned="t" path="m,l21600,21600e" filled="f">
                <v:path arrowok="t" fillok="f" o:connecttype="none"/>
                <o:lock v:ext="edit" shapetype="t"/>
              </v:shapetype>
              <v:shape id="AutoShape 2478" o:spid="_x0000_s1026" type="#_x0000_t32" style="position:absolute;margin-left:136.2pt;margin-top:66.1pt;width:25.35pt;height:39.75pt;flip:x;z-index:2534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" strokeweight="1.5pt">
                <v:stroke endarrow="block"/>
                <v:shadow color="#868686"/>
              </v:shape>
            </w:pict>
          </mc:Fallback>
        </mc:AlternateContent>
      </w:r>
      <w:r>
        <w:rPr>
          <w:noProof/>
          <w:lang w:val="en-US"/>
        </w:rPr>
        <mc:AlternateContent>
          <mc:Choice Requires="wps">
            <w:drawing>
              <wp:anchor distT="0" distB="0" distL="114300" distR="114300" simplePos="0" relativeHeight="253491712" behindDoc="0" locked="0" layoutInCell="1" allowOverlap="1" wp14:anchorId="2A2A9D42" wp14:editId="27B6A48D">
                <wp:simplePos x="0" y="0"/>
                <wp:positionH relativeFrom="column">
                  <wp:posOffset>2059229</wp:posOffset>
                </wp:positionH>
                <wp:positionV relativeFrom="paragraph">
                  <wp:posOffset>685597</wp:posOffset>
                </wp:positionV>
                <wp:extent cx="1806854" cy="204292"/>
                <wp:effectExtent l="0" t="0" r="22225" b="24765"/>
                <wp:wrapNone/>
                <wp:docPr id="642"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6854" cy="204292"/>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A89954" id="AutoShape 2477" o:spid="_x0000_s1026" style="position:absolute;margin-left:162.15pt;margin-top:54pt;width:142.25pt;height:16.1pt;z-index:2534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" filled="f" strokecolor="red" strokeweight="1.5pt">
                <v:shadow color="#868686"/>
              </v:roundrect>
            </w:pict>
          </mc:Fallback>
        </mc:AlternateContent>
      </w:r>
      <w:r w:rsidR="00DD6DC7" w:rsidRPr="00DD6DC7">
        <w:rPr>
          <w:rFonts w:ascii="Arial" w:hAnsi="Arial" w:cs="Arial"/>
          <w:noProof/>
          <w:color w:val="000000"/>
          <w:lang w:val="en-US"/>
        </w:rPr>
        <mc:AlternateContent>
          <mc:Choice Requires="wps">
            <w:drawing>
              <wp:anchor distT="0" distB="0" distL="114300" distR="114300" simplePos="0" relativeHeight="253325824" behindDoc="0" locked="0" layoutInCell="1" allowOverlap="1" wp14:anchorId="4A634F51" wp14:editId="14F0291E">
                <wp:simplePos x="0" y="0"/>
                <wp:positionH relativeFrom="column">
                  <wp:posOffset>2165230</wp:posOffset>
                </wp:positionH>
                <wp:positionV relativeFrom="paragraph">
                  <wp:posOffset>2739007</wp:posOffset>
                </wp:positionV>
                <wp:extent cx="2467131" cy="793630"/>
                <wp:effectExtent l="0" t="0" r="28575" b="26035"/>
                <wp:wrapNone/>
                <wp:docPr id="320"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7131" cy="793630"/>
                        </a:xfrm>
                        <a:prstGeom prst="rect">
                          <a:avLst/>
                        </a:prstGeom>
                        <a:solidFill>
                          <a:schemeClr val="tx2">
                            <a:lumMod val="40000"/>
                            <a:lumOff val="60000"/>
                          </a:schemeClr>
                        </a:solidFill>
                        <a:ln w="19050">
                          <a:solidFill>
                            <a:srgbClr val="000000"/>
                          </a:solidFill>
                          <a:miter lim="800000"/>
                          <a:headEnd/>
                          <a:tailEnd/>
                        </a:ln>
                      </wps:spPr>
                      <wps:txbx>
                        <w:txbxContent>
                          <w:p w14:paraId="69D9DB5F" w14:textId="37449263" w:rsidR="00393F33" w:rsidRPr="00713AB8" w:rsidRDefault="00393F33" w:rsidP="00DD6DC7">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If the customer has an amount shown in the ITEM_COST_VARIANCE, they are deducting for pricing.  Calculate the difference times the ITEM_QTY_INVOICED to determine how much of the claim is for pricing.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634F51" id="_x0000_s1123" type="#_x0000_t202" style="position:absolute;margin-left:170.5pt;margin-top:215.65pt;width:194.25pt;height:62.5pt;z-index:2533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" fillcolor="#8db3e2 [1311]" strokeweight="1.5pt">
                <v:textbox>
                  <w:txbxContent>
                    <w:p w14:paraId="69D9DB5F" w14:textId="37449263" w:rsidR="00393F33" w:rsidRPr="00713AB8" w:rsidRDefault="00393F33" w:rsidP="00DD6DC7">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If the customer has an amount shown in the ITEM_COST_VARIANCE, they are deducting for pricing.  Calculate the difference times the ITEM_QTY_INVOICED to determine how much of the claim is for pricing.  </w:t>
                      </w:r>
                    </w:p>
                  </w:txbxContent>
                </v:textbox>
              </v:shape>
            </w:pict>
          </mc:Fallback>
        </mc:AlternateContent>
      </w:r>
      <w:r w:rsidR="00DD6DC7" w:rsidRPr="00DD6DC7">
        <w:rPr>
          <w:rFonts w:ascii="Arial" w:hAnsi="Arial" w:cs="Arial"/>
          <w:noProof/>
          <w:color w:val="000000"/>
          <w:lang w:val="en-US"/>
        </w:rPr>
        <mc:AlternateContent>
          <mc:Choice Requires="wps">
            <w:drawing>
              <wp:anchor distT="0" distB="0" distL="114300" distR="114300" simplePos="0" relativeHeight="253330944" behindDoc="0" locked="0" layoutInCell="1" allowOverlap="1" wp14:anchorId="6B454295" wp14:editId="5C6621DD">
                <wp:simplePos x="0" y="0"/>
                <wp:positionH relativeFrom="column">
                  <wp:posOffset>2667718</wp:posOffset>
                </wp:positionH>
                <wp:positionV relativeFrom="paragraph">
                  <wp:posOffset>2204169</wp:posOffset>
                </wp:positionV>
                <wp:extent cx="446417" cy="526091"/>
                <wp:effectExtent l="0" t="0" r="67945" b="64770"/>
                <wp:wrapNone/>
                <wp:docPr id="324"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6417" cy="52609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114FA1E" id="AutoShape 2478" o:spid="_x0000_s1026" type="#_x0000_t32" style="position:absolute;margin-left:210.05pt;margin-top:173.55pt;width:35.15pt;height:41.4pt;z-index:2533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" strokeweight="1.5pt">
                <v:stroke endarrow="block"/>
                <v:shadow color="#868686"/>
              </v:shape>
            </w:pict>
          </mc:Fallback>
        </mc:AlternateContent>
      </w:r>
      <w:r w:rsidR="00DD6DC7">
        <w:rPr>
          <w:noProof/>
          <w:lang w:val="en-US"/>
        </w:rPr>
        <mc:AlternateContent>
          <mc:Choice Requires="wps">
            <w:drawing>
              <wp:anchor distT="0" distB="0" distL="114300" distR="114300" simplePos="0" relativeHeight="253328896" behindDoc="0" locked="0" layoutInCell="1" allowOverlap="1" wp14:anchorId="41A06616" wp14:editId="552DFD71">
                <wp:simplePos x="0" y="0"/>
                <wp:positionH relativeFrom="column">
                  <wp:posOffset>2510287</wp:posOffset>
                </wp:positionH>
                <wp:positionV relativeFrom="paragraph">
                  <wp:posOffset>168335</wp:posOffset>
                </wp:positionV>
                <wp:extent cx="646981" cy="2018581"/>
                <wp:effectExtent l="0" t="0" r="20320" b="20320"/>
                <wp:wrapNone/>
                <wp:docPr id="323"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981" cy="2018581"/>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CCF47C" id="AutoShape 2477" o:spid="_x0000_s1026" style="position:absolute;margin-left:197.65pt;margin-top:13.25pt;width:50.95pt;height:158.95pt;z-index:2533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" filled="f" strokecolor="red" strokeweight="1.5pt">
                <v:shadow color="#868686"/>
              </v:roundrect>
            </w:pict>
          </mc:Fallback>
        </mc:AlternateContent>
      </w:r>
      <w:r w:rsidR="00DD6DC7" w:rsidRPr="00DD6DC7">
        <w:rPr>
          <w:rFonts w:ascii="Arial" w:hAnsi="Arial" w:cs="Arial"/>
          <w:noProof/>
          <w:color w:val="000000"/>
          <w:lang w:val="en-US"/>
        </w:rPr>
        <mc:AlternateContent>
          <mc:Choice Requires="wps">
            <w:drawing>
              <wp:anchor distT="0" distB="0" distL="114300" distR="114300" simplePos="0" relativeHeight="253324800" behindDoc="0" locked="0" layoutInCell="1" allowOverlap="1" wp14:anchorId="3808FD88" wp14:editId="572060BF">
                <wp:simplePos x="0" y="0"/>
                <wp:positionH relativeFrom="column">
                  <wp:posOffset>4317365</wp:posOffset>
                </wp:positionH>
                <wp:positionV relativeFrom="paragraph">
                  <wp:posOffset>2152650</wp:posOffset>
                </wp:positionV>
                <wp:extent cx="533400" cy="577850"/>
                <wp:effectExtent l="38100" t="0" r="19050" b="50800"/>
                <wp:wrapNone/>
                <wp:docPr id="319"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5778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2813A16" id="AutoShape 2478" o:spid="_x0000_s1026" type="#_x0000_t32" style="position:absolute;margin-left:339.95pt;margin-top:169.5pt;width:42pt;height:45.5pt;flip:x;z-index:2533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" strokeweight="1.5pt">
                <v:stroke endarrow="block"/>
                <v:shadow color="#868686"/>
              </v:shape>
            </w:pict>
          </mc:Fallback>
        </mc:AlternateContent>
      </w:r>
      <w:r w:rsidR="00DD6DC7" w:rsidRPr="00DD6DC7">
        <w:rPr>
          <w:rFonts w:ascii="Arial" w:hAnsi="Arial" w:cs="Arial"/>
          <w:noProof/>
          <w:color w:val="000000"/>
          <w:lang w:val="en-US"/>
        </w:rPr>
        <mc:AlternateContent>
          <mc:Choice Requires="wps">
            <w:drawing>
              <wp:anchor distT="0" distB="0" distL="114300" distR="114300" simplePos="0" relativeHeight="253326848" behindDoc="0" locked="0" layoutInCell="1" allowOverlap="1" wp14:anchorId="52DCB42F" wp14:editId="1C178EB1">
                <wp:simplePos x="0" y="0"/>
                <wp:positionH relativeFrom="column">
                  <wp:posOffset>4589217</wp:posOffset>
                </wp:positionH>
                <wp:positionV relativeFrom="paragraph">
                  <wp:posOffset>2606184</wp:posOffset>
                </wp:positionV>
                <wp:extent cx="351155" cy="359410"/>
                <wp:effectExtent l="0" t="0" r="10795" b="21590"/>
                <wp:wrapNone/>
                <wp:docPr id="322"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5C1B7DB" w14:textId="77777777" w:rsidR="00393F33" w:rsidRPr="003A3676" w:rsidRDefault="00393F33" w:rsidP="00DD6DC7">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2DCB42F" id="_x0000_s1124" style="position:absolute;margin-left:361.35pt;margin-top:205.2pt;width:27.65pt;height:28.3pt;z-index:2533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" fillcolor="#8db3e2 [1311]" strokecolor="yellow" strokeweight="1.5pt">
                <v:shadow color="#868686"/>
                <v:textbox>
                  <w:txbxContent>
                    <w:p w14:paraId="65C1B7DB" w14:textId="77777777" w:rsidR="00393F33" w:rsidRPr="003A3676" w:rsidRDefault="00393F33" w:rsidP="00DD6DC7">
                      <w:pPr>
                        <w:jc w:val="center"/>
                        <w:rPr>
                          <w:rFonts w:ascii="Arial" w:hAnsi="Arial" w:cs="Arial"/>
                        </w:rPr>
                      </w:pPr>
                      <w:r w:rsidRPr="003A3676">
                        <w:rPr>
                          <w:rFonts w:ascii="Arial" w:hAnsi="Arial" w:cs="Arial"/>
                        </w:rPr>
                        <w:t>i</w:t>
                      </w:r>
                    </w:p>
                  </w:txbxContent>
                </v:textbox>
              </v:oval>
            </w:pict>
          </mc:Fallback>
        </mc:AlternateContent>
      </w:r>
      <w:r w:rsidR="00DD6DC7">
        <w:rPr>
          <w:noProof/>
          <w:lang w:val="en-US"/>
        </w:rPr>
        <mc:AlternateContent>
          <mc:Choice Requires="wps">
            <w:drawing>
              <wp:anchor distT="0" distB="0" distL="114300" distR="114300" simplePos="0" relativeHeight="253322752" behindDoc="0" locked="0" layoutInCell="1" allowOverlap="1" wp14:anchorId="5F39E5D8" wp14:editId="42AC4907">
                <wp:simplePos x="0" y="0"/>
                <wp:positionH relativeFrom="column">
                  <wp:posOffset>4019909</wp:posOffset>
                </wp:positionH>
                <wp:positionV relativeFrom="paragraph">
                  <wp:posOffset>125202</wp:posOffset>
                </wp:positionV>
                <wp:extent cx="1604514" cy="2018581"/>
                <wp:effectExtent l="0" t="0" r="15240" b="20320"/>
                <wp:wrapNone/>
                <wp:docPr id="318"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4514" cy="2018581"/>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F8E95F" id="AutoShape 2477" o:spid="_x0000_s1026" style="position:absolute;margin-left:316.55pt;margin-top:9.85pt;width:126.35pt;height:158.95pt;z-index:2533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" filled="f" strokecolor="red" strokeweight="1.5pt">
                <v:shadow color="#868686"/>
              </v:roundrect>
            </w:pict>
          </mc:Fallback>
        </mc:AlternateContent>
      </w:r>
      <w:r w:rsidR="00DD6DC7">
        <w:rPr>
          <w:noProof/>
        </w:rPr>
        <w:drawing>
          <wp:inline distT="0" distB="0" distL="0" distR="0" wp14:anchorId="4242A908" wp14:editId="125B7E73">
            <wp:extent cx="5962650" cy="2352675"/>
            <wp:effectExtent l="0" t="0" r="0" b="9525"/>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62650" cy="2352675"/>
                    </a:xfrm>
                    <a:prstGeom prst="rect">
                      <a:avLst/>
                    </a:prstGeom>
                  </pic:spPr>
                </pic:pic>
              </a:graphicData>
            </a:graphic>
          </wp:inline>
        </w:drawing>
      </w:r>
      <w:r w:rsidR="002E498D">
        <w:rPr>
          <w:rFonts w:ascii="Arial" w:hAnsi="Arial" w:cs="Arial"/>
          <w:color w:val="000000"/>
          <w:lang w:val="en-US"/>
        </w:rPr>
        <w:br w:type="page"/>
      </w:r>
    </w:p>
    <w:p w14:paraId="47B91D14" w14:textId="77777777" w:rsidR="002E498D" w:rsidRPr="000A0F35" w:rsidRDefault="002E498D" w:rsidP="002E498D">
      <w:pPr>
        <w:ind w:left="720" w:hanging="720"/>
        <w:rPr>
          <w:rFonts w:ascii="Arial" w:hAnsi="Arial" w:cs="Arial"/>
          <w:color w:val="000000"/>
          <w:lang w:val="en-US"/>
        </w:rPr>
      </w:pPr>
    </w:p>
    <w:p w14:paraId="518F45EB" w14:textId="77777777" w:rsidR="00BF5E19" w:rsidRPr="008B31A9" w:rsidRDefault="00BF5E19" w:rsidP="00BF5E19">
      <w:pPr>
        <w:rPr>
          <w:rFonts w:ascii="Arial" w:hAnsi="Arial" w:cs="Arial"/>
          <w:b/>
          <w:u w:val="single"/>
          <w:lang w:val="en-GB"/>
        </w:rPr>
      </w:pPr>
      <w:r>
        <w:rPr>
          <w:rFonts w:ascii="Arial" w:hAnsi="Arial" w:cs="Arial"/>
          <w:b/>
          <w:lang w:val="en-GB"/>
        </w:rPr>
        <w:t>6</w:t>
      </w:r>
      <w:r w:rsidRPr="008B31A9">
        <w:rPr>
          <w:rFonts w:ascii="Arial" w:hAnsi="Arial" w:cs="Arial"/>
          <w:b/>
          <w:lang w:val="en-GB"/>
        </w:rPr>
        <w:t>.</w:t>
      </w:r>
      <w:r w:rsidRPr="008B31A9">
        <w:rPr>
          <w:rFonts w:ascii="Arial" w:hAnsi="Arial" w:cs="Arial"/>
          <w:b/>
          <w:lang w:val="en-GB"/>
        </w:rPr>
        <w:tab/>
      </w:r>
      <w:bookmarkStart w:id="35" w:name="slotting"/>
      <w:r w:rsidRPr="00BB0E0A">
        <w:rPr>
          <w:rFonts w:ascii="Arial" w:hAnsi="Arial" w:cs="Arial"/>
          <w:b/>
          <w:sz w:val="22"/>
          <w:szCs w:val="22"/>
          <w:u w:val="single"/>
          <w:lang w:val="en-GB"/>
        </w:rPr>
        <w:t xml:space="preserve">Deduction Type:  </w:t>
      </w:r>
      <w:r>
        <w:rPr>
          <w:rFonts w:ascii="Arial" w:hAnsi="Arial" w:cs="Arial"/>
          <w:b/>
          <w:sz w:val="22"/>
          <w:szCs w:val="22"/>
          <w:u w:val="single"/>
          <w:lang w:val="en-GB"/>
        </w:rPr>
        <w:t>Slotting</w:t>
      </w:r>
      <w:bookmarkEnd w:id="35"/>
    </w:p>
    <w:p w14:paraId="007A38EB" w14:textId="77777777" w:rsidR="00BF5E19" w:rsidRDefault="00BF5E19" w:rsidP="00BF5E19">
      <w:pPr>
        <w:rPr>
          <w:noProof/>
          <w:lang w:val="en-US"/>
        </w:rPr>
      </w:pPr>
    </w:p>
    <w:p w14:paraId="6BE63C1A" w14:textId="77777777" w:rsidR="00A528BC" w:rsidRDefault="00A528BC" w:rsidP="00A528BC">
      <w:pPr>
        <w:overflowPunct/>
        <w:autoSpaceDE/>
        <w:autoSpaceDN/>
        <w:adjustRightInd/>
        <w:ind w:left="720"/>
        <w:textAlignment w:val="auto"/>
        <w:rPr>
          <w:rFonts w:ascii="Arial" w:hAnsi="Arial" w:cs="Arial"/>
        </w:rPr>
      </w:pPr>
      <w:r w:rsidRPr="001E7A3D">
        <w:rPr>
          <w:rFonts w:ascii="Arial" w:hAnsi="Arial" w:cs="Arial"/>
          <w:lang w:val="en-GB"/>
        </w:rPr>
        <w:t xml:space="preserve">A </w:t>
      </w:r>
      <w:r w:rsidR="0060666D">
        <w:rPr>
          <w:rFonts w:ascii="Arial" w:hAnsi="Arial" w:cs="Arial"/>
          <w:lang w:val="en-GB"/>
        </w:rPr>
        <w:t>s</w:t>
      </w:r>
      <w:r w:rsidRPr="001E7A3D">
        <w:rPr>
          <w:rFonts w:ascii="Arial" w:hAnsi="Arial" w:cs="Arial"/>
          <w:lang w:val="en-GB"/>
        </w:rPr>
        <w:t xml:space="preserve">lotting allowance is offered to the customer to purchase an item not currently stocked.  </w:t>
      </w:r>
      <w:r w:rsidRPr="001E7A3D">
        <w:rPr>
          <w:rFonts w:ascii="Arial" w:hAnsi="Arial" w:cs="Arial"/>
        </w:rPr>
        <w:t xml:space="preserve">It is a kind of promotional money offered to a customer as incentive to buy a new item and create a “slot” for that product on their warehouse storage shelves. It is a </w:t>
      </w:r>
      <w:r w:rsidR="0060666D">
        <w:rPr>
          <w:rFonts w:ascii="Arial" w:hAnsi="Arial" w:cs="Arial"/>
        </w:rPr>
        <w:t>t</w:t>
      </w:r>
      <w:r w:rsidRPr="001E7A3D">
        <w:rPr>
          <w:rFonts w:ascii="Arial" w:hAnsi="Arial" w:cs="Arial"/>
        </w:rPr>
        <w:t xml:space="preserve">rade </w:t>
      </w:r>
      <w:r w:rsidR="0060666D">
        <w:rPr>
          <w:rFonts w:ascii="Arial" w:hAnsi="Arial" w:cs="Arial"/>
        </w:rPr>
        <w:t>d</w:t>
      </w:r>
      <w:r w:rsidRPr="001E7A3D">
        <w:rPr>
          <w:rFonts w:ascii="Arial" w:hAnsi="Arial" w:cs="Arial"/>
        </w:rPr>
        <w:t>eduction. A slotting lump sum allowance can be offered for each item and/or an off invoice can be offered as an introductory allowance for the first 30 days.</w:t>
      </w:r>
    </w:p>
    <w:p w14:paraId="7A9C9C24" w14:textId="77777777" w:rsidR="00A528BC" w:rsidRDefault="00A528BC" w:rsidP="00A528BC">
      <w:pPr>
        <w:overflowPunct/>
        <w:autoSpaceDE/>
        <w:autoSpaceDN/>
        <w:adjustRightInd/>
        <w:ind w:left="720"/>
        <w:textAlignment w:val="auto"/>
        <w:rPr>
          <w:rFonts w:ascii="Arial" w:hAnsi="Arial" w:cs="Arial"/>
        </w:rPr>
      </w:pPr>
    </w:p>
    <w:p w14:paraId="651F0FA1" w14:textId="77777777" w:rsidR="00BF5E19" w:rsidRDefault="00A528BC" w:rsidP="00BF5E19">
      <w:pPr>
        <w:overflowPunct/>
        <w:autoSpaceDE/>
        <w:autoSpaceDN/>
        <w:adjustRightInd/>
        <w:ind w:firstLine="720"/>
        <w:textAlignment w:val="auto"/>
        <w:rPr>
          <w:noProof/>
          <w:lang w:val="en-US"/>
        </w:rPr>
      </w:pPr>
      <w:r>
        <w:object w:dxaOrig="19100" w:dyaOrig="7175" w14:anchorId="36B831EF">
          <v:shape id="_x0000_i1034" type="#_x0000_t75" style="width:468pt;height:180pt" o:ole="">
            <v:imagedata r:id="rId64" o:title=""/>
          </v:shape>
          <o:OLEObject Type="Embed" ProgID="Visio.Drawing.11" ShapeID="_x0000_i1034" DrawAspect="Content" ObjectID="_1843107214" r:id="rId65"/>
        </w:object>
      </w:r>
    </w:p>
    <w:p w14:paraId="73A78BBF" w14:textId="77777777" w:rsidR="00BF5E19" w:rsidRDefault="00BF5E19" w:rsidP="00BF5E19">
      <w:pPr>
        <w:overflowPunct/>
        <w:autoSpaceDE/>
        <w:autoSpaceDN/>
        <w:adjustRightInd/>
        <w:textAlignment w:val="auto"/>
        <w:rPr>
          <w:noProof/>
          <w:lang w:val="en-US"/>
        </w:rPr>
      </w:pPr>
      <w:r>
        <w:rPr>
          <w:noProof/>
          <w:lang w:val="en-US"/>
        </w:rPr>
        <w:br w:type="page"/>
      </w:r>
    </w:p>
    <w:p w14:paraId="5958576F" w14:textId="76BFFCDE" w:rsidR="006200CC" w:rsidRDefault="00BF5E19" w:rsidP="003A3676">
      <w:pPr>
        <w:ind w:left="720" w:hanging="720"/>
        <w:rPr>
          <w:rFonts w:ascii="Arial" w:hAnsi="Arial" w:cs="Arial"/>
          <w:b/>
          <w:lang w:val="en-GB"/>
        </w:rPr>
      </w:pPr>
      <w:r>
        <w:rPr>
          <w:rFonts w:ascii="Arial" w:hAnsi="Arial" w:cs="Arial"/>
          <w:b/>
          <w:lang w:val="en-GB"/>
        </w:rPr>
        <w:lastRenderedPageBreak/>
        <w:t>6.1</w:t>
      </w:r>
      <w:r w:rsidRPr="00600DC7">
        <w:rPr>
          <w:rFonts w:ascii="Arial" w:hAnsi="Arial" w:cs="Arial"/>
          <w:b/>
          <w:lang w:val="en-GB"/>
        </w:rPr>
        <w:t xml:space="preserve"> </w:t>
      </w:r>
      <w:r w:rsidRPr="00600DC7">
        <w:rPr>
          <w:rFonts w:ascii="Arial" w:hAnsi="Arial" w:cs="Arial"/>
          <w:b/>
          <w:lang w:val="en-GB"/>
        </w:rPr>
        <w:tab/>
        <w:t>Customer Invoice</w:t>
      </w:r>
      <w:r>
        <w:rPr>
          <w:rFonts w:ascii="Arial" w:hAnsi="Arial" w:cs="Arial"/>
          <w:b/>
          <w:lang w:val="en-GB"/>
        </w:rPr>
        <w:t xml:space="preserve"> for Slotting</w:t>
      </w:r>
      <w:r w:rsidR="00BD21F7">
        <w:rPr>
          <w:rFonts w:ascii="Arial" w:hAnsi="Arial" w:cs="Arial"/>
          <w:b/>
          <w:lang w:val="en-GB"/>
        </w:rPr>
        <w:t>, Example 1</w:t>
      </w:r>
      <w:r w:rsidRPr="00600DC7">
        <w:rPr>
          <w:rFonts w:ascii="Arial" w:hAnsi="Arial" w:cs="Arial"/>
          <w:b/>
          <w:lang w:val="en-GB"/>
        </w:rPr>
        <w:t>:</w:t>
      </w:r>
    </w:p>
    <w:p w14:paraId="2D1F30A4" w14:textId="77777777" w:rsidR="00BF5E19" w:rsidRDefault="00BF5E19" w:rsidP="00BF5E19">
      <w:pPr>
        <w:rPr>
          <w:rFonts w:ascii="Arial" w:hAnsi="Arial" w:cs="Arial"/>
          <w:b/>
          <w:lang w:val="en-GB"/>
        </w:rPr>
      </w:pPr>
    </w:p>
    <w:p w14:paraId="3634DF7C" w14:textId="77777777" w:rsidR="00927730" w:rsidRDefault="00576E9F" w:rsidP="00927730">
      <w:pPr>
        <w:rPr>
          <w:rFonts w:ascii="Arial" w:hAnsi="Arial" w:cs="Arial"/>
          <w:lang w:val="en-GB"/>
        </w:rPr>
      </w:pPr>
      <w:r>
        <w:rPr>
          <w:rFonts w:ascii="Arial" w:hAnsi="Arial" w:cs="Arial"/>
          <w:b/>
          <w:noProof/>
          <w:lang w:val="en-US"/>
        </w:rPr>
        <mc:AlternateContent>
          <mc:Choice Requires="wps">
            <w:drawing>
              <wp:anchor distT="0" distB="0" distL="114300" distR="114300" simplePos="0" relativeHeight="252983808" behindDoc="0" locked="0" layoutInCell="1" allowOverlap="1" wp14:anchorId="3AD3663A" wp14:editId="5B058FB1">
                <wp:simplePos x="0" y="0"/>
                <wp:positionH relativeFrom="column">
                  <wp:posOffset>334010</wp:posOffset>
                </wp:positionH>
                <wp:positionV relativeFrom="paragraph">
                  <wp:posOffset>114935</wp:posOffset>
                </wp:positionV>
                <wp:extent cx="351155" cy="359410"/>
                <wp:effectExtent l="10160" t="13970" r="10160" b="17145"/>
                <wp:wrapNone/>
                <wp:docPr id="306" name="Oval 26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7DE8578" w14:textId="77777777" w:rsidR="00393F33" w:rsidRPr="003A3676" w:rsidRDefault="00393F33" w:rsidP="00927730">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AD3663A" id="Oval 2671" o:spid="_x0000_s1125" style="position:absolute;margin-left:26.3pt;margin-top:9.05pt;width:27.65pt;height:28.3pt;z-index:25298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" fillcolor="#8db3e2 [1311]" strokecolor="yellow" strokeweight="1.5pt">
                <v:shadow color="#868686"/>
                <v:textbox>
                  <w:txbxContent>
                    <w:p w14:paraId="47DE8578" w14:textId="77777777" w:rsidR="00393F33" w:rsidRPr="003A3676" w:rsidRDefault="00393F33" w:rsidP="00927730">
                      <w:pPr>
                        <w:jc w:val="center"/>
                        <w:rPr>
                          <w:rFonts w:ascii="Arial" w:hAnsi="Arial" w:cs="Arial"/>
                        </w:rPr>
                      </w:pPr>
                      <w:r w:rsidRPr="003A3676">
                        <w:rPr>
                          <w:rFonts w:ascii="Arial" w:hAnsi="Arial" w:cs="Arial"/>
                        </w:rPr>
                        <w:t>i</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2982784" behindDoc="0" locked="0" layoutInCell="1" allowOverlap="1" wp14:anchorId="7F666438" wp14:editId="161FC044">
                <wp:simplePos x="0" y="0"/>
                <wp:positionH relativeFrom="column">
                  <wp:posOffset>638175</wp:posOffset>
                </wp:positionH>
                <wp:positionV relativeFrom="paragraph">
                  <wp:posOffset>114935</wp:posOffset>
                </wp:positionV>
                <wp:extent cx="2123440" cy="594360"/>
                <wp:effectExtent l="9525" t="13970" r="10160" b="10795"/>
                <wp:wrapNone/>
                <wp:docPr id="305" name="Text Box 2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3440" cy="59436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79C39A" w14:textId="77777777" w:rsidR="00393F33" w:rsidRDefault="00393F33" w:rsidP="00927730">
                            <w:pPr>
                              <w:rPr>
                                <w:rFonts w:ascii="Arial" w:hAnsi="Arial" w:cs="Arial"/>
                                <w:sz w:val="16"/>
                              </w:rPr>
                            </w:pPr>
                            <w:r>
                              <w:rPr>
                                <w:rFonts w:ascii="Arial" w:hAnsi="Arial" w:cs="Arial"/>
                                <w:sz w:val="16"/>
                              </w:rPr>
                              <w:t xml:space="preserve">Voucher #: This is the customer’s invoice number.  </w:t>
                            </w:r>
                          </w:p>
                          <w:p w14:paraId="6651E154" w14:textId="77777777" w:rsidR="00393F33" w:rsidRPr="00316768" w:rsidRDefault="00393F33" w:rsidP="00927730">
                            <w:pPr>
                              <w:rPr>
                                <w:rFonts w:ascii="Arial" w:hAnsi="Arial" w:cs="Arial"/>
                                <w:sz w:val="16"/>
                                <w:szCs w:val="16"/>
                              </w:rPr>
                            </w:pPr>
                            <w:r w:rsidRPr="00C01AD7">
                              <w:rPr>
                                <w:rFonts w:ascii="Arial" w:hAnsi="Arial" w:cs="Arial"/>
                                <w:b/>
                                <w:sz w:val="16"/>
                              </w:rPr>
                              <w:t>NOTE</w:t>
                            </w:r>
                            <w:r>
                              <w:rPr>
                                <w:rFonts w:ascii="Arial" w:hAnsi="Arial" w:cs="Arial"/>
                                <w:sz w:val="16"/>
                              </w:rPr>
                              <w:t>: Search with the % wildcard, as additional letters may be included.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666438" id="Text Box 2670" o:spid="_x0000_s1126" type="#_x0000_t202" style="position:absolute;margin-left:50.25pt;margin-top:9.05pt;width:167.2pt;height:46.8pt;z-index:25298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" fillcolor="#8db3e2 [1311]" strokeweight="1.5pt">
                <v:shadow color="#868686"/>
                <v:textbox>
                  <w:txbxContent>
                    <w:p w14:paraId="7C79C39A" w14:textId="77777777" w:rsidR="00393F33" w:rsidRDefault="00393F33" w:rsidP="00927730">
                      <w:pPr>
                        <w:rPr>
                          <w:rFonts w:ascii="Arial" w:hAnsi="Arial" w:cs="Arial"/>
                          <w:sz w:val="16"/>
                        </w:rPr>
                      </w:pPr>
                      <w:r>
                        <w:rPr>
                          <w:rFonts w:ascii="Arial" w:hAnsi="Arial" w:cs="Arial"/>
                          <w:sz w:val="16"/>
                        </w:rPr>
                        <w:t xml:space="preserve">Voucher #: This is the customer’s invoice number.  </w:t>
                      </w:r>
                    </w:p>
                    <w:p w14:paraId="6651E154" w14:textId="77777777" w:rsidR="00393F33" w:rsidRPr="00316768" w:rsidRDefault="00393F33" w:rsidP="00927730">
                      <w:pPr>
                        <w:rPr>
                          <w:rFonts w:ascii="Arial" w:hAnsi="Arial" w:cs="Arial"/>
                          <w:sz w:val="16"/>
                          <w:szCs w:val="16"/>
                        </w:rPr>
                      </w:pPr>
                      <w:r w:rsidRPr="00C01AD7">
                        <w:rPr>
                          <w:rFonts w:ascii="Arial" w:hAnsi="Arial" w:cs="Arial"/>
                          <w:b/>
                          <w:sz w:val="16"/>
                        </w:rPr>
                        <w:t>NOTE</w:t>
                      </w:r>
                      <w:r>
                        <w:rPr>
                          <w:rFonts w:ascii="Arial" w:hAnsi="Arial" w:cs="Arial"/>
                          <w:sz w:val="16"/>
                        </w:rPr>
                        <w:t>: Search with the % wildcard, as additional letters may be included.</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2965376" behindDoc="0" locked="0" layoutInCell="1" allowOverlap="1" wp14:anchorId="5B1FB75C" wp14:editId="6ACA2946">
                <wp:simplePos x="0" y="0"/>
                <wp:positionH relativeFrom="column">
                  <wp:posOffset>3603625</wp:posOffset>
                </wp:positionH>
                <wp:positionV relativeFrom="paragraph">
                  <wp:posOffset>1552575</wp:posOffset>
                </wp:positionV>
                <wp:extent cx="554990" cy="239395"/>
                <wp:effectExtent l="12700" t="13335" r="13335" b="13970"/>
                <wp:wrapNone/>
                <wp:docPr id="304" name="AutoShape 26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4990" cy="23939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0FD40D" id="AutoShape 2653" o:spid="_x0000_s1026" type="#_x0000_t176" style="position:absolute;margin-left:283.75pt;margin-top:122.25pt;width:43.7pt;height:18.85pt;z-index:25296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" filled="f" strokecolor="red" strokeweight="1.5pt"/>
            </w:pict>
          </mc:Fallback>
        </mc:AlternateContent>
      </w:r>
    </w:p>
    <w:p w14:paraId="256E6BE5" w14:textId="047641B1" w:rsidR="00927730" w:rsidRDefault="00EF2843" w:rsidP="00927730">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2981760" behindDoc="0" locked="0" layoutInCell="1" allowOverlap="1" wp14:anchorId="3AC1E481" wp14:editId="5AE2CBD6">
                <wp:simplePos x="0" y="0"/>
                <wp:positionH relativeFrom="column">
                  <wp:posOffset>54610</wp:posOffset>
                </wp:positionH>
                <wp:positionV relativeFrom="paragraph">
                  <wp:posOffset>749671</wp:posOffset>
                </wp:positionV>
                <wp:extent cx="1082675" cy="120650"/>
                <wp:effectExtent l="0" t="0" r="22225" b="12700"/>
                <wp:wrapNone/>
                <wp:docPr id="300" name="AutoShape 26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2675" cy="12065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DCA091"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669" o:spid="_x0000_s1026" type="#_x0000_t176" style="position:absolute;margin-left:4.3pt;margin-top:59.05pt;width:85.25pt;height:9.5pt;z-index:25298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" filled="f" strokecolor="red" strokeweight="1.5pt"/>
            </w:pict>
          </mc:Fallback>
        </mc:AlternateContent>
      </w:r>
      <w:r w:rsidR="00AA16CC">
        <w:rPr>
          <w:rFonts w:ascii="Arial" w:hAnsi="Arial" w:cs="Arial"/>
          <w:b/>
          <w:noProof/>
          <w:lang w:val="en-US"/>
        </w:rPr>
        <mc:AlternateContent>
          <mc:Choice Requires="wps">
            <w:drawing>
              <wp:anchor distT="0" distB="0" distL="114300" distR="114300" simplePos="0" relativeHeight="252969472" behindDoc="0" locked="0" layoutInCell="1" allowOverlap="1" wp14:anchorId="689E4F00" wp14:editId="1C49947C">
                <wp:simplePos x="0" y="0"/>
                <wp:positionH relativeFrom="column">
                  <wp:posOffset>634621</wp:posOffset>
                </wp:positionH>
                <wp:positionV relativeFrom="paragraph">
                  <wp:posOffset>2311998</wp:posOffset>
                </wp:positionV>
                <wp:extent cx="2765425" cy="348018"/>
                <wp:effectExtent l="0" t="0" r="15875" b="13970"/>
                <wp:wrapNone/>
                <wp:docPr id="295" name="Text Box 2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348018"/>
                        </a:xfrm>
                        <a:prstGeom prst="rect">
                          <a:avLst/>
                        </a:prstGeom>
                        <a:solidFill>
                          <a:schemeClr val="bg1">
                            <a:lumMod val="100000"/>
                            <a:lumOff val="0"/>
                          </a:schemeClr>
                        </a:solidFill>
                        <a:ln w="19050">
                          <a:solidFill>
                            <a:srgbClr val="000000"/>
                          </a:solidFill>
                          <a:miter lim="800000"/>
                          <a:headEnd/>
                          <a:tailEnd/>
                        </a:ln>
                      </wps:spPr>
                      <wps:txbx>
                        <w:txbxContent>
                          <w:p w14:paraId="68130C08" w14:textId="77777777" w:rsidR="00393F33" w:rsidRPr="00741B32" w:rsidRDefault="00393F33" w:rsidP="00927730">
                            <w:pPr>
                              <w:rPr>
                                <w:rFonts w:ascii="Arial" w:hAnsi="Arial" w:cs="Arial"/>
                                <w:sz w:val="16"/>
                              </w:rPr>
                            </w:pPr>
                            <w:r>
                              <w:rPr>
                                <w:rFonts w:ascii="Arial" w:hAnsi="Arial" w:cs="Arial"/>
                                <w:sz w:val="16"/>
                                <w:szCs w:val="16"/>
                                <w:u w:val="single"/>
                              </w:rPr>
                              <w:t>Code/Item #/</w:t>
                            </w:r>
                            <w:r w:rsidRPr="00855D48">
                              <w:rPr>
                                <w:rFonts w:ascii="Arial" w:hAnsi="Arial" w:cs="Arial"/>
                                <w:sz w:val="16"/>
                                <w:szCs w:val="16"/>
                                <w:u w:val="single"/>
                              </w:rPr>
                              <w:t xml:space="preserve">Description </w:t>
                            </w:r>
                            <w:r>
                              <w:rPr>
                                <w:rFonts w:ascii="Arial" w:hAnsi="Arial" w:cs="Arial"/>
                                <w:sz w:val="16"/>
                                <w:szCs w:val="16"/>
                              </w:rPr>
                              <w:t>– T</w:t>
                            </w:r>
                            <w:r w:rsidRPr="00741B32">
                              <w:rPr>
                                <w:rFonts w:ascii="Arial" w:hAnsi="Arial" w:cs="Arial"/>
                                <w:sz w:val="16"/>
                              </w:rPr>
                              <w:t>his area list</w:t>
                            </w:r>
                            <w:r>
                              <w:rPr>
                                <w:rFonts w:ascii="Arial" w:hAnsi="Arial" w:cs="Arial"/>
                                <w:sz w:val="16"/>
                              </w:rPr>
                              <w:t>s</w:t>
                            </w:r>
                            <w:r w:rsidRPr="00741B32">
                              <w:rPr>
                                <w:rFonts w:ascii="Arial" w:hAnsi="Arial" w:cs="Arial"/>
                                <w:sz w:val="16"/>
                              </w:rPr>
                              <w:t xml:space="preserve"> the </w:t>
                            </w:r>
                            <w:r>
                              <w:rPr>
                                <w:rFonts w:ascii="Arial" w:hAnsi="Arial" w:cs="Arial"/>
                                <w:sz w:val="16"/>
                              </w:rPr>
                              <w:t>product details, which needs to match with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9E4F00" id="Text Box 2657" o:spid="_x0000_s1127" type="#_x0000_t202" style="position:absolute;margin-left:49.95pt;margin-top:182.05pt;width:217.75pt;height:27.4pt;z-index:25296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" fillcolor="white [3212]" strokeweight="1.5pt">
                <v:textbox>
                  <w:txbxContent>
                    <w:p w14:paraId="68130C08" w14:textId="77777777" w:rsidR="00393F33" w:rsidRPr="00741B32" w:rsidRDefault="00393F33" w:rsidP="00927730">
                      <w:pPr>
                        <w:rPr>
                          <w:rFonts w:ascii="Arial" w:hAnsi="Arial" w:cs="Arial"/>
                          <w:sz w:val="16"/>
                        </w:rPr>
                      </w:pPr>
                      <w:r>
                        <w:rPr>
                          <w:rFonts w:ascii="Arial" w:hAnsi="Arial" w:cs="Arial"/>
                          <w:sz w:val="16"/>
                          <w:szCs w:val="16"/>
                          <w:u w:val="single"/>
                        </w:rPr>
                        <w:t>Code/Item #/</w:t>
                      </w:r>
                      <w:r w:rsidRPr="00855D48">
                        <w:rPr>
                          <w:rFonts w:ascii="Arial" w:hAnsi="Arial" w:cs="Arial"/>
                          <w:sz w:val="16"/>
                          <w:szCs w:val="16"/>
                          <w:u w:val="single"/>
                        </w:rPr>
                        <w:t xml:space="preserve">Description </w:t>
                      </w:r>
                      <w:r>
                        <w:rPr>
                          <w:rFonts w:ascii="Arial" w:hAnsi="Arial" w:cs="Arial"/>
                          <w:sz w:val="16"/>
                          <w:szCs w:val="16"/>
                        </w:rPr>
                        <w:t>– T</w:t>
                      </w:r>
                      <w:r w:rsidRPr="00741B32">
                        <w:rPr>
                          <w:rFonts w:ascii="Arial" w:hAnsi="Arial" w:cs="Arial"/>
                          <w:sz w:val="16"/>
                        </w:rPr>
                        <w:t>his area list</w:t>
                      </w:r>
                      <w:r>
                        <w:rPr>
                          <w:rFonts w:ascii="Arial" w:hAnsi="Arial" w:cs="Arial"/>
                          <w:sz w:val="16"/>
                        </w:rPr>
                        <w:t>s</w:t>
                      </w:r>
                      <w:r w:rsidRPr="00741B32">
                        <w:rPr>
                          <w:rFonts w:ascii="Arial" w:hAnsi="Arial" w:cs="Arial"/>
                          <w:sz w:val="16"/>
                        </w:rPr>
                        <w:t xml:space="preserve"> the </w:t>
                      </w:r>
                      <w:r>
                        <w:rPr>
                          <w:rFonts w:ascii="Arial" w:hAnsi="Arial" w:cs="Arial"/>
                          <w:sz w:val="16"/>
                        </w:rPr>
                        <w:t>product details, which needs to match with the contract.</w:t>
                      </w:r>
                    </w:p>
                  </w:txbxContent>
                </v:textbox>
              </v:shape>
            </w:pict>
          </mc:Fallback>
        </mc:AlternateContent>
      </w:r>
      <w:r w:rsidR="00576E9F">
        <w:rPr>
          <w:rFonts w:ascii="Arial" w:hAnsi="Arial" w:cs="Arial"/>
          <w:b/>
          <w:noProof/>
          <w:lang w:val="en-US"/>
        </w:rPr>
        <mc:AlternateContent>
          <mc:Choice Requires="wps">
            <w:drawing>
              <wp:anchor distT="0" distB="0" distL="114300" distR="114300" simplePos="0" relativeHeight="252967424" behindDoc="0" locked="0" layoutInCell="1" allowOverlap="1" wp14:anchorId="4DD21896" wp14:editId="10060D89">
                <wp:simplePos x="0" y="0"/>
                <wp:positionH relativeFrom="column">
                  <wp:posOffset>3893820</wp:posOffset>
                </wp:positionH>
                <wp:positionV relativeFrom="paragraph">
                  <wp:posOffset>2114550</wp:posOffset>
                </wp:positionV>
                <wp:extent cx="1897380" cy="582295"/>
                <wp:effectExtent l="17145" t="16510" r="9525" b="10795"/>
                <wp:wrapNone/>
                <wp:docPr id="303" name="Text Box 2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7380" cy="582295"/>
                        </a:xfrm>
                        <a:prstGeom prst="rect">
                          <a:avLst/>
                        </a:prstGeom>
                        <a:solidFill>
                          <a:srgbClr val="FFFFFF"/>
                        </a:solidFill>
                        <a:ln w="19050">
                          <a:solidFill>
                            <a:srgbClr val="000000"/>
                          </a:solidFill>
                          <a:miter lim="800000"/>
                          <a:headEnd/>
                          <a:tailEnd/>
                        </a:ln>
                      </wps:spPr>
                      <wps:txbx>
                        <w:txbxContent>
                          <w:p w14:paraId="42491D20" w14:textId="77777777" w:rsidR="00393F33" w:rsidRPr="00483231" w:rsidRDefault="00393F33" w:rsidP="00927730">
                            <w:pPr>
                              <w:rPr>
                                <w:szCs w:val="16"/>
                              </w:rPr>
                            </w:pPr>
                            <w:r>
                              <w:rPr>
                                <w:rFonts w:ascii="Arial" w:hAnsi="Arial" w:cs="Arial"/>
                                <w:sz w:val="16"/>
                                <w:szCs w:val="16"/>
                                <w:u w:val="single"/>
                              </w:rPr>
                              <w:t>Deduction Amount</w:t>
                            </w:r>
                            <w:r w:rsidRPr="00855D48">
                              <w:rPr>
                                <w:rFonts w:ascii="Arial" w:hAnsi="Arial" w:cs="Arial"/>
                                <w:sz w:val="16"/>
                                <w:szCs w:val="16"/>
                              </w:rPr>
                              <w:t xml:space="preserve"> –</w:t>
                            </w:r>
                            <w:r>
                              <w:rPr>
                                <w:rFonts w:ascii="Arial" w:hAnsi="Arial" w:cs="Arial"/>
                                <w:sz w:val="16"/>
                                <w:szCs w:val="16"/>
                              </w:rPr>
                              <w:t>This is the lump sum amount that the customer has claimed for slotting.   This must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D21896" id="Text Box 2655" o:spid="_x0000_s1128" type="#_x0000_t202" style="position:absolute;margin-left:306.6pt;margin-top:166.5pt;width:149.4pt;height:45.85pt;z-index:25296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" strokeweight="1.5pt">
                <v:textbox>
                  <w:txbxContent>
                    <w:p w14:paraId="42491D20" w14:textId="77777777" w:rsidR="00393F33" w:rsidRPr="00483231" w:rsidRDefault="00393F33" w:rsidP="00927730">
                      <w:pPr>
                        <w:rPr>
                          <w:szCs w:val="16"/>
                        </w:rPr>
                      </w:pPr>
                      <w:r>
                        <w:rPr>
                          <w:rFonts w:ascii="Arial" w:hAnsi="Arial" w:cs="Arial"/>
                          <w:sz w:val="16"/>
                          <w:szCs w:val="16"/>
                          <w:u w:val="single"/>
                        </w:rPr>
                        <w:t>Deduction Amount</w:t>
                      </w:r>
                      <w:r w:rsidRPr="00855D48">
                        <w:rPr>
                          <w:rFonts w:ascii="Arial" w:hAnsi="Arial" w:cs="Arial"/>
                          <w:sz w:val="16"/>
                          <w:szCs w:val="16"/>
                        </w:rPr>
                        <w:t xml:space="preserve"> –</w:t>
                      </w:r>
                      <w:r>
                        <w:rPr>
                          <w:rFonts w:ascii="Arial" w:hAnsi="Arial" w:cs="Arial"/>
                          <w:sz w:val="16"/>
                          <w:szCs w:val="16"/>
                        </w:rPr>
                        <w:t>This is the lump sum amount that the customer has claimed for slotting.   This must match the contract.</w:t>
                      </w:r>
                    </w:p>
                  </w:txbxContent>
                </v:textbox>
              </v:shape>
            </w:pict>
          </mc:Fallback>
        </mc:AlternateContent>
      </w:r>
      <w:r w:rsidR="00576E9F">
        <w:rPr>
          <w:rFonts w:ascii="Arial" w:hAnsi="Arial" w:cs="Arial"/>
          <w:b/>
          <w:noProof/>
          <w:lang w:val="en-US"/>
        </w:rPr>
        <mc:AlternateContent>
          <mc:Choice Requires="wps">
            <w:drawing>
              <wp:anchor distT="0" distB="0" distL="114300" distR="114300" simplePos="0" relativeHeight="252984832" behindDoc="0" locked="0" layoutInCell="1" allowOverlap="1" wp14:anchorId="5341E87B" wp14:editId="47C2C46B">
                <wp:simplePos x="0" y="0"/>
                <wp:positionH relativeFrom="column">
                  <wp:posOffset>925195</wp:posOffset>
                </wp:positionH>
                <wp:positionV relativeFrom="paragraph">
                  <wp:posOffset>569595</wp:posOffset>
                </wp:positionV>
                <wp:extent cx="0" cy="163195"/>
                <wp:effectExtent l="58420" t="14605" r="65405" b="22225"/>
                <wp:wrapNone/>
                <wp:docPr id="301" name="AutoShape 26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31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76D9943" id="AutoShape 2672" o:spid="_x0000_s1026" type="#_x0000_t32" style="position:absolute;margin-left:72.85pt;margin-top:44.85pt;width:0;height:12.85pt;z-index:25298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" strokeweight="1.5pt">
                <v:stroke endarrow="block"/>
                <v:shadow color="#868686"/>
              </v:shape>
            </w:pict>
          </mc:Fallback>
        </mc:AlternateContent>
      </w:r>
      <w:r w:rsidR="00576E9F">
        <w:rPr>
          <w:rFonts w:ascii="Arial" w:hAnsi="Arial" w:cs="Arial"/>
          <w:b/>
          <w:noProof/>
          <w:lang w:val="en-US"/>
        </w:rPr>
        <mc:AlternateContent>
          <mc:Choice Requires="wps">
            <w:drawing>
              <wp:anchor distT="0" distB="0" distL="114300" distR="114300" simplePos="0" relativeHeight="252975616" behindDoc="0" locked="0" layoutInCell="1" allowOverlap="1" wp14:anchorId="212DFA34" wp14:editId="7BE44F04">
                <wp:simplePos x="0" y="0"/>
                <wp:positionH relativeFrom="column">
                  <wp:posOffset>4575810</wp:posOffset>
                </wp:positionH>
                <wp:positionV relativeFrom="paragraph">
                  <wp:posOffset>452755</wp:posOffset>
                </wp:positionV>
                <wp:extent cx="351155" cy="359410"/>
                <wp:effectExtent l="13335" t="12065" r="16510" b="9525"/>
                <wp:wrapNone/>
                <wp:docPr id="299" name="Oval 26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69A2B21" w14:textId="77777777" w:rsidR="00393F33" w:rsidRPr="003A3676" w:rsidRDefault="00393F33" w:rsidP="00927730">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12DFA34" id="Oval 2663" o:spid="_x0000_s1129" style="position:absolute;margin-left:360.3pt;margin-top:35.65pt;width:27.65pt;height:28.3pt;z-index:25297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" fillcolor="#8db3e2 [1311]" strokecolor="yellow" strokeweight="1.5pt">
                <v:shadow color="#868686"/>
                <v:textbox>
                  <w:txbxContent>
                    <w:p w14:paraId="369A2B21" w14:textId="77777777" w:rsidR="00393F33" w:rsidRPr="003A3676" w:rsidRDefault="00393F33" w:rsidP="00927730">
                      <w:pPr>
                        <w:jc w:val="center"/>
                        <w:rPr>
                          <w:rFonts w:ascii="Arial" w:hAnsi="Arial" w:cs="Arial"/>
                        </w:rPr>
                      </w:pPr>
                      <w:r w:rsidRPr="003A3676">
                        <w:rPr>
                          <w:rFonts w:ascii="Arial" w:hAnsi="Arial" w:cs="Arial"/>
                        </w:rPr>
                        <w:t>i</w:t>
                      </w:r>
                    </w:p>
                  </w:txbxContent>
                </v:textbox>
              </v:oval>
            </w:pict>
          </mc:Fallback>
        </mc:AlternateContent>
      </w:r>
      <w:r w:rsidR="00576E9F">
        <w:rPr>
          <w:rFonts w:ascii="Arial" w:hAnsi="Arial" w:cs="Arial"/>
          <w:b/>
          <w:noProof/>
          <w:lang w:val="en-US"/>
        </w:rPr>
        <mc:AlternateContent>
          <mc:Choice Requires="wps">
            <w:drawing>
              <wp:anchor distT="0" distB="0" distL="114300" distR="114300" simplePos="0" relativeHeight="252974592" behindDoc="0" locked="0" layoutInCell="1" allowOverlap="1" wp14:anchorId="00B83A27" wp14:editId="369B9AA6">
                <wp:simplePos x="0" y="0"/>
                <wp:positionH relativeFrom="column">
                  <wp:posOffset>4830445</wp:posOffset>
                </wp:positionH>
                <wp:positionV relativeFrom="paragraph">
                  <wp:posOffset>694690</wp:posOffset>
                </wp:positionV>
                <wp:extent cx="1858645" cy="352425"/>
                <wp:effectExtent l="10795" t="15875" r="16510" b="12700"/>
                <wp:wrapNone/>
                <wp:docPr id="298" name="Text Box 26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8645" cy="35242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970A59E" w14:textId="77777777" w:rsidR="00393F33" w:rsidRPr="00316768" w:rsidRDefault="00393F33" w:rsidP="00927730">
                            <w:pPr>
                              <w:rPr>
                                <w:rFonts w:ascii="Arial" w:hAnsi="Arial" w:cs="Arial"/>
                                <w:sz w:val="16"/>
                                <w:szCs w:val="16"/>
                              </w:rPr>
                            </w:pPr>
                            <w:r>
                              <w:rPr>
                                <w:rFonts w:ascii="Arial" w:hAnsi="Arial" w:cs="Arial"/>
                                <w:sz w:val="16"/>
                                <w:u w:val="single"/>
                              </w:rPr>
                              <w:t>Slot Dates</w:t>
                            </w:r>
                            <w:r>
                              <w:rPr>
                                <w:rFonts w:ascii="Arial" w:hAnsi="Arial" w:cs="Arial"/>
                                <w:sz w:val="16"/>
                              </w:rPr>
                              <w:t>: This indicates that the invoice is for slotting.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B83A27" id="Text Box 2662" o:spid="_x0000_s1130" type="#_x0000_t202" style="position:absolute;margin-left:380.35pt;margin-top:54.7pt;width:146.35pt;height:27.75pt;z-index:25297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" fillcolor="#8db3e2 [1311]" strokeweight="1.5pt">
                <v:shadow color="#868686"/>
                <v:textbox>
                  <w:txbxContent>
                    <w:p w14:paraId="5970A59E" w14:textId="77777777" w:rsidR="00393F33" w:rsidRPr="00316768" w:rsidRDefault="00393F33" w:rsidP="00927730">
                      <w:pPr>
                        <w:rPr>
                          <w:rFonts w:ascii="Arial" w:hAnsi="Arial" w:cs="Arial"/>
                          <w:sz w:val="16"/>
                          <w:szCs w:val="16"/>
                        </w:rPr>
                      </w:pPr>
                      <w:r>
                        <w:rPr>
                          <w:rFonts w:ascii="Arial" w:hAnsi="Arial" w:cs="Arial"/>
                          <w:sz w:val="16"/>
                          <w:u w:val="single"/>
                        </w:rPr>
                        <w:t>Slot Dates</w:t>
                      </w:r>
                      <w:r>
                        <w:rPr>
                          <w:rFonts w:ascii="Arial" w:hAnsi="Arial" w:cs="Arial"/>
                          <w:sz w:val="16"/>
                        </w:rPr>
                        <w:t>: This indicates that the invoice is for slotting.</w:t>
                      </w:r>
                    </w:p>
                  </w:txbxContent>
                </v:textbox>
              </v:shape>
            </w:pict>
          </mc:Fallback>
        </mc:AlternateContent>
      </w:r>
      <w:r w:rsidR="00576E9F">
        <w:rPr>
          <w:rFonts w:ascii="Arial" w:hAnsi="Arial" w:cs="Arial"/>
          <w:b/>
          <w:noProof/>
          <w:lang w:val="en-US"/>
        </w:rPr>
        <mc:AlternateContent>
          <mc:Choice Requires="wps">
            <w:drawing>
              <wp:anchor distT="0" distB="0" distL="114300" distR="114300" simplePos="0" relativeHeight="252972544" behindDoc="0" locked="0" layoutInCell="1" allowOverlap="1" wp14:anchorId="0A8899CB" wp14:editId="3580A443">
                <wp:simplePos x="0" y="0"/>
                <wp:positionH relativeFrom="column">
                  <wp:posOffset>3052445</wp:posOffset>
                </wp:positionH>
                <wp:positionV relativeFrom="paragraph">
                  <wp:posOffset>1951355</wp:posOffset>
                </wp:positionV>
                <wp:extent cx="351155" cy="359410"/>
                <wp:effectExtent l="13970" t="15240" r="15875" b="15875"/>
                <wp:wrapNone/>
                <wp:docPr id="296" name="Oval 26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5DA9D76" w14:textId="77777777" w:rsidR="00393F33" w:rsidRPr="003A3676" w:rsidRDefault="00393F33" w:rsidP="00927730">
                            <w:pPr>
                              <w:rPr>
                                <w:rFonts w:ascii="Arial" w:hAnsi="Arial" w:cs="Arial"/>
                              </w:rPr>
                            </w:pPr>
                            <w:r w:rsidRPr="003A3676">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A8899CB" id="Oval 2660" o:spid="_x0000_s1131" style="position:absolute;margin-left:240.35pt;margin-top:153.65pt;width:27.65pt;height:28.3pt;z-index:25297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k+3EwIAAC4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" fillcolor="yellow" strokecolor="yellow" strokeweight="1.5pt">
                <v:shadow color="#868686"/>
                <v:textbox>
                  <w:txbxContent>
                    <w:p w14:paraId="65DA9D76" w14:textId="77777777" w:rsidR="00393F33" w:rsidRPr="003A3676" w:rsidRDefault="00393F33" w:rsidP="00927730">
                      <w:pPr>
                        <w:rPr>
                          <w:rFonts w:ascii="Arial" w:hAnsi="Arial" w:cs="Arial"/>
                        </w:rPr>
                      </w:pPr>
                      <w:r w:rsidRPr="003A3676">
                        <w:rPr>
                          <w:rFonts w:ascii="Arial" w:hAnsi="Arial" w:cs="Arial"/>
                        </w:rPr>
                        <w:t>1</w:t>
                      </w:r>
                    </w:p>
                  </w:txbxContent>
                </v:textbox>
              </v:oval>
            </w:pict>
          </mc:Fallback>
        </mc:AlternateContent>
      </w:r>
      <w:r w:rsidR="00576E9F">
        <w:rPr>
          <w:rFonts w:ascii="Arial" w:hAnsi="Arial" w:cs="Arial"/>
          <w:b/>
          <w:noProof/>
          <w:lang w:val="en-US"/>
        </w:rPr>
        <mc:AlternateContent>
          <mc:Choice Requires="wps">
            <w:drawing>
              <wp:anchor distT="0" distB="0" distL="114300" distR="114300" simplePos="0" relativeHeight="252968448" behindDoc="0" locked="0" layoutInCell="1" allowOverlap="1" wp14:anchorId="232A7BED" wp14:editId="2FE107EB">
                <wp:simplePos x="0" y="0"/>
                <wp:positionH relativeFrom="column">
                  <wp:posOffset>54610</wp:posOffset>
                </wp:positionH>
                <wp:positionV relativeFrom="paragraph">
                  <wp:posOffset>1221740</wp:posOffset>
                </wp:positionV>
                <wp:extent cx="2764790" cy="288925"/>
                <wp:effectExtent l="16510" t="9525" r="9525" b="15875"/>
                <wp:wrapNone/>
                <wp:docPr id="292" name="AutoShape 26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4790" cy="28892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E9F5F3" id="AutoShape 2656" o:spid="_x0000_s1026" type="#_x0000_t176" style="position:absolute;margin-left:4.3pt;margin-top:96.2pt;width:217.7pt;height:22.75pt;z-index:25296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" filled="f" strokecolor="red" strokeweight="1.5pt"/>
            </w:pict>
          </mc:Fallback>
        </mc:AlternateContent>
      </w:r>
      <w:r w:rsidR="00576E9F">
        <w:rPr>
          <w:rFonts w:ascii="Arial" w:hAnsi="Arial" w:cs="Arial"/>
          <w:b/>
          <w:noProof/>
          <w:lang w:val="en-US"/>
        </w:rPr>
        <mc:AlternateContent>
          <mc:Choice Requires="wps">
            <w:drawing>
              <wp:anchor distT="0" distB="0" distL="114300" distR="114300" simplePos="0" relativeHeight="252976640" behindDoc="0" locked="0" layoutInCell="1" allowOverlap="1" wp14:anchorId="66F98D86" wp14:editId="0EB72EA4">
                <wp:simplePos x="0" y="0"/>
                <wp:positionH relativeFrom="column">
                  <wp:posOffset>4295775</wp:posOffset>
                </wp:positionH>
                <wp:positionV relativeFrom="paragraph">
                  <wp:posOffset>922655</wp:posOffset>
                </wp:positionV>
                <wp:extent cx="534670" cy="0"/>
                <wp:effectExtent l="9525" t="62865" r="27305" b="60960"/>
                <wp:wrapNone/>
                <wp:docPr id="291" name="AutoShape 26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67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054BA9E" id="AutoShape 2664" o:spid="_x0000_s1026" type="#_x0000_t32" style="position:absolute;margin-left:338.25pt;margin-top:72.65pt;width:42.1pt;height:0;z-index:25297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" strokeweight="1.5pt">
                <v:stroke endarrow="block"/>
                <v:shadow color="#868686"/>
              </v:shape>
            </w:pict>
          </mc:Fallback>
        </mc:AlternateContent>
      </w:r>
      <w:r w:rsidR="00576E9F">
        <w:rPr>
          <w:rFonts w:ascii="Arial" w:hAnsi="Arial" w:cs="Arial"/>
          <w:b/>
          <w:noProof/>
          <w:lang w:val="en-US"/>
        </w:rPr>
        <mc:AlternateContent>
          <mc:Choice Requires="wps">
            <w:drawing>
              <wp:anchor distT="0" distB="0" distL="114300" distR="114300" simplePos="0" relativeHeight="252973568" behindDoc="0" locked="0" layoutInCell="1" allowOverlap="1" wp14:anchorId="2484FEB4" wp14:editId="1D2C10EA">
                <wp:simplePos x="0" y="0"/>
                <wp:positionH relativeFrom="column">
                  <wp:posOffset>2264410</wp:posOffset>
                </wp:positionH>
                <wp:positionV relativeFrom="paragraph">
                  <wp:posOffset>812165</wp:posOffset>
                </wp:positionV>
                <wp:extent cx="2031365" cy="152400"/>
                <wp:effectExtent l="16510" t="9525" r="9525" b="9525"/>
                <wp:wrapNone/>
                <wp:docPr id="290" name="AutoShape 26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1365" cy="15240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DE34EA" id="AutoShape 2661" o:spid="_x0000_s1026" type="#_x0000_t176" style="position:absolute;margin-left:178.3pt;margin-top:63.95pt;width:159.95pt;height:12pt;z-index:25297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" filled="f" strokecolor="red" strokeweight="1.5pt"/>
            </w:pict>
          </mc:Fallback>
        </mc:AlternateContent>
      </w:r>
      <w:r w:rsidR="00576E9F">
        <w:rPr>
          <w:rFonts w:ascii="Arial" w:hAnsi="Arial" w:cs="Arial"/>
          <w:b/>
          <w:noProof/>
          <w:lang w:val="en-US"/>
        </w:rPr>
        <mc:AlternateContent>
          <mc:Choice Requires="wps">
            <w:drawing>
              <wp:anchor distT="0" distB="0" distL="114300" distR="114300" simplePos="0" relativeHeight="252970496" behindDoc="0" locked="0" layoutInCell="1" allowOverlap="1" wp14:anchorId="3E91AC76" wp14:editId="75920155">
                <wp:simplePos x="0" y="0"/>
                <wp:positionH relativeFrom="column">
                  <wp:posOffset>1638300</wp:posOffset>
                </wp:positionH>
                <wp:positionV relativeFrom="paragraph">
                  <wp:posOffset>1510665</wp:posOffset>
                </wp:positionV>
                <wp:extent cx="635" cy="800100"/>
                <wp:effectExtent l="57150" t="12700" r="66040" b="25400"/>
                <wp:wrapNone/>
                <wp:docPr id="289" name="AutoShape 26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001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42C7F03" id="AutoShape 2658" o:spid="_x0000_s1026" type="#_x0000_t32" style="position:absolute;margin-left:129pt;margin-top:118.95pt;width:.05pt;height:63pt;z-index:25297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" strokeweight="1.5pt">
                <v:stroke endarrow="block"/>
                <v:shadow color="#868686"/>
              </v:shape>
            </w:pict>
          </mc:Fallback>
        </mc:AlternateContent>
      </w:r>
      <w:r w:rsidR="00576E9F">
        <w:rPr>
          <w:rFonts w:ascii="Arial" w:hAnsi="Arial" w:cs="Arial"/>
          <w:b/>
          <w:noProof/>
          <w:lang w:val="en-US"/>
        </w:rPr>
        <mc:AlternateContent>
          <mc:Choice Requires="wps">
            <w:drawing>
              <wp:anchor distT="0" distB="0" distL="114300" distR="114300" simplePos="0" relativeHeight="252971520" behindDoc="0" locked="0" layoutInCell="1" allowOverlap="1" wp14:anchorId="7D4A0B3E" wp14:editId="1C9E42FC">
                <wp:simplePos x="0" y="0"/>
                <wp:positionH relativeFrom="column">
                  <wp:posOffset>3603625</wp:posOffset>
                </wp:positionH>
                <wp:positionV relativeFrom="paragraph">
                  <wp:posOffset>2071370</wp:posOffset>
                </wp:positionV>
                <wp:extent cx="351155" cy="359410"/>
                <wp:effectExtent l="12700" t="11430" r="17145" b="10160"/>
                <wp:wrapNone/>
                <wp:docPr id="288" name="Oval 26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A968A1" w14:textId="77777777" w:rsidR="00393F33" w:rsidRPr="003A3676" w:rsidRDefault="00393F33" w:rsidP="00927730">
                            <w:pPr>
                              <w:rPr>
                                <w:rFonts w:ascii="Arial" w:hAnsi="Arial" w:cs="Arial"/>
                              </w:rPr>
                            </w:pPr>
                            <w:r w:rsidRPr="003A3676">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4A0B3E" id="Oval 2659" o:spid="_x0000_s1132" style="position:absolute;margin-left:283.75pt;margin-top:163.1pt;width:27.65pt;height:28.3pt;z-index:25297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yFZEwIAAC4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" fillcolor="yellow" strokecolor="yellow" strokeweight="1.5pt">
                <v:shadow color="#868686"/>
                <v:textbox>
                  <w:txbxContent>
                    <w:p w14:paraId="03A968A1" w14:textId="77777777" w:rsidR="00393F33" w:rsidRPr="003A3676" w:rsidRDefault="00393F33" w:rsidP="00927730">
                      <w:pPr>
                        <w:rPr>
                          <w:rFonts w:ascii="Arial" w:hAnsi="Arial" w:cs="Arial"/>
                        </w:rPr>
                      </w:pPr>
                      <w:r w:rsidRPr="003A3676">
                        <w:rPr>
                          <w:rFonts w:ascii="Arial" w:hAnsi="Arial" w:cs="Arial"/>
                        </w:rPr>
                        <w:t>2</w:t>
                      </w:r>
                    </w:p>
                  </w:txbxContent>
                </v:textbox>
              </v:oval>
            </w:pict>
          </mc:Fallback>
        </mc:AlternateContent>
      </w:r>
      <w:r w:rsidR="00576E9F">
        <w:rPr>
          <w:rFonts w:ascii="Arial" w:hAnsi="Arial" w:cs="Arial"/>
          <w:b/>
          <w:noProof/>
          <w:lang w:val="en-US"/>
        </w:rPr>
        <mc:AlternateContent>
          <mc:Choice Requires="wps">
            <w:drawing>
              <wp:anchor distT="0" distB="0" distL="114300" distR="114300" simplePos="0" relativeHeight="252966400" behindDoc="0" locked="0" layoutInCell="1" allowOverlap="1" wp14:anchorId="7E7C81F4" wp14:editId="099267A1">
                <wp:simplePos x="0" y="0"/>
                <wp:positionH relativeFrom="column">
                  <wp:posOffset>4017010</wp:posOffset>
                </wp:positionH>
                <wp:positionV relativeFrom="paragraph">
                  <wp:posOffset>1673860</wp:posOffset>
                </wp:positionV>
                <wp:extent cx="0" cy="440690"/>
                <wp:effectExtent l="64135" t="13970" r="59690" b="21590"/>
                <wp:wrapNone/>
                <wp:docPr id="287" name="AutoShape 26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06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BFD5A6" id="AutoShape 2654" o:spid="_x0000_s1026" type="#_x0000_t32" style="position:absolute;margin-left:316.3pt;margin-top:131.8pt;width:0;height:34.7pt;z-index:25296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" strokeweight="1.5pt">
                <v:stroke endarrow="block"/>
                <v:shadow color="#868686"/>
              </v:shape>
            </w:pict>
          </mc:Fallback>
        </mc:AlternateContent>
      </w:r>
      <w:r w:rsidR="00927730">
        <w:rPr>
          <w:rFonts w:ascii="Arial" w:hAnsi="Arial" w:cs="Arial"/>
          <w:b/>
          <w:noProof/>
          <w:lang w:val="en-US"/>
        </w:rPr>
        <w:drawing>
          <wp:inline distT="0" distB="0" distL="0" distR="0" wp14:anchorId="509E33E0" wp14:editId="6038EE8A">
            <wp:extent cx="6858000" cy="3766490"/>
            <wp:effectExtent l="19050" t="19050" r="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6" cstate="print"/>
                    <a:srcRect/>
                    <a:stretch>
                      <a:fillRect/>
                    </a:stretch>
                  </pic:blipFill>
                  <pic:spPr bwMode="auto">
                    <a:xfrm>
                      <a:off x="0" y="0"/>
                      <a:ext cx="6858000" cy="3766490"/>
                    </a:xfrm>
                    <a:prstGeom prst="rect">
                      <a:avLst/>
                    </a:prstGeom>
                    <a:noFill/>
                    <a:ln w="9525">
                      <a:solidFill>
                        <a:schemeClr val="tx1"/>
                      </a:solidFill>
                      <a:miter lim="800000"/>
                      <a:headEnd/>
                      <a:tailEnd/>
                    </a:ln>
                  </pic:spPr>
                </pic:pic>
              </a:graphicData>
            </a:graphic>
          </wp:inline>
        </w:drawing>
      </w:r>
    </w:p>
    <w:p w14:paraId="182DED7C" w14:textId="77777777" w:rsidR="00927730" w:rsidRDefault="00927730" w:rsidP="00927730">
      <w:pPr>
        <w:rPr>
          <w:rFonts w:ascii="Arial" w:hAnsi="Arial" w:cs="Arial"/>
          <w:b/>
          <w:lang w:val="en-GB"/>
        </w:rPr>
      </w:pPr>
    </w:p>
    <w:p w14:paraId="34FC77DA" w14:textId="77777777" w:rsidR="00927730" w:rsidRDefault="00927730" w:rsidP="00927730">
      <w:pPr>
        <w:rPr>
          <w:rFonts w:ascii="Arial" w:hAnsi="Arial" w:cs="Arial"/>
          <w:b/>
          <w:lang w:val="en-GB"/>
        </w:rPr>
      </w:pPr>
    </w:p>
    <w:p w14:paraId="548EBCD0" w14:textId="77777777" w:rsidR="00927730" w:rsidRDefault="00927730" w:rsidP="00927730">
      <w:pPr>
        <w:rPr>
          <w:rFonts w:ascii="Arial" w:hAnsi="Arial" w:cs="Arial"/>
          <w:b/>
          <w:lang w:val="en-GB"/>
        </w:rPr>
      </w:pPr>
    </w:p>
    <w:p w14:paraId="02EE5082" w14:textId="77777777" w:rsidR="00927730" w:rsidRDefault="00927730" w:rsidP="00927730">
      <w:pPr>
        <w:rPr>
          <w:rFonts w:ascii="Arial" w:hAnsi="Arial" w:cs="Arial"/>
          <w:b/>
          <w:lang w:val="en-GB"/>
        </w:rPr>
      </w:pPr>
    </w:p>
    <w:p w14:paraId="0B932FA5" w14:textId="77777777" w:rsidR="00927730" w:rsidRDefault="00927730" w:rsidP="00927730">
      <w:pPr>
        <w:rPr>
          <w:rFonts w:ascii="Arial" w:hAnsi="Arial" w:cs="Arial"/>
          <w:b/>
          <w:lang w:val="en-GB"/>
        </w:rPr>
      </w:pPr>
    </w:p>
    <w:p w14:paraId="28978B10" w14:textId="77777777" w:rsidR="00927730" w:rsidRDefault="00927730" w:rsidP="00927730">
      <w:pPr>
        <w:rPr>
          <w:rFonts w:ascii="Arial" w:hAnsi="Arial" w:cs="Arial"/>
          <w:b/>
          <w:lang w:val="en-GB"/>
        </w:rPr>
      </w:pPr>
    </w:p>
    <w:p w14:paraId="58BE9F2C" w14:textId="77777777" w:rsidR="00927730" w:rsidRDefault="00927730" w:rsidP="00927730">
      <w:pPr>
        <w:rPr>
          <w:rFonts w:ascii="Arial" w:hAnsi="Arial" w:cs="Arial"/>
          <w:b/>
          <w:lang w:val="en-GB"/>
        </w:rPr>
      </w:pPr>
    </w:p>
    <w:p w14:paraId="23ED38AF" w14:textId="77777777" w:rsidR="00927730" w:rsidRDefault="00927730" w:rsidP="00927730">
      <w:pPr>
        <w:rPr>
          <w:rFonts w:ascii="Arial" w:hAnsi="Arial" w:cs="Arial"/>
          <w:b/>
          <w:lang w:val="en-GB"/>
        </w:rPr>
      </w:pPr>
    </w:p>
    <w:p w14:paraId="5EA45DB3" w14:textId="77777777" w:rsidR="00927730" w:rsidRDefault="00927730" w:rsidP="00927730">
      <w:pPr>
        <w:rPr>
          <w:rFonts w:ascii="Arial" w:hAnsi="Arial" w:cs="Arial"/>
          <w:b/>
          <w:lang w:val="en-GB"/>
        </w:rPr>
      </w:pPr>
    </w:p>
    <w:p w14:paraId="62AB8AD8" w14:textId="77777777" w:rsidR="00927730" w:rsidRDefault="00927730" w:rsidP="00927730">
      <w:pPr>
        <w:rPr>
          <w:rFonts w:ascii="Arial" w:hAnsi="Arial" w:cs="Arial"/>
          <w:b/>
          <w:lang w:val="en-GB"/>
        </w:rPr>
      </w:pPr>
    </w:p>
    <w:p w14:paraId="69FA731B" w14:textId="77777777" w:rsidR="00927730" w:rsidRDefault="00927730" w:rsidP="00927730">
      <w:pPr>
        <w:rPr>
          <w:rFonts w:ascii="Arial" w:hAnsi="Arial" w:cs="Arial"/>
          <w:b/>
          <w:lang w:val="en-GB"/>
        </w:rPr>
      </w:pPr>
    </w:p>
    <w:p w14:paraId="481ECF90" w14:textId="77777777" w:rsidR="00927730" w:rsidRDefault="00927730" w:rsidP="00927730">
      <w:pPr>
        <w:rPr>
          <w:rFonts w:ascii="Arial" w:hAnsi="Arial" w:cs="Arial"/>
          <w:b/>
          <w:lang w:val="en-GB"/>
        </w:rPr>
      </w:pPr>
    </w:p>
    <w:p w14:paraId="610DB1B5" w14:textId="77777777" w:rsidR="00927730" w:rsidRDefault="00927730" w:rsidP="00927730">
      <w:pPr>
        <w:rPr>
          <w:rFonts w:ascii="Arial" w:hAnsi="Arial" w:cs="Arial"/>
          <w:b/>
          <w:lang w:val="en-GB"/>
        </w:rPr>
      </w:pPr>
    </w:p>
    <w:p w14:paraId="65676A42" w14:textId="77777777" w:rsidR="00927730" w:rsidRDefault="00927730" w:rsidP="00927730">
      <w:pPr>
        <w:rPr>
          <w:rFonts w:ascii="Arial" w:hAnsi="Arial" w:cs="Arial"/>
          <w:b/>
          <w:lang w:val="en-GB"/>
        </w:rPr>
      </w:pPr>
    </w:p>
    <w:p w14:paraId="4B644955" w14:textId="77777777" w:rsidR="00927730" w:rsidRDefault="00927730" w:rsidP="00927730">
      <w:pPr>
        <w:rPr>
          <w:rFonts w:ascii="Arial" w:hAnsi="Arial" w:cs="Arial"/>
          <w:b/>
          <w:lang w:val="en-GB"/>
        </w:rPr>
      </w:pPr>
    </w:p>
    <w:p w14:paraId="615E162C" w14:textId="77777777" w:rsidR="00927730" w:rsidRDefault="00927730" w:rsidP="00927730">
      <w:pPr>
        <w:rPr>
          <w:rFonts w:ascii="Arial" w:hAnsi="Arial" w:cs="Arial"/>
          <w:b/>
          <w:lang w:val="en-GB"/>
        </w:rPr>
      </w:pPr>
    </w:p>
    <w:p w14:paraId="71857D15" w14:textId="77777777" w:rsidR="00927730" w:rsidRDefault="00927730" w:rsidP="00927730">
      <w:pPr>
        <w:rPr>
          <w:rFonts w:ascii="Arial" w:hAnsi="Arial" w:cs="Arial"/>
          <w:b/>
          <w:lang w:val="en-GB"/>
        </w:rPr>
      </w:pPr>
    </w:p>
    <w:p w14:paraId="291C8C6F" w14:textId="77777777" w:rsidR="00927730" w:rsidRDefault="00927730" w:rsidP="00BF5E19">
      <w:pPr>
        <w:rPr>
          <w:rFonts w:ascii="Arial" w:hAnsi="Arial" w:cs="Arial"/>
          <w:b/>
          <w:lang w:val="en-GB"/>
        </w:rPr>
      </w:pPr>
    </w:p>
    <w:p w14:paraId="47445744" w14:textId="77777777" w:rsidR="00927730" w:rsidRDefault="00927730" w:rsidP="00BF5E19">
      <w:pPr>
        <w:rPr>
          <w:rFonts w:ascii="Arial" w:hAnsi="Arial" w:cs="Arial"/>
          <w:b/>
          <w:lang w:val="en-GB"/>
        </w:rPr>
      </w:pPr>
    </w:p>
    <w:p w14:paraId="23D4967C" w14:textId="77777777" w:rsidR="00927730" w:rsidRDefault="00927730" w:rsidP="00BF5E19">
      <w:pPr>
        <w:rPr>
          <w:rFonts w:ascii="Arial" w:hAnsi="Arial" w:cs="Arial"/>
          <w:b/>
          <w:lang w:val="en-GB"/>
        </w:rPr>
      </w:pPr>
    </w:p>
    <w:p w14:paraId="2D9DD12A" w14:textId="77777777" w:rsidR="00927730" w:rsidRDefault="00927730" w:rsidP="00BF5E19">
      <w:pPr>
        <w:rPr>
          <w:rFonts w:ascii="Arial" w:hAnsi="Arial" w:cs="Arial"/>
          <w:b/>
          <w:lang w:val="en-GB"/>
        </w:rPr>
      </w:pPr>
    </w:p>
    <w:p w14:paraId="1A6E01FD" w14:textId="77777777" w:rsidR="00927730" w:rsidRDefault="00927730" w:rsidP="00BF5E19">
      <w:pPr>
        <w:rPr>
          <w:rFonts w:ascii="Arial" w:hAnsi="Arial" w:cs="Arial"/>
          <w:b/>
          <w:lang w:val="en-GB"/>
        </w:rPr>
      </w:pPr>
    </w:p>
    <w:p w14:paraId="094F1690" w14:textId="77777777" w:rsidR="00BF5E19" w:rsidRDefault="00BF5E19" w:rsidP="00BF5E19">
      <w:pPr>
        <w:rPr>
          <w:rFonts w:ascii="Arial" w:hAnsi="Arial" w:cs="Arial"/>
          <w:b/>
          <w:lang w:val="en-GB"/>
        </w:rPr>
      </w:pPr>
    </w:p>
    <w:p w14:paraId="6812D31B" w14:textId="77777777" w:rsidR="00EF2843" w:rsidRDefault="00EF2843">
      <w:pPr>
        <w:overflowPunct/>
        <w:autoSpaceDE/>
        <w:autoSpaceDN/>
        <w:adjustRightInd/>
        <w:textAlignment w:val="auto"/>
        <w:rPr>
          <w:rFonts w:ascii="Arial" w:hAnsi="Arial" w:cs="Arial"/>
          <w:b/>
          <w:lang w:val="en-GB"/>
        </w:rPr>
      </w:pPr>
      <w:bookmarkStart w:id="36" w:name="newstorefill"/>
      <w:r>
        <w:rPr>
          <w:rFonts w:ascii="Arial" w:hAnsi="Arial" w:cs="Arial"/>
          <w:b/>
          <w:lang w:val="en-GB"/>
        </w:rPr>
        <w:br w:type="page"/>
      </w:r>
    </w:p>
    <w:p w14:paraId="1B40068A" w14:textId="5CE9F96E" w:rsidR="00EF2843" w:rsidRDefault="00EF2843" w:rsidP="00EF2843">
      <w:pPr>
        <w:ind w:left="720" w:hanging="720"/>
        <w:rPr>
          <w:rFonts w:ascii="Arial" w:hAnsi="Arial" w:cs="Arial"/>
          <w:b/>
          <w:lang w:val="en-GB"/>
        </w:rPr>
      </w:pPr>
      <w:r>
        <w:rPr>
          <w:rFonts w:ascii="Arial" w:hAnsi="Arial" w:cs="Arial"/>
          <w:b/>
          <w:lang w:val="en-GB"/>
        </w:rPr>
        <w:lastRenderedPageBreak/>
        <w:t>6.1</w:t>
      </w:r>
      <w:r w:rsidRPr="00600DC7">
        <w:rPr>
          <w:rFonts w:ascii="Arial" w:hAnsi="Arial" w:cs="Arial"/>
          <w:b/>
          <w:lang w:val="en-GB"/>
        </w:rPr>
        <w:t xml:space="preserve"> </w:t>
      </w:r>
      <w:r w:rsidRPr="00600DC7">
        <w:rPr>
          <w:rFonts w:ascii="Arial" w:hAnsi="Arial" w:cs="Arial"/>
          <w:b/>
          <w:lang w:val="en-GB"/>
        </w:rPr>
        <w:tab/>
        <w:t>Customer Invoice</w:t>
      </w:r>
      <w:r>
        <w:rPr>
          <w:rFonts w:ascii="Arial" w:hAnsi="Arial" w:cs="Arial"/>
          <w:b/>
          <w:lang w:val="en-GB"/>
        </w:rPr>
        <w:t xml:space="preserve"> for Slotting, Example 2</w:t>
      </w:r>
      <w:r w:rsidRPr="00600DC7">
        <w:rPr>
          <w:rFonts w:ascii="Arial" w:hAnsi="Arial" w:cs="Arial"/>
          <w:b/>
          <w:lang w:val="en-GB"/>
        </w:rPr>
        <w:t>:</w:t>
      </w:r>
    </w:p>
    <w:p w14:paraId="1712D644" w14:textId="48B2B85C" w:rsidR="00EF2843" w:rsidRDefault="00EF2843" w:rsidP="00EF2843">
      <w:pPr>
        <w:ind w:left="720" w:hanging="720"/>
        <w:rPr>
          <w:rFonts w:ascii="Arial" w:hAnsi="Arial" w:cs="Arial"/>
          <w:b/>
          <w:lang w:val="en-GB"/>
        </w:rPr>
      </w:pPr>
    </w:p>
    <w:p w14:paraId="0B576A1B" w14:textId="61220444" w:rsidR="00EF2843" w:rsidRDefault="0022546C" w:rsidP="00EF2843">
      <w:pPr>
        <w:ind w:left="720" w:hanging="720"/>
        <w:rPr>
          <w:rFonts w:ascii="Arial" w:hAnsi="Arial" w:cs="Arial"/>
          <w:b/>
          <w:lang w:val="en-GB"/>
        </w:rPr>
      </w:pPr>
      <w:r w:rsidRPr="00EF2843">
        <w:rPr>
          <w:rFonts w:ascii="Arial" w:hAnsi="Arial" w:cs="Arial"/>
          <w:b/>
          <w:noProof/>
          <w:lang w:val="en-GB"/>
        </w:rPr>
        <mc:AlternateContent>
          <mc:Choice Requires="wps">
            <w:drawing>
              <wp:anchor distT="0" distB="0" distL="114300" distR="114300" simplePos="0" relativeHeight="253332992" behindDoc="0" locked="0" layoutInCell="1" allowOverlap="1" wp14:anchorId="291B9462" wp14:editId="6CD8BB54">
                <wp:simplePos x="0" y="0"/>
                <wp:positionH relativeFrom="column">
                  <wp:posOffset>-34506</wp:posOffset>
                </wp:positionH>
                <wp:positionV relativeFrom="paragraph">
                  <wp:posOffset>2184364</wp:posOffset>
                </wp:positionV>
                <wp:extent cx="3433314" cy="1190445"/>
                <wp:effectExtent l="0" t="0" r="15240" b="10160"/>
                <wp:wrapNone/>
                <wp:docPr id="4"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33314" cy="11904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47D76E" id="AutoShape 2477" o:spid="_x0000_s1026" style="position:absolute;margin-left:-2.7pt;margin-top:172pt;width:270.35pt;height:93.75pt;z-index:2533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" filled="f" strokecolor="red" strokeweight="1.5pt">
                <v:shadow color="#868686"/>
              </v:roundrect>
            </w:pict>
          </mc:Fallback>
        </mc:AlternateContent>
      </w:r>
      <w:r w:rsidR="00EF2843" w:rsidRPr="00EF2843">
        <w:rPr>
          <w:rFonts w:ascii="Arial" w:hAnsi="Arial" w:cs="Arial"/>
          <w:b/>
          <w:noProof/>
          <w:lang w:val="en-GB"/>
        </w:rPr>
        <mc:AlternateContent>
          <mc:Choice Requires="wps">
            <w:drawing>
              <wp:anchor distT="0" distB="0" distL="114300" distR="114300" simplePos="0" relativeHeight="253350400" behindDoc="0" locked="0" layoutInCell="1" allowOverlap="1" wp14:anchorId="34478463" wp14:editId="519776F5">
                <wp:simplePos x="0" y="0"/>
                <wp:positionH relativeFrom="column">
                  <wp:posOffset>6182061</wp:posOffset>
                </wp:positionH>
                <wp:positionV relativeFrom="paragraph">
                  <wp:posOffset>2019564</wp:posOffset>
                </wp:positionV>
                <wp:extent cx="351155" cy="359410"/>
                <wp:effectExtent l="17780" t="17145" r="12065" b="13970"/>
                <wp:wrapNone/>
                <wp:docPr id="141" name="Oval 2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BBD674A" w14:textId="77777777" w:rsidR="00393F33" w:rsidRPr="003A3676" w:rsidRDefault="00393F33" w:rsidP="00EF2843">
                            <w:pPr>
                              <w:rPr>
                                <w:rFonts w:ascii="Arial" w:hAnsi="Arial" w:cs="Arial"/>
                              </w:rPr>
                            </w:pPr>
                            <w:r>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478463" id="_x0000_s1133" style="position:absolute;left:0;text-align:left;margin-left:486.8pt;margin-top:159pt;width:27.65pt;height:28.3pt;z-index:2533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dS1EwIAAC4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" fillcolor="yellow" strokecolor="yellow" strokeweight="1.5pt">
                <v:shadow color="#868686"/>
                <v:textbox>
                  <w:txbxContent>
                    <w:p w14:paraId="1BBD674A" w14:textId="77777777" w:rsidR="00393F33" w:rsidRPr="003A3676" w:rsidRDefault="00393F33" w:rsidP="00EF2843">
                      <w:pPr>
                        <w:rPr>
                          <w:rFonts w:ascii="Arial" w:hAnsi="Arial" w:cs="Arial"/>
                        </w:rPr>
                      </w:pPr>
                      <w:r>
                        <w:rPr>
                          <w:rFonts w:ascii="Arial" w:hAnsi="Arial" w:cs="Arial"/>
                        </w:rPr>
                        <w:t>2</w:t>
                      </w:r>
                    </w:p>
                  </w:txbxContent>
                </v:textbox>
              </v:oval>
            </w:pict>
          </mc:Fallback>
        </mc:AlternateContent>
      </w:r>
      <w:r w:rsidR="00EF2843" w:rsidRPr="00EF2843">
        <w:rPr>
          <w:rFonts w:ascii="Arial" w:hAnsi="Arial" w:cs="Arial"/>
          <w:b/>
          <w:noProof/>
          <w:lang w:val="en-GB"/>
        </w:rPr>
        <mc:AlternateContent>
          <mc:Choice Requires="wps">
            <w:drawing>
              <wp:anchor distT="0" distB="0" distL="114300" distR="114300" simplePos="0" relativeHeight="253347328" behindDoc="0" locked="0" layoutInCell="1" allowOverlap="1" wp14:anchorId="4C12E272" wp14:editId="3ABB6F25">
                <wp:simplePos x="0" y="0"/>
                <wp:positionH relativeFrom="column">
                  <wp:posOffset>5192563</wp:posOffset>
                </wp:positionH>
                <wp:positionV relativeFrom="paragraph">
                  <wp:posOffset>1501439</wp:posOffset>
                </wp:positionV>
                <wp:extent cx="1129665" cy="681355"/>
                <wp:effectExtent l="0" t="0" r="13335" b="23495"/>
                <wp:wrapNone/>
                <wp:docPr id="138" name="Text Box 2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665" cy="68135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56B5CB2" w14:textId="0B832B91" w:rsidR="00393F33" w:rsidRPr="002504E9" w:rsidRDefault="00393F33" w:rsidP="00EF2843">
                            <w:pPr>
                              <w:rPr>
                                <w:rFonts w:ascii="Arial" w:hAnsi="Arial" w:cs="Arial"/>
                                <w:sz w:val="16"/>
                                <w:szCs w:val="16"/>
                              </w:rPr>
                            </w:pPr>
                            <w:r>
                              <w:rPr>
                                <w:rFonts w:ascii="Arial" w:hAnsi="Arial" w:cs="Arial"/>
                                <w:sz w:val="16"/>
                                <w:szCs w:val="16"/>
                                <w:u w:val="single"/>
                              </w:rPr>
                              <w:t>Amount:</w:t>
                            </w:r>
                            <w:r w:rsidRPr="00AD0B74">
                              <w:rPr>
                                <w:rFonts w:ascii="Arial" w:hAnsi="Arial" w:cs="Arial"/>
                                <w:sz w:val="16"/>
                                <w:szCs w:val="16"/>
                              </w:rPr>
                              <w:t xml:space="preserve">  </w:t>
                            </w:r>
                            <w:r>
                              <w:rPr>
                                <w:rFonts w:ascii="Arial" w:hAnsi="Arial" w:cs="Arial"/>
                                <w:sz w:val="16"/>
                                <w:szCs w:val="16"/>
                              </w:rPr>
                              <w:t>The slotting lump sum the customer is claiming.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12E272" id="_x0000_s1134" type="#_x0000_t202" style="position:absolute;left:0;text-align:left;margin-left:408.85pt;margin-top:118.2pt;width:88.95pt;height:53.65pt;z-index:2533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" strokeweight="1.5pt">
                <v:shadow color="#868686"/>
                <v:textbox>
                  <w:txbxContent>
                    <w:p w14:paraId="056B5CB2" w14:textId="0B832B91" w:rsidR="00393F33" w:rsidRPr="002504E9" w:rsidRDefault="00393F33" w:rsidP="00EF2843">
                      <w:pPr>
                        <w:rPr>
                          <w:rFonts w:ascii="Arial" w:hAnsi="Arial" w:cs="Arial"/>
                          <w:sz w:val="16"/>
                          <w:szCs w:val="16"/>
                        </w:rPr>
                      </w:pPr>
                      <w:r>
                        <w:rPr>
                          <w:rFonts w:ascii="Arial" w:hAnsi="Arial" w:cs="Arial"/>
                          <w:sz w:val="16"/>
                          <w:szCs w:val="16"/>
                          <w:u w:val="single"/>
                        </w:rPr>
                        <w:t>Amount:</w:t>
                      </w:r>
                      <w:r w:rsidRPr="00AD0B74">
                        <w:rPr>
                          <w:rFonts w:ascii="Arial" w:hAnsi="Arial" w:cs="Arial"/>
                          <w:sz w:val="16"/>
                          <w:szCs w:val="16"/>
                        </w:rPr>
                        <w:t xml:space="preserve">  </w:t>
                      </w:r>
                      <w:r>
                        <w:rPr>
                          <w:rFonts w:ascii="Arial" w:hAnsi="Arial" w:cs="Arial"/>
                          <w:sz w:val="16"/>
                          <w:szCs w:val="16"/>
                        </w:rPr>
                        <w:t>The slotting lump sum the customer is claiming.</w:t>
                      </w:r>
                    </w:p>
                  </w:txbxContent>
                </v:textbox>
              </v:shape>
            </w:pict>
          </mc:Fallback>
        </mc:AlternateContent>
      </w:r>
      <w:r w:rsidR="00EF2843" w:rsidRPr="00EF2843">
        <w:rPr>
          <w:rFonts w:ascii="Arial" w:hAnsi="Arial" w:cs="Arial"/>
          <w:b/>
          <w:noProof/>
          <w:lang w:val="en-GB"/>
        </w:rPr>
        <mc:AlternateContent>
          <mc:Choice Requires="wps">
            <w:drawing>
              <wp:anchor distT="0" distB="0" distL="114300" distR="114300" simplePos="0" relativeHeight="253343232" behindDoc="0" locked="0" layoutInCell="1" allowOverlap="1" wp14:anchorId="6BEF3A3A" wp14:editId="43A3A5A0">
                <wp:simplePos x="0" y="0"/>
                <wp:positionH relativeFrom="column">
                  <wp:posOffset>4443118</wp:posOffset>
                </wp:positionH>
                <wp:positionV relativeFrom="paragraph">
                  <wp:posOffset>2061007</wp:posOffset>
                </wp:positionV>
                <wp:extent cx="749983" cy="45719"/>
                <wp:effectExtent l="0" t="57150" r="31115" b="50165"/>
                <wp:wrapNone/>
                <wp:docPr id="125"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49983" cy="4571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D1CA7E" id="AutoShape 2478" o:spid="_x0000_s1026" type="#_x0000_t32" style="position:absolute;margin-left:349.85pt;margin-top:162.3pt;width:59.05pt;height:3.6pt;flip:y;z-index:2533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" strokeweight="1.5pt">
                <v:stroke endarrow="block"/>
                <v:shadow color="#868686"/>
              </v:shape>
            </w:pict>
          </mc:Fallback>
        </mc:AlternateContent>
      </w:r>
      <w:r w:rsidR="00EF2843" w:rsidRPr="00EF2843">
        <w:rPr>
          <w:rFonts w:ascii="Arial" w:hAnsi="Arial" w:cs="Arial"/>
          <w:b/>
          <w:noProof/>
          <w:lang w:val="en-GB"/>
        </w:rPr>
        <mc:AlternateContent>
          <mc:Choice Requires="wps">
            <w:drawing>
              <wp:anchor distT="0" distB="0" distL="114300" distR="114300" simplePos="0" relativeHeight="253334016" behindDoc="0" locked="0" layoutInCell="1" allowOverlap="1" wp14:anchorId="16631C20" wp14:editId="7815B407">
                <wp:simplePos x="0" y="0"/>
                <wp:positionH relativeFrom="column">
                  <wp:posOffset>3467820</wp:posOffset>
                </wp:positionH>
                <wp:positionV relativeFrom="paragraph">
                  <wp:posOffset>1856560</wp:posOffset>
                </wp:positionV>
                <wp:extent cx="1043796" cy="266700"/>
                <wp:effectExtent l="0" t="0" r="23495" b="19050"/>
                <wp:wrapNone/>
                <wp:docPr id="8"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3796" cy="2667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145656C" id="AutoShape 2477" o:spid="_x0000_s1026" style="position:absolute;margin-left:273.05pt;margin-top:146.2pt;width:82.2pt;height:21pt;z-index:2533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" filled="f" strokecolor="red" strokeweight="1.5pt">
                <v:shadow color="#868686"/>
              </v:roundrect>
            </w:pict>
          </mc:Fallback>
        </mc:AlternateContent>
      </w:r>
      <w:r w:rsidR="00EF2843" w:rsidRPr="00EF2843">
        <w:rPr>
          <w:rFonts w:ascii="Arial" w:hAnsi="Arial" w:cs="Arial"/>
          <w:b/>
          <w:noProof/>
          <w:lang w:val="en-GB"/>
        </w:rPr>
        <mc:AlternateContent>
          <mc:Choice Requires="wps">
            <w:drawing>
              <wp:anchor distT="0" distB="0" distL="114300" distR="114300" simplePos="0" relativeHeight="253336064" behindDoc="0" locked="0" layoutInCell="1" allowOverlap="1" wp14:anchorId="604CDD3F" wp14:editId="73A866A1">
                <wp:simplePos x="0" y="0"/>
                <wp:positionH relativeFrom="column">
                  <wp:posOffset>3467819</wp:posOffset>
                </wp:positionH>
                <wp:positionV relativeFrom="paragraph">
                  <wp:posOffset>1157821</wp:posOffset>
                </wp:positionV>
                <wp:extent cx="1224951" cy="276045"/>
                <wp:effectExtent l="0" t="0" r="13335" b="10160"/>
                <wp:wrapNone/>
                <wp:docPr id="22"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4951" cy="2760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E21A96" id="AutoShape 2477" o:spid="_x0000_s1026" style="position:absolute;margin-left:273.05pt;margin-top:91.15pt;width:96.45pt;height:21.75pt;z-index:2533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" filled="f" strokecolor="red" strokeweight="1.5pt">
                <v:shadow color="#868686"/>
              </v:roundrect>
            </w:pict>
          </mc:Fallback>
        </mc:AlternateContent>
      </w:r>
      <w:r w:rsidR="00EF2843" w:rsidRPr="00EF2843">
        <w:rPr>
          <w:rFonts w:ascii="Arial" w:hAnsi="Arial" w:cs="Arial"/>
          <w:b/>
          <w:noProof/>
          <w:lang w:val="en-GB"/>
        </w:rPr>
        <mc:AlternateContent>
          <mc:Choice Requires="wps">
            <w:drawing>
              <wp:anchor distT="0" distB="0" distL="114300" distR="114300" simplePos="0" relativeHeight="253354496" behindDoc="0" locked="0" layoutInCell="1" allowOverlap="1" wp14:anchorId="18ABBD76" wp14:editId="1E761285">
                <wp:simplePos x="0" y="0"/>
                <wp:positionH relativeFrom="column">
                  <wp:posOffset>6263712</wp:posOffset>
                </wp:positionH>
                <wp:positionV relativeFrom="paragraph">
                  <wp:posOffset>462388</wp:posOffset>
                </wp:positionV>
                <wp:extent cx="351155" cy="359410"/>
                <wp:effectExtent l="0" t="0" r="10795" b="21590"/>
                <wp:wrapNone/>
                <wp:docPr id="250"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10332C" w14:textId="77777777" w:rsidR="00393F33" w:rsidRPr="003A3676" w:rsidRDefault="00393F33" w:rsidP="00EF2843">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ABBD76" id="_x0000_s1135" style="position:absolute;left:0;text-align:left;margin-left:493.2pt;margin-top:36.4pt;width:27.65pt;height:28.3pt;z-index:2533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" fillcolor="#8db3e2 [1311]" strokecolor="yellow" strokeweight="1.5pt">
                <v:shadow color="#868686"/>
                <v:textbox>
                  <w:txbxContent>
                    <w:p w14:paraId="7110332C" w14:textId="77777777" w:rsidR="00393F33" w:rsidRPr="003A3676" w:rsidRDefault="00393F33" w:rsidP="00EF2843">
                      <w:pPr>
                        <w:jc w:val="center"/>
                        <w:rPr>
                          <w:rFonts w:ascii="Arial" w:hAnsi="Arial" w:cs="Arial"/>
                        </w:rPr>
                      </w:pPr>
                      <w:r w:rsidRPr="003A3676">
                        <w:rPr>
                          <w:rFonts w:ascii="Arial" w:hAnsi="Arial" w:cs="Arial"/>
                        </w:rPr>
                        <w:t>i</w:t>
                      </w:r>
                    </w:p>
                  </w:txbxContent>
                </v:textbox>
              </v:oval>
            </w:pict>
          </mc:Fallback>
        </mc:AlternateContent>
      </w:r>
      <w:r w:rsidR="00EF2843" w:rsidRPr="00EF2843">
        <w:rPr>
          <w:rFonts w:ascii="Arial" w:hAnsi="Arial" w:cs="Arial"/>
          <w:b/>
          <w:noProof/>
          <w:lang w:val="en-GB"/>
        </w:rPr>
        <mc:AlternateContent>
          <mc:Choice Requires="wps">
            <w:drawing>
              <wp:anchor distT="0" distB="0" distL="114300" distR="114300" simplePos="0" relativeHeight="253341184" behindDoc="0" locked="0" layoutInCell="1" allowOverlap="1" wp14:anchorId="11A9AA0D" wp14:editId="32B13EAD">
                <wp:simplePos x="0" y="0"/>
                <wp:positionH relativeFrom="column">
                  <wp:posOffset>4554747</wp:posOffset>
                </wp:positionH>
                <wp:positionV relativeFrom="paragraph">
                  <wp:posOffset>890401</wp:posOffset>
                </wp:positionV>
                <wp:extent cx="155276" cy="248021"/>
                <wp:effectExtent l="0" t="38100" r="54610" b="19050"/>
                <wp:wrapNone/>
                <wp:docPr id="39"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5276" cy="24802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FB0BE3E" id="AutoShape 2478" o:spid="_x0000_s1026" type="#_x0000_t32" style="position:absolute;margin-left:358.65pt;margin-top:70.1pt;width:12.25pt;height:19.55pt;flip:y;z-index:2533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" strokeweight="1.5pt">
                <v:stroke endarrow="block"/>
                <v:shadow color="#868686"/>
              </v:shape>
            </w:pict>
          </mc:Fallback>
        </mc:AlternateContent>
      </w:r>
      <w:r w:rsidR="00EF2843" w:rsidRPr="00EF2843">
        <w:rPr>
          <w:rFonts w:ascii="Arial" w:hAnsi="Arial" w:cs="Arial"/>
          <w:b/>
          <w:noProof/>
          <w:lang w:val="en-GB"/>
        </w:rPr>
        <mc:AlternateContent>
          <mc:Choice Requires="wps">
            <w:drawing>
              <wp:anchor distT="0" distB="0" distL="114300" distR="114300" simplePos="0" relativeHeight="253353472" behindDoc="0" locked="0" layoutInCell="1" allowOverlap="1" wp14:anchorId="328359D3" wp14:editId="54BE3BD4">
                <wp:simplePos x="0" y="0"/>
                <wp:positionH relativeFrom="column">
                  <wp:posOffset>4701660</wp:posOffset>
                </wp:positionH>
                <wp:positionV relativeFrom="paragraph">
                  <wp:posOffset>250622</wp:posOffset>
                </wp:positionV>
                <wp:extent cx="1604645" cy="621030"/>
                <wp:effectExtent l="0" t="0" r="14605" b="26670"/>
                <wp:wrapNone/>
                <wp:docPr id="144"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621030"/>
                        </a:xfrm>
                        <a:prstGeom prst="rect">
                          <a:avLst/>
                        </a:prstGeom>
                        <a:solidFill>
                          <a:schemeClr val="tx2">
                            <a:lumMod val="40000"/>
                            <a:lumOff val="60000"/>
                          </a:schemeClr>
                        </a:solidFill>
                        <a:ln w="19050">
                          <a:solidFill>
                            <a:srgbClr val="000000"/>
                          </a:solidFill>
                          <a:miter lim="800000"/>
                          <a:headEnd/>
                          <a:tailEnd/>
                        </a:ln>
                      </wps:spPr>
                      <wps:txbx>
                        <w:txbxContent>
                          <w:p w14:paraId="3F52CD24" w14:textId="51E09101" w:rsidR="00393F33" w:rsidRPr="00713AB8" w:rsidRDefault="00393F33" w:rsidP="00EF2843">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Lump SumeType: 3-Slot identifies that the customer is billing for an ad lump sum.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8359D3" id="_x0000_s1136" type="#_x0000_t202" style="position:absolute;left:0;text-align:left;margin-left:370.2pt;margin-top:19.75pt;width:126.35pt;height:48.9pt;z-index:2533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" fillcolor="#8db3e2 [1311]" strokeweight="1.5pt">
                <v:textbox>
                  <w:txbxContent>
                    <w:p w14:paraId="3F52CD24" w14:textId="51E09101" w:rsidR="00393F33" w:rsidRPr="00713AB8" w:rsidRDefault="00393F33" w:rsidP="00EF2843">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Lump SumeType: 3-Slot identifies that the customer is billing for an ad lump sum.  </w:t>
                      </w:r>
                    </w:p>
                  </w:txbxContent>
                </v:textbox>
              </v:shape>
            </w:pict>
          </mc:Fallback>
        </mc:AlternateContent>
      </w:r>
      <w:r w:rsidR="00EF2843" w:rsidRPr="00EF2843">
        <w:rPr>
          <w:rFonts w:ascii="Arial" w:hAnsi="Arial" w:cs="Arial"/>
          <w:b/>
          <w:noProof/>
          <w:lang w:val="en-GB"/>
        </w:rPr>
        <mc:AlternateContent>
          <mc:Choice Requires="wps">
            <w:drawing>
              <wp:anchor distT="0" distB="0" distL="114300" distR="114300" simplePos="0" relativeHeight="253352448" behindDoc="0" locked="0" layoutInCell="1" allowOverlap="1" wp14:anchorId="52211B66" wp14:editId="210A0AB6">
                <wp:simplePos x="0" y="0"/>
                <wp:positionH relativeFrom="column">
                  <wp:posOffset>1315480</wp:posOffset>
                </wp:positionH>
                <wp:positionV relativeFrom="paragraph">
                  <wp:posOffset>664126</wp:posOffset>
                </wp:positionV>
                <wp:extent cx="351155" cy="359410"/>
                <wp:effectExtent l="0" t="0" r="10795" b="21590"/>
                <wp:wrapNone/>
                <wp:docPr id="143"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B462DD2" w14:textId="77777777" w:rsidR="00393F33" w:rsidRPr="003A3676" w:rsidRDefault="00393F33" w:rsidP="00EF2843">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2211B66" id="_x0000_s1137" style="position:absolute;left:0;text-align:left;margin-left:103.6pt;margin-top:52.3pt;width:27.65pt;height:28.3pt;z-index:2533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" fillcolor="#8db3e2 [1311]" strokecolor="yellow" strokeweight="1.5pt">
                <v:shadow color="#868686"/>
                <v:textbox>
                  <w:txbxContent>
                    <w:p w14:paraId="7B462DD2" w14:textId="77777777" w:rsidR="00393F33" w:rsidRPr="003A3676" w:rsidRDefault="00393F33" w:rsidP="00EF2843">
                      <w:pPr>
                        <w:jc w:val="center"/>
                        <w:rPr>
                          <w:rFonts w:ascii="Arial" w:hAnsi="Arial" w:cs="Arial"/>
                        </w:rPr>
                      </w:pPr>
                      <w:r w:rsidRPr="003A3676">
                        <w:rPr>
                          <w:rFonts w:ascii="Arial" w:hAnsi="Arial" w:cs="Arial"/>
                        </w:rPr>
                        <w:t>i</w:t>
                      </w:r>
                    </w:p>
                  </w:txbxContent>
                </v:textbox>
              </v:oval>
            </w:pict>
          </mc:Fallback>
        </mc:AlternateContent>
      </w:r>
      <w:r w:rsidR="00EF2843" w:rsidRPr="00EF2843">
        <w:rPr>
          <w:rFonts w:ascii="Arial" w:hAnsi="Arial" w:cs="Arial"/>
          <w:b/>
          <w:noProof/>
          <w:lang w:val="en-GB"/>
        </w:rPr>
        <mc:AlternateContent>
          <mc:Choice Requires="wps">
            <w:drawing>
              <wp:anchor distT="0" distB="0" distL="114300" distR="114300" simplePos="0" relativeHeight="253339136" behindDoc="0" locked="0" layoutInCell="1" allowOverlap="1" wp14:anchorId="1AA51D07" wp14:editId="1949A1AA">
                <wp:simplePos x="0" y="0"/>
                <wp:positionH relativeFrom="column">
                  <wp:posOffset>1026543</wp:posOffset>
                </wp:positionH>
                <wp:positionV relativeFrom="paragraph">
                  <wp:posOffset>1292943</wp:posOffset>
                </wp:positionV>
                <wp:extent cx="586597" cy="571787"/>
                <wp:effectExtent l="0" t="38100" r="61595" b="19050"/>
                <wp:wrapNone/>
                <wp:docPr id="30"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6597" cy="57178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483865B" id="AutoShape 2478" o:spid="_x0000_s1026" type="#_x0000_t32" style="position:absolute;margin-left:80.85pt;margin-top:101.8pt;width:46.2pt;height:45pt;flip:y;z-index:2533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" strokeweight="1.5pt">
                <v:stroke endarrow="block"/>
                <v:shadow color="#868686"/>
              </v:shape>
            </w:pict>
          </mc:Fallback>
        </mc:AlternateContent>
      </w:r>
      <w:r w:rsidR="00EF2843" w:rsidRPr="00EF2843">
        <w:rPr>
          <w:rFonts w:ascii="Arial" w:hAnsi="Arial" w:cs="Arial"/>
          <w:b/>
          <w:noProof/>
          <w:lang w:val="en-GB"/>
        </w:rPr>
        <mc:AlternateContent>
          <mc:Choice Requires="wps">
            <w:drawing>
              <wp:anchor distT="0" distB="0" distL="114300" distR="114300" simplePos="0" relativeHeight="253335040" behindDoc="0" locked="0" layoutInCell="1" allowOverlap="1" wp14:anchorId="2FFEB0DF" wp14:editId="38CBBD6A">
                <wp:simplePos x="0" y="0"/>
                <wp:positionH relativeFrom="column">
                  <wp:posOffset>51758</wp:posOffset>
                </wp:positionH>
                <wp:positionV relativeFrom="paragraph">
                  <wp:posOffset>1882440</wp:posOffset>
                </wp:positionV>
                <wp:extent cx="1431985" cy="266700"/>
                <wp:effectExtent l="0" t="0" r="15875" b="19050"/>
                <wp:wrapNone/>
                <wp:docPr id="20"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1985" cy="2667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A53771" id="AutoShape 2477" o:spid="_x0000_s1026" style="position:absolute;margin-left:4.1pt;margin-top:148.2pt;width:112.75pt;height:21pt;z-index:2533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" filled="f" strokecolor="red" strokeweight="1.5pt">
                <v:shadow color="#868686"/>
              </v:roundrect>
            </w:pict>
          </mc:Fallback>
        </mc:AlternateContent>
      </w:r>
      <w:r w:rsidR="00EF2843" w:rsidRPr="00EF2843">
        <w:rPr>
          <w:rFonts w:ascii="Arial" w:hAnsi="Arial" w:cs="Arial"/>
          <w:b/>
          <w:noProof/>
          <w:lang w:val="en-GB"/>
        </w:rPr>
        <mc:AlternateContent>
          <mc:Choice Requires="wps">
            <w:drawing>
              <wp:anchor distT="0" distB="0" distL="114300" distR="114300" simplePos="0" relativeHeight="253351424" behindDoc="0" locked="0" layoutInCell="1" allowOverlap="1" wp14:anchorId="6583FF5C" wp14:editId="7B2E705C">
                <wp:simplePos x="0" y="0"/>
                <wp:positionH relativeFrom="column">
                  <wp:posOffset>1621766</wp:posOffset>
                </wp:positionH>
                <wp:positionV relativeFrom="paragraph">
                  <wp:posOffset>910470</wp:posOffset>
                </wp:positionV>
                <wp:extent cx="1604645" cy="542925"/>
                <wp:effectExtent l="0" t="0" r="14605" b="28575"/>
                <wp:wrapNone/>
                <wp:docPr id="142"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542925"/>
                        </a:xfrm>
                        <a:prstGeom prst="rect">
                          <a:avLst/>
                        </a:prstGeom>
                        <a:solidFill>
                          <a:schemeClr val="tx2">
                            <a:lumMod val="40000"/>
                            <a:lumOff val="60000"/>
                          </a:schemeClr>
                        </a:solidFill>
                        <a:ln w="19050">
                          <a:solidFill>
                            <a:srgbClr val="000000"/>
                          </a:solidFill>
                          <a:miter lim="800000"/>
                          <a:headEnd/>
                          <a:tailEnd/>
                        </a:ln>
                      </wps:spPr>
                      <wps:txbx>
                        <w:txbxContent>
                          <w:p w14:paraId="70FD41C6" w14:textId="77777777" w:rsidR="00393F33" w:rsidRPr="00713AB8" w:rsidRDefault="00393F33" w:rsidP="00EF2843">
                            <w:pPr>
                              <w:rPr>
                                <w:rFonts w:ascii="Arial" w:hAnsi="Arial" w:cs="Arial"/>
                                <w:sz w:val="16"/>
                                <w:szCs w:val="16"/>
                              </w:rPr>
                            </w:pPr>
                            <w:r>
                              <w:rPr>
                                <w:rFonts w:ascii="Arial" w:hAnsi="Arial" w:cs="Arial"/>
                                <w:sz w:val="16"/>
                                <w:szCs w:val="16"/>
                                <w:u w:val="single"/>
                              </w:rPr>
                              <w:t>Contract ID</w:t>
                            </w:r>
                            <w:r>
                              <w:rPr>
                                <w:rFonts w:ascii="Arial" w:hAnsi="Arial" w:cs="Arial"/>
                                <w:sz w:val="16"/>
                                <w:szCs w:val="16"/>
                              </w:rPr>
                              <w:t xml:space="preserve">: The contract ID can be used in the customer event field to locate a contract.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83FF5C" id="_x0000_s1138" type="#_x0000_t202" style="position:absolute;left:0;text-align:left;margin-left:127.7pt;margin-top:71.7pt;width:126.35pt;height:42.75pt;z-index:2533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" fillcolor="#8db3e2 [1311]" strokeweight="1.5pt">
                <v:textbox>
                  <w:txbxContent>
                    <w:p w14:paraId="70FD41C6" w14:textId="77777777" w:rsidR="00393F33" w:rsidRPr="00713AB8" w:rsidRDefault="00393F33" w:rsidP="00EF2843">
                      <w:pPr>
                        <w:rPr>
                          <w:rFonts w:ascii="Arial" w:hAnsi="Arial" w:cs="Arial"/>
                          <w:sz w:val="16"/>
                          <w:szCs w:val="16"/>
                        </w:rPr>
                      </w:pPr>
                      <w:r>
                        <w:rPr>
                          <w:rFonts w:ascii="Arial" w:hAnsi="Arial" w:cs="Arial"/>
                          <w:sz w:val="16"/>
                          <w:szCs w:val="16"/>
                          <w:u w:val="single"/>
                        </w:rPr>
                        <w:t>Contract ID</w:t>
                      </w:r>
                      <w:r>
                        <w:rPr>
                          <w:rFonts w:ascii="Arial" w:hAnsi="Arial" w:cs="Arial"/>
                          <w:sz w:val="16"/>
                          <w:szCs w:val="16"/>
                        </w:rPr>
                        <w:t xml:space="preserve">: The contract ID can be used in the customer event field to locate a contract.  </w:t>
                      </w:r>
                    </w:p>
                  </w:txbxContent>
                </v:textbox>
              </v:shape>
            </w:pict>
          </mc:Fallback>
        </mc:AlternateContent>
      </w:r>
      <w:r w:rsidR="00EF2843" w:rsidRPr="00EF2843">
        <w:rPr>
          <w:rFonts w:ascii="Arial" w:hAnsi="Arial" w:cs="Arial"/>
          <w:b/>
          <w:noProof/>
          <w:lang w:val="en-GB"/>
        </w:rPr>
        <mc:AlternateContent>
          <mc:Choice Requires="wps">
            <w:drawing>
              <wp:anchor distT="0" distB="0" distL="114300" distR="114300" simplePos="0" relativeHeight="253340160" behindDoc="0" locked="0" layoutInCell="1" allowOverlap="1" wp14:anchorId="72A6C7CD" wp14:editId="3F9965FE">
                <wp:simplePos x="0" y="0"/>
                <wp:positionH relativeFrom="column">
                  <wp:posOffset>2355203</wp:posOffset>
                </wp:positionH>
                <wp:positionV relativeFrom="paragraph">
                  <wp:posOffset>488040</wp:posOffset>
                </wp:positionV>
                <wp:extent cx="1112520" cy="426720"/>
                <wp:effectExtent l="38100" t="0" r="30480" b="68580"/>
                <wp:wrapNone/>
                <wp:docPr id="32"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12520" cy="4267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7CD24B9" id="AutoShape 2478" o:spid="_x0000_s1026" type="#_x0000_t32" style="position:absolute;margin-left:185.45pt;margin-top:38.45pt;width:87.6pt;height:33.6pt;flip:x;z-index:2533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" strokeweight="1.5pt">
                <v:stroke endarrow="block"/>
                <v:shadow color="#868686"/>
              </v:shape>
            </w:pict>
          </mc:Fallback>
        </mc:AlternateContent>
      </w:r>
      <w:r w:rsidR="00EF2843" w:rsidRPr="00EF2843">
        <w:rPr>
          <w:rFonts w:ascii="Arial" w:hAnsi="Arial" w:cs="Arial"/>
          <w:b/>
          <w:noProof/>
          <w:lang w:val="en-GB"/>
        </w:rPr>
        <mc:AlternateContent>
          <mc:Choice Requires="wps">
            <w:drawing>
              <wp:anchor distT="0" distB="0" distL="114300" distR="114300" simplePos="0" relativeHeight="253338112" behindDoc="0" locked="0" layoutInCell="1" allowOverlap="1" wp14:anchorId="21FC4C48" wp14:editId="7AEAA2C0">
                <wp:simplePos x="0" y="0"/>
                <wp:positionH relativeFrom="column">
                  <wp:posOffset>3071004</wp:posOffset>
                </wp:positionH>
                <wp:positionV relativeFrom="paragraph">
                  <wp:posOffset>269300</wp:posOffset>
                </wp:positionV>
                <wp:extent cx="948905" cy="232410"/>
                <wp:effectExtent l="0" t="0" r="22860" b="15240"/>
                <wp:wrapNone/>
                <wp:docPr id="27"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8905" cy="2324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84F253" id="AutoShape 2477" o:spid="_x0000_s1026" style="position:absolute;margin-left:241.8pt;margin-top:21.2pt;width:74.7pt;height:18.3pt;z-index:2533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" filled="f" strokecolor="red" strokeweight="1.5pt">
                <v:shadow color="#868686"/>
              </v:roundrect>
            </w:pict>
          </mc:Fallback>
        </mc:AlternateContent>
      </w:r>
      <w:r w:rsidR="00EF2843">
        <w:rPr>
          <w:noProof/>
        </w:rPr>
        <w:drawing>
          <wp:inline distT="0" distB="0" distL="0" distR="0" wp14:anchorId="6F6EED02" wp14:editId="710A7F37">
            <wp:extent cx="5667375" cy="33051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67375" cy="3305175"/>
                    </a:xfrm>
                    <a:prstGeom prst="rect">
                      <a:avLst/>
                    </a:prstGeom>
                  </pic:spPr>
                </pic:pic>
              </a:graphicData>
            </a:graphic>
          </wp:inline>
        </w:drawing>
      </w:r>
    </w:p>
    <w:p w14:paraId="007018F5" w14:textId="665A9BE6" w:rsidR="00EF2843" w:rsidRDefault="0022546C">
      <w:pPr>
        <w:overflowPunct/>
        <w:autoSpaceDE/>
        <w:autoSpaceDN/>
        <w:adjustRightInd/>
        <w:textAlignment w:val="auto"/>
        <w:rPr>
          <w:rFonts w:ascii="Arial" w:hAnsi="Arial" w:cs="Arial"/>
          <w:b/>
          <w:lang w:val="en-GB"/>
        </w:rPr>
      </w:pPr>
      <w:r w:rsidRPr="00EF2843">
        <w:rPr>
          <w:rFonts w:ascii="Arial" w:hAnsi="Arial" w:cs="Arial"/>
          <w:b/>
          <w:noProof/>
          <w:lang w:val="en-GB"/>
        </w:rPr>
        <mc:AlternateContent>
          <mc:Choice Requires="wps">
            <w:drawing>
              <wp:anchor distT="0" distB="0" distL="114300" distR="114300" simplePos="0" relativeHeight="253344256" behindDoc="0" locked="0" layoutInCell="1" allowOverlap="1" wp14:anchorId="4913D226" wp14:editId="3D57C267">
                <wp:simplePos x="0" y="0"/>
                <wp:positionH relativeFrom="column">
                  <wp:posOffset>2551334</wp:posOffset>
                </wp:positionH>
                <wp:positionV relativeFrom="paragraph">
                  <wp:posOffset>75673</wp:posOffset>
                </wp:positionV>
                <wp:extent cx="45085" cy="396240"/>
                <wp:effectExtent l="57150" t="0" r="50165" b="60960"/>
                <wp:wrapNone/>
                <wp:docPr id="126"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085" cy="3962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B0B41C" id="AutoShape 2478" o:spid="_x0000_s1026" type="#_x0000_t32" style="position:absolute;margin-left:200.9pt;margin-top:5.95pt;width:3.55pt;height:31.2pt;flip:x;z-index:2533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" strokeweight="1.5pt">
                <v:stroke endarrow="block"/>
                <v:shadow color="#868686"/>
              </v:shape>
            </w:pict>
          </mc:Fallback>
        </mc:AlternateContent>
      </w:r>
    </w:p>
    <w:p w14:paraId="07802057" w14:textId="3D1BC170" w:rsidR="00EF2843" w:rsidRDefault="0022546C">
      <w:pPr>
        <w:overflowPunct/>
        <w:autoSpaceDE/>
        <w:autoSpaceDN/>
        <w:adjustRightInd/>
        <w:textAlignment w:val="auto"/>
        <w:rPr>
          <w:rFonts w:ascii="Arial" w:hAnsi="Arial" w:cs="Arial"/>
          <w:b/>
          <w:lang w:val="en-GB"/>
        </w:rPr>
      </w:pPr>
      <w:r w:rsidRPr="00EF2843">
        <w:rPr>
          <w:rFonts w:ascii="Arial" w:hAnsi="Arial" w:cs="Arial"/>
          <w:b/>
          <w:noProof/>
          <w:lang w:val="en-GB"/>
        </w:rPr>
        <mc:AlternateContent>
          <mc:Choice Requires="wps">
            <w:drawing>
              <wp:anchor distT="0" distB="0" distL="114300" distR="114300" simplePos="0" relativeHeight="253346304" behindDoc="0" locked="0" layoutInCell="1" allowOverlap="1" wp14:anchorId="0C811FFE" wp14:editId="59ECE5CB">
                <wp:simplePos x="0" y="0"/>
                <wp:positionH relativeFrom="column">
                  <wp:posOffset>1086485</wp:posOffset>
                </wp:positionH>
                <wp:positionV relativeFrom="paragraph">
                  <wp:posOffset>316230</wp:posOffset>
                </wp:positionV>
                <wp:extent cx="351155" cy="359410"/>
                <wp:effectExtent l="17780" t="17145" r="12065" b="13970"/>
                <wp:wrapNone/>
                <wp:docPr id="137" name="Oval 2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2EB9929" w14:textId="77777777" w:rsidR="00393F33" w:rsidRPr="003A3676" w:rsidRDefault="00393F33" w:rsidP="00EF2843">
                            <w:pPr>
                              <w:rPr>
                                <w:rFonts w:ascii="Arial" w:hAnsi="Arial" w:cs="Arial"/>
                              </w:rPr>
                            </w:pPr>
                            <w:r>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811FFE" id="_x0000_s1139" style="position:absolute;margin-left:85.55pt;margin-top:24.9pt;width:27.65pt;height:28.3pt;z-index:2533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lmEwIAAC4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" fillcolor="yellow" strokecolor="yellow" strokeweight="1.5pt">
                <v:shadow color="#868686"/>
                <v:textbox>
                  <w:txbxContent>
                    <w:p w14:paraId="62EB9929" w14:textId="77777777" w:rsidR="00393F33" w:rsidRPr="003A3676" w:rsidRDefault="00393F33" w:rsidP="00EF2843">
                      <w:pPr>
                        <w:rPr>
                          <w:rFonts w:ascii="Arial" w:hAnsi="Arial" w:cs="Arial"/>
                        </w:rPr>
                      </w:pPr>
                      <w:r>
                        <w:rPr>
                          <w:rFonts w:ascii="Arial" w:hAnsi="Arial" w:cs="Arial"/>
                        </w:rPr>
                        <w:t>1</w:t>
                      </w:r>
                    </w:p>
                  </w:txbxContent>
                </v:textbox>
              </v:oval>
            </w:pict>
          </mc:Fallback>
        </mc:AlternateContent>
      </w:r>
      <w:r w:rsidRPr="00EF2843">
        <w:rPr>
          <w:rFonts w:ascii="Arial" w:hAnsi="Arial" w:cs="Arial"/>
          <w:b/>
          <w:noProof/>
          <w:lang w:val="en-GB"/>
        </w:rPr>
        <mc:AlternateContent>
          <mc:Choice Requires="wps">
            <w:drawing>
              <wp:anchor distT="0" distB="0" distL="114300" distR="114300" simplePos="0" relativeHeight="253345280" behindDoc="0" locked="0" layoutInCell="1" allowOverlap="1" wp14:anchorId="605AA0EA" wp14:editId="70CBBFF0">
                <wp:simplePos x="0" y="0"/>
                <wp:positionH relativeFrom="column">
                  <wp:posOffset>1407699</wp:posOffset>
                </wp:positionH>
                <wp:positionV relativeFrom="paragraph">
                  <wp:posOffset>300463</wp:posOffset>
                </wp:positionV>
                <wp:extent cx="2088515" cy="431165"/>
                <wp:effectExtent l="0" t="0" r="26035" b="26035"/>
                <wp:wrapNone/>
                <wp:docPr id="136" name="Text Box 2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8515" cy="43116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ACC1EA6" w14:textId="2E03C179" w:rsidR="00393F33" w:rsidRPr="002504E9" w:rsidRDefault="00393F33" w:rsidP="00EF2843">
                            <w:pPr>
                              <w:rPr>
                                <w:rFonts w:ascii="Arial" w:hAnsi="Arial" w:cs="Arial"/>
                                <w:sz w:val="16"/>
                                <w:szCs w:val="16"/>
                              </w:rPr>
                            </w:pPr>
                            <w:r>
                              <w:rPr>
                                <w:rFonts w:ascii="Arial" w:hAnsi="Arial" w:cs="Arial"/>
                                <w:sz w:val="16"/>
                                <w:szCs w:val="16"/>
                                <w:u w:val="single"/>
                              </w:rPr>
                              <w:t>UPC/Item Description:</w:t>
                            </w:r>
                            <w:r w:rsidRPr="00AD0B74">
                              <w:rPr>
                                <w:rFonts w:ascii="Arial" w:hAnsi="Arial" w:cs="Arial"/>
                                <w:sz w:val="16"/>
                                <w:szCs w:val="16"/>
                              </w:rPr>
                              <w:t xml:space="preserve">  </w:t>
                            </w:r>
                            <w:r>
                              <w:rPr>
                                <w:rFonts w:ascii="Arial" w:hAnsi="Arial" w:cs="Arial"/>
                                <w:sz w:val="16"/>
                                <w:szCs w:val="16"/>
                              </w:rPr>
                              <w:t>The items the customer is claiming a slotting for.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5AA0EA" id="_x0000_s1140" type="#_x0000_t202" style="position:absolute;margin-left:110.85pt;margin-top:23.65pt;width:164.45pt;height:33.95pt;z-index:2533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" strokeweight="1.5pt">
                <v:shadow color="#868686"/>
                <v:textbox>
                  <w:txbxContent>
                    <w:p w14:paraId="4ACC1EA6" w14:textId="2E03C179" w:rsidR="00393F33" w:rsidRPr="002504E9" w:rsidRDefault="00393F33" w:rsidP="00EF2843">
                      <w:pPr>
                        <w:rPr>
                          <w:rFonts w:ascii="Arial" w:hAnsi="Arial" w:cs="Arial"/>
                          <w:sz w:val="16"/>
                          <w:szCs w:val="16"/>
                        </w:rPr>
                      </w:pPr>
                      <w:r>
                        <w:rPr>
                          <w:rFonts w:ascii="Arial" w:hAnsi="Arial" w:cs="Arial"/>
                          <w:sz w:val="16"/>
                          <w:szCs w:val="16"/>
                          <w:u w:val="single"/>
                        </w:rPr>
                        <w:t>UPC/Item Description:</w:t>
                      </w:r>
                      <w:r w:rsidRPr="00AD0B74">
                        <w:rPr>
                          <w:rFonts w:ascii="Arial" w:hAnsi="Arial" w:cs="Arial"/>
                          <w:sz w:val="16"/>
                          <w:szCs w:val="16"/>
                        </w:rPr>
                        <w:t xml:space="preserve">  </w:t>
                      </w:r>
                      <w:r>
                        <w:rPr>
                          <w:rFonts w:ascii="Arial" w:hAnsi="Arial" w:cs="Arial"/>
                          <w:sz w:val="16"/>
                          <w:szCs w:val="16"/>
                        </w:rPr>
                        <w:t>The items the customer is claiming a slotting for.</w:t>
                      </w:r>
                    </w:p>
                  </w:txbxContent>
                </v:textbox>
              </v:shape>
            </w:pict>
          </mc:Fallback>
        </mc:AlternateContent>
      </w:r>
      <w:r w:rsidR="00EF2843">
        <w:rPr>
          <w:rFonts w:ascii="Arial" w:hAnsi="Arial" w:cs="Arial"/>
          <w:b/>
          <w:lang w:val="en-GB"/>
        </w:rPr>
        <w:br w:type="page"/>
      </w:r>
    </w:p>
    <w:p w14:paraId="02A8E145" w14:textId="57AD401A" w:rsidR="00D51270" w:rsidRDefault="00D51270" w:rsidP="00D51270">
      <w:pPr>
        <w:ind w:left="720" w:hanging="720"/>
        <w:rPr>
          <w:rFonts w:ascii="Arial" w:hAnsi="Arial" w:cs="Arial"/>
          <w:szCs w:val="22"/>
        </w:rPr>
      </w:pPr>
      <w:r>
        <w:rPr>
          <w:rFonts w:ascii="Arial" w:hAnsi="Arial" w:cs="Arial"/>
          <w:b/>
          <w:lang w:val="en-GB"/>
        </w:rPr>
        <w:lastRenderedPageBreak/>
        <w:t>6.1</w:t>
      </w:r>
      <w:r w:rsidRPr="00600DC7">
        <w:rPr>
          <w:rFonts w:ascii="Arial" w:hAnsi="Arial" w:cs="Arial"/>
          <w:b/>
          <w:lang w:val="en-GB"/>
        </w:rPr>
        <w:t xml:space="preserve"> </w:t>
      </w:r>
      <w:r w:rsidRPr="00600DC7">
        <w:rPr>
          <w:rFonts w:ascii="Arial" w:hAnsi="Arial" w:cs="Arial"/>
          <w:b/>
          <w:lang w:val="en-GB"/>
        </w:rPr>
        <w:tab/>
        <w:t>Customer Invoice</w:t>
      </w:r>
      <w:r>
        <w:rPr>
          <w:rFonts w:ascii="Arial" w:hAnsi="Arial" w:cs="Arial"/>
          <w:b/>
          <w:lang w:val="en-GB"/>
        </w:rPr>
        <w:t xml:space="preserve"> for Slotting, Example </w:t>
      </w:r>
      <w:r w:rsidR="0022546C">
        <w:rPr>
          <w:rFonts w:ascii="Arial" w:hAnsi="Arial" w:cs="Arial"/>
          <w:b/>
          <w:lang w:val="en-GB"/>
        </w:rPr>
        <w:t>3</w:t>
      </w:r>
      <w:r>
        <w:rPr>
          <w:rFonts w:ascii="Arial" w:hAnsi="Arial" w:cs="Arial"/>
          <w:b/>
          <w:lang w:val="en-GB"/>
        </w:rPr>
        <w:t xml:space="preserve"> - </w:t>
      </w:r>
      <w:r w:rsidRPr="0002411F">
        <w:rPr>
          <w:rFonts w:ascii="Arial" w:hAnsi="Arial" w:cs="Arial"/>
          <w:b/>
          <w:szCs w:val="22"/>
        </w:rPr>
        <w:t xml:space="preserve">New Store Free </w:t>
      </w:r>
      <w:r>
        <w:rPr>
          <w:rFonts w:ascii="Arial" w:hAnsi="Arial" w:cs="Arial"/>
          <w:b/>
          <w:szCs w:val="22"/>
        </w:rPr>
        <w:t>F</w:t>
      </w:r>
      <w:r w:rsidRPr="0002411F">
        <w:rPr>
          <w:rFonts w:ascii="Arial" w:hAnsi="Arial" w:cs="Arial"/>
          <w:b/>
          <w:szCs w:val="22"/>
        </w:rPr>
        <w:t>ill</w:t>
      </w:r>
      <w:bookmarkEnd w:id="36"/>
      <w:r>
        <w:rPr>
          <w:rFonts w:ascii="Arial" w:hAnsi="Arial" w:cs="Arial"/>
          <w:szCs w:val="22"/>
        </w:rPr>
        <w:t xml:space="preserve">:  Schnucks policy for new store openings is outlined in paragraph 3 of the letter below.  Clients are expected to provide free product to stock the new store.  </w:t>
      </w:r>
      <w:r w:rsidR="002E498D">
        <w:rPr>
          <w:rFonts w:ascii="Arial" w:hAnsi="Arial" w:cs="Arial"/>
          <w:szCs w:val="22"/>
        </w:rPr>
        <w:t xml:space="preserve">The customer reference number for these claims will contain some version of New Store Free Fill, New Store Fill, etc. </w:t>
      </w:r>
      <w:r w:rsidRPr="00F47F27">
        <w:rPr>
          <w:rFonts w:ascii="Arial" w:hAnsi="Arial" w:cs="Arial"/>
          <w:szCs w:val="22"/>
        </w:rPr>
        <w:t xml:space="preserve">There are no </w:t>
      </w:r>
      <w:r>
        <w:rPr>
          <w:rFonts w:ascii="Arial" w:hAnsi="Arial" w:cs="Arial"/>
          <w:szCs w:val="22"/>
        </w:rPr>
        <w:t xml:space="preserve">customer invoices or </w:t>
      </w:r>
      <w:r w:rsidRPr="00F47F27">
        <w:rPr>
          <w:rFonts w:ascii="Arial" w:hAnsi="Arial" w:cs="Arial"/>
          <w:szCs w:val="22"/>
        </w:rPr>
        <w:t>contracts for these fees.</w:t>
      </w:r>
      <w:r>
        <w:rPr>
          <w:rFonts w:ascii="Arial" w:hAnsi="Arial" w:cs="Arial"/>
          <w:szCs w:val="22"/>
        </w:rPr>
        <w:t xml:space="preserve">  </w:t>
      </w:r>
      <w:r w:rsidRPr="002E498D">
        <w:rPr>
          <w:rFonts w:ascii="Arial" w:hAnsi="Arial" w:cs="Arial"/>
          <w:iCs/>
          <w:szCs w:val="22"/>
        </w:rPr>
        <w:t xml:space="preserve">Unless specific approval for validation is received from the client, these claims </w:t>
      </w:r>
      <w:r w:rsidR="002E498D" w:rsidRPr="002E498D">
        <w:rPr>
          <w:rFonts w:ascii="Arial" w:hAnsi="Arial" w:cs="Arial"/>
          <w:iCs/>
          <w:szCs w:val="22"/>
        </w:rPr>
        <w:t>must be stepped to sales for clearing direction</w:t>
      </w:r>
      <w:r w:rsidRPr="00F47F27">
        <w:rPr>
          <w:rFonts w:ascii="Arial" w:hAnsi="Arial" w:cs="Arial"/>
          <w:i/>
          <w:szCs w:val="22"/>
        </w:rPr>
        <w:t xml:space="preserve">. </w:t>
      </w:r>
      <w:r>
        <w:rPr>
          <w:rFonts w:ascii="Arial" w:hAnsi="Arial" w:cs="Arial"/>
          <w:szCs w:val="22"/>
        </w:rPr>
        <w:t xml:space="preserve"> Note the claim that this is for a new store free fill, and ask the client manager to advise on how to clear.  </w:t>
      </w:r>
    </w:p>
    <w:p w14:paraId="6009D25A" w14:textId="351D72F4" w:rsidR="00D51270" w:rsidRDefault="00D51270" w:rsidP="002E498D">
      <w:pPr>
        <w:rPr>
          <w:rFonts w:ascii="Arial" w:hAnsi="Arial" w:cs="Arial"/>
          <w:szCs w:val="22"/>
        </w:rPr>
      </w:pPr>
    </w:p>
    <w:p w14:paraId="73D7B908" w14:textId="77777777" w:rsidR="00D51270" w:rsidRDefault="00D51270" w:rsidP="00D51270">
      <w:pPr>
        <w:rPr>
          <w:rFonts w:ascii="Arial" w:hAnsi="Arial" w:cs="Arial"/>
          <w:szCs w:val="22"/>
        </w:rPr>
      </w:pPr>
      <w:r w:rsidRPr="00D51270">
        <w:rPr>
          <w:rFonts w:ascii="Arial" w:hAnsi="Arial" w:cs="Arial"/>
          <w:b/>
          <w:szCs w:val="22"/>
        </w:rPr>
        <w:t>6.1</w:t>
      </w:r>
      <w:r w:rsidRPr="00D51270">
        <w:rPr>
          <w:rFonts w:ascii="Arial" w:hAnsi="Arial" w:cs="Arial"/>
          <w:b/>
          <w:szCs w:val="22"/>
        </w:rPr>
        <w:tab/>
        <w:t>Slotting – New Store Free Fill policy letter</w:t>
      </w:r>
      <w:r>
        <w:rPr>
          <w:rFonts w:ascii="Arial" w:hAnsi="Arial" w:cs="Arial"/>
          <w:szCs w:val="22"/>
        </w:rPr>
        <w:t>:</w:t>
      </w:r>
    </w:p>
    <w:p w14:paraId="35E26F27" w14:textId="77777777" w:rsidR="00D51270" w:rsidRDefault="00D51270" w:rsidP="00D51270">
      <w:pPr>
        <w:jc w:val="center"/>
        <w:rPr>
          <w:rFonts w:ascii="Arial" w:hAnsi="Arial" w:cs="Arial"/>
          <w:szCs w:val="22"/>
        </w:rPr>
      </w:pPr>
    </w:p>
    <w:p w14:paraId="4ACEFFC3" w14:textId="77777777" w:rsidR="00D51270" w:rsidRDefault="00D51270" w:rsidP="00D51270">
      <w:pPr>
        <w:jc w:val="center"/>
        <w:rPr>
          <w:rFonts w:ascii="Arial" w:hAnsi="Arial" w:cs="Arial"/>
          <w:szCs w:val="22"/>
        </w:rPr>
      </w:pPr>
      <w:r>
        <w:rPr>
          <w:noProof/>
          <w:lang w:val="en-US"/>
        </w:rPr>
        <mc:AlternateContent>
          <mc:Choice Requires="wps">
            <w:drawing>
              <wp:anchor distT="0" distB="0" distL="114300" distR="114300" simplePos="0" relativeHeight="253031936" behindDoc="0" locked="0" layoutInCell="1" allowOverlap="1" wp14:anchorId="03241FFE" wp14:editId="1BEC106B">
                <wp:simplePos x="0" y="0"/>
                <wp:positionH relativeFrom="column">
                  <wp:posOffset>1133475</wp:posOffset>
                </wp:positionH>
                <wp:positionV relativeFrom="paragraph">
                  <wp:posOffset>3945255</wp:posOffset>
                </wp:positionV>
                <wp:extent cx="4723765" cy="586105"/>
                <wp:effectExtent l="9525" t="15240" r="10160" b="17780"/>
                <wp:wrapNone/>
                <wp:docPr id="38" name="AutoShape 27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23765" cy="5861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4270D0" id="AutoShape 2734" o:spid="_x0000_s1026" style="position:absolute;margin-left:89.25pt;margin-top:310.65pt;width:371.95pt;height:46.15pt;z-index:25303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" filled="f" strokecolor="red" strokeweight="1.5pt">
                <v:shadow color="#868686"/>
              </v:roundrect>
            </w:pict>
          </mc:Fallback>
        </mc:AlternateContent>
      </w:r>
      <w:r>
        <w:rPr>
          <w:noProof/>
          <w:lang w:val="en-US"/>
        </w:rPr>
        <w:drawing>
          <wp:inline distT="0" distB="0" distL="0" distR="0" wp14:anchorId="4A3E94BE" wp14:editId="3366C622">
            <wp:extent cx="5943273" cy="6151162"/>
            <wp:effectExtent l="19050" t="19050" r="19685" b="215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8"/>
                    <a:srcRect b="11745"/>
                    <a:stretch/>
                  </pic:blipFill>
                  <pic:spPr bwMode="auto">
                    <a:xfrm>
                      <a:off x="0" y="0"/>
                      <a:ext cx="5943600" cy="61515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236B875" w14:textId="52043BE3" w:rsidR="00D51270" w:rsidRDefault="00D51270" w:rsidP="00D51270">
      <w:pPr>
        <w:rPr>
          <w:rFonts w:ascii="Arial" w:hAnsi="Arial" w:cs="Arial"/>
          <w:szCs w:val="22"/>
        </w:rPr>
      </w:pPr>
    </w:p>
    <w:p w14:paraId="077A42BE" w14:textId="77777777" w:rsidR="003A3676" w:rsidRDefault="003A3676" w:rsidP="00D51270">
      <w:pPr>
        <w:rPr>
          <w:rFonts w:ascii="Arial" w:hAnsi="Arial" w:cs="Arial"/>
          <w:szCs w:val="22"/>
        </w:rPr>
      </w:pPr>
    </w:p>
    <w:p w14:paraId="084F011A" w14:textId="77777777" w:rsidR="00D51270" w:rsidRDefault="00D51270" w:rsidP="00BF5E19">
      <w:pPr>
        <w:rPr>
          <w:rFonts w:ascii="Arial" w:hAnsi="Arial" w:cs="Arial"/>
          <w:b/>
          <w:lang w:val="en-GB"/>
        </w:rPr>
      </w:pPr>
    </w:p>
    <w:p w14:paraId="59E9F672" w14:textId="4FF8D299" w:rsidR="00C01AD7" w:rsidRDefault="00812F86" w:rsidP="00C01AD7">
      <w:pPr>
        <w:ind w:left="720" w:hanging="720"/>
        <w:rPr>
          <w:rFonts w:ascii="Arial" w:hAnsi="Arial" w:cs="Arial"/>
          <w:lang w:val="en-GB"/>
        </w:rPr>
      </w:pPr>
      <w:r>
        <w:rPr>
          <w:rFonts w:ascii="Arial" w:hAnsi="Arial" w:cs="Arial"/>
          <w:b/>
          <w:lang w:val="en-GB"/>
        </w:rPr>
        <w:t>6.2</w:t>
      </w:r>
      <w:r w:rsidRPr="00600DC7">
        <w:rPr>
          <w:rFonts w:ascii="Arial" w:hAnsi="Arial" w:cs="Arial"/>
          <w:b/>
          <w:lang w:val="en-GB"/>
        </w:rPr>
        <w:t xml:space="preserve"> </w:t>
      </w:r>
      <w:r w:rsidRPr="00600DC7">
        <w:rPr>
          <w:rFonts w:ascii="Arial" w:hAnsi="Arial" w:cs="Arial"/>
          <w:b/>
          <w:lang w:val="en-GB"/>
        </w:rPr>
        <w:tab/>
        <w:t xml:space="preserve">Customer </w:t>
      </w:r>
      <w:r>
        <w:rPr>
          <w:rFonts w:ascii="Arial" w:hAnsi="Arial" w:cs="Arial"/>
          <w:b/>
          <w:lang w:val="en-GB"/>
        </w:rPr>
        <w:t>Contract for Slotting</w:t>
      </w:r>
      <w:r w:rsidRPr="00600DC7">
        <w:rPr>
          <w:rFonts w:ascii="Arial" w:hAnsi="Arial" w:cs="Arial"/>
          <w:b/>
          <w:lang w:val="en-GB"/>
        </w:rPr>
        <w:t xml:space="preserve">: </w:t>
      </w:r>
      <w:r w:rsidR="00EC42B8" w:rsidRPr="005D3DC7">
        <w:rPr>
          <w:rFonts w:ascii="Arial" w:hAnsi="Arial" w:cs="Arial"/>
          <w:lang w:val="en-GB"/>
        </w:rPr>
        <w:t xml:space="preserve">Found via Search For: </w:t>
      </w:r>
      <w:r w:rsidR="00EC42B8">
        <w:rPr>
          <w:rFonts w:ascii="Arial" w:hAnsi="Arial" w:cs="Arial"/>
          <w:lang w:val="en-GB"/>
        </w:rPr>
        <w:t>Event Scheduler.</w:t>
      </w:r>
    </w:p>
    <w:p w14:paraId="7FA0667E" w14:textId="77777777" w:rsidR="00483028" w:rsidRDefault="00483028" w:rsidP="00A528BC">
      <w:pPr>
        <w:ind w:left="720" w:hanging="720"/>
        <w:rPr>
          <w:rFonts w:ascii="Arial" w:hAnsi="Arial" w:cs="Arial"/>
          <w:lang w:val="en-GB"/>
        </w:rPr>
      </w:pPr>
    </w:p>
    <w:p w14:paraId="4788E0B1" w14:textId="677BFAF2" w:rsidR="00812F86" w:rsidRPr="00600DC7" w:rsidRDefault="0022546C" w:rsidP="00812F86">
      <w:pPr>
        <w:rPr>
          <w:rFonts w:ascii="Arial" w:hAnsi="Arial" w:cs="Arial"/>
          <w:b/>
          <w:lang w:val="en-GB"/>
        </w:rPr>
      </w:pPr>
      <w:r w:rsidRPr="0022546C">
        <w:rPr>
          <w:rFonts w:ascii="Arial" w:hAnsi="Arial" w:cs="Arial"/>
          <w:b/>
          <w:noProof/>
          <w:lang w:val="en-GB"/>
        </w:rPr>
        <mc:AlternateContent>
          <mc:Choice Requires="wps">
            <w:drawing>
              <wp:anchor distT="0" distB="0" distL="114300" distR="114300" simplePos="0" relativeHeight="253376000" behindDoc="0" locked="0" layoutInCell="1" allowOverlap="1" wp14:anchorId="44BFFC38" wp14:editId="3546831D">
                <wp:simplePos x="0" y="0"/>
                <wp:positionH relativeFrom="column">
                  <wp:posOffset>4917104</wp:posOffset>
                </wp:positionH>
                <wp:positionV relativeFrom="paragraph">
                  <wp:posOffset>62326</wp:posOffset>
                </wp:positionV>
                <wp:extent cx="351155" cy="359410"/>
                <wp:effectExtent l="0" t="0" r="10795" b="21590"/>
                <wp:wrapNone/>
                <wp:docPr id="337"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6D554C" w14:textId="77777777" w:rsidR="00393F33" w:rsidRPr="003A3676" w:rsidRDefault="00393F33" w:rsidP="0022546C">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BFFC38" id="_x0000_s1141" style="position:absolute;margin-left:387.15pt;margin-top:4.9pt;width:27.65pt;height:28.3pt;z-index:2533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" fillcolor="#8db3e2 [1311]" strokecolor="yellow" strokeweight="1.5pt">
                <v:shadow color="#868686"/>
                <v:textbox>
                  <w:txbxContent>
                    <w:p w14:paraId="416D554C" w14:textId="77777777" w:rsidR="00393F33" w:rsidRPr="003A3676" w:rsidRDefault="00393F33" w:rsidP="0022546C">
                      <w:pPr>
                        <w:jc w:val="center"/>
                        <w:rPr>
                          <w:rFonts w:ascii="Arial" w:hAnsi="Arial" w:cs="Arial"/>
                        </w:rPr>
                      </w:pPr>
                      <w:r w:rsidRPr="003A3676">
                        <w:rPr>
                          <w:rFonts w:ascii="Arial" w:hAnsi="Arial" w:cs="Arial"/>
                        </w:rPr>
                        <w:t>i</w:t>
                      </w:r>
                    </w:p>
                  </w:txbxContent>
                </v:textbox>
              </v:oval>
            </w:pict>
          </mc:Fallback>
        </mc:AlternateContent>
      </w:r>
    </w:p>
    <w:p w14:paraId="70C9D1BC" w14:textId="459D9042" w:rsidR="00954795" w:rsidRDefault="0022546C" w:rsidP="008509A7">
      <w:pPr>
        <w:rPr>
          <w:rFonts w:ascii="Arial" w:hAnsi="Arial" w:cs="Arial"/>
          <w:b/>
          <w:lang w:val="en-GB"/>
        </w:rPr>
      </w:pPr>
      <w:r w:rsidRPr="0022546C">
        <w:rPr>
          <w:rFonts w:ascii="Arial" w:hAnsi="Arial" w:cs="Arial"/>
          <w:b/>
          <w:noProof/>
          <w:lang w:val="en-GB"/>
        </w:rPr>
        <mc:AlternateContent>
          <mc:Choice Requires="wps">
            <w:drawing>
              <wp:anchor distT="0" distB="0" distL="114300" distR="114300" simplePos="0" relativeHeight="253369856" behindDoc="0" locked="0" layoutInCell="1" allowOverlap="1" wp14:anchorId="222725CB" wp14:editId="6E56B4B6">
                <wp:simplePos x="0" y="0"/>
                <wp:positionH relativeFrom="column">
                  <wp:posOffset>6811034</wp:posOffset>
                </wp:positionH>
                <wp:positionV relativeFrom="paragraph">
                  <wp:posOffset>1587608</wp:posOffset>
                </wp:positionV>
                <wp:extent cx="351155" cy="359410"/>
                <wp:effectExtent l="17780" t="17145" r="12065" b="13970"/>
                <wp:wrapNone/>
                <wp:docPr id="331" name="Oval 2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3EC5A6" w14:textId="77777777" w:rsidR="00393F33" w:rsidRPr="003A3676" w:rsidRDefault="00393F33" w:rsidP="0022546C">
                            <w:pPr>
                              <w:rPr>
                                <w:rFonts w:ascii="Arial" w:hAnsi="Arial" w:cs="Arial"/>
                              </w:rPr>
                            </w:pPr>
                            <w:r>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2725CB" id="_x0000_s1142" style="position:absolute;margin-left:536.3pt;margin-top:125pt;width:27.65pt;height:28.3pt;z-index:2533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RuPEwIAAC4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" fillcolor="yellow" strokecolor="yellow" strokeweight="1.5pt">
                <v:shadow color="#868686"/>
                <v:textbox>
                  <w:txbxContent>
                    <w:p w14:paraId="243EC5A6" w14:textId="77777777" w:rsidR="00393F33" w:rsidRPr="003A3676" w:rsidRDefault="00393F33" w:rsidP="0022546C">
                      <w:pPr>
                        <w:rPr>
                          <w:rFonts w:ascii="Arial" w:hAnsi="Arial" w:cs="Arial"/>
                        </w:rPr>
                      </w:pPr>
                      <w:r>
                        <w:rPr>
                          <w:rFonts w:ascii="Arial" w:hAnsi="Arial" w:cs="Arial"/>
                        </w:rPr>
                        <w:t>2</w:t>
                      </w:r>
                    </w:p>
                  </w:txbxContent>
                </v:textbox>
              </v:oval>
            </w:pict>
          </mc:Fallback>
        </mc:AlternateContent>
      </w:r>
      <w:r w:rsidRPr="0022546C">
        <w:rPr>
          <w:rFonts w:ascii="Arial" w:hAnsi="Arial" w:cs="Arial"/>
          <w:b/>
          <w:noProof/>
          <w:lang w:val="en-GB"/>
        </w:rPr>
        <mc:AlternateContent>
          <mc:Choice Requires="wps">
            <w:drawing>
              <wp:anchor distT="0" distB="0" distL="114300" distR="114300" simplePos="0" relativeHeight="253366784" behindDoc="0" locked="0" layoutInCell="1" allowOverlap="1" wp14:anchorId="5880CF9F" wp14:editId="7CBF89FA">
                <wp:simplePos x="0" y="0"/>
                <wp:positionH relativeFrom="column">
                  <wp:posOffset>5890859</wp:posOffset>
                </wp:positionH>
                <wp:positionV relativeFrom="paragraph">
                  <wp:posOffset>1821180</wp:posOffset>
                </wp:positionV>
                <wp:extent cx="1130061" cy="612475"/>
                <wp:effectExtent l="0" t="0" r="13335" b="16510"/>
                <wp:wrapNone/>
                <wp:docPr id="328" name="Text Box 2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061" cy="61247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A08ADF3" w14:textId="0648446C" w:rsidR="00393F33" w:rsidRPr="002504E9" w:rsidRDefault="00393F33" w:rsidP="0022546C">
                            <w:pPr>
                              <w:rPr>
                                <w:rFonts w:ascii="Arial" w:hAnsi="Arial" w:cs="Arial"/>
                                <w:sz w:val="16"/>
                                <w:szCs w:val="16"/>
                              </w:rPr>
                            </w:pPr>
                            <w:r>
                              <w:rPr>
                                <w:rFonts w:ascii="Arial" w:hAnsi="Arial" w:cs="Arial"/>
                                <w:sz w:val="16"/>
                                <w:szCs w:val="16"/>
                                <w:u w:val="single"/>
                              </w:rPr>
                              <w:t>Deal Allowance:</w:t>
                            </w:r>
                            <w:r w:rsidRPr="00AD0B74">
                              <w:rPr>
                                <w:rFonts w:ascii="Arial" w:hAnsi="Arial" w:cs="Arial"/>
                                <w:sz w:val="16"/>
                                <w:szCs w:val="16"/>
                              </w:rPr>
                              <w:t xml:space="preserve">  </w:t>
                            </w:r>
                            <w:r>
                              <w:rPr>
                                <w:rFonts w:ascii="Arial" w:hAnsi="Arial" w:cs="Arial"/>
                                <w:sz w:val="16"/>
                                <w:szCs w:val="16"/>
                              </w:rPr>
                              <w:t>The amount the customer was offered for slotting.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80CF9F" id="_x0000_s1143" type="#_x0000_t202" style="position:absolute;margin-left:463.85pt;margin-top:143.4pt;width:89pt;height:48.25pt;z-index:2533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" strokeweight="1.5pt">
                <v:shadow color="#868686"/>
                <v:textbox>
                  <w:txbxContent>
                    <w:p w14:paraId="3A08ADF3" w14:textId="0648446C" w:rsidR="00393F33" w:rsidRPr="002504E9" w:rsidRDefault="00393F33" w:rsidP="0022546C">
                      <w:pPr>
                        <w:rPr>
                          <w:rFonts w:ascii="Arial" w:hAnsi="Arial" w:cs="Arial"/>
                          <w:sz w:val="16"/>
                          <w:szCs w:val="16"/>
                        </w:rPr>
                      </w:pPr>
                      <w:r>
                        <w:rPr>
                          <w:rFonts w:ascii="Arial" w:hAnsi="Arial" w:cs="Arial"/>
                          <w:sz w:val="16"/>
                          <w:szCs w:val="16"/>
                          <w:u w:val="single"/>
                        </w:rPr>
                        <w:t>Deal Allowance:</w:t>
                      </w:r>
                      <w:r w:rsidRPr="00AD0B74">
                        <w:rPr>
                          <w:rFonts w:ascii="Arial" w:hAnsi="Arial" w:cs="Arial"/>
                          <w:sz w:val="16"/>
                          <w:szCs w:val="16"/>
                        </w:rPr>
                        <w:t xml:space="preserve">  </w:t>
                      </w:r>
                      <w:r>
                        <w:rPr>
                          <w:rFonts w:ascii="Arial" w:hAnsi="Arial" w:cs="Arial"/>
                          <w:sz w:val="16"/>
                          <w:szCs w:val="16"/>
                        </w:rPr>
                        <w:t>The amount the customer was offered for slotting.</w:t>
                      </w:r>
                    </w:p>
                  </w:txbxContent>
                </v:textbox>
              </v:shape>
            </w:pict>
          </mc:Fallback>
        </mc:AlternateContent>
      </w:r>
      <w:r w:rsidRPr="0022546C">
        <w:rPr>
          <w:rFonts w:ascii="Arial" w:hAnsi="Arial" w:cs="Arial"/>
          <w:b/>
          <w:noProof/>
          <w:lang w:val="en-GB"/>
        </w:rPr>
        <mc:AlternateContent>
          <mc:Choice Requires="wps">
            <w:drawing>
              <wp:anchor distT="0" distB="0" distL="114300" distR="114300" simplePos="0" relativeHeight="253371904" behindDoc="0" locked="0" layoutInCell="1" allowOverlap="1" wp14:anchorId="6F827796" wp14:editId="77FD276F">
                <wp:simplePos x="0" y="0"/>
                <wp:positionH relativeFrom="column">
                  <wp:posOffset>3945590</wp:posOffset>
                </wp:positionH>
                <wp:positionV relativeFrom="paragraph">
                  <wp:posOffset>1558554</wp:posOffset>
                </wp:positionV>
                <wp:extent cx="351155" cy="359410"/>
                <wp:effectExtent l="0" t="0" r="10795" b="21590"/>
                <wp:wrapNone/>
                <wp:docPr id="333"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88B65C2" w14:textId="77777777" w:rsidR="00393F33" w:rsidRPr="003A3676" w:rsidRDefault="00393F33" w:rsidP="0022546C">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F827796" id="_x0000_s1144" style="position:absolute;margin-left:310.7pt;margin-top:122.7pt;width:27.65pt;height:28.3pt;z-index:2533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" fillcolor="#8db3e2 [1311]" strokecolor="yellow" strokeweight="1.5pt">
                <v:shadow color="#868686"/>
                <v:textbox>
                  <w:txbxContent>
                    <w:p w14:paraId="088B65C2" w14:textId="77777777" w:rsidR="00393F33" w:rsidRPr="003A3676" w:rsidRDefault="00393F33" w:rsidP="0022546C">
                      <w:pPr>
                        <w:jc w:val="center"/>
                        <w:rPr>
                          <w:rFonts w:ascii="Arial" w:hAnsi="Arial" w:cs="Arial"/>
                        </w:rPr>
                      </w:pPr>
                      <w:r w:rsidRPr="003A3676">
                        <w:rPr>
                          <w:rFonts w:ascii="Arial" w:hAnsi="Arial" w:cs="Arial"/>
                        </w:rPr>
                        <w:t>i</w:t>
                      </w:r>
                    </w:p>
                  </w:txbxContent>
                </v:textbox>
              </v:oval>
            </w:pict>
          </mc:Fallback>
        </mc:AlternateContent>
      </w:r>
      <w:r w:rsidRPr="0022546C">
        <w:rPr>
          <w:rFonts w:ascii="Arial" w:hAnsi="Arial" w:cs="Arial"/>
          <w:b/>
          <w:noProof/>
          <w:lang w:val="en-GB"/>
        </w:rPr>
        <mc:AlternateContent>
          <mc:Choice Requires="wps">
            <w:drawing>
              <wp:anchor distT="0" distB="0" distL="114300" distR="114300" simplePos="0" relativeHeight="253370880" behindDoc="0" locked="0" layoutInCell="1" allowOverlap="1" wp14:anchorId="34551623" wp14:editId="20CC9BAD">
                <wp:simplePos x="0" y="0"/>
                <wp:positionH relativeFrom="column">
                  <wp:posOffset>3889434</wp:posOffset>
                </wp:positionH>
                <wp:positionV relativeFrom="paragraph">
                  <wp:posOffset>1984447</wp:posOffset>
                </wp:positionV>
                <wp:extent cx="1604645" cy="500332"/>
                <wp:effectExtent l="0" t="0" r="14605" b="14605"/>
                <wp:wrapNone/>
                <wp:docPr id="332"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500332"/>
                        </a:xfrm>
                        <a:prstGeom prst="rect">
                          <a:avLst/>
                        </a:prstGeom>
                        <a:solidFill>
                          <a:schemeClr val="tx2">
                            <a:lumMod val="40000"/>
                            <a:lumOff val="60000"/>
                          </a:schemeClr>
                        </a:solidFill>
                        <a:ln w="19050">
                          <a:solidFill>
                            <a:srgbClr val="000000"/>
                          </a:solidFill>
                          <a:miter lim="800000"/>
                          <a:headEnd/>
                          <a:tailEnd/>
                        </a:ln>
                      </wps:spPr>
                      <wps:txbx>
                        <w:txbxContent>
                          <w:p w14:paraId="545F92B0" w14:textId="79E7E542" w:rsidR="00393F33" w:rsidRPr="00713AB8" w:rsidRDefault="00393F33" w:rsidP="0022546C">
                            <w:pPr>
                              <w:rPr>
                                <w:rFonts w:ascii="Arial" w:hAnsi="Arial" w:cs="Arial"/>
                                <w:sz w:val="16"/>
                                <w:szCs w:val="16"/>
                              </w:rPr>
                            </w:pPr>
                            <w:r>
                              <w:rPr>
                                <w:rFonts w:ascii="Arial" w:hAnsi="Arial" w:cs="Arial"/>
                                <w:sz w:val="16"/>
                                <w:szCs w:val="16"/>
                                <w:u w:val="single"/>
                              </w:rPr>
                              <w:t>Allowance Basis</w:t>
                            </w:r>
                            <w:r>
                              <w:rPr>
                                <w:rFonts w:ascii="Arial" w:hAnsi="Arial" w:cs="Arial"/>
                                <w:sz w:val="16"/>
                                <w:szCs w:val="16"/>
                              </w:rPr>
                              <w:t xml:space="preserve">: This identifies that the lump sum is for slotting.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551623" id="_x0000_s1145" type="#_x0000_t202" style="position:absolute;margin-left:306.25pt;margin-top:156.25pt;width:126.35pt;height:39.4pt;z-index:2533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" fillcolor="#8db3e2 [1311]" strokeweight="1.5pt">
                <v:textbox>
                  <w:txbxContent>
                    <w:p w14:paraId="545F92B0" w14:textId="79E7E542" w:rsidR="00393F33" w:rsidRPr="00713AB8" w:rsidRDefault="00393F33" w:rsidP="0022546C">
                      <w:pPr>
                        <w:rPr>
                          <w:rFonts w:ascii="Arial" w:hAnsi="Arial" w:cs="Arial"/>
                          <w:sz w:val="16"/>
                          <w:szCs w:val="16"/>
                        </w:rPr>
                      </w:pPr>
                      <w:r>
                        <w:rPr>
                          <w:rFonts w:ascii="Arial" w:hAnsi="Arial" w:cs="Arial"/>
                          <w:sz w:val="16"/>
                          <w:szCs w:val="16"/>
                          <w:u w:val="single"/>
                        </w:rPr>
                        <w:t>Allowance Basis</w:t>
                      </w:r>
                      <w:r>
                        <w:rPr>
                          <w:rFonts w:ascii="Arial" w:hAnsi="Arial" w:cs="Arial"/>
                          <w:sz w:val="16"/>
                          <w:szCs w:val="16"/>
                        </w:rPr>
                        <w:t xml:space="preserve">: This identifies that the lump sum is for slotting.  </w:t>
                      </w:r>
                    </w:p>
                  </w:txbxContent>
                </v:textbox>
              </v:shape>
            </w:pict>
          </mc:Fallback>
        </mc:AlternateContent>
      </w:r>
      <w:r w:rsidRPr="0022546C">
        <w:rPr>
          <w:rFonts w:ascii="Arial" w:hAnsi="Arial" w:cs="Arial"/>
          <w:b/>
          <w:noProof/>
          <w:lang w:val="en-GB"/>
        </w:rPr>
        <mc:AlternateContent>
          <mc:Choice Requires="wps">
            <w:drawing>
              <wp:anchor distT="0" distB="0" distL="114300" distR="114300" simplePos="0" relativeHeight="253362688" behindDoc="0" locked="0" layoutInCell="1" allowOverlap="1" wp14:anchorId="006FB432" wp14:editId="73A39F56">
                <wp:simplePos x="0" y="0"/>
                <wp:positionH relativeFrom="column">
                  <wp:posOffset>4993652</wp:posOffset>
                </wp:positionH>
                <wp:positionV relativeFrom="paragraph">
                  <wp:posOffset>1406453</wp:posOffset>
                </wp:positionV>
                <wp:extent cx="533436" cy="577970"/>
                <wp:effectExtent l="38100" t="0" r="19050" b="50800"/>
                <wp:wrapNone/>
                <wp:docPr id="310"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36" cy="5779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958CC2" id="AutoShape 2478" o:spid="_x0000_s1026" type="#_x0000_t32" style="position:absolute;margin-left:393.2pt;margin-top:110.75pt;width:42pt;height:45.5pt;flip:x;z-index:2533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" strokeweight="1.5pt">
                <v:stroke endarrow="block"/>
                <v:shadow color="#868686"/>
              </v:shape>
            </w:pict>
          </mc:Fallback>
        </mc:AlternateContent>
      </w:r>
      <w:r w:rsidRPr="0022546C">
        <w:rPr>
          <w:rFonts w:ascii="Arial" w:hAnsi="Arial" w:cs="Arial"/>
          <w:b/>
          <w:noProof/>
          <w:lang w:val="en-GB"/>
        </w:rPr>
        <mc:AlternateContent>
          <mc:Choice Requires="wps">
            <w:drawing>
              <wp:anchor distT="0" distB="0" distL="114300" distR="114300" simplePos="0" relativeHeight="253361664" behindDoc="0" locked="0" layoutInCell="1" allowOverlap="1" wp14:anchorId="5294FC67" wp14:editId="241EBB9F">
                <wp:simplePos x="0" y="0"/>
                <wp:positionH relativeFrom="column">
                  <wp:posOffset>6577006</wp:posOffset>
                </wp:positionH>
                <wp:positionV relativeFrom="paragraph">
                  <wp:posOffset>1218121</wp:posOffset>
                </wp:positionV>
                <wp:extent cx="45719" cy="605131"/>
                <wp:effectExtent l="38100" t="0" r="50165" b="62230"/>
                <wp:wrapNone/>
                <wp:docPr id="309"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60513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96D50F4" id="AutoShape 2478" o:spid="_x0000_s1026" type="#_x0000_t32" style="position:absolute;margin-left:517.85pt;margin-top:95.9pt;width:3.6pt;height:47.65pt;z-index:2533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" strokeweight="1.5pt">
                <v:stroke endarrow="block"/>
                <v:shadow color="#868686"/>
              </v:shape>
            </w:pict>
          </mc:Fallback>
        </mc:AlternateContent>
      </w:r>
      <w:r w:rsidRPr="0022546C">
        <w:rPr>
          <w:rFonts w:ascii="Arial" w:hAnsi="Arial" w:cs="Arial"/>
          <w:b/>
          <w:noProof/>
          <w:lang w:val="en-GB"/>
        </w:rPr>
        <mc:AlternateContent>
          <mc:Choice Requires="wps">
            <w:drawing>
              <wp:anchor distT="0" distB="0" distL="114300" distR="114300" simplePos="0" relativeHeight="253357568" behindDoc="0" locked="0" layoutInCell="1" allowOverlap="1" wp14:anchorId="6CDECD0F" wp14:editId="1B69921B">
                <wp:simplePos x="0" y="0"/>
                <wp:positionH relativeFrom="column">
                  <wp:posOffset>5495026</wp:posOffset>
                </wp:positionH>
                <wp:positionV relativeFrom="paragraph">
                  <wp:posOffset>1167645</wp:posOffset>
                </wp:positionV>
                <wp:extent cx="526212" cy="266700"/>
                <wp:effectExtent l="0" t="0" r="26670" b="19050"/>
                <wp:wrapNone/>
                <wp:docPr id="285"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6212" cy="2667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FFFE96" id="AutoShape 2477" o:spid="_x0000_s1026" style="position:absolute;margin-left:432.7pt;margin-top:91.95pt;width:41.45pt;height:21pt;z-index:2533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" filled="f" strokecolor="red" strokeweight="1.5pt">
                <v:shadow color="#868686"/>
              </v:roundrect>
            </w:pict>
          </mc:Fallback>
        </mc:AlternateContent>
      </w:r>
      <w:r w:rsidRPr="0022546C">
        <w:rPr>
          <w:rFonts w:ascii="Arial" w:hAnsi="Arial" w:cs="Arial"/>
          <w:b/>
          <w:noProof/>
          <w:lang w:val="en-GB"/>
        </w:rPr>
        <mc:AlternateContent>
          <mc:Choice Requires="wps">
            <w:drawing>
              <wp:anchor distT="0" distB="0" distL="114300" distR="114300" simplePos="0" relativeHeight="253359616" behindDoc="0" locked="0" layoutInCell="1" allowOverlap="1" wp14:anchorId="4CFE4408" wp14:editId="38632D46">
                <wp:simplePos x="0" y="0"/>
                <wp:positionH relativeFrom="column">
                  <wp:posOffset>6159260</wp:posOffset>
                </wp:positionH>
                <wp:positionV relativeFrom="paragraph">
                  <wp:posOffset>1029622</wp:posOffset>
                </wp:positionV>
                <wp:extent cx="508959" cy="214941"/>
                <wp:effectExtent l="0" t="0" r="24765" b="13970"/>
                <wp:wrapNone/>
                <wp:docPr id="307"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959" cy="214941"/>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4FA6A8" id="AutoShape 2477" o:spid="_x0000_s1026" style="position:absolute;margin-left:485pt;margin-top:81.05pt;width:40.1pt;height:16.9pt;z-index:2533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" filled="f" strokecolor="red" strokeweight="1.5pt">
                <v:shadow color="#868686"/>
              </v:roundrect>
            </w:pict>
          </mc:Fallback>
        </mc:AlternateContent>
      </w:r>
      <w:r w:rsidRPr="0022546C">
        <w:rPr>
          <w:rFonts w:ascii="Arial" w:hAnsi="Arial" w:cs="Arial"/>
          <w:b/>
          <w:noProof/>
          <w:lang w:val="en-GB"/>
        </w:rPr>
        <mc:AlternateContent>
          <mc:Choice Requires="wps">
            <w:drawing>
              <wp:anchor distT="0" distB="0" distL="114300" distR="114300" simplePos="0" relativeHeight="253358592" behindDoc="0" locked="0" layoutInCell="1" allowOverlap="1" wp14:anchorId="1B66520B" wp14:editId="486F9996">
                <wp:simplePos x="0" y="0"/>
                <wp:positionH relativeFrom="column">
                  <wp:posOffset>77638</wp:posOffset>
                </wp:positionH>
                <wp:positionV relativeFrom="paragraph">
                  <wp:posOffset>1814626</wp:posOffset>
                </wp:positionV>
                <wp:extent cx="3096883" cy="715993"/>
                <wp:effectExtent l="0" t="0" r="27940" b="27305"/>
                <wp:wrapNone/>
                <wp:docPr id="286"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96883" cy="715993"/>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DDAC60" id="AutoShape 2477" o:spid="_x0000_s1026" style="position:absolute;margin-left:6.1pt;margin-top:142.9pt;width:243.85pt;height:56.4pt;z-index:2533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" filled="f" strokecolor="red" strokeweight="1.5pt">
                <v:shadow color="#868686"/>
              </v:roundrect>
            </w:pict>
          </mc:Fallback>
        </mc:AlternateContent>
      </w:r>
      <w:r w:rsidRPr="0022546C">
        <w:rPr>
          <w:rFonts w:ascii="Arial" w:hAnsi="Arial" w:cs="Arial"/>
          <w:b/>
          <w:noProof/>
          <w:lang w:val="en-GB"/>
        </w:rPr>
        <mc:AlternateContent>
          <mc:Choice Requires="wps">
            <w:drawing>
              <wp:anchor distT="0" distB="0" distL="114300" distR="114300" simplePos="0" relativeHeight="253374976" behindDoc="0" locked="0" layoutInCell="1" allowOverlap="1" wp14:anchorId="43B121DA" wp14:editId="41B71DC7">
                <wp:simplePos x="0" y="0"/>
                <wp:positionH relativeFrom="column">
                  <wp:posOffset>3345456</wp:posOffset>
                </wp:positionH>
                <wp:positionV relativeFrom="paragraph">
                  <wp:posOffset>25748</wp:posOffset>
                </wp:positionV>
                <wp:extent cx="1604645" cy="595223"/>
                <wp:effectExtent l="0" t="0" r="14605" b="14605"/>
                <wp:wrapNone/>
                <wp:docPr id="336"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595223"/>
                        </a:xfrm>
                        <a:prstGeom prst="rect">
                          <a:avLst/>
                        </a:prstGeom>
                        <a:solidFill>
                          <a:schemeClr val="tx2">
                            <a:lumMod val="40000"/>
                            <a:lumOff val="60000"/>
                          </a:schemeClr>
                        </a:solidFill>
                        <a:ln w="19050">
                          <a:solidFill>
                            <a:srgbClr val="000000"/>
                          </a:solidFill>
                          <a:miter lim="800000"/>
                          <a:headEnd/>
                          <a:tailEnd/>
                        </a:ln>
                      </wps:spPr>
                      <wps:txbx>
                        <w:txbxContent>
                          <w:p w14:paraId="28C7277C" w14:textId="77777777" w:rsidR="00393F33" w:rsidRPr="00713AB8" w:rsidRDefault="00393F33" w:rsidP="0022546C">
                            <w:pPr>
                              <w:rPr>
                                <w:rFonts w:ascii="Arial" w:hAnsi="Arial" w:cs="Arial"/>
                                <w:sz w:val="16"/>
                                <w:szCs w:val="16"/>
                              </w:rPr>
                            </w:pPr>
                            <w:r>
                              <w:rPr>
                                <w:rFonts w:ascii="Arial" w:hAnsi="Arial" w:cs="Arial"/>
                                <w:sz w:val="16"/>
                                <w:szCs w:val="16"/>
                                <w:u w:val="single"/>
                              </w:rPr>
                              <w:t>Offer Number</w:t>
                            </w:r>
                            <w:r>
                              <w:rPr>
                                <w:rFonts w:ascii="Arial" w:hAnsi="Arial" w:cs="Arial"/>
                                <w:sz w:val="16"/>
                                <w:szCs w:val="16"/>
                              </w:rPr>
                              <w:t xml:space="preserve">: Match the Contract ID on the customer invoice to the offer # on the contract.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B121DA" id="_x0000_s1146" type="#_x0000_t202" style="position:absolute;margin-left:263.4pt;margin-top:2.05pt;width:126.35pt;height:46.85pt;z-index:2533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" fillcolor="#8db3e2 [1311]" strokeweight="1.5pt">
                <v:textbox>
                  <w:txbxContent>
                    <w:p w14:paraId="28C7277C" w14:textId="77777777" w:rsidR="00393F33" w:rsidRPr="00713AB8" w:rsidRDefault="00393F33" w:rsidP="0022546C">
                      <w:pPr>
                        <w:rPr>
                          <w:rFonts w:ascii="Arial" w:hAnsi="Arial" w:cs="Arial"/>
                          <w:sz w:val="16"/>
                          <w:szCs w:val="16"/>
                        </w:rPr>
                      </w:pPr>
                      <w:r>
                        <w:rPr>
                          <w:rFonts w:ascii="Arial" w:hAnsi="Arial" w:cs="Arial"/>
                          <w:sz w:val="16"/>
                          <w:szCs w:val="16"/>
                          <w:u w:val="single"/>
                        </w:rPr>
                        <w:t>Offer Number</w:t>
                      </w:r>
                      <w:r>
                        <w:rPr>
                          <w:rFonts w:ascii="Arial" w:hAnsi="Arial" w:cs="Arial"/>
                          <w:sz w:val="16"/>
                          <w:szCs w:val="16"/>
                        </w:rPr>
                        <w:t xml:space="preserve">: Match the Contract ID on the customer invoice to the offer # on the contract.  </w:t>
                      </w:r>
                    </w:p>
                  </w:txbxContent>
                </v:textbox>
              </v:shape>
            </w:pict>
          </mc:Fallback>
        </mc:AlternateContent>
      </w:r>
      <w:r w:rsidRPr="0022546C">
        <w:rPr>
          <w:rFonts w:ascii="Arial" w:hAnsi="Arial" w:cs="Arial"/>
          <w:b/>
          <w:noProof/>
          <w:lang w:val="en-GB"/>
        </w:rPr>
        <mc:AlternateContent>
          <mc:Choice Requires="wps">
            <w:drawing>
              <wp:anchor distT="0" distB="0" distL="114300" distR="114300" simplePos="0" relativeHeight="253373952" behindDoc="0" locked="0" layoutInCell="1" allowOverlap="1" wp14:anchorId="5C44119E" wp14:editId="76CDC0E9">
                <wp:simplePos x="0" y="0"/>
                <wp:positionH relativeFrom="column">
                  <wp:posOffset>2642690</wp:posOffset>
                </wp:positionH>
                <wp:positionV relativeFrom="paragraph">
                  <wp:posOffset>198048</wp:posOffset>
                </wp:positionV>
                <wp:extent cx="677808" cy="45719"/>
                <wp:effectExtent l="0" t="38100" r="46355" b="88265"/>
                <wp:wrapNone/>
                <wp:docPr id="335"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808" cy="4571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E668BED" id="AutoShape 2478" o:spid="_x0000_s1026" type="#_x0000_t32" style="position:absolute;margin-left:208.1pt;margin-top:15.6pt;width:53.35pt;height:3.6pt;z-index:2533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" strokeweight="1.5pt">
                <v:stroke endarrow="block"/>
                <v:shadow color="#868686"/>
              </v:shape>
            </w:pict>
          </mc:Fallback>
        </mc:AlternateContent>
      </w:r>
      <w:r w:rsidRPr="0022546C">
        <w:rPr>
          <w:rFonts w:ascii="Arial" w:hAnsi="Arial" w:cs="Arial"/>
          <w:b/>
          <w:noProof/>
          <w:lang w:val="en-GB"/>
        </w:rPr>
        <mc:AlternateContent>
          <mc:Choice Requires="wps">
            <w:drawing>
              <wp:anchor distT="0" distB="0" distL="114300" distR="114300" simplePos="0" relativeHeight="253372928" behindDoc="0" locked="0" layoutInCell="1" allowOverlap="1" wp14:anchorId="628B49C1" wp14:editId="5969AF35">
                <wp:simplePos x="0" y="0"/>
                <wp:positionH relativeFrom="column">
                  <wp:posOffset>1751163</wp:posOffset>
                </wp:positionH>
                <wp:positionV relativeFrom="paragraph">
                  <wp:posOffset>175608</wp:posOffset>
                </wp:positionV>
                <wp:extent cx="905774" cy="120770"/>
                <wp:effectExtent l="0" t="0" r="27940" b="12700"/>
                <wp:wrapNone/>
                <wp:docPr id="334"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774" cy="1207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4A83AE" id="AutoShape 2477" o:spid="_x0000_s1026" style="position:absolute;margin-left:137.9pt;margin-top:13.85pt;width:71.3pt;height:9.5pt;z-index:2533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" filled="f" strokecolor="red" strokeweight="1.5pt">
                <v:shadow color="#868686"/>
              </v:roundrect>
            </w:pict>
          </mc:Fallback>
        </mc:AlternateContent>
      </w:r>
      <w:r>
        <w:rPr>
          <w:noProof/>
        </w:rPr>
        <w:drawing>
          <wp:inline distT="0" distB="0" distL="0" distR="0" wp14:anchorId="4EFB9F1C" wp14:editId="2E0AAB31">
            <wp:extent cx="6858000" cy="2505710"/>
            <wp:effectExtent l="0" t="0" r="0" b="889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858000" cy="2505710"/>
                    </a:xfrm>
                    <a:prstGeom prst="rect">
                      <a:avLst/>
                    </a:prstGeom>
                  </pic:spPr>
                </pic:pic>
              </a:graphicData>
            </a:graphic>
          </wp:inline>
        </w:drawing>
      </w:r>
    </w:p>
    <w:p w14:paraId="09800246" w14:textId="7EADCAC9" w:rsidR="00954795" w:rsidRDefault="0022546C" w:rsidP="008509A7">
      <w:pPr>
        <w:rPr>
          <w:rFonts w:ascii="Arial" w:hAnsi="Arial" w:cs="Arial"/>
          <w:b/>
          <w:lang w:val="en-GB"/>
        </w:rPr>
      </w:pPr>
      <w:r w:rsidRPr="0022546C">
        <w:rPr>
          <w:rFonts w:ascii="Arial" w:hAnsi="Arial" w:cs="Arial"/>
          <w:b/>
          <w:noProof/>
          <w:lang w:val="en-GB"/>
        </w:rPr>
        <mc:AlternateContent>
          <mc:Choice Requires="wps">
            <w:drawing>
              <wp:anchor distT="0" distB="0" distL="114300" distR="114300" simplePos="0" relativeHeight="253365760" behindDoc="0" locked="0" layoutInCell="1" allowOverlap="1" wp14:anchorId="4BF5CE62" wp14:editId="2BA4ADAF">
                <wp:simplePos x="0" y="0"/>
                <wp:positionH relativeFrom="column">
                  <wp:posOffset>-136022</wp:posOffset>
                </wp:positionH>
                <wp:positionV relativeFrom="paragraph">
                  <wp:posOffset>149093</wp:posOffset>
                </wp:positionV>
                <wp:extent cx="351155" cy="359410"/>
                <wp:effectExtent l="17780" t="17145" r="12065" b="13970"/>
                <wp:wrapNone/>
                <wp:docPr id="327" name="Oval 2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0E4867F" w14:textId="77777777" w:rsidR="00393F33" w:rsidRPr="003A3676" w:rsidRDefault="00393F33" w:rsidP="0022546C">
                            <w:pPr>
                              <w:rPr>
                                <w:rFonts w:ascii="Arial" w:hAnsi="Arial" w:cs="Arial"/>
                              </w:rPr>
                            </w:pPr>
                            <w:r>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F5CE62" id="_x0000_s1147" style="position:absolute;margin-left:-10.7pt;margin-top:11.75pt;width:27.65pt;height:28.3pt;z-index:2533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33FEg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" fillcolor="yellow" strokecolor="yellow" strokeweight="1.5pt">
                <v:shadow color="#868686"/>
                <v:textbox>
                  <w:txbxContent>
                    <w:p w14:paraId="60E4867F" w14:textId="77777777" w:rsidR="00393F33" w:rsidRPr="003A3676" w:rsidRDefault="00393F33" w:rsidP="0022546C">
                      <w:pPr>
                        <w:rPr>
                          <w:rFonts w:ascii="Arial" w:hAnsi="Arial" w:cs="Arial"/>
                        </w:rPr>
                      </w:pPr>
                      <w:r>
                        <w:rPr>
                          <w:rFonts w:ascii="Arial" w:hAnsi="Arial" w:cs="Arial"/>
                        </w:rPr>
                        <w:t>1</w:t>
                      </w:r>
                    </w:p>
                  </w:txbxContent>
                </v:textbox>
              </v:oval>
            </w:pict>
          </mc:Fallback>
        </mc:AlternateContent>
      </w:r>
      <w:r w:rsidRPr="0022546C">
        <w:rPr>
          <w:rFonts w:ascii="Arial" w:hAnsi="Arial" w:cs="Arial"/>
          <w:b/>
          <w:noProof/>
          <w:lang w:val="en-GB"/>
        </w:rPr>
        <mc:AlternateContent>
          <mc:Choice Requires="wps">
            <w:drawing>
              <wp:anchor distT="0" distB="0" distL="114300" distR="114300" simplePos="0" relativeHeight="253360640" behindDoc="0" locked="0" layoutInCell="1" allowOverlap="1" wp14:anchorId="6FD16F4D" wp14:editId="47F6673E">
                <wp:simplePos x="0" y="0"/>
                <wp:positionH relativeFrom="column">
                  <wp:posOffset>1286618</wp:posOffset>
                </wp:positionH>
                <wp:positionV relativeFrom="paragraph">
                  <wp:posOffset>28131</wp:posOffset>
                </wp:positionV>
                <wp:extent cx="45719" cy="307064"/>
                <wp:effectExtent l="57150" t="0" r="50165" b="55245"/>
                <wp:wrapNone/>
                <wp:docPr id="308"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30706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E655C72" id="AutoShape 2478" o:spid="_x0000_s1026" type="#_x0000_t32" style="position:absolute;margin-left:101.3pt;margin-top:2.2pt;width:3.6pt;height:24.2pt;flip:x;z-index:2533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" strokeweight="1.5pt">
                <v:stroke endarrow="block"/>
                <v:shadow color="#868686"/>
              </v:shape>
            </w:pict>
          </mc:Fallback>
        </mc:AlternateContent>
      </w:r>
    </w:p>
    <w:p w14:paraId="0EE3FD57" w14:textId="3A1BDAFE" w:rsidR="00954795" w:rsidRDefault="00954795" w:rsidP="008509A7">
      <w:pPr>
        <w:rPr>
          <w:rFonts w:ascii="Arial" w:hAnsi="Arial" w:cs="Arial"/>
          <w:b/>
          <w:lang w:val="en-GB"/>
        </w:rPr>
      </w:pPr>
    </w:p>
    <w:p w14:paraId="5B7AB823" w14:textId="08E5F0F7" w:rsidR="00954795" w:rsidRDefault="0022546C" w:rsidP="008509A7">
      <w:pPr>
        <w:rPr>
          <w:rFonts w:ascii="Arial" w:hAnsi="Arial" w:cs="Arial"/>
          <w:b/>
          <w:lang w:val="en-GB"/>
        </w:rPr>
      </w:pPr>
      <w:r w:rsidRPr="0022546C">
        <w:rPr>
          <w:rFonts w:ascii="Arial" w:hAnsi="Arial" w:cs="Arial"/>
          <w:b/>
          <w:noProof/>
          <w:lang w:val="en-GB"/>
        </w:rPr>
        <mc:AlternateContent>
          <mc:Choice Requires="wps">
            <w:drawing>
              <wp:anchor distT="0" distB="0" distL="114300" distR="114300" simplePos="0" relativeHeight="253364736" behindDoc="0" locked="0" layoutInCell="1" allowOverlap="1" wp14:anchorId="33CF9E8B" wp14:editId="44F374EE">
                <wp:simplePos x="0" y="0"/>
                <wp:positionH relativeFrom="column">
                  <wp:posOffset>214630</wp:posOffset>
                </wp:positionH>
                <wp:positionV relativeFrom="paragraph">
                  <wp:posOffset>5715</wp:posOffset>
                </wp:positionV>
                <wp:extent cx="2088515" cy="465455"/>
                <wp:effectExtent l="0" t="0" r="26035" b="10795"/>
                <wp:wrapNone/>
                <wp:docPr id="326" name="Text Box 2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8515" cy="46545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9814FF1" w14:textId="501D20C9" w:rsidR="00393F33" w:rsidRPr="002504E9" w:rsidRDefault="00393F33" w:rsidP="0022546C">
                            <w:pPr>
                              <w:rPr>
                                <w:rFonts w:ascii="Arial" w:hAnsi="Arial" w:cs="Arial"/>
                                <w:sz w:val="16"/>
                                <w:szCs w:val="16"/>
                              </w:rPr>
                            </w:pPr>
                            <w:r>
                              <w:rPr>
                                <w:rFonts w:ascii="Arial" w:hAnsi="Arial" w:cs="Arial"/>
                                <w:sz w:val="16"/>
                                <w:szCs w:val="16"/>
                                <w:u w:val="single"/>
                              </w:rPr>
                              <w:t>UPC/Item Description:</w:t>
                            </w:r>
                            <w:r w:rsidRPr="00AD0B74">
                              <w:rPr>
                                <w:rFonts w:ascii="Arial" w:hAnsi="Arial" w:cs="Arial"/>
                                <w:sz w:val="16"/>
                                <w:szCs w:val="16"/>
                              </w:rPr>
                              <w:t xml:space="preserve">  </w:t>
                            </w:r>
                            <w:r>
                              <w:rPr>
                                <w:rFonts w:ascii="Arial" w:hAnsi="Arial" w:cs="Arial"/>
                                <w:sz w:val="16"/>
                                <w:szCs w:val="16"/>
                              </w:rPr>
                              <w:t>The products the customer was offered a slotting allowance 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CF9E8B" id="_x0000_s1148" type="#_x0000_t202" style="position:absolute;margin-left:16.9pt;margin-top:.45pt;width:164.45pt;height:36.65pt;z-index:2533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" strokeweight="1.5pt">
                <v:shadow color="#868686"/>
                <v:textbox>
                  <w:txbxContent>
                    <w:p w14:paraId="29814FF1" w14:textId="501D20C9" w:rsidR="00393F33" w:rsidRPr="002504E9" w:rsidRDefault="00393F33" w:rsidP="0022546C">
                      <w:pPr>
                        <w:rPr>
                          <w:rFonts w:ascii="Arial" w:hAnsi="Arial" w:cs="Arial"/>
                          <w:sz w:val="16"/>
                          <w:szCs w:val="16"/>
                        </w:rPr>
                      </w:pPr>
                      <w:r>
                        <w:rPr>
                          <w:rFonts w:ascii="Arial" w:hAnsi="Arial" w:cs="Arial"/>
                          <w:sz w:val="16"/>
                          <w:szCs w:val="16"/>
                          <w:u w:val="single"/>
                        </w:rPr>
                        <w:t>UPC/Item Description:</w:t>
                      </w:r>
                      <w:r w:rsidRPr="00AD0B74">
                        <w:rPr>
                          <w:rFonts w:ascii="Arial" w:hAnsi="Arial" w:cs="Arial"/>
                          <w:sz w:val="16"/>
                          <w:szCs w:val="16"/>
                        </w:rPr>
                        <w:t xml:space="preserve">  </w:t>
                      </w:r>
                      <w:r>
                        <w:rPr>
                          <w:rFonts w:ascii="Arial" w:hAnsi="Arial" w:cs="Arial"/>
                          <w:sz w:val="16"/>
                          <w:szCs w:val="16"/>
                        </w:rPr>
                        <w:t>The products the customer was offered a slotting allowance on.</w:t>
                      </w:r>
                    </w:p>
                  </w:txbxContent>
                </v:textbox>
              </v:shape>
            </w:pict>
          </mc:Fallback>
        </mc:AlternateContent>
      </w:r>
    </w:p>
    <w:p w14:paraId="0DF70623" w14:textId="77777777" w:rsidR="00954795" w:rsidRDefault="00954795" w:rsidP="008509A7">
      <w:pPr>
        <w:rPr>
          <w:rFonts w:ascii="Arial" w:hAnsi="Arial" w:cs="Arial"/>
          <w:b/>
          <w:lang w:val="en-GB"/>
        </w:rPr>
      </w:pPr>
    </w:p>
    <w:p w14:paraId="74A0A6A5" w14:textId="77777777" w:rsidR="0022546C" w:rsidRDefault="0022546C" w:rsidP="00C91A13">
      <w:pPr>
        <w:ind w:left="720" w:hanging="720"/>
        <w:jc w:val="both"/>
        <w:rPr>
          <w:rFonts w:ascii="Arial" w:hAnsi="Arial" w:cs="Arial"/>
          <w:lang w:val="en-GB"/>
        </w:rPr>
      </w:pPr>
    </w:p>
    <w:p w14:paraId="14C06B79" w14:textId="77777777" w:rsidR="0022546C" w:rsidRDefault="0022546C" w:rsidP="00C91A13">
      <w:pPr>
        <w:ind w:left="720" w:hanging="720"/>
        <w:jc w:val="both"/>
        <w:rPr>
          <w:rFonts w:ascii="Arial" w:hAnsi="Arial" w:cs="Arial"/>
          <w:lang w:val="en-GB"/>
        </w:rPr>
      </w:pPr>
    </w:p>
    <w:p w14:paraId="37D0FA32" w14:textId="77777777" w:rsidR="0022546C" w:rsidRDefault="0022546C" w:rsidP="00C91A13">
      <w:pPr>
        <w:ind w:left="720" w:hanging="720"/>
        <w:jc w:val="both"/>
        <w:rPr>
          <w:rFonts w:ascii="Arial" w:hAnsi="Arial" w:cs="Arial"/>
          <w:lang w:val="en-GB"/>
        </w:rPr>
      </w:pPr>
    </w:p>
    <w:p w14:paraId="17162653" w14:textId="77777777" w:rsidR="0022546C" w:rsidRDefault="0022546C" w:rsidP="00C91A13">
      <w:pPr>
        <w:ind w:left="720" w:hanging="720"/>
        <w:jc w:val="both"/>
        <w:rPr>
          <w:rFonts w:ascii="Arial" w:hAnsi="Arial" w:cs="Arial"/>
          <w:lang w:val="en-GB"/>
        </w:rPr>
      </w:pPr>
    </w:p>
    <w:p w14:paraId="0407125C" w14:textId="77777777" w:rsidR="0022546C" w:rsidRDefault="0022546C" w:rsidP="00C91A13">
      <w:pPr>
        <w:ind w:left="720" w:hanging="720"/>
        <w:jc w:val="both"/>
        <w:rPr>
          <w:rFonts w:ascii="Arial" w:hAnsi="Arial" w:cs="Arial"/>
          <w:lang w:val="en-GB"/>
        </w:rPr>
      </w:pPr>
    </w:p>
    <w:p w14:paraId="3415BFD2" w14:textId="77777777" w:rsidR="0022546C" w:rsidRDefault="0022546C" w:rsidP="00C91A13">
      <w:pPr>
        <w:ind w:left="720" w:hanging="720"/>
        <w:jc w:val="both"/>
        <w:rPr>
          <w:rFonts w:ascii="Arial" w:hAnsi="Arial" w:cs="Arial"/>
          <w:lang w:val="en-GB"/>
        </w:rPr>
      </w:pPr>
    </w:p>
    <w:p w14:paraId="7FCFC2CA" w14:textId="77777777" w:rsidR="0022546C" w:rsidRDefault="0022546C" w:rsidP="00C91A13">
      <w:pPr>
        <w:ind w:left="720" w:hanging="720"/>
        <w:jc w:val="both"/>
        <w:rPr>
          <w:rFonts w:ascii="Arial" w:hAnsi="Arial" w:cs="Arial"/>
          <w:lang w:val="en-GB"/>
        </w:rPr>
      </w:pPr>
    </w:p>
    <w:p w14:paraId="608C8E00" w14:textId="77777777" w:rsidR="0022546C" w:rsidRDefault="0022546C" w:rsidP="00C91A13">
      <w:pPr>
        <w:ind w:left="720" w:hanging="720"/>
        <w:jc w:val="both"/>
        <w:rPr>
          <w:rFonts w:ascii="Arial" w:hAnsi="Arial" w:cs="Arial"/>
          <w:lang w:val="en-GB"/>
        </w:rPr>
      </w:pPr>
    </w:p>
    <w:p w14:paraId="5C5EFB5A" w14:textId="77777777" w:rsidR="0022546C" w:rsidRDefault="0022546C" w:rsidP="00C91A13">
      <w:pPr>
        <w:ind w:left="720" w:hanging="720"/>
        <w:jc w:val="both"/>
        <w:rPr>
          <w:rFonts w:ascii="Arial" w:hAnsi="Arial" w:cs="Arial"/>
          <w:lang w:val="en-GB"/>
        </w:rPr>
      </w:pPr>
    </w:p>
    <w:p w14:paraId="4BFBD508" w14:textId="77777777" w:rsidR="0022546C" w:rsidRDefault="0022546C" w:rsidP="00C91A13">
      <w:pPr>
        <w:ind w:left="720" w:hanging="720"/>
        <w:jc w:val="both"/>
        <w:rPr>
          <w:rFonts w:ascii="Arial" w:hAnsi="Arial" w:cs="Arial"/>
          <w:lang w:val="en-GB"/>
        </w:rPr>
      </w:pPr>
    </w:p>
    <w:p w14:paraId="02DC4306" w14:textId="77777777" w:rsidR="0022546C" w:rsidRDefault="0022546C" w:rsidP="00C91A13">
      <w:pPr>
        <w:ind w:left="720" w:hanging="720"/>
        <w:jc w:val="both"/>
        <w:rPr>
          <w:rFonts w:ascii="Arial" w:hAnsi="Arial" w:cs="Arial"/>
          <w:lang w:val="en-GB"/>
        </w:rPr>
      </w:pPr>
    </w:p>
    <w:p w14:paraId="58B32403" w14:textId="17285F49" w:rsidR="00C91A13" w:rsidRPr="000A0F35" w:rsidRDefault="00C91A13" w:rsidP="00C91A13">
      <w:pPr>
        <w:ind w:left="720" w:hanging="720"/>
        <w:jc w:val="both"/>
        <w:rPr>
          <w:rFonts w:ascii="Arial" w:hAnsi="Arial" w:cs="Arial"/>
          <w:color w:val="000000"/>
          <w:lang w:val="en-US"/>
        </w:rPr>
      </w:pPr>
      <w:r>
        <w:rPr>
          <w:rFonts w:ascii="Arial" w:hAnsi="Arial" w:cs="Arial"/>
          <w:lang w:val="en-GB"/>
        </w:rPr>
        <w:t>R</w:t>
      </w:r>
      <w:r w:rsidRPr="000A0F35">
        <w:rPr>
          <w:rFonts w:ascii="Arial" w:hAnsi="Arial" w:cs="Arial"/>
          <w:lang w:val="en-GB"/>
        </w:rPr>
        <w:t>efer to the SOPs/Generic Help File for POP requirements.</w:t>
      </w:r>
    </w:p>
    <w:p w14:paraId="6B7962E0" w14:textId="77777777" w:rsidR="000024C4" w:rsidRDefault="000024C4" w:rsidP="00543F14">
      <w:pPr>
        <w:rPr>
          <w:rFonts w:ascii="Arial" w:hAnsi="Arial" w:cs="Arial"/>
          <w:b/>
          <w:lang w:val="en-GB"/>
        </w:rPr>
      </w:pPr>
    </w:p>
    <w:p w14:paraId="2AD318C6" w14:textId="77777777" w:rsidR="000024C4" w:rsidRDefault="000024C4" w:rsidP="00543F14">
      <w:pPr>
        <w:rPr>
          <w:rFonts w:ascii="Arial" w:hAnsi="Arial" w:cs="Arial"/>
          <w:b/>
          <w:lang w:val="en-GB"/>
        </w:rPr>
      </w:pPr>
    </w:p>
    <w:p w14:paraId="7F6A1EE5" w14:textId="77777777" w:rsidR="000024C4" w:rsidRDefault="000024C4" w:rsidP="00543F14">
      <w:pPr>
        <w:rPr>
          <w:rFonts w:ascii="Arial" w:hAnsi="Arial" w:cs="Arial"/>
          <w:b/>
          <w:lang w:val="en-GB"/>
        </w:rPr>
      </w:pPr>
    </w:p>
    <w:p w14:paraId="25303586" w14:textId="77777777" w:rsidR="000A1C17" w:rsidRDefault="000A1C17" w:rsidP="00543F14">
      <w:pPr>
        <w:rPr>
          <w:rFonts w:ascii="Arial" w:hAnsi="Arial" w:cs="Arial"/>
          <w:b/>
          <w:lang w:val="en-GB"/>
        </w:rPr>
      </w:pPr>
    </w:p>
    <w:p w14:paraId="458212BF" w14:textId="77777777" w:rsidR="000A1C17" w:rsidRDefault="000A1C17" w:rsidP="00543F14">
      <w:pPr>
        <w:rPr>
          <w:rFonts w:ascii="Arial" w:hAnsi="Arial" w:cs="Arial"/>
          <w:b/>
          <w:lang w:val="en-GB"/>
        </w:rPr>
      </w:pPr>
    </w:p>
    <w:p w14:paraId="2A1604A7" w14:textId="77777777" w:rsidR="000A1C17" w:rsidRDefault="000A1C17" w:rsidP="00543F14">
      <w:pPr>
        <w:rPr>
          <w:rFonts w:ascii="Arial" w:hAnsi="Arial" w:cs="Arial"/>
          <w:b/>
          <w:lang w:val="en-GB"/>
        </w:rPr>
      </w:pPr>
    </w:p>
    <w:p w14:paraId="29BD3749" w14:textId="77777777" w:rsidR="000A1C17" w:rsidRDefault="000A1C17" w:rsidP="00543F14">
      <w:pPr>
        <w:rPr>
          <w:rFonts w:ascii="Arial" w:hAnsi="Arial" w:cs="Arial"/>
          <w:b/>
          <w:lang w:val="en-GB"/>
        </w:rPr>
      </w:pPr>
    </w:p>
    <w:p w14:paraId="5AFEC356" w14:textId="77777777" w:rsidR="000A1C17" w:rsidRDefault="000A1C17" w:rsidP="00543F14">
      <w:pPr>
        <w:rPr>
          <w:rFonts w:ascii="Arial" w:hAnsi="Arial" w:cs="Arial"/>
          <w:b/>
          <w:lang w:val="en-GB"/>
        </w:rPr>
      </w:pPr>
    </w:p>
    <w:p w14:paraId="7A988F95" w14:textId="77777777" w:rsidR="000A1C17" w:rsidRDefault="000A1C17" w:rsidP="00543F14">
      <w:pPr>
        <w:rPr>
          <w:rFonts w:ascii="Arial" w:hAnsi="Arial" w:cs="Arial"/>
          <w:b/>
          <w:lang w:val="en-GB"/>
        </w:rPr>
      </w:pPr>
    </w:p>
    <w:p w14:paraId="49C9430F" w14:textId="77777777" w:rsidR="00BD21F7" w:rsidRDefault="00BD21F7" w:rsidP="00543F14">
      <w:pPr>
        <w:rPr>
          <w:rFonts w:ascii="Arial" w:hAnsi="Arial" w:cs="Arial"/>
          <w:b/>
          <w:lang w:val="en-GB"/>
        </w:rPr>
      </w:pPr>
    </w:p>
    <w:p w14:paraId="491E8112" w14:textId="77777777" w:rsidR="000024C4" w:rsidRDefault="000024C4" w:rsidP="00543F14">
      <w:pPr>
        <w:rPr>
          <w:rFonts w:ascii="Arial" w:hAnsi="Arial" w:cs="Arial"/>
          <w:b/>
          <w:lang w:val="en-GB"/>
        </w:rPr>
      </w:pPr>
    </w:p>
    <w:p w14:paraId="324A7B96" w14:textId="6D2B9AC6" w:rsidR="002E498D" w:rsidRDefault="002E498D">
      <w:pPr>
        <w:overflowPunct/>
        <w:autoSpaceDE/>
        <w:autoSpaceDN/>
        <w:adjustRightInd/>
        <w:textAlignment w:val="auto"/>
        <w:rPr>
          <w:rFonts w:ascii="Arial" w:hAnsi="Arial" w:cs="Arial"/>
          <w:b/>
          <w:lang w:val="en-GB"/>
        </w:rPr>
      </w:pPr>
      <w:r>
        <w:rPr>
          <w:rFonts w:ascii="Arial" w:hAnsi="Arial" w:cs="Arial"/>
          <w:b/>
          <w:lang w:val="en-GB"/>
        </w:rPr>
        <w:br w:type="page"/>
      </w:r>
    </w:p>
    <w:p w14:paraId="3CDD888E" w14:textId="77777777" w:rsidR="000024C4" w:rsidRDefault="000024C4" w:rsidP="00543F14">
      <w:pPr>
        <w:rPr>
          <w:rFonts w:ascii="Arial" w:hAnsi="Arial" w:cs="Arial"/>
          <w:b/>
          <w:lang w:val="en-GB"/>
        </w:rPr>
      </w:pPr>
    </w:p>
    <w:p w14:paraId="6E74007B" w14:textId="77777777" w:rsidR="000024C4" w:rsidRDefault="000024C4" w:rsidP="00543F14">
      <w:pPr>
        <w:rPr>
          <w:rFonts w:ascii="Arial" w:hAnsi="Arial" w:cs="Arial"/>
          <w:b/>
          <w:lang w:val="en-GB"/>
        </w:rPr>
      </w:pPr>
    </w:p>
    <w:p w14:paraId="73436A76" w14:textId="77777777" w:rsidR="00543F14" w:rsidRPr="008B31A9" w:rsidRDefault="00543F14" w:rsidP="00543F14">
      <w:pPr>
        <w:rPr>
          <w:rFonts w:ascii="Arial" w:hAnsi="Arial" w:cs="Arial"/>
          <w:b/>
          <w:u w:val="single"/>
          <w:lang w:val="en-GB"/>
        </w:rPr>
      </w:pPr>
      <w:r>
        <w:rPr>
          <w:rFonts w:ascii="Arial" w:hAnsi="Arial" w:cs="Arial"/>
          <w:b/>
          <w:lang w:val="en-GB"/>
        </w:rPr>
        <w:t>7</w:t>
      </w:r>
      <w:r w:rsidRPr="008B31A9">
        <w:rPr>
          <w:rFonts w:ascii="Arial" w:hAnsi="Arial" w:cs="Arial"/>
          <w:b/>
          <w:lang w:val="en-GB"/>
        </w:rPr>
        <w:t>.</w:t>
      </w:r>
      <w:r w:rsidRPr="008B31A9">
        <w:rPr>
          <w:rFonts w:ascii="Arial" w:hAnsi="Arial" w:cs="Arial"/>
          <w:b/>
          <w:lang w:val="en-GB"/>
        </w:rPr>
        <w:tab/>
      </w:r>
      <w:bookmarkStart w:id="37" w:name="unsaleable"/>
      <w:r w:rsidRPr="00BB0E0A">
        <w:rPr>
          <w:rFonts w:ascii="Arial" w:hAnsi="Arial" w:cs="Arial"/>
          <w:b/>
          <w:sz w:val="22"/>
          <w:szCs w:val="22"/>
          <w:u w:val="single"/>
          <w:lang w:val="en-GB"/>
        </w:rPr>
        <w:t xml:space="preserve">Deduction Type: </w:t>
      </w:r>
      <w:r>
        <w:rPr>
          <w:rFonts w:ascii="Arial" w:hAnsi="Arial" w:cs="Arial"/>
          <w:b/>
          <w:sz w:val="22"/>
          <w:szCs w:val="22"/>
          <w:u w:val="single"/>
          <w:lang w:val="en-GB"/>
        </w:rPr>
        <w:t>Unsal</w:t>
      </w:r>
      <w:r w:rsidR="000024C4">
        <w:rPr>
          <w:rFonts w:ascii="Arial" w:hAnsi="Arial" w:cs="Arial"/>
          <w:b/>
          <w:sz w:val="22"/>
          <w:szCs w:val="22"/>
          <w:u w:val="single"/>
          <w:lang w:val="en-GB"/>
        </w:rPr>
        <w:t>e</w:t>
      </w:r>
      <w:r>
        <w:rPr>
          <w:rFonts w:ascii="Arial" w:hAnsi="Arial" w:cs="Arial"/>
          <w:b/>
          <w:sz w:val="22"/>
          <w:szCs w:val="22"/>
          <w:u w:val="single"/>
          <w:lang w:val="en-GB"/>
        </w:rPr>
        <w:t>able / Reclamation</w:t>
      </w:r>
      <w:r w:rsidR="007471B2">
        <w:rPr>
          <w:rFonts w:ascii="Arial" w:hAnsi="Arial" w:cs="Arial"/>
          <w:b/>
          <w:sz w:val="22"/>
          <w:szCs w:val="22"/>
          <w:u w:val="single"/>
          <w:lang w:val="en-GB"/>
        </w:rPr>
        <w:t xml:space="preserve"> </w:t>
      </w:r>
      <w:r w:rsidR="00A528BC">
        <w:rPr>
          <w:rFonts w:ascii="Arial" w:hAnsi="Arial" w:cs="Arial"/>
          <w:b/>
          <w:sz w:val="22"/>
          <w:szCs w:val="22"/>
          <w:u w:val="single"/>
          <w:lang w:val="en-GB"/>
        </w:rPr>
        <w:t xml:space="preserve"> </w:t>
      </w:r>
      <w:bookmarkEnd w:id="37"/>
    </w:p>
    <w:p w14:paraId="7C5833C3" w14:textId="77777777" w:rsidR="00543F14" w:rsidRDefault="00543F14" w:rsidP="00543F14">
      <w:pPr>
        <w:rPr>
          <w:noProof/>
          <w:lang w:val="en-US"/>
        </w:rPr>
      </w:pPr>
    </w:p>
    <w:p w14:paraId="5EC6CCA1" w14:textId="77777777" w:rsidR="00543F14" w:rsidRDefault="00543F14" w:rsidP="00543F14">
      <w:pPr>
        <w:ind w:left="720"/>
        <w:rPr>
          <w:rFonts w:ascii="Arial" w:hAnsi="Arial" w:cs="Arial"/>
          <w:lang w:val="en-GB"/>
        </w:rPr>
      </w:pPr>
      <w:r>
        <w:rPr>
          <w:rFonts w:ascii="Arial" w:hAnsi="Arial" w:cs="Arial"/>
          <w:lang w:val="en-GB"/>
        </w:rPr>
        <w:t xml:space="preserve">An </w:t>
      </w:r>
      <w:r w:rsidR="007471B2">
        <w:rPr>
          <w:rFonts w:ascii="Arial" w:hAnsi="Arial" w:cs="Arial"/>
          <w:lang w:val="en-GB"/>
        </w:rPr>
        <w:t>u</w:t>
      </w:r>
      <w:r w:rsidR="004B445F">
        <w:rPr>
          <w:rFonts w:ascii="Arial" w:hAnsi="Arial" w:cs="Arial"/>
          <w:lang w:val="en-GB"/>
        </w:rPr>
        <w:t>nsal</w:t>
      </w:r>
      <w:r w:rsidR="007471B2">
        <w:rPr>
          <w:rFonts w:ascii="Arial" w:hAnsi="Arial" w:cs="Arial"/>
          <w:lang w:val="en-GB"/>
        </w:rPr>
        <w:t>e</w:t>
      </w:r>
      <w:r w:rsidR="004B445F">
        <w:rPr>
          <w:rFonts w:ascii="Arial" w:hAnsi="Arial" w:cs="Arial"/>
          <w:lang w:val="en-GB"/>
        </w:rPr>
        <w:t>able</w:t>
      </w:r>
      <w:r>
        <w:rPr>
          <w:rFonts w:ascii="Arial" w:hAnsi="Arial" w:cs="Arial"/>
          <w:lang w:val="en-GB"/>
        </w:rPr>
        <w:t xml:space="preserve"> claim is taken for product that cannot be sold at the stores due to damages</w:t>
      </w:r>
      <w:r w:rsidR="007471B2">
        <w:rPr>
          <w:rFonts w:ascii="Arial" w:hAnsi="Arial" w:cs="Arial"/>
          <w:lang w:val="en-GB"/>
        </w:rPr>
        <w:t xml:space="preserve">, </w:t>
      </w:r>
      <w:r>
        <w:rPr>
          <w:rFonts w:ascii="Arial" w:hAnsi="Arial" w:cs="Arial"/>
          <w:lang w:val="en-GB"/>
        </w:rPr>
        <w:t xml:space="preserve">and </w:t>
      </w:r>
      <w:r w:rsidR="007471B2">
        <w:rPr>
          <w:rFonts w:ascii="Arial" w:hAnsi="Arial" w:cs="Arial"/>
          <w:lang w:val="en-GB"/>
        </w:rPr>
        <w:t xml:space="preserve">for </w:t>
      </w:r>
      <w:r>
        <w:rPr>
          <w:rFonts w:ascii="Arial" w:hAnsi="Arial" w:cs="Arial"/>
          <w:lang w:val="en-GB"/>
        </w:rPr>
        <w:t>short coded product.</w:t>
      </w:r>
    </w:p>
    <w:p w14:paraId="0BA52205" w14:textId="77777777" w:rsidR="00A528BC" w:rsidRDefault="00A528BC" w:rsidP="00543F14">
      <w:pPr>
        <w:ind w:left="720"/>
        <w:rPr>
          <w:rFonts w:ascii="Arial" w:hAnsi="Arial" w:cs="Arial"/>
          <w:lang w:val="en-GB"/>
        </w:rPr>
      </w:pPr>
    </w:p>
    <w:p w14:paraId="44418698" w14:textId="3CD12195" w:rsidR="00837E05" w:rsidRDefault="00A528BC" w:rsidP="00976E79">
      <w:pPr>
        <w:ind w:left="720"/>
        <w:rPr>
          <w:rFonts w:ascii="Arial" w:hAnsi="Arial" w:cs="Arial"/>
          <w:lang w:val="en-GB"/>
        </w:rPr>
      </w:pPr>
      <w:r>
        <w:object w:dxaOrig="19514" w:dyaOrig="8444" w14:anchorId="0EE802FE">
          <v:shape id="_x0000_i1035" type="#_x0000_t75" style="width:504.75pt;height:230.25pt" o:ole="">
            <v:imagedata r:id="rId70" o:title=""/>
          </v:shape>
          <o:OLEObject Type="Embed" ProgID="Visio.Drawing.11" ShapeID="_x0000_i1035" DrawAspect="Content" ObjectID="_1843107215" r:id="rId71"/>
        </w:object>
      </w:r>
    </w:p>
    <w:p w14:paraId="20D544DF" w14:textId="77777777" w:rsidR="00837E05" w:rsidRDefault="00837E05" w:rsidP="00342E48">
      <w:pPr>
        <w:ind w:left="720" w:hanging="720"/>
        <w:rPr>
          <w:rFonts w:ascii="Arial" w:hAnsi="Arial" w:cs="Arial"/>
          <w:lang w:val="en-GB"/>
        </w:rPr>
      </w:pPr>
    </w:p>
    <w:p w14:paraId="30BFD5B6" w14:textId="00037C99" w:rsidR="00837E05" w:rsidRDefault="00837E05" w:rsidP="00342E48">
      <w:pPr>
        <w:ind w:left="720" w:hanging="720"/>
        <w:rPr>
          <w:rFonts w:ascii="Arial" w:hAnsi="Arial" w:cs="Arial"/>
          <w:lang w:val="en-GB"/>
        </w:rPr>
      </w:pPr>
    </w:p>
    <w:p w14:paraId="20CFAF4F" w14:textId="5A85263E" w:rsidR="00AC3AC8" w:rsidRDefault="00AC3AC8" w:rsidP="00342E48">
      <w:pPr>
        <w:ind w:left="720" w:hanging="720"/>
        <w:rPr>
          <w:rFonts w:ascii="Arial" w:hAnsi="Arial" w:cs="Arial"/>
          <w:lang w:val="en-GB"/>
        </w:rPr>
      </w:pPr>
    </w:p>
    <w:p w14:paraId="4118F732" w14:textId="77777777" w:rsidR="00AC3AC8" w:rsidRDefault="00AC3AC8" w:rsidP="00342E48">
      <w:pPr>
        <w:ind w:left="720" w:hanging="720"/>
        <w:rPr>
          <w:rFonts w:ascii="Arial" w:hAnsi="Arial" w:cs="Arial"/>
          <w:lang w:val="en-GB"/>
        </w:rPr>
      </w:pPr>
    </w:p>
    <w:p w14:paraId="4C7F9599" w14:textId="77777777" w:rsidR="00976E79" w:rsidRDefault="00976E79" w:rsidP="00AC3AC8">
      <w:pPr>
        <w:ind w:left="720" w:hanging="720"/>
        <w:rPr>
          <w:rFonts w:ascii="Arial" w:hAnsi="Arial" w:cs="Arial"/>
          <w:b/>
          <w:lang w:val="en-GB"/>
        </w:rPr>
      </w:pPr>
    </w:p>
    <w:p w14:paraId="30DC3F8A" w14:textId="77777777" w:rsidR="00976E79" w:rsidRDefault="00976E79" w:rsidP="00AC3AC8">
      <w:pPr>
        <w:ind w:left="720" w:hanging="720"/>
        <w:rPr>
          <w:rFonts w:ascii="Arial" w:hAnsi="Arial" w:cs="Arial"/>
          <w:b/>
          <w:lang w:val="en-GB"/>
        </w:rPr>
      </w:pPr>
    </w:p>
    <w:p w14:paraId="67A15239" w14:textId="77777777" w:rsidR="00976E79" w:rsidRDefault="00976E79" w:rsidP="00AC3AC8">
      <w:pPr>
        <w:ind w:left="720" w:hanging="720"/>
        <w:rPr>
          <w:rFonts w:ascii="Arial" w:hAnsi="Arial" w:cs="Arial"/>
          <w:b/>
          <w:lang w:val="en-GB"/>
        </w:rPr>
      </w:pPr>
    </w:p>
    <w:p w14:paraId="47F4B45D" w14:textId="77777777" w:rsidR="00976E79" w:rsidRDefault="00976E79" w:rsidP="00AC3AC8">
      <w:pPr>
        <w:ind w:left="720" w:hanging="720"/>
        <w:rPr>
          <w:rFonts w:ascii="Arial" w:hAnsi="Arial" w:cs="Arial"/>
          <w:b/>
          <w:lang w:val="en-GB"/>
        </w:rPr>
      </w:pPr>
    </w:p>
    <w:p w14:paraId="5FA75CB8" w14:textId="77777777" w:rsidR="00976E79" w:rsidRDefault="00976E79" w:rsidP="00AC3AC8">
      <w:pPr>
        <w:ind w:left="720" w:hanging="720"/>
        <w:rPr>
          <w:rFonts w:ascii="Arial" w:hAnsi="Arial" w:cs="Arial"/>
          <w:b/>
          <w:lang w:val="en-GB"/>
        </w:rPr>
      </w:pPr>
    </w:p>
    <w:p w14:paraId="4B252A37" w14:textId="77777777" w:rsidR="00976E79" w:rsidRDefault="00976E79" w:rsidP="00AC3AC8">
      <w:pPr>
        <w:ind w:left="720" w:hanging="720"/>
        <w:rPr>
          <w:rFonts w:ascii="Arial" w:hAnsi="Arial" w:cs="Arial"/>
          <w:b/>
          <w:lang w:val="en-GB"/>
        </w:rPr>
      </w:pPr>
    </w:p>
    <w:p w14:paraId="57395870" w14:textId="77777777" w:rsidR="00976E79" w:rsidRDefault="00976E79" w:rsidP="00AC3AC8">
      <w:pPr>
        <w:ind w:left="720" w:hanging="720"/>
        <w:rPr>
          <w:rFonts w:ascii="Arial" w:hAnsi="Arial" w:cs="Arial"/>
          <w:b/>
          <w:lang w:val="en-GB"/>
        </w:rPr>
      </w:pPr>
    </w:p>
    <w:p w14:paraId="55CF34A0" w14:textId="77777777" w:rsidR="00976E79" w:rsidRDefault="00976E79" w:rsidP="00AC3AC8">
      <w:pPr>
        <w:ind w:left="720" w:hanging="720"/>
        <w:rPr>
          <w:rFonts w:ascii="Arial" w:hAnsi="Arial" w:cs="Arial"/>
          <w:b/>
          <w:lang w:val="en-GB"/>
        </w:rPr>
      </w:pPr>
    </w:p>
    <w:p w14:paraId="1779280E" w14:textId="77777777" w:rsidR="00976E79" w:rsidRDefault="00976E79" w:rsidP="00AC3AC8">
      <w:pPr>
        <w:ind w:left="720" w:hanging="720"/>
        <w:rPr>
          <w:rFonts w:ascii="Arial" w:hAnsi="Arial" w:cs="Arial"/>
          <w:b/>
          <w:lang w:val="en-GB"/>
        </w:rPr>
      </w:pPr>
    </w:p>
    <w:p w14:paraId="5D2A8AB0" w14:textId="77777777" w:rsidR="00976E79" w:rsidRDefault="00976E79" w:rsidP="00AC3AC8">
      <w:pPr>
        <w:ind w:left="720" w:hanging="720"/>
        <w:rPr>
          <w:rFonts w:ascii="Arial" w:hAnsi="Arial" w:cs="Arial"/>
          <w:b/>
          <w:lang w:val="en-GB"/>
        </w:rPr>
      </w:pPr>
    </w:p>
    <w:p w14:paraId="4F1D337B" w14:textId="77777777" w:rsidR="00976E79" w:rsidRDefault="00976E79" w:rsidP="00AC3AC8">
      <w:pPr>
        <w:ind w:left="720" w:hanging="720"/>
        <w:rPr>
          <w:rFonts w:ascii="Arial" w:hAnsi="Arial" w:cs="Arial"/>
          <w:b/>
          <w:lang w:val="en-GB"/>
        </w:rPr>
      </w:pPr>
    </w:p>
    <w:p w14:paraId="56293DAD" w14:textId="77777777" w:rsidR="00976E79" w:rsidRDefault="00976E79" w:rsidP="00AC3AC8">
      <w:pPr>
        <w:ind w:left="720" w:hanging="720"/>
        <w:rPr>
          <w:rFonts w:ascii="Arial" w:hAnsi="Arial" w:cs="Arial"/>
          <w:b/>
          <w:lang w:val="en-GB"/>
        </w:rPr>
      </w:pPr>
    </w:p>
    <w:p w14:paraId="550B049C" w14:textId="77777777" w:rsidR="00976E79" w:rsidRDefault="00976E79" w:rsidP="00AC3AC8">
      <w:pPr>
        <w:ind w:left="720" w:hanging="720"/>
        <w:rPr>
          <w:rFonts w:ascii="Arial" w:hAnsi="Arial" w:cs="Arial"/>
          <w:b/>
          <w:lang w:val="en-GB"/>
        </w:rPr>
      </w:pPr>
    </w:p>
    <w:p w14:paraId="3B6E6A0A" w14:textId="77777777" w:rsidR="00976E79" w:rsidRDefault="00976E79" w:rsidP="00AC3AC8">
      <w:pPr>
        <w:ind w:left="720" w:hanging="720"/>
        <w:rPr>
          <w:rFonts w:ascii="Arial" w:hAnsi="Arial" w:cs="Arial"/>
          <w:b/>
          <w:lang w:val="en-GB"/>
        </w:rPr>
      </w:pPr>
    </w:p>
    <w:p w14:paraId="52621AF1" w14:textId="77777777" w:rsidR="00976E79" w:rsidRDefault="00976E79" w:rsidP="00AC3AC8">
      <w:pPr>
        <w:ind w:left="720" w:hanging="720"/>
        <w:rPr>
          <w:rFonts w:ascii="Arial" w:hAnsi="Arial" w:cs="Arial"/>
          <w:b/>
          <w:lang w:val="en-GB"/>
        </w:rPr>
      </w:pPr>
    </w:p>
    <w:p w14:paraId="43D626D8" w14:textId="77777777" w:rsidR="00976E79" w:rsidRDefault="00976E79" w:rsidP="00AC3AC8">
      <w:pPr>
        <w:ind w:left="720" w:hanging="720"/>
        <w:rPr>
          <w:rFonts w:ascii="Arial" w:hAnsi="Arial" w:cs="Arial"/>
          <w:b/>
          <w:lang w:val="en-GB"/>
        </w:rPr>
      </w:pPr>
    </w:p>
    <w:p w14:paraId="6766DD9C" w14:textId="77777777" w:rsidR="00976E79" w:rsidRDefault="00976E79" w:rsidP="00AC3AC8">
      <w:pPr>
        <w:ind w:left="720" w:hanging="720"/>
        <w:rPr>
          <w:rFonts w:ascii="Arial" w:hAnsi="Arial" w:cs="Arial"/>
          <w:b/>
          <w:lang w:val="en-GB"/>
        </w:rPr>
      </w:pPr>
    </w:p>
    <w:p w14:paraId="619787C9" w14:textId="77777777" w:rsidR="00976E79" w:rsidRDefault="00976E79" w:rsidP="00AC3AC8">
      <w:pPr>
        <w:ind w:left="720" w:hanging="720"/>
        <w:rPr>
          <w:rFonts w:ascii="Arial" w:hAnsi="Arial" w:cs="Arial"/>
          <w:b/>
          <w:lang w:val="en-GB"/>
        </w:rPr>
      </w:pPr>
    </w:p>
    <w:p w14:paraId="16B02D62" w14:textId="77777777" w:rsidR="00976E79" w:rsidRDefault="00976E79" w:rsidP="00AC3AC8">
      <w:pPr>
        <w:ind w:left="720" w:hanging="720"/>
        <w:rPr>
          <w:rFonts w:ascii="Arial" w:hAnsi="Arial" w:cs="Arial"/>
          <w:b/>
          <w:lang w:val="en-GB"/>
        </w:rPr>
      </w:pPr>
    </w:p>
    <w:p w14:paraId="7BD63F30" w14:textId="77777777" w:rsidR="00976E79" w:rsidRDefault="00976E79" w:rsidP="00AC3AC8">
      <w:pPr>
        <w:ind w:left="720" w:hanging="720"/>
        <w:rPr>
          <w:rFonts w:ascii="Arial" w:hAnsi="Arial" w:cs="Arial"/>
          <w:b/>
          <w:lang w:val="en-GB"/>
        </w:rPr>
      </w:pPr>
    </w:p>
    <w:p w14:paraId="5B1996B3" w14:textId="77777777" w:rsidR="00976E79" w:rsidRDefault="00976E79" w:rsidP="00AC3AC8">
      <w:pPr>
        <w:ind w:left="720" w:hanging="720"/>
        <w:rPr>
          <w:rFonts w:ascii="Arial" w:hAnsi="Arial" w:cs="Arial"/>
          <w:b/>
          <w:lang w:val="en-GB"/>
        </w:rPr>
      </w:pPr>
    </w:p>
    <w:p w14:paraId="34FC49E5" w14:textId="77777777" w:rsidR="00976E79" w:rsidRDefault="00976E79" w:rsidP="00AC3AC8">
      <w:pPr>
        <w:ind w:left="720" w:hanging="720"/>
        <w:rPr>
          <w:rFonts w:ascii="Arial" w:hAnsi="Arial" w:cs="Arial"/>
          <w:b/>
          <w:lang w:val="en-GB"/>
        </w:rPr>
      </w:pPr>
    </w:p>
    <w:p w14:paraId="15409FA1" w14:textId="4195D314" w:rsidR="00AC3AC8" w:rsidRDefault="00AC3AC8" w:rsidP="00AC3AC8">
      <w:pPr>
        <w:ind w:left="720" w:hanging="720"/>
        <w:rPr>
          <w:rFonts w:ascii="Arial" w:hAnsi="Arial" w:cs="Arial"/>
          <w:lang w:val="en-GB"/>
        </w:rPr>
      </w:pPr>
      <w:r>
        <w:rPr>
          <w:rFonts w:ascii="Arial" w:hAnsi="Arial" w:cs="Arial"/>
          <w:b/>
          <w:lang w:val="en-GB"/>
        </w:rPr>
        <w:lastRenderedPageBreak/>
        <w:t>7.1</w:t>
      </w:r>
      <w:r w:rsidRPr="00600DC7">
        <w:rPr>
          <w:rFonts w:ascii="Arial" w:hAnsi="Arial" w:cs="Arial"/>
          <w:b/>
          <w:lang w:val="en-GB"/>
        </w:rPr>
        <w:t xml:space="preserve"> </w:t>
      </w:r>
      <w:r w:rsidRPr="00600DC7">
        <w:rPr>
          <w:rFonts w:ascii="Arial" w:hAnsi="Arial" w:cs="Arial"/>
          <w:b/>
          <w:lang w:val="en-GB"/>
        </w:rPr>
        <w:tab/>
      </w:r>
      <w:r>
        <w:rPr>
          <w:rFonts w:ascii="Arial" w:hAnsi="Arial" w:cs="Arial"/>
          <w:b/>
          <w:lang w:val="en-GB"/>
        </w:rPr>
        <w:t xml:space="preserve">Customer Invoice for </w:t>
      </w:r>
      <w:r w:rsidR="00976E79">
        <w:rPr>
          <w:rFonts w:ascii="Arial" w:hAnsi="Arial" w:cs="Arial"/>
          <w:b/>
          <w:lang w:val="en-GB"/>
        </w:rPr>
        <w:t xml:space="preserve">Warehouse </w:t>
      </w:r>
      <w:r>
        <w:rPr>
          <w:rFonts w:ascii="Arial" w:hAnsi="Arial" w:cs="Arial"/>
          <w:b/>
          <w:lang w:val="en-GB"/>
        </w:rPr>
        <w:t xml:space="preserve">Damages/Unsaleables, Example </w:t>
      </w:r>
      <w:r w:rsidR="00976E79">
        <w:rPr>
          <w:rFonts w:ascii="Arial" w:hAnsi="Arial" w:cs="Arial"/>
          <w:b/>
          <w:lang w:val="en-GB"/>
        </w:rPr>
        <w:t>1</w:t>
      </w:r>
      <w:r>
        <w:rPr>
          <w:rFonts w:ascii="Arial" w:hAnsi="Arial" w:cs="Arial"/>
          <w:b/>
          <w:lang w:val="en-GB"/>
        </w:rPr>
        <w:t>:</w:t>
      </w:r>
    </w:p>
    <w:p w14:paraId="4A767185" w14:textId="77777777" w:rsidR="00342E48" w:rsidRDefault="00342E48" w:rsidP="00342E48">
      <w:pPr>
        <w:ind w:left="720" w:hanging="720"/>
        <w:rPr>
          <w:rFonts w:ascii="Arial" w:hAnsi="Arial" w:cs="Arial"/>
          <w:lang w:val="en-GB"/>
        </w:rPr>
      </w:pPr>
    </w:p>
    <w:p w14:paraId="3CEDE351" w14:textId="77777777" w:rsidR="00342E48" w:rsidRDefault="00342E48" w:rsidP="00342E48">
      <w:pPr>
        <w:ind w:left="720" w:hanging="720"/>
        <w:rPr>
          <w:rFonts w:ascii="Arial" w:hAnsi="Arial" w:cs="Arial"/>
          <w:lang w:val="en-GB"/>
        </w:rPr>
      </w:pPr>
    </w:p>
    <w:p w14:paraId="04E51B53" w14:textId="11AF297C" w:rsidR="00AC3AC8" w:rsidRDefault="00AC3AC8">
      <w:pPr>
        <w:overflowPunct/>
        <w:autoSpaceDE/>
        <w:autoSpaceDN/>
        <w:adjustRightInd/>
        <w:textAlignment w:val="auto"/>
        <w:rPr>
          <w:rFonts w:ascii="Arial" w:hAnsi="Arial" w:cs="Arial"/>
          <w:b/>
          <w:lang w:val="en-GB"/>
        </w:rPr>
      </w:pPr>
      <w:r w:rsidRPr="00AC3AC8">
        <w:rPr>
          <w:rFonts w:ascii="Arial" w:hAnsi="Arial" w:cs="Arial"/>
          <w:b/>
          <w:noProof/>
          <w:lang w:val="en-GB"/>
        </w:rPr>
        <mc:AlternateContent>
          <mc:Choice Requires="wps">
            <w:drawing>
              <wp:anchor distT="0" distB="0" distL="114300" distR="114300" simplePos="0" relativeHeight="253474304" behindDoc="0" locked="0" layoutInCell="1" allowOverlap="1" wp14:anchorId="1D7F48C1" wp14:editId="58C0D3F7">
                <wp:simplePos x="0" y="0"/>
                <wp:positionH relativeFrom="column">
                  <wp:posOffset>1647645</wp:posOffset>
                </wp:positionH>
                <wp:positionV relativeFrom="paragraph">
                  <wp:posOffset>805323</wp:posOffset>
                </wp:positionV>
                <wp:extent cx="393736" cy="1706329"/>
                <wp:effectExtent l="57150" t="38100" r="25400" b="27305"/>
                <wp:wrapNone/>
                <wp:docPr id="610"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93736" cy="170632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E2207B3" id="AutoShape 2478" o:spid="_x0000_s1026" type="#_x0000_t32" style="position:absolute;margin-left:129.75pt;margin-top:63.4pt;width:31pt;height:134.35pt;flip:x y;z-index:2534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" strokeweight="1.5pt">
                <v:stroke endarrow="block"/>
                <v:shadow color="#868686"/>
              </v:shape>
            </w:pict>
          </mc:Fallback>
        </mc:AlternateContent>
      </w:r>
      <w:r w:rsidRPr="00AC3AC8">
        <w:rPr>
          <w:rFonts w:ascii="Arial" w:hAnsi="Arial" w:cs="Arial"/>
          <w:b/>
          <w:noProof/>
          <w:lang w:val="en-GB"/>
        </w:rPr>
        <mc:AlternateContent>
          <mc:Choice Requires="wps">
            <w:drawing>
              <wp:anchor distT="0" distB="0" distL="114300" distR="114300" simplePos="0" relativeHeight="253472256" behindDoc="0" locked="0" layoutInCell="1" allowOverlap="1" wp14:anchorId="2E0C40F1" wp14:editId="139267D3">
                <wp:simplePos x="0" y="0"/>
                <wp:positionH relativeFrom="column">
                  <wp:posOffset>1492370</wp:posOffset>
                </wp:positionH>
                <wp:positionV relativeFrom="paragraph">
                  <wp:posOffset>2513366</wp:posOffset>
                </wp:positionV>
                <wp:extent cx="3433313" cy="250166"/>
                <wp:effectExtent l="0" t="0" r="15240" b="17145"/>
                <wp:wrapNone/>
                <wp:docPr id="609"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33313" cy="25016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BDADF01" id="AutoShape 2477" o:spid="_x0000_s1026" style="position:absolute;margin-left:117.5pt;margin-top:197.9pt;width:270.35pt;height:19.7pt;z-index:2534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" filled="f" strokecolor="red" strokeweight="1.5pt">
                <v:shadow color="#868686"/>
              </v:roundrect>
            </w:pict>
          </mc:Fallback>
        </mc:AlternateContent>
      </w:r>
      <w:r w:rsidRPr="00AC3AC8">
        <w:rPr>
          <w:rFonts w:ascii="Arial" w:hAnsi="Arial" w:cs="Arial"/>
          <w:b/>
          <w:noProof/>
          <w:lang w:val="en-GB"/>
        </w:rPr>
        <mc:AlternateContent>
          <mc:Choice Requires="wps">
            <w:drawing>
              <wp:anchor distT="0" distB="0" distL="114300" distR="114300" simplePos="0" relativeHeight="253466112" behindDoc="0" locked="0" layoutInCell="1" allowOverlap="1" wp14:anchorId="2CCFE155" wp14:editId="785AC193">
                <wp:simplePos x="0" y="0"/>
                <wp:positionH relativeFrom="column">
                  <wp:posOffset>353683</wp:posOffset>
                </wp:positionH>
                <wp:positionV relativeFrom="paragraph">
                  <wp:posOffset>244619</wp:posOffset>
                </wp:positionV>
                <wp:extent cx="1923691" cy="560705"/>
                <wp:effectExtent l="0" t="0" r="19685" b="10795"/>
                <wp:wrapNone/>
                <wp:docPr id="444"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3691" cy="560705"/>
                        </a:xfrm>
                        <a:prstGeom prst="rect">
                          <a:avLst/>
                        </a:prstGeom>
                        <a:solidFill>
                          <a:schemeClr val="tx2">
                            <a:lumMod val="40000"/>
                            <a:lumOff val="60000"/>
                          </a:schemeClr>
                        </a:solidFill>
                        <a:ln w="19050">
                          <a:solidFill>
                            <a:srgbClr val="000000"/>
                          </a:solidFill>
                          <a:miter lim="800000"/>
                          <a:headEnd/>
                          <a:tailEnd/>
                        </a:ln>
                      </wps:spPr>
                      <wps:txbx>
                        <w:txbxContent>
                          <w:p w14:paraId="5E321CAA" w14:textId="62E6CEE1" w:rsidR="00393F33" w:rsidRPr="00713AB8" w:rsidRDefault="00393F33" w:rsidP="00AC3AC8">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Dispostition is listed as dumpster – the customer has thrown away the product listed due to being outside code (insufficient shelf life).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CFE155" id="_x0000_s1149" type="#_x0000_t202" style="position:absolute;margin-left:27.85pt;margin-top:19.25pt;width:151.45pt;height:44.15pt;z-index:2534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" fillcolor="#8db3e2 [1311]" strokeweight="1.5pt">
                <v:textbox>
                  <w:txbxContent>
                    <w:p w14:paraId="5E321CAA" w14:textId="62E6CEE1" w:rsidR="00393F33" w:rsidRPr="00713AB8" w:rsidRDefault="00393F33" w:rsidP="00AC3AC8">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Dispostition is listed as dumpster – the customer has thrown away the product listed due to being outside code (insufficient shelf life).  </w:t>
                      </w:r>
                    </w:p>
                  </w:txbxContent>
                </v:textbox>
              </v:shape>
            </w:pict>
          </mc:Fallback>
        </mc:AlternateContent>
      </w:r>
      <w:r w:rsidRPr="00AC3AC8">
        <w:rPr>
          <w:rFonts w:ascii="Arial" w:hAnsi="Arial" w:cs="Arial"/>
          <w:b/>
          <w:noProof/>
          <w:lang w:val="en-GB"/>
        </w:rPr>
        <mc:AlternateContent>
          <mc:Choice Requires="wps">
            <w:drawing>
              <wp:anchor distT="0" distB="0" distL="114300" distR="114300" simplePos="0" relativeHeight="253464064" behindDoc="0" locked="0" layoutInCell="1" allowOverlap="1" wp14:anchorId="28931B32" wp14:editId="5F30CA94">
                <wp:simplePos x="0" y="0"/>
                <wp:positionH relativeFrom="column">
                  <wp:posOffset>112143</wp:posOffset>
                </wp:positionH>
                <wp:positionV relativeFrom="paragraph">
                  <wp:posOffset>1391932</wp:posOffset>
                </wp:positionV>
                <wp:extent cx="1259361" cy="439947"/>
                <wp:effectExtent l="0" t="0" r="17145" b="17780"/>
                <wp:wrapNone/>
                <wp:docPr id="442"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9361" cy="43994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ADE1AE" id="AutoShape 2477" o:spid="_x0000_s1026" style="position:absolute;margin-left:8.85pt;margin-top:109.6pt;width:99.15pt;height:34.65pt;z-index:2534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" filled="f" strokecolor="red" strokeweight="1.5pt">
                <v:shadow color="#868686"/>
              </v:roundrect>
            </w:pict>
          </mc:Fallback>
        </mc:AlternateContent>
      </w:r>
      <w:r w:rsidRPr="00AC3AC8">
        <w:rPr>
          <w:rFonts w:ascii="Arial" w:hAnsi="Arial" w:cs="Arial"/>
          <w:b/>
          <w:noProof/>
          <w:lang w:val="en-GB"/>
        </w:rPr>
        <mc:AlternateContent>
          <mc:Choice Requires="wps">
            <w:drawing>
              <wp:anchor distT="0" distB="0" distL="114300" distR="114300" simplePos="0" relativeHeight="253465088" behindDoc="0" locked="0" layoutInCell="1" allowOverlap="1" wp14:anchorId="10C2509E" wp14:editId="45997A6D">
                <wp:simplePos x="0" y="0"/>
                <wp:positionH relativeFrom="column">
                  <wp:posOffset>908050</wp:posOffset>
                </wp:positionH>
                <wp:positionV relativeFrom="paragraph">
                  <wp:posOffset>808259</wp:posOffset>
                </wp:positionV>
                <wp:extent cx="45719" cy="590191"/>
                <wp:effectExtent l="38100" t="38100" r="50165" b="19685"/>
                <wp:wrapNone/>
                <wp:docPr id="443"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719" cy="59019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58FF29" id="AutoShape 2478" o:spid="_x0000_s1026" type="#_x0000_t32" style="position:absolute;margin-left:71.5pt;margin-top:63.65pt;width:3.6pt;height:46.45pt;flip:x y;z-index:2534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" strokeweight="1.5pt">
                <v:stroke endarrow="block"/>
                <v:shadow color="#868686"/>
              </v:shape>
            </w:pict>
          </mc:Fallback>
        </mc:AlternateContent>
      </w:r>
      <w:r w:rsidRPr="00AC3AC8">
        <w:rPr>
          <w:rFonts w:ascii="Arial" w:hAnsi="Arial" w:cs="Arial"/>
          <w:b/>
          <w:noProof/>
          <w:lang w:val="en-GB"/>
        </w:rPr>
        <mc:AlternateContent>
          <mc:Choice Requires="wps">
            <w:drawing>
              <wp:anchor distT="0" distB="0" distL="114300" distR="114300" simplePos="0" relativeHeight="253467136" behindDoc="0" locked="0" layoutInCell="1" allowOverlap="1" wp14:anchorId="42DC5BC1" wp14:editId="1AB8D721">
                <wp:simplePos x="0" y="0"/>
                <wp:positionH relativeFrom="margin">
                  <wp:posOffset>0</wp:posOffset>
                </wp:positionH>
                <wp:positionV relativeFrom="paragraph">
                  <wp:posOffset>3079</wp:posOffset>
                </wp:positionV>
                <wp:extent cx="351155" cy="359410"/>
                <wp:effectExtent l="0" t="0" r="10795" b="21590"/>
                <wp:wrapNone/>
                <wp:docPr id="445"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C9FB34" w14:textId="77777777" w:rsidR="00393F33" w:rsidRPr="003A3676" w:rsidRDefault="00393F33" w:rsidP="00AC3AC8">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DC5BC1" id="_x0000_s1150" style="position:absolute;margin-left:0;margin-top:.25pt;width:27.65pt;height:28.3pt;z-index:25346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" fillcolor="#8db3e2 [1311]" strokecolor="yellow" strokeweight="1.5pt">
                <v:shadow color="#868686"/>
                <v:textbox>
                  <w:txbxContent>
                    <w:p w14:paraId="03C9FB34" w14:textId="77777777" w:rsidR="00393F33" w:rsidRPr="003A3676" w:rsidRDefault="00393F33" w:rsidP="00AC3AC8">
                      <w:pPr>
                        <w:jc w:val="center"/>
                        <w:rPr>
                          <w:rFonts w:ascii="Arial" w:hAnsi="Arial" w:cs="Arial"/>
                        </w:rPr>
                      </w:pPr>
                      <w:r w:rsidRPr="003A3676">
                        <w:rPr>
                          <w:rFonts w:ascii="Arial" w:hAnsi="Arial" w:cs="Arial"/>
                        </w:rPr>
                        <w:t>i</w:t>
                      </w:r>
                    </w:p>
                  </w:txbxContent>
                </v:textbox>
                <w10:wrap anchorx="margin"/>
              </v:oval>
            </w:pict>
          </mc:Fallback>
        </mc:AlternateContent>
      </w:r>
      <w:r>
        <w:rPr>
          <w:noProof/>
        </w:rPr>
        <w:drawing>
          <wp:inline distT="0" distB="0" distL="0" distR="0" wp14:anchorId="732E023F" wp14:editId="6BD1E48C">
            <wp:extent cx="6858000" cy="4297680"/>
            <wp:effectExtent l="0" t="0" r="0" b="7620"/>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858000" cy="4297680"/>
                    </a:xfrm>
                    <a:prstGeom prst="rect">
                      <a:avLst/>
                    </a:prstGeom>
                  </pic:spPr>
                </pic:pic>
              </a:graphicData>
            </a:graphic>
          </wp:inline>
        </w:drawing>
      </w:r>
    </w:p>
    <w:p w14:paraId="3432ED10" w14:textId="344594F7" w:rsidR="00AC3AC8" w:rsidRDefault="00AC3AC8">
      <w:pPr>
        <w:overflowPunct/>
        <w:autoSpaceDE/>
        <w:autoSpaceDN/>
        <w:adjustRightInd/>
        <w:textAlignment w:val="auto"/>
        <w:rPr>
          <w:rFonts w:ascii="Arial" w:hAnsi="Arial" w:cs="Arial"/>
          <w:b/>
          <w:lang w:val="en-GB"/>
        </w:rPr>
      </w:pPr>
    </w:p>
    <w:p w14:paraId="6C709341" w14:textId="35CE286A" w:rsidR="00AC3AC8" w:rsidRDefault="00AC3AC8">
      <w:pPr>
        <w:overflowPunct/>
        <w:autoSpaceDE/>
        <w:autoSpaceDN/>
        <w:adjustRightInd/>
        <w:textAlignment w:val="auto"/>
        <w:rPr>
          <w:rFonts w:ascii="Arial" w:hAnsi="Arial" w:cs="Arial"/>
          <w:b/>
          <w:lang w:val="en-GB"/>
        </w:rPr>
      </w:pPr>
    </w:p>
    <w:p w14:paraId="40F13177" w14:textId="77777777" w:rsidR="00AC3AC8" w:rsidRDefault="00AC3AC8">
      <w:pPr>
        <w:overflowPunct/>
        <w:autoSpaceDE/>
        <w:autoSpaceDN/>
        <w:adjustRightInd/>
        <w:textAlignment w:val="auto"/>
        <w:rPr>
          <w:rFonts w:ascii="Arial" w:hAnsi="Arial" w:cs="Arial"/>
          <w:b/>
          <w:lang w:val="en-GB"/>
        </w:rPr>
      </w:pPr>
    </w:p>
    <w:p w14:paraId="5255049F" w14:textId="229F3263" w:rsidR="00AC3AC8" w:rsidRDefault="00AC3AC8">
      <w:pPr>
        <w:overflowPunct/>
        <w:autoSpaceDE/>
        <w:autoSpaceDN/>
        <w:adjustRightInd/>
        <w:textAlignment w:val="auto"/>
        <w:rPr>
          <w:rFonts w:ascii="Arial" w:hAnsi="Arial" w:cs="Arial"/>
          <w:b/>
          <w:lang w:val="en-GB"/>
        </w:rPr>
      </w:pPr>
    </w:p>
    <w:p w14:paraId="505CC5A6" w14:textId="77777777" w:rsidR="00AC3AC8" w:rsidRDefault="00AC3AC8">
      <w:pPr>
        <w:overflowPunct/>
        <w:autoSpaceDE/>
        <w:autoSpaceDN/>
        <w:adjustRightInd/>
        <w:textAlignment w:val="auto"/>
        <w:rPr>
          <w:rFonts w:ascii="Arial" w:hAnsi="Arial" w:cs="Arial"/>
          <w:b/>
          <w:lang w:val="en-GB"/>
        </w:rPr>
      </w:pPr>
    </w:p>
    <w:p w14:paraId="56D1989E" w14:textId="77777777" w:rsidR="00AC3AC8" w:rsidRDefault="00AC3AC8">
      <w:pPr>
        <w:overflowPunct/>
        <w:autoSpaceDE/>
        <w:autoSpaceDN/>
        <w:adjustRightInd/>
        <w:textAlignment w:val="auto"/>
        <w:rPr>
          <w:rFonts w:ascii="Arial" w:hAnsi="Arial" w:cs="Arial"/>
          <w:b/>
          <w:lang w:val="en-GB"/>
        </w:rPr>
      </w:pPr>
      <w:r>
        <w:rPr>
          <w:rFonts w:ascii="Arial" w:hAnsi="Arial" w:cs="Arial"/>
          <w:b/>
          <w:lang w:val="en-GB"/>
        </w:rPr>
        <w:br w:type="page"/>
      </w:r>
    </w:p>
    <w:p w14:paraId="0D3678C4" w14:textId="36A79A27" w:rsidR="00342E48" w:rsidRPr="001A2503" w:rsidRDefault="00342E48" w:rsidP="00342E48">
      <w:pPr>
        <w:rPr>
          <w:rFonts w:ascii="Arial" w:hAnsi="Arial" w:cs="Arial"/>
          <w:b/>
          <w:u w:val="single"/>
          <w:lang w:val="en-GB"/>
        </w:rPr>
      </w:pPr>
      <w:r>
        <w:rPr>
          <w:rFonts w:ascii="Arial" w:hAnsi="Arial" w:cs="Arial"/>
          <w:b/>
          <w:lang w:val="en-GB"/>
        </w:rPr>
        <w:lastRenderedPageBreak/>
        <w:t>8</w:t>
      </w:r>
      <w:r w:rsidRPr="001A2503">
        <w:rPr>
          <w:rFonts w:ascii="Arial" w:hAnsi="Arial" w:cs="Arial"/>
          <w:b/>
          <w:lang w:val="en-GB"/>
        </w:rPr>
        <w:t xml:space="preserve">.  </w:t>
      </w:r>
      <w:r w:rsidRPr="001A2503">
        <w:rPr>
          <w:rFonts w:ascii="Arial" w:hAnsi="Arial" w:cs="Arial"/>
          <w:b/>
          <w:lang w:val="en-GB"/>
        </w:rPr>
        <w:tab/>
      </w:r>
      <w:bookmarkStart w:id="38" w:name="demo"/>
      <w:r w:rsidRPr="00BB0E0A">
        <w:rPr>
          <w:rFonts w:ascii="Arial" w:hAnsi="Arial" w:cs="Arial"/>
          <w:b/>
          <w:sz w:val="22"/>
          <w:szCs w:val="22"/>
          <w:u w:val="single"/>
          <w:lang w:val="en-GB"/>
        </w:rPr>
        <w:t xml:space="preserve">Deduction Type:  </w:t>
      </w:r>
      <w:r>
        <w:rPr>
          <w:rFonts w:ascii="Arial" w:hAnsi="Arial" w:cs="Arial"/>
          <w:b/>
          <w:sz w:val="22"/>
          <w:szCs w:val="22"/>
          <w:u w:val="single"/>
          <w:lang w:val="en-GB"/>
        </w:rPr>
        <w:t>Demo</w:t>
      </w:r>
      <w:r w:rsidR="00A528BC">
        <w:rPr>
          <w:rFonts w:ascii="Arial" w:hAnsi="Arial" w:cs="Arial"/>
          <w:b/>
          <w:sz w:val="22"/>
          <w:szCs w:val="22"/>
          <w:u w:val="single"/>
          <w:lang w:val="en-GB"/>
        </w:rPr>
        <w:t>s</w:t>
      </w:r>
      <w:bookmarkEnd w:id="38"/>
    </w:p>
    <w:p w14:paraId="7DC39E9D" w14:textId="77777777" w:rsidR="00342E48" w:rsidRPr="001A2503" w:rsidRDefault="00342E48" w:rsidP="00342E48">
      <w:pPr>
        <w:rPr>
          <w:rFonts w:ascii="Arial" w:hAnsi="Arial" w:cs="Arial"/>
          <w:b/>
          <w:u w:val="single"/>
          <w:lang w:val="en-GB"/>
        </w:rPr>
      </w:pPr>
    </w:p>
    <w:p w14:paraId="54A8DBB4" w14:textId="77777777" w:rsidR="00A528BC" w:rsidRDefault="0031692A" w:rsidP="00A528BC">
      <w:pPr>
        <w:ind w:left="720"/>
        <w:rPr>
          <w:rFonts w:ascii="Arial" w:hAnsi="Arial" w:cs="Arial"/>
        </w:rPr>
      </w:pPr>
      <w:r>
        <w:rPr>
          <w:rFonts w:ascii="Arial" w:hAnsi="Arial" w:cs="Arial"/>
        </w:rPr>
        <w:t>A demo is an i</w:t>
      </w:r>
      <w:r w:rsidR="00342E48" w:rsidRPr="00CB1C0C">
        <w:rPr>
          <w:rFonts w:ascii="Arial" w:hAnsi="Arial" w:cs="Arial"/>
        </w:rPr>
        <w:t xml:space="preserve">n-store demonstration of </w:t>
      </w:r>
      <w:r>
        <w:rPr>
          <w:rFonts w:ascii="Arial" w:hAnsi="Arial" w:cs="Arial"/>
        </w:rPr>
        <w:t xml:space="preserve">the </w:t>
      </w:r>
      <w:r w:rsidR="00342E48" w:rsidRPr="00CB1C0C">
        <w:rPr>
          <w:rFonts w:ascii="Arial" w:hAnsi="Arial" w:cs="Arial"/>
        </w:rPr>
        <w:t>client</w:t>
      </w:r>
      <w:r w:rsidR="00E06C6B">
        <w:rPr>
          <w:rFonts w:ascii="Arial" w:hAnsi="Arial" w:cs="Arial"/>
        </w:rPr>
        <w:t>’</w:t>
      </w:r>
      <w:r w:rsidR="00342E48" w:rsidRPr="00CB1C0C">
        <w:rPr>
          <w:rFonts w:ascii="Arial" w:hAnsi="Arial" w:cs="Arial"/>
        </w:rPr>
        <w:t xml:space="preserve">s product to consumers. </w:t>
      </w:r>
      <w:r>
        <w:rPr>
          <w:rFonts w:ascii="Arial" w:hAnsi="Arial" w:cs="Arial"/>
        </w:rPr>
        <w:t xml:space="preserve"> </w:t>
      </w:r>
      <w:r w:rsidR="00342E48" w:rsidRPr="00CB1C0C">
        <w:rPr>
          <w:rFonts w:ascii="Arial" w:hAnsi="Arial" w:cs="Arial"/>
        </w:rPr>
        <w:t>Time, resources and product charges are billed back to the client.</w:t>
      </w:r>
      <w:r w:rsidR="00A528BC" w:rsidDel="00A528BC">
        <w:rPr>
          <w:rFonts w:ascii="Arial" w:hAnsi="Arial" w:cs="Arial"/>
        </w:rPr>
        <w:t xml:space="preserve"> </w:t>
      </w:r>
    </w:p>
    <w:p w14:paraId="6D016D2B" w14:textId="77777777" w:rsidR="00A528BC" w:rsidRDefault="00A528BC" w:rsidP="00A528BC">
      <w:pPr>
        <w:ind w:left="720"/>
        <w:rPr>
          <w:rFonts w:ascii="Arial" w:hAnsi="Arial" w:cs="Arial"/>
        </w:rPr>
      </w:pPr>
    </w:p>
    <w:p w14:paraId="6AC5F039" w14:textId="77777777" w:rsidR="00A528BC" w:rsidRDefault="00A528BC" w:rsidP="00A528BC">
      <w:pPr>
        <w:ind w:left="720"/>
        <w:rPr>
          <w:rFonts w:ascii="Arial" w:hAnsi="Arial" w:cs="Arial"/>
        </w:rPr>
      </w:pPr>
      <w:r>
        <w:object w:dxaOrig="12674" w:dyaOrig="7760" w14:anchorId="37DA8972">
          <v:shape id="_x0000_i1036" type="#_x0000_t75" style="width:496.5pt;height:295.5pt" o:ole="">
            <v:imagedata r:id="rId73" o:title=""/>
          </v:shape>
          <o:OLEObject Type="Embed" ProgID="Visio.Drawing.11" ShapeID="_x0000_i1036" DrawAspect="Content" ObjectID="_1843107216" r:id="rId74"/>
        </w:object>
      </w:r>
    </w:p>
    <w:p w14:paraId="469DA03C" w14:textId="77777777" w:rsidR="00342E48" w:rsidRDefault="00342E48" w:rsidP="00A528BC">
      <w:pPr>
        <w:ind w:left="720"/>
      </w:pPr>
    </w:p>
    <w:p w14:paraId="2818FC6F" w14:textId="040BFAD1" w:rsidR="00342E48" w:rsidRDefault="00D51CFE" w:rsidP="00342E48">
      <w:pPr>
        <w:ind w:left="720"/>
      </w:pPr>
      <w:r>
        <w:t xml:space="preserve">Schnucks is currently not doing in-store demos. </w:t>
      </w:r>
      <w:r w:rsidR="00342E48">
        <w:br w:type="page"/>
      </w:r>
    </w:p>
    <w:p w14:paraId="6198F19C" w14:textId="77777777" w:rsidR="00194EC9" w:rsidRDefault="00194EC9" w:rsidP="00342E48">
      <w:pPr>
        <w:ind w:left="720"/>
        <w:rPr>
          <w:rFonts w:ascii="Arial" w:hAnsi="Arial" w:cs="Arial"/>
          <w:sz w:val="22"/>
          <w:szCs w:val="22"/>
          <w:vertAlign w:val="subscript"/>
          <w:lang w:val="en-GB"/>
        </w:rPr>
      </w:pPr>
    </w:p>
    <w:p w14:paraId="730CEF4F" w14:textId="77777777" w:rsidR="00177906" w:rsidRDefault="00177906" w:rsidP="00976E79">
      <w:pPr>
        <w:rPr>
          <w:rFonts w:ascii="Arial" w:hAnsi="Arial" w:cs="Arial"/>
          <w:lang w:val="en-GB"/>
        </w:rPr>
      </w:pPr>
    </w:p>
    <w:p w14:paraId="560C8F3B" w14:textId="77777777" w:rsidR="00830F7F" w:rsidRDefault="00830F7F" w:rsidP="00342E48">
      <w:pPr>
        <w:ind w:left="720" w:hanging="720"/>
        <w:rPr>
          <w:rFonts w:ascii="Arial" w:hAnsi="Arial" w:cs="Arial"/>
          <w:lang w:val="en-GB"/>
        </w:rPr>
      </w:pPr>
    </w:p>
    <w:p w14:paraId="62A7EFAC" w14:textId="77777777" w:rsidR="00421C93" w:rsidRPr="0028392F" w:rsidRDefault="00421C93" w:rsidP="00342E48">
      <w:pPr>
        <w:ind w:left="720" w:hanging="720"/>
        <w:rPr>
          <w:rFonts w:ascii="Arial" w:hAnsi="Arial" w:cs="Arial"/>
          <w:lang w:val="en-US"/>
        </w:rPr>
      </w:pPr>
    </w:p>
    <w:p w14:paraId="449F9AFD" w14:textId="77777777" w:rsidR="00A41DDB" w:rsidRPr="008B31A9" w:rsidRDefault="00A41DDB" w:rsidP="00A41DDB">
      <w:pPr>
        <w:rPr>
          <w:rFonts w:ascii="Arial" w:hAnsi="Arial" w:cs="Arial"/>
          <w:b/>
          <w:u w:val="single"/>
          <w:lang w:val="en-GB"/>
        </w:rPr>
      </w:pPr>
      <w:r>
        <w:rPr>
          <w:rFonts w:ascii="Arial" w:hAnsi="Arial" w:cs="Arial"/>
          <w:b/>
          <w:lang w:val="en-GB"/>
        </w:rPr>
        <w:t>9</w:t>
      </w:r>
      <w:r w:rsidRPr="008B31A9">
        <w:rPr>
          <w:rFonts w:ascii="Arial" w:hAnsi="Arial" w:cs="Arial"/>
          <w:b/>
          <w:lang w:val="en-GB"/>
        </w:rPr>
        <w:t>.</w:t>
      </w:r>
      <w:r w:rsidRPr="008B31A9">
        <w:rPr>
          <w:rFonts w:ascii="Arial" w:hAnsi="Arial" w:cs="Arial"/>
          <w:b/>
          <w:lang w:val="en-GB"/>
        </w:rPr>
        <w:tab/>
      </w:r>
      <w:bookmarkStart w:id="39" w:name="display"/>
      <w:r w:rsidRPr="00BB0E0A">
        <w:rPr>
          <w:rFonts w:ascii="Arial" w:hAnsi="Arial" w:cs="Arial"/>
          <w:b/>
          <w:sz w:val="22"/>
          <w:szCs w:val="22"/>
          <w:u w:val="single"/>
          <w:lang w:val="en-GB"/>
        </w:rPr>
        <w:t xml:space="preserve">Deduction Type:  </w:t>
      </w:r>
      <w:r>
        <w:rPr>
          <w:rFonts w:ascii="Arial" w:hAnsi="Arial" w:cs="Arial"/>
          <w:b/>
          <w:sz w:val="22"/>
          <w:szCs w:val="22"/>
          <w:u w:val="single"/>
          <w:lang w:val="en-GB"/>
        </w:rPr>
        <w:t>Display</w:t>
      </w:r>
      <w:bookmarkEnd w:id="39"/>
    </w:p>
    <w:p w14:paraId="3A09B54D" w14:textId="77777777" w:rsidR="00A41DDB" w:rsidRDefault="00A41DDB" w:rsidP="00A41DDB">
      <w:pPr>
        <w:rPr>
          <w:noProof/>
          <w:lang w:val="en-US"/>
        </w:rPr>
      </w:pPr>
    </w:p>
    <w:p w14:paraId="217D1933" w14:textId="77777777" w:rsidR="00A528BC" w:rsidRDefault="00A41DDB" w:rsidP="00A528BC">
      <w:pPr>
        <w:ind w:left="720"/>
        <w:rPr>
          <w:rFonts w:ascii="Arial" w:hAnsi="Arial" w:cs="Arial"/>
          <w:lang w:val="en-GB"/>
        </w:rPr>
      </w:pPr>
      <w:r>
        <w:rPr>
          <w:rFonts w:ascii="Arial" w:hAnsi="Arial" w:cs="Arial"/>
          <w:lang w:val="en-GB"/>
        </w:rPr>
        <w:t xml:space="preserve">A </w:t>
      </w:r>
      <w:r w:rsidR="000341BC">
        <w:rPr>
          <w:rFonts w:ascii="Arial" w:hAnsi="Arial" w:cs="Arial"/>
          <w:lang w:val="en-GB"/>
        </w:rPr>
        <w:t>d</w:t>
      </w:r>
      <w:r>
        <w:rPr>
          <w:rFonts w:ascii="Arial" w:hAnsi="Arial" w:cs="Arial"/>
          <w:lang w:val="en-GB"/>
        </w:rPr>
        <w:t>isplay deduction is an allowance given on an in-store product display (within a specific agreed section of the store) on an end cap or displayed per the client</w:t>
      </w:r>
      <w:r w:rsidR="00E06C6B">
        <w:rPr>
          <w:rFonts w:ascii="Arial" w:hAnsi="Arial" w:cs="Arial"/>
          <w:lang w:val="en-GB"/>
        </w:rPr>
        <w:t>’</w:t>
      </w:r>
      <w:r>
        <w:rPr>
          <w:rFonts w:ascii="Arial" w:hAnsi="Arial" w:cs="Arial"/>
          <w:lang w:val="en-GB"/>
        </w:rPr>
        <w:t>s requirements.</w:t>
      </w:r>
      <w:r w:rsidR="00A528BC" w:rsidDel="00A528BC">
        <w:rPr>
          <w:rFonts w:ascii="Arial" w:hAnsi="Arial" w:cs="Arial"/>
          <w:lang w:val="en-GB"/>
        </w:rPr>
        <w:t xml:space="preserve"> </w:t>
      </w:r>
    </w:p>
    <w:p w14:paraId="573C8547" w14:textId="77777777" w:rsidR="00A528BC" w:rsidRDefault="00A528BC" w:rsidP="00A528BC">
      <w:pPr>
        <w:ind w:left="720"/>
        <w:rPr>
          <w:rFonts w:ascii="Arial" w:hAnsi="Arial" w:cs="Arial"/>
          <w:lang w:val="en-GB"/>
        </w:rPr>
      </w:pPr>
    </w:p>
    <w:p w14:paraId="47D1E722" w14:textId="77777777" w:rsidR="00A528BC" w:rsidRDefault="00A528BC" w:rsidP="00A528BC">
      <w:pPr>
        <w:ind w:left="720"/>
        <w:rPr>
          <w:rFonts w:ascii="Arial" w:hAnsi="Arial" w:cs="Arial"/>
          <w:lang w:val="en-GB"/>
        </w:rPr>
      </w:pPr>
    </w:p>
    <w:p w14:paraId="5A9CE43C" w14:textId="77777777" w:rsidR="00A528BC" w:rsidRDefault="00A528BC" w:rsidP="00A528BC">
      <w:pPr>
        <w:ind w:left="720"/>
        <w:rPr>
          <w:rFonts w:ascii="Arial" w:hAnsi="Arial" w:cs="Arial"/>
          <w:lang w:val="en-GB"/>
        </w:rPr>
      </w:pPr>
      <w:r>
        <w:object w:dxaOrig="19424" w:dyaOrig="6918" w14:anchorId="14E9C222">
          <v:shape id="_x0000_i1037" type="#_x0000_t75" style="width:468pt;height:230.25pt" o:ole="">
            <v:imagedata r:id="rId75" o:title=""/>
          </v:shape>
          <o:OLEObject Type="Embed" ProgID="Visio.Drawing.11" ShapeID="_x0000_i1037" DrawAspect="Content" ObjectID="_1843107217" r:id="rId76"/>
        </w:object>
      </w:r>
    </w:p>
    <w:p w14:paraId="4FECA651" w14:textId="77777777" w:rsidR="00A41DDB" w:rsidRDefault="00A41DDB" w:rsidP="00A528BC">
      <w:pPr>
        <w:ind w:left="720"/>
        <w:rPr>
          <w:rFonts w:ascii="Arial" w:hAnsi="Arial" w:cs="Arial"/>
          <w:lang w:val="en-GB"/>
        </w:rPr>
      </w:pPr>
    </w:p>
    <w:p w14:paraId="44B54712" w14:textId="77777777" w:rsidR="00A41DDB" w:rsidRPr="00935D3F" w:rsidRDefault="00A41DDB" w:rsidP="00A41DDB">
      <w:pPr>
        <w:ind w:left="720"/>
        <w:rPr>
          <w:rFonts w:ascii="Arial" w:hAnsi="Arial" w:cs="Arial"/>
          <w:lang w:val="en-GB"/>
        </w:rPr>
      </w:pPr>
    </w:p>
    <w:p w14:paraId="7974489D" w14:textId="77777777" w:rsidR="00A41DDB" w:rsidRDefault="00A41DDB" w:rsidP="00A41DDB">
      <w:pPr>
        <w:overflowPunct/>
        <w:autoSpaceDE/>
        <w:autoSpaceDN/>
        <w:adjustRightInd/>
        <w:ind w:firstLine="720"/>
        <w:textAlignment w:val="auto"/>
        <w:rPr>
          <w:rFonts w:ascii="Arial" w:hAnsi="Arial" w:cs="Arial"/>
          <w:b/>
          <w:lang w:val="en-GB"/>
        </w:rPr>
      </w:pPr>
      <w:r>
        <w:rPr>
          <w:rFonts w:ascii="Arial" w:hAnsi="Arial" w:cs="Arial"/>
          <w:b/>
          <w:lang w:val="en-GB"/>
        </w:rPr>
        <w:br w:type="page"/>
      </w:r>
    </w:p>
    <w:p w14:paraId="7D12AF62" w14:textId="77777777" w:rsidR="00A41DDB" w:rsidRDefault="00A41DDB" w:rsidP="00A41DDB">
      <w:pPr>
        <w:overflowPunct/>
        <w:autoSpaceDE/>
        <w:autoSpaceDN/>
        <w:adjustRightInd/>
        <w:textAlignment w:val="auto"/>
        <w:rPr>
          <w:rFonts w:ascii="Arial" w:hAnsi="Arial" w:cs="Arial"/>
          <w:b/>
          <w:lang w:val="en-GB"/>
        </w:rPr>
      </w:pPr>
    </w:p>
    <w:p w14:paraId="50DF48A6" w14:textId="14A9500F" w:rsidR="00A41DDB" w:rsidRDefault="00E76E87" w:rsidP="00A528BC">
      <w:pPr>
        <w:ind w:left="720" w:hanging="720"/>
        <w:rPr>
          <w:rFonts w:ascii="Arial" w:hAnsi="Arial" w:cs="Arial"/>
          <w:lang w:val="en-GB"/>
        </w:rPr>
      </w:pPr>
      <w:r>
        <w:rPr>
          <w:rFonts w:ascii="Arial" w:hAnsi="Arial" w:cs="Arial"/>
          <w:b/>
          <w:lang w:val="en-GB"/>
        </w:rPr>
        <w:t>9</w:t>
      </w:r>
      <w:r w:rsidR="00A41DDB">
        <w:rPr>
          <w:rFonts w:ascii="Arial" w:hAnsi="Arial" w:cs="Arial"/>
          <w:b/>
          <w:lang w:val="en-GB"/>
        </w:rPr>
        <w:t>.1</w:t>
      </w:r>
      <w:r w:rsidR="00A41DDB" w:rsidRPr="00600DC7">
        <w:rPr>
          <w:rFonts w:ascii="Arial" w:hAnsi="Arial" w:cs="Arial"/>
          <w:b/>
          <w:lang w:val="en-GB"/>
        </w:rPr>
        <w:t xml:space="preserve"> </w:t>
      </w:r>
      <w:r w:rsidR="00A41DDB" w:rsidRPr="00600DC7">
        <w:rPr>
          <w:rFonts w:ascii="Arial" w:hAnsi="Arial" w:cs="Arial"/>
          <w:b/>
          <w:lang w:val="en-GB"/>
        </w:rPr>
        <w:tab/>
      </w:r>
      <w:r w:rsidR="00A41DDB" w:rsidRPr="00FC40C7">
        <w:rPr>
          <w:rFonts w:ascii="Arial" w:hAnsi="Arial" w:cs="Arial"/>
          <w:b/>
          <w:lang w:val="en-GB"/>
        </w:rPr>
        <w:t xml:space="preserve">Customer </w:t>
      </w:r>
      <w:r w:rsidR="00A41DDB">
        <w:rPr>
          <w:rFonts w:ascii="Arial" w:hAnsi="Arial" w:cs="Arial"/>
          <w:b/>
          <w:lang w:val="en-GB"/>
        </w:rPr>
        <w:t>Invoice for Display</w:t>
      </w:r>
      <w:r w:rsidR="00A41DDB" w:rsidRPr="00600DC7">
        <w:rPr>
          <w:rFonts w:ascii="Arial" w:hAnsi="Arial" w:cs="Arial"/>
          <w:b/>
          <w:lang w:val="en-GB"/>
        </w:rPr>
        <w:t>:</w:t>
      </w:r>
      <w:r w:rsidR="00D24D9E">
        <w:rPr>
          <w:rFonts w:ascii="Arial" w:hAnsi="Arial" w:cs="Arial"/>
          <w:b/>
          <w:lang w:val="en-GB"/>
        </w:rPr>
        <w:t xml:space="preserve"> </w:t>
      </w:r>
    </w:p>
    <w:p w14:paraId="20F2E07F" w14:textId="58668FBC" w:rsidR="00F9381F" w:rsidRDefault="00F9381F" w:rsidP="00A528BC">
      <w:pPr>
        <w:ind w:left="720" w:hanging="720"/>
        <w:rPr>
          <w:rFonts w:ascii="Arial" w:hAnsi="Arial" w:cs="Arial"/>
          <w:b/>
          <w:lang w:val="en-GB"/>
        </w:rPr>
      </w:pPr>
    </w:p>
    <w:p w14:paraId="209B39F6" w14:textId="44405EAC" w:rsidR="00F9381F" w:rsidRDefault="00F9381F" w:rsidP="00A528BC">
      <w:pPr>
        <w:ind w:left="720" w:hanging="720"/>
        <w:rPr>
          <w:rFonts w:ascii="Arial" w:hAnsi="Arial" w:cs="Arial"/>
          <w:b/>
          <w:lang w:val="en-GB"/>
        </w:rPr>
      </w:pPr>
    </w:p>
    <w:p w14:paraId="146BA948" w14:textId="7F2C7C73" w:rsidR="00C03D69" w:rsidRDefault="001769B3" w:rsidP="00A41DDB">
      <w:pPr>
        <w:rPr>
          <w:rFonts w:ascii="Arial" w:hAnsi="Arial" w:cs="Arial"/>
          <w:b/>
          <w:lang w:val="en-GB"/>
        </w:rPr>
      </w:pPr>
      <w:r w:rsidRPr="0022546C">
        <w:rPr>
          <w:rFonts w:ascii="Arial" w:hAnsi="Arial" w:cs="Arial"/>
          <w:b/>
          <w:noProof/>
          <w:lang w:val="en-GB"/>
        </w:rPr>
        <mc:AlternateContent>
          <mc:Choice Requires="wps">
            <w:drawing>
              <wp:anchor distT="0" distB="0" distL="114300" distR="114300" simplePos="0" relativeHeight="253412864" behindDoc="0" locked="0" layoutInCell="1" allowOverlap="1" wp14:anchorId="323B8CFD" wp14:editId="493C0F7B">
                <wp:simplePos x="0" y="0"/>
                <wp:positionH relativeFrom="column">
                  <wp:posOffset>6185140</wp:posOffset>
                </wp:positionH>
                <wp:positionV relativeFrom="paragraph">
                  <wp:posOffset>1926770</wp:posOffset>
                </wp:positionV>
                <wp:extent cx="229834" cy="2050079"/>
                <wp:effectExtent l="38100" t="0" r="37465" b="64770"/>
                <wp:wrapNone/>
                <wp:docPr id="387"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9834" cy="205007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B29925E" id="AutoShape 2478" o:spid="_x0000_s1026" type="#_x0000_t32" style="position:absolute;margin-left:487pt;margin-top:151.7pt;width:18.1pt;height:161.4pt;flip:x;z-index:2534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" strokeweight="1.5pt">
                <v:stroke endarrow="block"/>
                <v:shadow color="#868686"/>
              </v:shape>
            </w:pict>
          </mc:Fallback>
        </mc:AlternateContent>
      </w:r>
      <w:r w:rsidRPr="0022546C">
        <w:rPr>
          <w:rFonts w:ascii="Arial" w:hAnsi="Arial" w:cs="Arial"/>
          <w:b/>
          <w:noProof/>
          <w:lang w:val="en-GB"/>
        </w:rPr>
        <mc:AlternateContent>
          <mc:Choice Requires="wps">
            <w:drawing>
              <wp:anchor distT="0" distB="0" distL="114300" distR="114300" simplePos="0" relativeHeight="253410816" behindDoc="0" locked="0" layoutInCell="1" allowOverlap="1" wp14:anchorId="41A65914" wp14:editId="202AC0EB">
                <wp:simplePos x="0" y="0"/>
                <wp:positionH relativeFrom="column">
                  <wp:posOffset>5167223</wp:posOffset>
                </wp:positionH>
                <wp:positionV relativeFrom="paragraph">
                  <wp:posOffset>1167644</wp:posOffset>
                </wp:positionV>
                <wp:extent cx="284671" cy="243373"/>
                <wp:effectExtent l="0" t="38100" r="58420" b="23495"/>
                <wp:wrapNone/>
                <wp:docPr id="386"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4671" cy="243373"/>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9ABF710" id="AutoShape 2478" o:spid="_x0000_s1026" type="#_x0000_t32" style="position:absolute;margin-left:406.85pt;margin-top:91.95pt;width:22.4pt;height:19.15pt;flip:y;z-index:2534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" strokeweight="1.5pt">
                <v:stroke endarrow="block"/>
                <v:shadow color="#868686"/>
              </v:shape>
            </w:pict>
          </mc:Fallback>
        </mc:AlternateContent>
      </w:r>
      <w:r w:rsidRPr="0022546C">
        <w:rPr>
          <w:rFonts w:ascii="Arial" w:hAnsi="Arial" w:cs="Arial"/>
          <w:b/>
          <w:noProof/>
          <w:lang w:val="en-GB"/>
        </w:rPr>
        <mc:AlternateContent>
          <mc:Choice Requires="wps">
            <w:drawing>
              <wp:anchor distT="0" distB="0" distL="114300" distR="114300" simplePos="0" relativeHeight="253392384" behindDoc="0" locked="0" layoutInCell="1" allowOverlap="1" wp14:anchorId="5DEF797A" wp14:editId="2337CC0B">
                <wp:simplePos x="0" y="0"/>
                <wp:positionH relativeFrom="column">
                  <wp:posOffset>5179288</wp:posOffset>
                </wp:positionH>
                <wp:positionV relativeFrom="paragraph">
                  <wp:posOffset>387158</wp:posOffset>
                </wp:positionV>
                <wp:extent cx="351155" cy="359410"/>
                <wp:effectExtent l="0" t="0" r="10795" b="21590"/>
                <wp:wrapNone/>
                <wp:docPr id="353"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141684" w14:textId="77777777" w:rsidR="00393F33" w:rsidRPr="003A3676" w:rsidRDefault="00393F33" w:rsidP="0022546C">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DEF797A" id="_x0000_s1151" style="position:absolute;margin-left:407.8pt;margin-top:30.5pt;width:27.65pt;height:28.3pt;z-index:2533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" fillcolor="#8db3e2 [1311]" strokecolor="yellow" strokeweight="1.5pt">
                <v:shadow color="#868686"/>
                <v:textbox>
                  <w:txbxContent>
                    <w:p w14:paraId="07141684" w14:textId="77777777" w:rsidR="00393F33" w:rsidRPr="003A3676" w:rsidRDefault="00393F33" w:rsidP="0022546C">
                      <w:pPr>
                        <w:jc w:val="center"/>
                        <w:rPr>
                          <w:rFonts w:ascii="Arial" w:hAnsi="Arial" w:cs="Arial"/>
                        </w:rPr>
                      </w:pPr>
                      <w:r w:rsidRPr="003A3676">
                        <w:rPr>
                          <w:rFonts w:ascii="Arial" w:hAnsi="Arial" w:cs="Arial"/>
                        </w:rPr>
                        <w:t>i</w:t>
                      </w:r>
                    </w:p>
                  </w:txbxContent>
                </v:textbox>
              </v:oval>
            </w:pict>
          </mc:Fallback>
        </mc:AlternateContent>
      </w:r>
      <w:r w:rsidRPr="0022546C">
        <w:rPr>
          <w:rFonts w:ascii="Arial" w:hAnsi="Arial" w:cs="Arial"/>
          <w:b/>
          <w:noProof/>
          <w:lang w:val="en-GB"/>
        </w:rPr>
        <mc:AlternateContent>
          <mc:Choice Requires="wps">
            <w:drawing>
              <wp:anchor distT="0" distB="0" distL="114300" distR="114300" simplePos="0" relativeHeight="253408768" behindDoc="0" locked="0" layoutInCell="1" allowOverlap="1" wp14:anchorId="76766832" wp14:editId="2E9B7F37">
                <wp:simplePos x="0" y="0"/>
                <wp:positionH relativeFrom="column">
                  <wp:posOffset>4494362</wp:posOffset>
                </wp:positionH>
                <wp:positionV relativeFrom="paragraph">
                  <wp:posOffset>1676604</wp:posOffset>
                </wp:positionV>
                <wp:extent cx="2053087" cy="250166"/>
                <wp:effectExtent l="0" t="0" r="23495" b="17145"/>
                <wp:wrapNone/>
                <wp:docPr id="385"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3087" cy="25016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37B08A" id="AutoShape 2477" o:spid="_x0000_s1026" style="position:absolute;margin-left:353.9pt;margin-top:132pt;width:161.65pt;height:19.7pt;z-index:2534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" filled="f" strokecolor="red" strokeweight="1.5pt">
                <v:shadow color="#868686"/>
              </v:roundrect>
            </w:pict>
          </mc:Fallback>
        </mc:AlternateContent>
      </w:r>
      <w:r w:rsidRPr="0022546C">
        <w:rPr>
          <w:rFonts w:ascii="Arial" w:hAnsi="Arial" w:cs="Arial"/>
          <w:b/>
          <w:noProof/>
          <w:lang w:val="en-GB"/>
        </w:rPr>
        <mc:AlternateContent>
          <mc:Choice Requires="wps">
            <w:drawing>
              <wp:anchor distT="0" distB="0" distL="114300" distR="114300" simplePos="0" relativeHeight="253406720" behindDoc="0" locked="0" layoutInCell="1" allowOverlap="1" wp14:anchorId="3EC77699" wp14:editId="1E6C23D2">
                <wp:simplePos x="0" y="0"/>
                <wp:positionH relativeFrom="column">
                  <wp:posOffset>4494362</wp:posOffset>
                </wp:positionH>
                <wp:positionV relativeFrom="paragraph">
                  <wp:posOffset>1460942</wp:posOffset>
                </wp:positionV>
                <wp:extent cx="1595887" cy="224143"/>
                <wp:effectExtent l="0" t="0" r="23495" b="24130"/>
                <wp:wrapNone/>
                <wp:docPr id="384"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5887" cy="224143"/>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81D2FAA" id="AutoShape 2477" o:spid="_x0000_s1026" style="position:absolute;margin-left:353.9pt;margin-top:115.05pt;width:125.65pt;height:17.65pt;z-index:2534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" filled="f" strokecolor="red" strokeweight="1.5pt">
                <v:shadow color="#868686"/>
              </v:roundrect>
            </w:pict>
          </mc:Fallback>
        </mc:AlternateContent>
      </w:r>
      <w:r w:rsidRPr="0022546C">
        <w:rPr>
          <w:rFonts w:ascii="Arial" w:hAnsi="Arial" w:cs="Arial"/>
          <w:b/>
          <w:noProof/>
          <w:lang w:val="en-GB"/>
        </w:rPr>
        <mc:AlternateContent>
          <mc:Choice Requires="wps">
            <w:drawing>
              <wp:anchor distT="0" distB="0" distL="114300" distR="114300" simplePos="0" relativeHeight="253388288" behindDoc="0" locked="0" layoutInCell="1" allowOverlap="1" wp14:anchorId="465CD53F" wp14:editId="35A6E3AA">
                <wp:simplePos x="0" y="0"/>
                <wp:positionH relativeFrom="column">
                  <wp:posOffset>5241889</wp:posOffset>
                </wp:positionH>
                <wp:positionV relativeFrom="paragraph">
                  <wp:posOffset>3617703</wp:posOffset>
                </wp:positionV>
                <wp:extent cx="351155" cy="359410"/>
                <wp:effectExtent l="17780" t="17145" r="12065" b="13970"/>
                <wp:wrapNone/>
                <wp:docPr id="349" name="Oval 2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A620C8" w14:textId="63235125" w:rsidR="00393F33" w:rsidRPr="003A3676" w:rsidRDefault="00393F33" w:rsidP="0022546C">
                            <w:pPr>
                              <w:rPr>
                                <w:rFonts w:ascii="Arial" w:hAnsi="Arial" w:cs="Arial"/>
                              </w:rPr>
                            </w:pPr>
                            <w:r>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5CD53F" id="_x0000_s1152" style="position:absolute;margin-left:412.75pt;margin-top:284.85pt;width:27.65pt;height:28.3pt;z-index:2533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" fillcolor="yellow" strokecolor="yellow" strokeweight="1.5pt">
                <v:shadow color="#868686"/>
                <v:textbox>
                  <w:txbxContent>
                    <w:p w14:paraId="23A620C8" w14:textId="63235125" w:rsidR="00393F33" w:rsidRPr="003A3676" w:rsidRDefault="00393F33" w:rsidP="0022546C">
                      <w:pPr>
                        <w:rPr>
                          <w:rFonts w:ascii="Arial" w:hAnsi="Arial" w:cs="Arial"/>
                        </w:rPr>
                      </w:pPr>
                      <w:r>
                        <w:rPr>
                          <w:rFonts w:ascii="Arial" w:hAnsi="Arial" w:cs="Arial"/>
                        </w:rPr>
                        <w:t>3</w:t>
                      </w:r>
                    </w:p>
                  </w:txbxContent>
                </v:textbox>
              </v:oval>
            </w:pict>
          </mc:Fallback>
        </mc:AlternateContent>
      </w:r>
      <w:r w:rsidRPr="0022546C">
        <w:rPr>
          <w:rFonts w:ascii="Arial" w:hAnsi="Arial" w:cs="Arial"/>
          <w:b/>
          <w:noProof/>
          <w:lang w:val="en-GB"/>
        </w:rPr>
        <mc:AlternateContent>
          <mc:Choice Requires="wps">
            <w:drawing>
              <wp:anchor distT="0" distB="0" distL="114300" distR="114300" simplePos="0" relativeHeight="253387264" behindDoc="0" locked="0" layoutInCell="1" allowOverlap="1" wp14:anchorId="25393340" wp14:editId="5E78C952">
                <wp:simplePos x="0" y="0"/>
                <wp:positionH relativeFrom="column">
                  <wp:posOffset>4397075</wp:posOffset>
                </wp:positionH>
                <wp:positionV relativeFrom="paragraph">
                  <wp:posOffset>3099220</wp:posOffset>
                </wp:positionV>
                <wp:extent cx="1129665" cy="681355"/>
                <wp:effectExtent l="0" t="0" r="13335" b="23495"/>
                <wp:wrapNone/>
                <wp:docPr id="348" name="Text Box 2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665" cy="68135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BFE395" w14:textId="77777777" w:rsidR="00393F33" w:rsidRPr="002504E9" w:rsidRDefault="00393F33" w:rsidP="0022546C">
                            <w:pPr>
                              <w:rPr>
                                <w:rFonts w:ascii="Arial" w:hAnsi="Arial" w:cs="Arial"/>
                                <w:sz w:val="16"/>
                                <w:szCs w:val="16"/>
                              </w:rPr>
                            </w:pPr>
                            <w:r>
                              <w:rPr>
                                <w:rFonts w:ascii="Arial" w:hAnsi="Arial" w:cs="Arial"/>
                                <w:sz w:val="16"/>
                                <w:szCs w:val="16"/>
                                <w:u w:val="single"/>
                              </w:rPr>
                              <w:t>Amount:</w:t>
                            </w:r>
                            <w:r w:rsidRPr="00AD0B74">
                              <w:rPr>
                                <w:rFonts w:ascii="Arial" w:hAnsi="Arial" w:cs="Arial"/>
                                <w:sz w:val="16"/>
                                <w:szCs w:val="16"/>
                              </w:rPr>
                              <w:t xml:space="preserve">  </w:t>
                            </w:r>
                            <w:r>
                              <w:rPr>
                                <w:rFonts w:ascii="Arial" w:hAnsi="Arial" w:cs="Arial"/>
                                <w:sz w:val="16"/>
                                <w:szCs w:val="16"/>
                              </w:rPr>
                              <w:t>The slotting lump sum the customer is claiming.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393340" id="_x0000_s1153" type="#_x0000_t202" style="position:absolute;margin-left:346.25pt;margin-top:244.05pt;width:88.95pt;height:53.65pt;z-index:2533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" strokeweight="1.5pt">
                <v:shadow color="#868686"/>
                <v:textbox>
                  <w:txbxContent>
                    <w:p w14:paraId="0ABFE395" w14:textId="77777777" w:rsidR="00393F33" w:rsidRPr="002504E9" w:rsidRDefault="00393F33" w:rsidP="0022546C">
                      <w:pPr>
                        <w:rPr>
                          <w:rFonts w:ascii="Arial" w:hAnsi="Arial" w:cs="Arial"/>
                          <w:sz w:val="16"/>
                          <w:szCs w:val="16"/>
                        </w:rPr>
                      </w:pPr>
                      <w:r>
                        <w:rPr>
                          <w:rFonts w:ascii="Arial" w:hAnsi="Arial" w:cs="Arial"/>
                          <w:sz w:val="16"/>
                          <w:szCs w:val="16"/>
                          <w:u w:val="single"/>
                        </w:rPr>
                        <w:t>Amount:</w:t>
                      </w:r>
                      <w:r w:rsidRPr="00AD0B74">
                        <w:rPr>
                          <w:rFonts w:ascii="Arial" w:hAnsi="Arial" w:cs="Arial"/>
                          <w:sz w:val="16"/>
                          <w:szCs w:val="16"/>
                        </w:rPr>
                        <w:t xml:space="preserve">  </w:t>
                      </w:r>
                      <w:r>
                        <w:rPr>
                          <w:rFonts w:ascii="Arial" w:hAnsi="Arial" w:cs="Arial"/>
                          <w:sz w:val="16"/>
                          <w:szCs w:val="16"/>
                        </w:rPr>
                        <w:t>The slotting lump sum the customer is claiming.</w:t>
                      </w:r>
                    </w:p>
                  </w:txbxContent>
                </v:textbox>
              </v:shape>
            </w:pict>
          </mc:Fallback>
        </mc:AlternateContent>
      </w:r>
      <w:r w:rsidRPr="0022546C">
        <w:rPr>
          <w:rFonts w:ascii="Arial" w:hAnsi="Arial" w:cs="Arial"/>
          <w:b/>
          <w:noProof/>
          <w:lang w:val="en-GB"/>
        </w:rPr>
        <mc:AlternateContent>
          <mc:Choice Requires="wps">
            <w:drawing>
              <wp:anchor distT="0" distB="0" distL="114300" distR="114300" simplePos="0" relativeHeight="253391360" behindDoc="0" locked="0" layoutInCell="1" allowOverlap="1" wp14:anchorId="65D0A261" wp14:editId="5AD04373">
                <wp:simplePos x="0" y="0"/>
                <wp:positionH relativeFrom="column">
                  <wp:posOffset>5469663</wp:posOffset>
                </wp:positionH>
                <wp:positionV relativeFrom="paragraph">
                  <wp:posOffset>577287</wp:posOffset>
                </wp:positionV>
                <wp:extent cx="1604645" cy="621030"/>
                <wp:effectExtent l="0" t="0" r="14605" b="26670"/>
                <wp:wrapNone/>
                <wp:docPr id="352"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621030"/>
                        </a:xfrm>
                        <a:prstGeom prst="rect">
                          <a:avLst/>
                        </a:prstGeom>
                        <a:solidFill>
                          <a:schemeClr val="tx2">
                            <a:lumMod val="40000"/>
                            <a:lumOff val="60000"/>
                          </a:schemeClr>
                        </a:solidFill>
                        <a:ln w="19050">
                          <a:solidFill>
                            <a:srgbClr val="000000"/>
                          </a:solidFill>
                          <a:miter lim="800000"/>
                          <a:headEnd/>
                          <a:tailEnd/>
                        </a:ln>
                      </wps:spPr>
                      <wps:txbx>
                        <w:txbxContent>
                          <w:p w14:paraId="60697ECC" w14:textId="21CA5799" w:rsidR="00393F33" w:rsidRPr="00713AB8" w:rsidRDefault="00393F33" w:rsidP="0022546C">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Lump SumeType: 2- Display identifies that the customer is billing for a display lump sum.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D0A261" id="_x0000_s1154" type="#_x0000_t202" style="position:absolute;margin-left:430.7pt;margin-top:45.45pt;width:126.35pt;height:48.9pt;z-index:2533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" fillcolor="#8db3e2 [1311]" strokeweight="1.5pt">
                <v:textbox>
                  <w:txbxContent>
                    <w:p w14:paraId="60697ECC" w14:textId="21CA5799" w:rsidR="00393F33" w:rsidRPr="00713AB8" w:rsidRDefault="00393F33" w:rsidP="0022546C">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Lump SumeType: 2- Display identifies that the customer is billing for a display lump sum.  </w:t>
                      </w:r>
                    </w:p>
                  </w:txbxContent>
                </v:textbox>
              </v:shape>
            </w:pict>
          </mc:Fallback>
        </mc:AlternateContent>
      </w:r>
      <w:r w:rsidRPr="0022546C">
        <w:rPr>
          <w:rFonts w:ascii="Arial" w:hAnsi="Arial" w:cs="Arial"/>
          <w:b/>
          <w:noProof/>
          <w:lang w:val="en-GB"/>
        </w:rPr>
        <mc:AlternateContent>
          <mc:Choice Requires="wps">
            <w:drawing>
              <wp:anchor distT="0" distB="0" distL="114300" distR="114300" simplePos="0" relativeHeight="253402624" behindDoc="0" locked="0" layoutInCell="1" allowOverlap="1" wp14:anchorId="79E9821A" wp14:editId="02B88BDE">
                <wp:simplePos x="0" y="0"/>
                <wp:positionH relativeFrom="column">
                  <wp:posOffset>232913</wp:posOffset>
                </wp:positionH>
                <wp:positionV relativeFrom="paragraph">
                  <wp:posOffset>2729025</wp:posOffset>
                </wp:positionV>
                <wp:extent cx="3942272" cy="1268083"/>
                <wp:effectExtent l="0" t="0" r="20320" b="27940"/>
                <wp:wrapNone/>
                <wp:docPr id="359"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42272" cy="1268083"/>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3FDEF5" id="AutoShape 2477" o:spid="_x0000_s1026" style="position:absolute;margin-left:18.35pt;margin-top:214.9pt;width:310.4pt;height:99.85pt;z-index:2534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" filled="f" strokecolor="red" strokeweight="1.5pt">
                <v:shadow color="#868686"/>
              </v:roundrect>
            </w:pict>
          </mc:Fallback>
        </mc:AlternateContent>
      </w:r>
      <w:r w:rsidRPr="0022546C">
        <w:rPr>
          <w:rFonts w:ascii="Arial" w:hAnsi="Arial" w:cs="Arial"/>
          <w:b/>
          <w:noProof/>
          <w:lang w:val="en-GB"/>
        </w:rPr>
        <mc:AlternateContent>
          <mc:Choice Requires="wps">
            <w:drawing>
              <wp:anchor distT="0" distB="0" distL="114300" distR="114300" simplePos="0" relativeHeight="253400576" behindDoc="0" locked="0" layoutInCell="1" allowOverlap="1" wp14:anchorId="2CA86A39" wp14:editId="7CDA6523">
                <wp:simplePos x="0" y="0"/>
                <wp:positionH relativeFrom="column">
                  <wp:posOffset>5024923</wp:posOffset>
                </wp:positionH>
                <wp:positionV relativeFrom="paragraph">
                  <wp:posOffset>2591004</wp:posOffset>
                </wp:positionV>
                <wp:extent cx="45719" cy="508958"/>
                <wp:effectExtent l="38100" t="0" r="50165" b="62865"/>
                <wp:wrapNone/>
                <wp:docPr id="357"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50895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3DA3E1B" id="AutoShape 2478" o:spid="_x0000_s1026" type="#_x0000_t32" style="position:absolute;margin-left:395.65pt;margin-top:204pt;width:3.6pt;height:40.1pt;flip:x;z-index:2534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" strokeweight="1.5pt">
                <v:stroke endarrow="block"/>
                <v:shadow color="#868686"/>
              </v:shape>
            </w:pict>
          </mc:Fallback>
        </mc:AlternateContent>
      </w:r>
      <w:r w:rsidRPr="0022546C">
        <w:rPr>
          <w:rFonts w:ascii="Arial" w:hAnsi="Arial" w:cs="Arial"/>
          <w:b/>
          <w:noProof/>
          <w:lang w:val="en-GB"/>
        </w:rPr>
        <mc:AlternateContent>
          <mc:Choice Requires="wps">
            <w:drawing>
              <wp:anchor distT="0" distB="0" distL="114300" distR="114300" simplePos="0" relativeHeight="253398528" behindDoc="0" locked="0" layoutInCell="1" allowOverlap="1" wp14:anchorId="50D6B340" wp14:editId="6166F756">
                <wp:simplePos x="0" y="0"/>
                <wp:positionH relativeFrom="column">
                  <wp:posOffset>4499658</wp:posOffset>
                </wp:positionH>
                <wp:positionV relativeFrom="paragraph">
                  <wp:posOffset>2260289</wp:posOffset>
                </wp:positionV>
                <wp:extent cx="1138447" cy="327804"/>
                <wp:effectExtent l="0" t="0" r="24130" b="15240"/>
                <wp:wrapNone/>
                <wp:docPr id="356"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8447" cy="32780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F331BA" id="AutoShape 2477" o:spid="_x0000_s1026" style="position:absolute;margin-left:354.3pt;margin-top:178pt;width:89.65pt;height:25.8pt;z-index:2533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" filled="f" strokecolor="red" strokeweight="1.5pt">
                <v:shadow color="#868686"/>
              </v:roundrect>
            </w:pict>
          </mc:Fallback>
        </mc:AlternateContent>
      </w:r>
      <w:r w:rsidRPr="0022546C">
        <w:rPr>
          <w:rFonts w:ascii="Arial" w:hAnsi="Arial" w:cs="Arial"/>
          <w:b/>
          <w:noProof/>
          <w:lang w:val="en-GB"/>
        </w:rPr>
        <mc:AlternateContent>
          <mc:Choice Requires="wps">
            <w:drawing>
              <wp:anchor distT="0" distB="0" distL="114300" distR="114300" simplePos="0" relativeHeight="253390336" behindDoc="0" locked="0" layoutInCell="1" allowOverlap="1" wp14:anchorId="15F56F7D" wp14:editId="462B8651">
                <wp:simplePos x="0" y="0"/>
                <wp:positionH relativeFrom="column">
                  <wp:posOffset>1444925</wp:posOffset>
                </wp:positionH>
                <wp:positionV relativeFrom="paragraph">
                  <wp:posOffset>728824</wp:posOffset>
                </wp:positionV>
                <wp:extent cx="351155" cy="359410"/>
                <wp:effectExtent l="0" t="0" r="10795" b="21590"/>
                <wp:wrapNone/>
                <wp:docPr id="351"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541143" w14:textId="77777777" w:rsidR="00393F33" w:rsidRPr="003A3676" w:rsidRDefault="00393F33" w:rsidP="0022546C">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F56F7D" id="_x0000_s1155" style="position:absolute;margin-left:113.75pt;margin-top:57.4pt;width:27.65pt;height:28.3pt;z-index:2533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" fillcolor="#8db3e2 [1311]" strokecolor="yellow" strokeweight="1.5pt">
                <v:shadow color="#868686"/>
                <v:textbox>
                  <w:txbxContent>
                    <w:p w14:paraId="41541143" w14:textId="77777777" w:rsidR="00393F33" w:rsidRPr="003A3676" w:rsidRDefault="00393F33" w:rsidP="0022546C">
                      <w:pPr>
                        <w:jc w:val="center"/>
                        <w:rPr>
                          <w:rFonts w:ascii="Arial" w:hAnsi="Arial" w:cs="Arial"/>
                        </w:rPr>
                      </w:pPr>
                      <w:r w:rsidRPr="003A3676">
                        <w:rPr>
                          <w:rFonts w:ascii="Arial" w:hAnsi="Arial" w:cs="Arial"/>
                        </w:rPr>
                        <w:t>i</w:t>
                      </w:r>
                    </w:p>
                  </w:txbxContent>
                </v:textbox>
              </v:oval>
            </w:pict>
          </mc:Fallback>
        </mc:AlternateContent>
      </w:r>
      <w:r w:rsidRPr="0022546C">
        <w:rPr>
          <w:rFonts w:ascii="Arial" w:hAnsi="Arial" w:cs="Arial"/>
          <w:b/>
          <w:noProof/>
          <w:lang w:val="en-GB"/>
        </w:rPr>
        <mc:AlternateContent>
          <mc:Choice Requires="wps">
            <w:drawing>
              <wp:anchor distT="0" distB="0" distL="114300" distR="114300" simplePos="0" relativeHeight="253396480" behindDoc="0" locked="0" layoutInCell="1" allowOverlap="1" wp14:anchorId="314E199E" wp14:editId="0ECCB6BB">
                <wp:simplePos x="0" y="0"/>
                <wp:positionH relativeFrom="column">
                  <wp:posOffset>3105509</wp:posOffset>
                </wp:positionH>
                <wp:positionV relativeFrom="paragraph">
                  <wp:posOffset>443026</wp:posOffset>
                </wp:positionV>
                <wp:extent cx="840237" cy="646981"/>
                <wp:effectExtent l="38100" t="0" r="17145" b="58420"/>
                <wp:wrapNone/>
                <wp:docPr id="355"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40237" cy="64698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33C72FB" id="AutoShape 2478" o:spid="_x0000_s1026" type="#_x0000_t32" style="position:absolute;margin-left:244.55pt;margin-top:34.9pt;width:66.15pt;height:50.95pt;flip:x;z-index:2533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" strokeweight="1.5pt">
                <v:stroke endarrow="block"/>
                <v:shadow color="#868686"/>
              </v:shape>
            </w:pict>
          </mc:Fallback>
        </mc:AlternateContent>
      </w:r>
      <w:r w:rsidRPr="0022546C">
        <w:rPr>
          <w:rFonts w:ascii="Arial" w:hAnsi="Arial" w:cs="Arial"/>
          <w:b/>
          <w:noProof/>
          <w:lang w:val="en-GB"/>
        </w:rPr>
        <mc:AlternateContent>
          <mc:Choice Requires="wps">
            <w:drawing>
              <wp:anchor distT="0" distB="0" distL="114300" distR="114300" simplePos="0" relativeHeight="253389312" behindDoc="0" locked="0" layoutInCell="1" allowOverlap="1" wp14:anchorId="7402F482" wp14:editId="5E8AED96">
                <wp:simplePos x="0" y="0"/>
                <wp:positionH relativeFrom="column">
                  <wp:posOffset>1569840</wp:posOffset>
                </wp:positionH>
                <wp:positionV relativeFrom="paragraph">
                  <wp:posOffset>1115012</wp:posOffset>
                </wp:positionV>
                <wp:extent cx="1604645" cy="542925"/>
                <wp:effectExtent l="0" t="0" r="14605" b="28575"/>
                <wp:wrapNone/>
                <wp:docPr id="350"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542925"/>
                        </a:xfrm>
                        <a:prstGeom prst="rect">
                          <a:avLst/>
                        </a:prstGeom>
                        <a:solidFill>
                          <a:schemeClr val="tx2">
                            <a:lumMod val="40000"/>
                            <a:lumOff val="60000"/>
                          </a:schemeClr>
                        </a:solidFill>
                        <a:ln w="19050">
                          <a:solidFill>
                            <a:srgbClr val="000000"/>
                          </a:solidFill>
                          <a:miter lim="800000"/>
                          <a:headEnd/>
                          <a:tailEnd/>
                        </a:ln>
                      </wps:spPr>
                      <wps:txbx>
                        <w:txbxContent>
                          <w:p w14:paraId="56345777" w14:textId="77777777" w:rsidR="00393F33" w:rsidRPr="00713AB8" w:rsidRDefault="00393F33" w:rsidP="0022546C">
                            <w:pPr>
                              <w:rPr>
                                <w:rFonts w:ascii="Arial" w:hAnsi="Arial" w:cs="Arial"/>
                                <w:sz w:val="16"/>
                                <w:szCs w:val="16"/>
                              </w:rPr>
                            </w:pPr>
                            <w:r>
                              <w:rPr>
                                <w:rFonts w:ascii="Arial" w:hAnsi="Arial" w:cs="Arial"/>
                                <w:sz w:val="16"/>
                                <w:szCs w:val="16"/>
                                <w:u w:val="single"/>
                              </w:rPr>
                              <w:t>Contract ID</w:t>
                            </w:r>
                            <w:r>
                              <w:rPr>
                                <w:rFonts w:ascii="Arial" w:hAnsi="Arial" w:cs="Arial"/>
                                <w:sz w:val="16"/>
                                <w:szCs w:val="16"/>
                              </w:rPr>
                              <w:t xml:space="preserve">: The contract ID can be used in the customer event field to locate a contract.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02F482" id="_x0000_s1156" type="#_x0000_t202" style="position:absolute;margin-left:123.6pt;margin-top:87.8pt;width:126.35pt;height:42.75pt;z-index:2533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" fillcolor="#8db3e2 [1311]" strokeweight="1.5pt">
                <v:textbox>
                  <w:txbxContent>
                    <w:p w14:paraId="56345777" w14:textId="77777777" w:rsidR="00393F33" w:rsidRPr="00713AB8" w:rsidRDefault="00393F33" w:rsidP="0022546C">
                      <w:pPr>
                        <w:rPr>
                          <w:rFonts w:ascii="Arial" w:hAnsi="Arial" w:cs="Arial"/>
                          <w:sz w:val="16"/>
                          <w:szCs w:val="16"/>
                        </w:rPr>
                      </w:pPr>
                      <w:r>
                        <w:rPr>
                          <w:rFonts w:ascii="Arial" w:hAnsi="Arial" w:cs="Arial"/>
                          <w:sz w:val="16"/>
                          <w:szCs w:val="16"/>
                          <w:u w:val="single"/>
                        </w:rPr>
                        <w:t>Contract ID</w:t>
                      </w:r>
                      <w:r>
                        <w:rPr>
                          <w:rFonts w:ascii="Arial" w:hAnsi="Arial" w:cs="Arial"/>
                          <w:sz w:val="16"/>
                          <w:szCs w:val="16"/>
                        </w:rPr>
                        <w:t xml:space="preserve">: The contract ID can be used in the customer event field to locate a contract.  </w:t>
                      </w:r>
                    </w:p>
                  </w:txbxContent>
                </v:textbox>
              </v:shape>
            </w:pict>
          </mc:Fallback>
        </mc:AlternateContent>
      </w:r>
      <w:r w:rsidRPr="0022546C">
        <w:rPr>
          <w:rFonts w:ascii="Arial" w:hAnsi="Arial" w:cs="Arial"/>
          <w:b/>
          <w:noProof/>
          <w:lang w:val="en-GB"/>
        </w:rPr>
        <mc:AlternateContent>
          <mc:Choice Requires="wps">
            <w:drawing>
              <wp:anchor distT="0" distB="0" distL="114300" distR="114300" simplePos="0" relativeHeight="253384192" behindDoc="0" locked="0" layoutInCell="1" allowOverlap="1" wp14:anchorId="4C2B1537" wp14:editId="12C9828A">
                <wp:simplePos x="0" y="0"/>
                <wp:positionH relativeFrom="column">
                  <wp:posOffset>1673525</wp:posOffset>
                </wp:positionH>
                <wp:positionV relativeFrom="paragraph">
                  <wp:posOffset>1650723</wp:posOffset>
                </wp:positionV>
                <wp:extent cx="353683" cy="585315"/>
                <wp:effectExtent l="0" t="38100" r="66040" b="24765"/>
                <wp:wrapNone/>
                <wp:docPr id="345"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53683" cy="5853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14C97F7" id="AutoShape 2478" o:spid="_x0000_s1026" type="#_x0000_t32" style="position:absolute;margin-left:131.75pt;margin-top:130pt;width:27.85pt;height:46.1pt;flip:y;z-index:2533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" strokeweight="1.5pt">
                <v:stroke endarrow="block"/>
                <v:shadow color="#868686"/>
              </v:shape>
            </w:pict>
          </mc:Fallback>
        </mc:AlternateContent>
      </w:r>
      <w:r w:rsidRPr="0022546C">
        <w:rPr>
          <w:rFonts w:ascii="Arial" w:hAnsi="Arial" w:cs="Arial"/>
          <w:b/>
          <w:noProof/>
          <w:lang w:val="en-GB"/>
        </w:rPr>
        <mc:AlternateContent>
          <mc:Choice Requires="wps">
            <w:drawing>
              <wp:anchor distT="0" distB="0" distL="114300" distR="114300" simplePos="0" relativeHeight="253394432" behindDoc="0" locked="0" layoutInCell="1" allowOverlap="1" wp14:anchorId="63F1DEA7" wp14:editId="57A1A2F3">
                <wp:simplePos x="0" y="0"/>
                <wp:positionH relativeFrom="column">
                  <wp:posOffset>3933644</wp:posOffset>
                </wp:positionH>
                <wp:positionV relativeFrom="paragraph">
                  <wp:posOffset>227366</wp:posOffset>
                </wp:positionV>
                <wp:extent cx="1138447" cy="327804"/>
                <wp:effectExtent l="0" t="0" r="24130" b="15240"/>
                <wp:wrapNone/>
                <wp:docPr id="354"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8447" cy="32780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03CBEF" id="AutoShape 2477" o:spid="_x0000_s1026" style="position:absolute;margin-left:309.75pt;margin-top:17.9pt;width:89.65pt;height:25.8pt;z-index:2533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" filled="f" strokecolor="red" strokeweight="1.5pt">
                <v:shadow color="#868686"/>
              </v:roundrect>
            </w:pict>
          </mc:Fallback>
        </mc:AlternateContent>
      </w:r>
      <w:r w:rsidR="0022546C" w:rsidRPr="0022546C">
        <w:rPr>
          <w:rFonts w:ascii="Arial" w:hAnsi="Arial" w:cs="Arial"/>
          <w:b/>
          <w:noProof/>
          <w:lang w:val="en-GB"/>
        </w:rPr>
        <mc:AlternateContent>
          <mc:Choice Requires="wps">
            <w:drawing>
              <wp:anchor distT="0" distB="0" distL="114300" distR="114300" simplePos="0" relativeHeight="253383168" behindDoc="0" locked="0" layoutInCell="1" allowOverlap="1" wp14:anchorId="7E4FF4FD" wp14:editId="6EF534AB">
                <wp:simplePos x="0" y="0"/>
                <wp:positionH relativeFrom="column">
                  <wp:posOffset>241540</wp:posOffset>
                </wp:positionH>
                <wp:positionV relativeFrom="paragraph">
                  <wp:posOffset>2263200</wp:posOffset>
                </wp:positionV>
                <wp:extent cx="1613139" cy="266700"/>
                <wp:effectExtent l="0" t="0" r="25400" b="19050"/>
                <wp:wrapNone/>
                <wp:docPr id="344"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3139" cy="2667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124541" id="AutoShape 2477" o:spid="_x0000_s1026" style="position:absolute;margin-left:19pt;margin-top:178.2pt;width:127pt;height:21pt;z-index:2533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" filled="f" strokecolor="red" strokeweight="1.5pt">
                <v:shadow color="#868686"/>
              </v:roundrect>
            </w:pict>
          </mc:Fallback>
        </mc:AlternateContent>
      </w:r>
      <w:r w:rsidR="0022546C">
        <w:rPr>
          <w:noProof/>
        </w:rPr>
        <w:drawing>
          <wp:inline distT="0" distB="0" distL="0" distR="0" wp14:anchorId="7E8C37B4" wp14:editId="4FF26FA4">
            <wp:extent cx="6858000" cy="3939540"/>
            <wp:effectExtent l="0" t="0" r="0" b="381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858000" cy="3939540"/>
                    </a:xfrm>
                    <a:prstGeom prst="rect">
                      <a:avLst/>
                    </a:prstGeom>
                  </pic:spPr>
                </pic:pic>
              </a:graphicData>
            </a:graphic>
          </wp:inline>
        </w:drawing>
      </w:r>
    </w:p>
    <w:p w14:paraId="0149F8D1" w14:textId="4A4FF54B" w:rsidR="00C03D69" w:rsidRDefault="001769B3" w:rsidP="00A41DDB">
      <w:pPr>
        <w:rPr>
          <w:rFonts w:ascii="Arial" w:hAnsi="Arial" w:cs="Arial"/>
          <w:b/>
          <w:lang w:val="en-GB"/>
        </w:rPr>
      </w:pPr>
      <w:r w:rsidRPr="0022546C">
        <w:rPr>
          <w:rFonts w:ascii="Arial" w:hAnsi="Arial" w:cs="Arial"/>
          <w:b/>
          <w:noProof/>
          <w:lang w:val="en-GB"/>
        </w:rPr>
        <mc:AlternateContent>
          <mc:Choice Requires="wps">
            <w:drawing>
              <wp:anchor distT="0" distB="0" distL="114300" distR="114300" simplePos="0" relativeHeight="253414912" behindDoc="0" locked="0" layoutInCell="1" allowOverlap="1" wp14:anchorId="7EBB2586" wp14:editId="0FD0309E">
                <wp:simplePos x="0" y="0"/>
                <wp:positionH relativeFrom="column">
                  <wp:posOffset>5532120</wp:posOffset>
                </wp:positionH>
                <wp:positionV relativeFrom="paragraph">
                  <wp:posOffset>11059</wp:posOffset>
                </wp:positionV>
                <wp:extent cx="1129665" cy="681355"/>
                <wp:effectExtent l="0" t="0" r="13335" b="23495"/>
                <wp:wrapNone/>
                <wp:docPr id="388" name="Text Box 2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665" cy="68135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C909E7B" w14:textId="62F49F94" w:rsidR="00393F33" w:rsidRPr="002504E9" w:rsidRDefault="00393F33" w:rsidP="0022546C">
                            <w:pPr>
                              <w:rPr>
                                <w:rFonts w:ascii="Arial" w:hAnsi="Arial" w:cs="Arial"/>
                                <w:sz w:val="16"/>
                                <w:szCs w:val="16"/>
                              </w:rPr>
                            </w:pPr>
                            <w:r>
                              <w:rPr>
                                <w:rFonts w:ascii="Arial" w:hAnsi="Arial" w:cs="Arial"/>
                                <w:sz w:val="16"/>
                                <w:szCs w:val="16"/>
                                <w:u w:val="single"/>
                              </w:rPr>
                              <w:t>Dates:</w:t>
                            </w:r>
                            <w:r w:rsidRPr="00AD0B74">
                              <w:rPr>
                                <w:rFonts w:ascii="Arial" w:hAnsi="Arial" w:cs="Arial"/>
                                <w:sz w:val="16"/>
                                <w:szCs w:val="16"/>
                              </w:rPr>
                              <w:t xml:space="preserve">  </w:t>
                            </w:r>
                            <w:r>
                              <w:rPr>
                                <w:rFonts w:ascii="Arial" w:hAnsi="Arial" w:cs="Arial"/>
                                <w:sz w:val="16"/>
                                <w:szCs w:val="16"/>
                              </w:rPr>
                              <w:t>The dates the customer is claiming the display allowance for.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BB2586" id="_x0000_s1157" type="#_x0000_t202" style="position:absolute;margin-left:435.6pt;margin-top:.85pt;width:88.95pt;height:53.65pt;z-index:2534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" strokeweight="1.5pt">
                <v:shadow color="#868686"/>
                <v:textbox>
                  <w:txbxContent>
                    <w:p w14:paraId="6C909E7B" w14:textId="62F49F94" w:rsidR="00393F33" w:rsidRPr="002504E9" w:rsidRDefault="00393F33" w:rsidP="0022546C">
                      <w:pPr>
                        <w:rPr>
                          <w:rFonts w:ascii="Arial" w:hAnsi="Arial" w:cs="Arial"/>
                          <w:sz w:val="16"/>
                          <w:szCs w:val="16"/>
                        </w:rPr>
                      </w:pPr>
                      <w:r>
                        <w:rPr>
                          <w:rFonts w:ascii="Arial" w:hAnsi="Arial" w:cs="Arial"/>
                          <w:sz w:val="16"/>
                          <w:szCs w:val="16"/>
                          <w:u w:val="single"/>
                        </w:rPr>
                        <w:t>Dates:</w:t>
                      </w:r>
                      <w:r w:rsidRPr="00AD0B74">
                        <w:rPr>
                          <w:rFonts w:ascii="Arial" w:hAnsi="Arial" w:cs="Arial"/>
                          <w:sz w:val="16"/>
                          <w:szCs w:val="16"/>
                        </w:rPr>
                        <w:t xml:space="preserve">  </w:t>
                      </w:r>
                      <w:r>
                        <w:rPr>
                          <w:rFonts w:ascii="Arial" w:hAnsi="Arial" w:cs="Arial"/>
                          <w:sz w:val="16"/>
                          <w:szCs w:val="16"/>
                        </w:rPr>
                        <w:t>The dates the customer is claiming the display allowance for.</w:t>
                      </w:r>
                    </w:p>
                  </w:txbxContent>
                </v:textbox>
              </v:shape>
            </w:pict>
          </mc:Fallback>
        </mc:AlternateContent>
      </w:r>
      <w:r w:rsidRPr="0022546C">
        <w:rPr>
          <w:rFonts w:ascii="Arial" w:hAnsi="Arial" w:cs="Arial"/>
          <w:b/>
          <w:noProof/>
          <w:lang w:val="en-GB"/>
        </w:rPr>
        <mc:AlternateContent>
          <mc:Choice Requires="wps">
            <w:drawing>
              <wp:anchor distT="0" distB="0" distL="114300" distR="114300" simplePos="0" relativeHeight="253404672" behindDoc="0" locked="0" layoutInCell="1" allowOverlap="1" wp14:anchorId="346DDE8E" wp14:editId="3C2480F5">
                <wp:simplePos x="0" y="0"/>
                <wp:positionH relativeFrom="column">
                  <wp:posOffset>1899117</wp:posOffset>
                </wp:positionH>
                <wp:positionV relativeFrom="paragraph">
                  <wp:posOffset>50057</wp:posOffset>
                </wp:positionV>
                <wp:extent cx="45719" cy="508958"/>
                <wp:effectExtent l="38100" t="0" r="50165" b="62865"/>
                <wp:wrapNone/>
                <wp:docPr id="360"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50895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6112E18" id="AutoShape 2478" o:spid="_x0000_s1026" type="#_x0000_t32" style="position:absolute;margin-left:149.55pt;margin-top:3.95pt;width:3.6pt;height:40.1pt;flip:x;z-index:2534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" strokeweight="1.5pt">
                <v:stroke endarrow="block"/>
                <v:shadow color="#868686"/>
              </v:shape>
            </w:pict>
          </mc:Fallback>
        </mc:AlternateContent>
      </w:r>
    </w:p>
    <w:p w14:paraId="0DDB0C3F" w14:textId="08AF5B58" w:rsidR="00C03D69" w:rsidRDefault="00C03D69" w:rsidP="00A41DDB">
      <w:pPr>
        <w:rPr>
          <w:rFonts w:ascii="Arial" w:hAnsi="Arial" w:cs="Arial"/>
          <w:b/>
          <w:lang w:val="en-GB"/>
        </w:rPr>
      </w:pPr>
    </w:p>
    <w:p w14:paraId="277187B5" w14:textId="2C814592" w:rsidR="00C03D69" w:rsidRDefault="00C03D69" w:rsidP="00A41DDB">
      <w:pPr>
        <w:rPr>
          <w:rFonts w:ascii="Arial" w:hAnsi="Arial" w:cs="Arial"/>
          <w:b/>
          <w:lang w:val="en-GB"/>
        </w:rPr>
      </w:pPr>
    </w:p>
    <w:p w14:paraId="49700049" w14:textId="41BBAA02" w:rsidR="00C03D69" w:rsidRDefault="001769B3" w:rsidP="00A41DDB">
      <w:pPr>
        <w:rPr>
          <w:rFonts w:ascii="Arial" w:hAnsi="Arial" w:cs="Arial"/>
          <w:b/>
          <w:lang w:val="en-GB"/>
        </w:rPr>
      </w:pPr>
      <w:r w:rsidRPr="0022546C">
        <w:rPr>
          <w:rFonts w:ascii="Arial" w:hAnsi="Arial" w:cs="Arial"/>
          <w:b/>
          <w:noProof/>
          <w:lang w:val="en-GB"/>
        </w:rPr>
        <mc:AlternateContent>
          <mc:Choice Requires="wps">
            <w:drawing>
              <wp:anchor distT="0" distB="0" distL="114300" distR="114300" simplePos="0" relativeHeight="253415936" behindDoc="0" locked="0" layoutInCell="1" allowOverlap="1" wp14:anchorId="223475F1" wp14:editId="4F3F885E">
                <wp:simplePos x="0" y="0"/>
                <wp:positionH relativeFrom="column">
                  <wp:posOffset>6376670</wp:posOffset>
                </wp:positionH>
                <wp:positionV relativeFrom="paragraph">
                  <wp:posOffset>91704</wp:posOffset>
                </wp:positionV>
                <wp:extent cx="351155" cy="359410"/>
                <wp:effectExtent l="0" t="0" r="10795" b="21590"/>
                <wp:wrapNone/>
                <wp:docPr id="389" name="Oval 2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D7FD86" w14:textId="1A1B82CA" w:rsidR="00393F33" w:rsidRPr="003A3676" w:rsidRDefault="00393F33" w:rsidP="0022546C">
                            <w:pPr>
                              <w:rPr>
                                <w:rFonts w:ascii="Arial" w:hAnsi="Arial" w:cs="Arial"/>
                              </w:rPr>
                            </w:pPr>
                            <w:r>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3475F1" id="_x0000_s1158" style="position:absolute;margin-left:502.1pt;margin-top:7.2pt;width:27.65pt;height:28.3pt;z-index:2534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Cn9EwIAAC4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" fillcolor="yellow" strokecolor="yellow" strokeweight="1.5pt">
                <v:shadow color="#868686"/>
                <v:textbox>
                  <w:txbxContent>
                    <w:p w14:paraId="03D7FD86" w14:textId="1A1B82CA" w:rsidR="00393F33" w:rsidRPr="003A3676" w:rsidRDefault="00393F33" w:rsidP="0022546C">
                      <w:pPr>
                        <w:rPr>
                          <w:rFonts w:ascii="Arial" w:hAnsi="Arial" w:cs="Arial"/>
                        </w:rPr>
                      </w:pPr>
                      <w:r>
                        <w:rPr>
                          <w:rFonts w:ascii="Arial" w:hAnsi="Arial" w:cs="Arial"/>
                        </w:rPr>
                        <w:t>2</w:t>
                      </w:r>
                    </w:p>
                  </w:txbxContent>
                </v:textbox>
              </v:oval>
            </w:pict>
          </mc:Fallback>
        </mc:AlternateContent>
      </w:r>
      <w:r w:rsidRPr="0022546C">
        <w:rPr>
          <w:rFonts w:ascii="Arial" w:hAnsi="Arial" w:cs="Arial"/>
          <w:b/>
          <w:noProof/>
          <w:lang w:val="en-GB"/>
        </w:rPr>
        <mc:AlternateContent>
          <mc:Choice Requires="wps">
            <w:drawing>
              <wp:anchor distT="0" distB="0" distL="114300" distR="114300" simplePos="0" relativeHeight="253385216" behindDoc="0" locked="0" layoutInCell="1" allowOverlap="1" wp14:anchorId="59C24B67" wp14:editId="04AE0983">
                <wp:simplePos x="0" y="0"/>
                <wp:positionH relativeFrom="column">
                  <wp:posOffset>949325</wp:posOffset>
                </wp:positionH>
                <wp:positionV relativeFrom="paragraph">
                  <wp:posOffset>113665</wp:posOffset>
                </wp:positionV>
                <wp:extent cx="2088515" cy="431165"/>
                <wp:effectExtent l="0" t="0" r="26035" b="26035"/>
                <wp:wrapNone/>
                <wp:docPr id="346" name="Text Box 2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8515" cy="43116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2089E9C" w14:textId="77777777" w:rsidR="00393F33" w:rsidRPr="002504E9" w:rsidRDefault="00393F33" w:rsidP="0022546C">
                            <w:pPr>
                              <w:rPr>
                                <w:rFonts w:ascii="Arial" w:hAnsi="Arial" w:cs="Arial"/>
                                <w:sz w:val="16"/>
                                <w:szCs w:val="16"/>
                              </w:rPr>
                            </w:pPr>
                            <w:r>
                              <w:rPr>
                                <w:rFonts w:ascii="Arial" w:hAnsi="Arial" w:cs="Arial"/>
                                <w:sz w:val="16"/>
                                <w:szCs w:val="16"/>
                                <w:u w:val="single"/>
                              </w:rPr>
                              <w:t>UPC/Item Description:</w:t>
                            </w:r>
                            <w:r w:rsidRPr="00AD0B74">
                              <w:rPr>
                                <w:rFonts w:ascii="Arial" w:hAnsi="Arial" w:cs="Arial"/>
                                <w:sz w:val="16"/>
                                <w:szCs w:val="16"/>
                              </w:rPr>
                              <w:t xml:space="preserve">  </w:t>
                            </w:r>
                            <w:r>
                              <w:rPr>
                                <w:rFonts w:ascii="Arial" w:hAnsi="Arial" w:cs="Arial"/>
                                <w:sz w:val="16"/>
                                <w:szCs w:val="16"/>
                              </w:rPr>
                              <w:t>The items the customer is claiming a slotting for.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C24B67" id="_x0000_s1159" type="#_x0000_t202" style="position:absolute;margin-left:74.75pt;margin-top:8.95pt;width:164.45pt;height:33.95pt;z-index:2533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" strokeweight="1.5pt">
                <v:shadow color="#868686"/>
                <v:textbox>
                  <w:txbxContent>
                    <w:p w14:paraId="52089E9C" w14:textId="77777777" w:rsidR="00393F33" w:rsidRPr="002504E9" w:rsidRDefault="00393F33" w:rsidP="0022546C">
                      <w:pPr>
                        <w:rPr>
                          <w:rFonts w:ascii="Arial" w:hAnsi="Arial" w:cs="Arial"/>
                          <w:sz w:val="16"/>
                          <w:szCs w:val="16"/>
                        </w:rPr>
                      </w:pPr>
                      <w:r>
                        <w:rPr>
                          <w:rFonts w:ascii="Arial" w:hAnsi="Arial" w:cs="Arial"/>
                          <w:sz w:val="16"/>
                          <w:szCs w:val="16"/>
                          <w:u w:val="single"/>
                        </w:rPr>
                        <w:t>UPC/Item Description:</w:t>
                      </w:r>
                      <w:r w:rsidRPr="00AD0B74">
                        <w:rPr>
                          <w:rFonts w:ascii="Arial" w:hAnsi="Arial" w:cs="Arial"/>
                          <w:sz w:val="16"/>
                          <w:szCs w:val="16"/>
                        </w:rPr>
                        <w:t xml:space="preserve">  </w:t>
                      </w:r>
                      <w:r>
                        <w:rPr>
                          <w:rFonts w:ascii="Arial" w:hAnsi="Arial" w:cs="Arial"/>
                          <w:sz w:val="16"/>
                          <w:szCs w:val="16"/>
                        </w:rPr>
                        <w:t>The items the customer is claiming a slotting for.</w:t>
                      </w:r>
                    </w:p>
                  </w:txbxContent>
                </v:textbox>
              </v:shape>
            </w:pict>
          </mc:Fallback>
        </mc:AlternateContent>
      </w:r>
      <w:r w:rsidRPr="0022546C">
        <w:rPr>
          <w:rFonts w:ascii="Arial" w:hAnsi="Arial" w:cs="Arial"/>
          <w:b/>
          <w:noProof/>
          <w:lang w:val="en-GB"/>
        </w:rPr>
        <mc:AlternateContent>
          <mc:Choice Requires="wps">
            <w:drawing>
              <wp:anchor distT="0" distB="0" distL="114300" distR="114300" simplePos="0" relativeHeight="253386240" behindDoc="0" locked="0" layoutInCell="1" allowOverlap="1" wp14:anchorId="062508E7" wp14:editId="23AFA156">
                <wp:simplePos x="0" y="0"/>
                <wp:positionH relativeFrom="column">
                  <wp:posOffset>628650</wp:posOffset>
                </wp:positionH>
                <wp:positionV relativeFrom="paragraph">
                  <wp:posOffset>129804</wp:posOffset>
                </wp:positionV>
                <wp:extent cx="351155" cy="359410"/>
                <wp:effectExtent l="0" t="0" r="10795" b="21590"/>
                <wp:wrapNone/>
                <wp:docPr id="347" name="Oval 2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471F28" w14:textId="77777777" w:rsidR="00393F33" w:rsidRPr="003A3676" w:rsidRDefault="00393F33" w:rsidP="0022546C">
                            <w:pPr>
                              <w:rPr>
                                <w:rFonts w:ascii="Arial" w:hAnsi="Arial" w:cs="Arial"/>
                              </w:rPr>
                            </w:pPr>
                            <w:r>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2508E7" id="_x0000_s1160" style="position:absolute;margin-left:49.5pt;margin-top:10.2pt;width:27.65pt;height:28.3pt;z-index:2533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" fillcolor="yellow" strokecolor="yellow" strokeweight="1.5pt">
                <v:shadow color="#868686"/>
                <v:textbox>
                  <w:txbxContent>
                    <w:p w14:paraId="7E471F28" w14:textId="77777777" w:rsidR="00393F33" w:rsidRPr="003A3676" w:rsidRDefault="00393F33" w:rsidP="0022546C">
                      <w:pPr>
                        <w:rPr>
                          <w:rFonts w:ascii="Arial" w:hAnsi="Arial" w:cs="Arial"/>
                        </w:rPr>
                      </w:pPr>
                      <w:r>
                        <w:rPr>
                          <w:rFonts w:ascii="Arial" w:hAnsi="Arial" w:cs="Arial"/>
                        </w:rPr>
                        <w:t>1</w:t>
                      </w:r>
                    </w:p>
                  </w:txbxContent>
                </v:textbox>
              </v:oval>
            </w:pict>
          </mc:Fallback>
        </mc:AlternateContent>
      </w:r>
    </w:p>
    <w:p w14:paraId="074021CD" w14:textId="669D75C3" w:rsidR="00142371" w:rsidRDefault="00142371" w:rsidP="00A41DDB">
      <w:pPr>
        <w:rPr>
          <w:rFonts w:ascii="Arial" w:hAnsi="Arial" w:cs="Arial"/>
          <w:b/>
          <w:lang w:val="en-GB"/>
        </w:rPr>
      </w:pPr>
    </w:p>
    <w:p w14:paraId="68C7C453" w14:textId="28A4C054" w:rsidR="00C03D69" w:rsidRDefault="00C03D69" w:rsidP="00A41DDB">
      <w:pPr>
        <w:rPr>
          <w:rFonts w:ascii="Arial" w:hAnsi="Arial" w:cs="Arial"/>
          <w:b/>
          <w:lang w:val="en-GB"/>
        </w:rPr>
      </w:pPr>
    </w:p>
    <w:p w14:paraId="52C3978B" w14:textId="6D6B5295" w:rsidR="00C03D69" w:rsidRDefault="00C03D69" w:rsidP="00A41DDB">
      <w:pPr>
        <w:rPr>
          <w:rFonts w:ascii="Arial" w:hAnsi="Arial" w:cs="Arial"/>
          <w:b/>
          <w:lang w:val="en-GB"/>
        </w:rPr>
      </w:pPr>
    </w:p>
    <w:p w14:paraId="34997ED9" w14:textId="2A8882EA" w:rsidR="00C03D69" w:rsidRDefault="00C03D69" w:rsidP="00A41DDB">
      <w:pPr>
        <w:rPr>
          <w:rFonts w:ascii="Arial" w:hAnsi="Arial" w:cs="Arial"/>
          <w:b/>
          <w:lang w:val="en-GB"/>
        </w:rPr>
      </w:pPr>
    </w:p>
    <w:p w14:paraId="7FA40C04" w14:textId="77777777" w:rsidR="00C03D69" w:rsidRDefault="00C03D69" w:rsidP="00A41DDB">
      <w:pPr>
        <w:rPr>
          <w:rFonts w:ascii="Arial" w:hAnsi="Arial" w:cs="Arial"/>
          <w:b/>
          <w:lang w:val="en-GB"/>
        </w:rPr>
      </w:pPr>
    </w:p>
    <w:p w14:paraId="536DF6B4" w14:textId="77777777" w:rsidR="00C03D69" w:rsidRDefault="00C03D69" w:rsidP="00A41DDB">
      <w:pPr>
        <w:rPr>
          <w:rFonts w:ascii="Arial" w:hAnsi="Arial" w:cs="Arial"/>
          <w:b/>
          <w:lang w:val="en-GB"/>
        </w:rPr>
      </w:pPr>
    </w:p>
    <w:p w14:paraId="3C9E3DF8" w14:textId="77777777" w:rsidR="00C03D69" w:rsidRDefault="00C03D69" w:rsidP="00A41DDB">
      <w:pPr>
        <w:rPr>
          <w:rFonts w:ascii="Arial" w:hAnsi="Arial" w:cs="Arial"/>
          <w:b/>
          <w:lang w:val="en-GB"/>
        </w:rPr>
      </w:pPr>
    </w:p>
    <w:p w14:paraId="1DBC201F" w14:textId="77777777" w:rsidR="00C03D69" w:rsidRDefault="00C03D69" w:rsidP="00A41DDB">
      <w:pPr>
        <w:rPr>
          <w:rFonts w:ascii="Arial" w:hAnsi="Arial" w:cs="Arial"/>
          <w:b/>
          <w:lang w:val="en-GB"/>
        </w:rPr>
      </w:pPr>
    </w:p>
    <w:p w14:paraId="5529149C" w14:textId="77777777" w:rsidR="00C03D69" w:rsidRDefault="00C03D69" w:rsidP="00A41DDB">
      <w:pPr>
        <w:rPr>
          <w:rFonts w:ascii="Arial" w:hAnsi="Arial" w:cs="Arial"/>
          <w:b/>
          <w:lang w:val="en-GB"/>
        </w:rPr>
      </w:pPr>
    </w:p>
    <w:p w14:paraId="24088C3A" w14:textId="77777777" w:rsidR="00C03D69" w:rsidRDefault="00C03D69" w:rsidP="00A41DDB">
      <w:pPr>
        <w:rPr>
          <w:rFonts w:ascii="Arial" w:hAnsi="Arial" w:cs="Arial"/>
          <w:b/>
          <w:lang w:val="en-GB"/>
        </w:rPr>
      </w:pPr>
    </w:p>
    <w:p w14:paraId="76F84198" w14:textId="77777777" w:rsidR="00C03D69" w:rsidRDefault="00C03D69" w:rsidP="00A41DDB">
      <w:pPr>
        <w:rPr>
          <w:rFonts w:ascii="Arial" w:hAnsi="Arial" w:cs="Arial"/>
          <w:b/>
          <w:lang w:val="en-GB"/>
        </w:rPr>
      </w:pPr>
    </w:p>
    <w:p w14:paraId="27DE61A5" w14:textId="77777777" w:rsidR="0022546C" w:rsidRDefault="0022546C">
      <w:pPr>
        <w:overflowPunct/>
        <w:autoSpaceDE/>
        <w:autoSpaceDN/>
        <w:adjustRightInd/>
        <w:textAlignment w:val="auto"/>
        <w:rPr>
          <w:rFonts w:ascii="Arial" w:hAnsi="Arial" w:cs="Arial"/>
          <w:b/>
          <w:lang w:val="en-GB"/>
        </w:rPr>
      </w:pPr>
      <w:r>
        <w:rPr>
          <w:rFonts w:ascii="Arial" w:hAnsi="Arial" w:cs="Arial"/>
          <w:b/>
          <w:lang w:val="en-GB"/>
        </w:rPr>
        <w:br w:type="page"/>
      </w:r>
    </w:p>
    <w:p w14:paraId="2CF94AB9" w14:textId="77592B2B" w:rsidR="00A916E2" w:rsidRDefault="00C03D69" w:rsidP="00A916E2">
      <w:pPr>
        <w:ind w:left="720" w:hanging="720"/>
        <w:rPr>
          <w:rFonts w:ascii="Arial" w:hAnsi="Arial" w:cs="Arial"/>
          <w:lang w:val="en-GB"/>
        </w:rPr>
      </w:pPr>
      <w:r>
        <w:rPr>
          <w:rFonts w:ascii="Arial" w:hAnsi="Arial" w:cs="Arial"/>
          <w:b/>
          <w:lang w:val="en-GB"/>
        </w:rPr>
        <w:lastRenderedPageBreak/>
        <w:t>9.2</w:t>
      </w:r>
      <w:r w:rsidRPr="00600DC7">
        <w:rPr>
          <w:rFonts w:ascii="Arial" w:hAnsi="Arial" w:cs="Arial"/>
          <w:b/>
          <w:lang w:val="en-GB"/>
        </w:rPr>
        <w:t xml:space="preserve"> </w:t>
      </w:r>
      <w:r w:rsidRPr="00600DC7">
        <w:rPr>
          <w:rFonts w:ascii="Arial" w:hAnsi="Arial" w:cs="Arial"/>
          <w:b/>
          <w:lang w:val="en-GB"/>
        </w:rPr>
        <w:tab/>
      </w:r>
      <w:r w:rsidRPr="00FC40C7">
        <w:rPr>
          <w:rFonts w:ascii="Arial" w:hAnsi="Arial" w:cs="Arial"/>
          <w:b/>
          <w:lang w:val="en-GB"/>
        </w:rPr>
        <w:t xml:space="preserve">Customer </w:t>
      </w:r>
      <w:r>
        <w:rPr>
          <w:rFonts w:ascii="Arial" w:hAnsi="Arial" w:cs="Arial"/>
          <w:b/>
          <w:lang w:val="en-GB"/>
        </w:rPr>
        <w:t>Contract for Display</w:t>
      </w:r>
      <w:r w:rsidRPr="00600DC7">
        <w:rPr>
          <w:rFonts w:ascii="Arial" w:hAnsi="Arial" w:cs="Arial"/>
          <w:b/>
          <w:lang w:val="en-GB"/>
        </w:rPr>
        <w:t xml:space="preserve">: </w:t>
      </w:r>
      <w:r w:rsidR="00EC42B8" w:rsidRPr="005D3DC7">
        <w:rPr>
          <w:rFonts w:ascii="Arial" w:hAnsi="Arial" w:cs="Arial"/>
          <w:lang w:val="en-GB"/>
        </w:rPr>
        <w:t xml:space="preserve">Found via Search For: </w:t>
      </w:r>
      <w:r w:rsidR="00EC42B8">
        <w:rPr>
          <w:rFonts w:ascii="Arial" w:hAnsi="Arial" w:cs="Arial"/>
          <w:lang w:val="en-GB"/>
        </w:rPr>
        <w:t>Event Scheduler.</w:t>
      </w:r>
    </w:p>
    <w:p w14:paraId="0BB281F7" w14:textId="4BB6F4B5" w:rsidR="00A916E2" w:rsidRDefault="00A916E2" w:rsidP="00A41DDB">
      <w:pPr>
        <w:rPr>
          <w:rFonts w:ascii="Arial" w:hAnsi="Arial" w:cs="Arial"/>
          <w:b/>
          <w:lang w:val="en-GB"/>
        </w:rPr>
      </w:pPr>
    </w:p>
    <w:p w14:paraId="21F1117D" w14:textId="4C9C8FA0" w:rsidR="001769B3" w:rsidRDefault="001769B3" w:rsidP="00A41DDB">
      <w:pPr>
        <w:rPr>
          <w:rFonts w:ascii="Arial" w:hAnsi="Arial" w:cs="Arial"/>
          <w:b/>
          <w:lang w:val="en-GB"/>
        </w:rPr>
      </w:pPr>
      <w:r w:rsidRPr="001769B3">
        <w:rPr>
          <w:rFonts w:ascii="Arial" w:hAnsi="Arial" w:cs="Arial"/>
          <w:noProof/>
          <w:lang w:val="en-GB"/>
        </w:rPr>
        <mc:AlternateContent>
          <mc:Choice Requires="wps">
            <w:drawing>
              <wp:anchor distT="0" distB="0" distL="114300" distR="114300" simplePos="0" relativeHeight="253446656" behindDoc="0" locked="0" layoutInCell="1" allowOverlap="1" wp14:anchorId="70AC96CE" wp14:editId="05763ACD">
                <wp:simplePos x="0" y="0"/>
                <wp:positionH relativeFrom="column">
                  <wp:posOffset>3501390</wp:posOffset>
                </wp:positionH>
                <wp:positionV relativeFrom="paragraph">
                  <wp:posOffset>952236</wp:posOffset>
                </wp:positionV>
                <wp:extent cx="351155" cy="359410"/>
                <wp:effectExtent l="0" t="0" r="10795" b="21590"/>
                <wp:wrapNone/>
                <wp:docPr id="429" name="Oval 2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4E7C828" w14:textId="77777777" w:rsidR="00393F33" w:rsidRPr="003A3676" w:rsidRDefault="00393F33" w:rsidP="001769B3">
                            <w:pPr>
                              <w:rPr>
                                <w:rFonts w:ascii="Arial" w:hAnsi="Arial" w:cs="Arial"/>
                              </w:rPr>
                            </w:pPr>
                            <w:r>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0AC96CE" id="_x0000_s1161" style="position:absolute;margin-left:275.7pt;margin-top:75pt;width:27.65pt;height:28.3pt;z-index:2534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AWEwIAAC4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" fillcolor="yellow" strokecolor="yellow" strokeweight="1.5pt">
                <v:shadow color="#868686"/>
                <v:textbox>
                  <w:txbxContent>
                    <w:p w14:paraId="44E7C828" w14:textId="77777777" w:rsidR="00393F33" w:rsidRPr="003A3676" w:rsidRDefault="00393F33" w:rsidP="001769B3">
                      <w:pPr>
                        <w:rPr>
                          <w:rFonts w:ascii="Arial" w:hAnsi="Arial" w:cs="Arial"/>
                        </w:rPr>
                      </w:pPr>
                      <w:r>
                        <w:rPr>
                          <w:rFonts w:ascii="Arial" w:hAnsi="Arial" w:cs="Arial"/>
                        </w:rPr>
                        <w:t>2</w:t>
                      </w:r>
                    </w:p>
                  </w:txbxContent>
                </v:textbox>
              </v:oval>
            </w:pict>
          </mc:Fallback>
        </mc:AlternateContent>
      </w:r>
      <w:r w:rsidRPr="001769B3">
        <w:rPr>
          <w:rFonts w:ascii="Arial" w:hAnsi="Arial" w:cs="Arial"/>
          <w:noProof/>
          <w:lang w:val="en-GB"/>
        </w:rPr>
        <mc:AlternateContent>
          <mc:Choice Requires="wps">
            <w:drawing>
              <wp:anchor distT="0" distB="0" distL="114300" distR="114300" simplePos="0" relativeHeight="253445632" behindDoc="0" locked="0" layoutInCell="1" allowOverlap="1" wp14:anchorId="13B5257D" wp14:editId="2D3EC0E5">
                <wp:simplePos x="0" y="0"/>
                <wp:positionH relativeFrom="column">
                  <wp:posOffset>2362571</wp:posOffset>
                </wp:positionH>
                <wp:positionV relativeFrom="paragraph">
                  <wp:posOffset>1321435</wp:posOffset>
                </wp:positionV>
                <wp:extent cx="1370965" cy="439515"/>
                <wp:effectExtent l="0" t="0" r="19685" b="17780"/>
                <wp:wrapNone/>
                <wp:docPr id="427" name="Text Box 2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0965" cy="43951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99ABFE6" w14:textId="11440766" w:rsidR="00393F33" w:rsidRPr="002504E9" w:rsidRDefault="00393F33" w:rsidP="001769B3">
                            <w:pPr>
                              <w:rPr>
                                <w:rFonts w:ascii="Arial" w:hAnsi="Arial" w:cs="Arial"/>
                                <w:sz w:val="16"/>
                                <w:szCs w:val="16"/>
                              </w:rPr>
                            </w:pPr>
                            <w:r>
                              <w:rPr>
                                <w:rFonts w:ascii="Arial" w:hAnsi="Arial" w:cs="Arial"/>
                                <w:sz w:val="16"/>
                                <w:szCs w:val="16"/>
                                <w:u w:val="single"/>
                              </w:rPr>
                              <w:t>Dates:</w:t>
                            </w:r>
                            <w:r w:rsidRPr="00AD0B74">
                              <w:rPr>
                                <w:rFonts w:ascii="Arial" w:hAnsi="Arial" w:cs="Arial"/>
                                <w:sz w:val="16"/>
                                <w:szCs w:val="16"/>
                              </w:rPr>
                              <w:t xml:space="preserve">  </w:t>
                            </w:r>
                            <w:r>
                              <w:rPr>
                                <w:rFonts w:ascii="Arial" w:hAnsi="Arial" w:cs="Arial"/>
                                <w:sz w:val="16"/>
                                <w:szCs w:val="16"/>
                              </w:rPr>
                              <w:t>The dates the display is offered for.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B5257D" id="_x0000_s1162" type="#_x0000_t202" style="position:absolute;margin-left:186.05pt;margin-top:104.05pt;width:107.95pt;height:34.6pt;z-index:2534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" strokeweight="1.5pt">
                <v:shadow color="#868686"/>
                <v:textbox>
                  <w:txbxContent>
                    <w:p w14:paraId="099ABFE6" w14:textId="11440766" w:rsidR="00393F33" w:rsidRPr="002504E9" w:rsidRDefault="00393F33" w:rsidP="001769B3">
                      <w:pPr>
                        <w:rPr>
                          <w:rFonts w:ascii="Arial" w:hAnsi="Arial" w:cs="Arial"/>
                          <w:sz w:val="16"/>
                          <w:szCs w:val="16"/>
                        </w:rPr>
                      </w:pPr>
                      <w:r>
                        <w:rPr>
                          <w:rFonts w:ascii="Arial" w:hAnsi="Arial" w:cs="Arial"/>
                          <w:sz w:val="16"/>
                          <w:szCs w:val="16"/>
                          <w:u w:val="single"/>
                        </w:rPr>
                        <w:t>Dates:</w:t>
                      </w:r>
                      <w:r w:rsidRPr="00AD0B74">
                        <w:rPr>
                          <w:rFonts w:ascii="Arial" w:hAnsi="Arial" w:cs="Arial"/>
                          <w:sz w:val="16"/>
                          <w:szCs w:val="16"/>
                        </w:rPr>
                        <w:t xml:space="preserve">  </w:t>
                      </w:r>
                      <w:r>
                        <w:rPr>
                          <w:rFonts w:ascii="Arial" w:hAnsi="Arial" w:cs="Arial"/>
                          <w:sz w:val="16"/>
                          <w:szCs w:val="16"/>
                        </w:rPr>
                        <w:t>The dates the display is offered for.</w:t>
                      </w:r>
                    </w:p>
                  </w:txbxContent>
                </v:textbox>
              </v:shape>
            </w:pict>
          </mc:Fallback>
        </mc:AlternateContent>
      </w:r>
      <w:r w:rsidRPr="001769B3">
        <w:rPr>
          <w:rFonts w:ascii="Arial" w:hAnsi="Arial" w:cs="Arial"/>
          <w:noProof/>
          <w:lang w:val="en-GB"/>
        </w:rPr>
        <mc:AlternateContent>
          <mc:Choice Requires="wps">
            <w:drawing>
              <wp:anchor distT="0" distB="0" distL="114300" distR="114300" simplePos="0" relativeHeight="253443584" behindDoc="0" locked="0" layoutInCell="1" allowOverlap="1" wp14:anchorId="275668DB" wp14:editId="78072294">
                <wp:simplePos x="0" y="0"/>
                <wp:positionH relativeFrom="column">
                  <wp:posOffset>3726610</wp:posOffset>
                </wp:positionH>
                <wp:positionV relativeFrom="paragraph">
                  <wp:posOffset>1405400</wp:posOffset>
                </wp:positionV>
                <wp:extent cx="522917" cy="45719"/>
                <wp:effectExtent l="0" t="57150" r="10795" b="50165"/>
                <wp:wrapNone/>
                <wp:docPr id="423"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22917" cy="4571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A9E5E14" id="AutoShape 2478" o:spid="_x0000_s1026" type="#_x0000_t32" style="position:absolute;margin-left:293.45pt;margin-top:110.65pt;width:41.15pt;height:3.6pt;flip:x y;z-index:2534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" strokeweight="1.5pt">
                <v:stroke endarrow="block"/>
                <v:shadow color="#868686"/>
              </v:shape>
            </w:pict>
          </mc:Fallback>
        </mc:AlternateContent>
      </w:r>
      <w:r w:rsidRPr="001769B3">
        <w:rPr>
          <w:rFonts w:ascii="Arial" w:hAnsi="Arial" w:cs="Arial"/>
          <w:noProof/>
          <w:lang w:val="en-GB"/>
        </w:rPr>
        <mc:AlternateContent>
          <mc:Choice Requires="wps">
            <w:drawing>
              <wp:anchor distT="0" distB="0" distL="114300" distR="114300" simplePos="0" relativeHeight="253441536" behindDoc="0" locked="0" layoutInCell="1" allowOverlap="1" wp14:anchorId="4A601A93" wp14:editId="44C67C6E">
                <wp:simplePos x="0" y="0"/>
                <wp:positionH relativeFrom="column">
                  <wp:posOffset>4261449</wp:posOffset>
                </wp:positionH>
                <wp:positionV relativeFrom="paragraph">
                  <wp:posOffset>1347602</wp:posOffset>
                </wp:positionV>
                <wp:extent cx="1147313" cy="224287"/>
                <wp:effectExtent l="0" t="0" r="15240" b="23495"/>
                <wp:wrapNone/>
                <wp:docPr id="421"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7313" cy="22428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0ED9FA" id="AutoShape 2477" o:spid="_x0000_s1026" style="position:absolute;margin-left:335.55pt;margin-top:106.1pt;width:90.35pt;height:17.65pt;z-index:2534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" filled="f" strokecolor="red" strokeweight="1.5pt">
                <v:shadow color="#868686"/>
              </v:roundrect>
            </w:pict>
          </mc:Fallback>
        </mc:AlternateContent>
      </w:r>
      <w:r w:rsidRPr="001769B3">
        <w:rPr>
          <w:rFonts w:ascii="Arial" w:hAnsi="Arial" w:cs="Arial"/>
          <w:noProof/>
          <w:lang w:val="en-GB"/>
        </w:rPr>
        <mc:AlternateContent>
          <mc:Choice Requires="wps">
            <w:drawing>
              <wp:anchor distT="0" distB="0" distL="114300" distR="114300" simplePos="0" relativeHeight="253423104" behindDoc="0" locked="0" layoutInCell="1" allowOverlap="1" wp14:anchorId="2501527D" wp14:editId="0DA05AC3">
                <wp:simplePos x="0" y="0"/>
                <wp:positionH relativeFrom="column">
                  <wp:posOffset>4792345</wp:posOffset>
                </wp:positionH>
                <wp:positionV relativeFrom="paragraph">
                  <wp:posOffset>2188210</wp:posOffset>
                </wp:positionV>
                <wp:extent cx="1604645" cy="499745"/>
                <wp:effectExtent l="0" t="0" r="14605" b="14605"/>
                <wp:wrapNone/>
                <wp:docPr id="396"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499745"/>
                        </a:xfrm>
                        <a:prstGeom prst="rect">
                          <a:avLst/>
                        </a:prstGeom>
                        <a:solidFill>
                          <a:schemeClr val="tx2">
                            <a:lumMod val="40000"/>
                            <a:lumOff val="60000"/>
                          </a:schemeClr>
                        </a:solidFill>
                        <a:ln w="19050">
                          <a:solidFill>
                            <a:srgbClr val="000000"/>
                          </a:solidFill>
                          <a:miter lim="800000"/>
                          <a:headEnd/>
                          <a:tailEnd/>
                        </a:ln>
                      </wps:spPr>
                      <wps:txbx>
                        <w:txbxContent>
                          <w:p w14:paraId="2D4C6229" w14:textId="589DC158" w:rsidR="00393F33" w:rsidRPr="00713AB8" w:rsidRDefault="00393F33" w:rsidP="001769B3">
                            <w:pPr>
                              <w:rPr>
                                <w:rFonts w:ascii="Arial" w:hAnsi="Arial" w:cs="Arial"/>
                                <w:sz w:val="16"/>
                                <w:szCs w:val="16"/>
                              </w:rPr>
                            </w:pPr>
                            <w:r>
                              <w:rPr>
                                <w:rFonts w:ascii="Arial" w:hAnsi="Arial" w:cs="Arial"/>
                                <w:sz w:val="16"/>
                                <w:szCs w:val="16"/>
                                <w:u w:val="single"/>
                              </w:rPr>
                              <w:t>Allowance Basis</w:t>
                            </w:r>
                            <w:r>
                              <w:rPr>
                                <w:rFonts w:ascii="Arial" w:hAnsi="Arial" w:cs="Arial"/>
                                <w:sz w:val="16"/>
                                <w:szCs w:val="16"/>
                              </w:rPr>
                              <w:t xml:space="preserve">: This identifies that the lump sum is for display.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01527D" id="_x0000_s1163" type="#_x0000_t202" style="position:absolute;margin-left:377.35pt;margin-top:172.3pt;width:126.35pt;height:39.35pt;z-index:2534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" fillcolor="#8db3e2 [1311]" strokeweight="1.5pt">
                <v:textbox>
                  <w:txbxContent>
                    <w:p w14:paraId="2D4C6229" w14:textId="589DC158" w:rsidR="00393F33" w:rsidRPr="00713AB8" w:rsidRDefault="00393F33" w:rsidP="001769B3">
                      <w:pPr>
                        <w:rPr>
                          <w:rFonts w:ascii="Arial" w:hAnsi="Arial" w:cs="Arial"/>
                          <w:sz w:val="16"/>
                          <w:szCs w:val="16"/>
                        </w:rPr>
                      </w:pPr>
                      <w:r>
                        <w:rPr>
                          <w:rFonts w:ascii="Arial" w:hAnsi="Arial" w:cs="Arial"/>
                          <w:sz w:val="16"/>
                          <w:szCs w:val="16"/>
                          <w:u w:val="single"/>
                        </w:rPr>
                        <w:t>Allowance Basis</w:t>
                      </w:r>
                      <w:r>
                        <w:rPr>
                          <w:rFonts w:ascii="Arial" w:hAnsi="Arial" w:cs="Arial"/>
                          <w:sz w:val="16"/>
                          <w:szCs w:val="16"/>
                        </w:rPr>
                        <w:t xml:space="preserve">: This identifies that the lump sum is for display.  </w:t>
                      </w:r>
                    </w:p>
                  </w:txbxContent>
                </v:textbox>
              </v:shape>
            </w:pict>
          </mc:Fallback>
        </mc:AlternateContent>
      </w:r>
      <w:r w:rsidRPr="001769B3">
        <w:rPr>
          <w:rFonts w:ascii="Arial" w:hAnsi="Arial" w:cs="Arial"/>
          <w:noProof/>
          <w:lang w:val="en-GB"/>
        </w:rPr>
        <mc:AlternateContent>
          <mc:Choice Requires="wps">
            <w:drawing>
              <wp:anchor distT="0" distB="0" distL="114300" distR="114300" simplePos="0" relativeHeight="253424128" behindDoc="0" locked="0" layoutInCell="1" allowOverlap="1" wp14:anchorId="56CBBF43" wp14:editId="5BC6934D">
                <wp:simplePos x="0" y="0"/>
                <wp:positionH relativeFrom="column">
                  <wp:posOffset>4848441</wp:posOffset>
                </wp:positionH>
                <wp:positionV relativeFrom="paragraph">
                  <wp:posOffset>1762473</wp:posOffset>
                </wp:positionV>
                <wp:extent cx="351155" cy="359410"/>
                <wp:effectExtent l="0" t="0" r="10795" b="21590"/>
                <wp:wrapNone/>
                <wp:docPr id="397"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E5582B" w14:textId="77777777" w:rsidR="00393F33" w:rsidRPr="003A3676" w:rsidRDefault="00393F33" w:rsidP="001769B3">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6CBBF43" id="_x0000_s1164" style="position:absolute;margin-left:381.75pt;margin-top:138.8pt;width:27.65pt;height:28.3pt;z-index:2534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" fillcolor="#8db3e2 [1311]" strokecolor="yellow" strokeweight="1.5pt">
                <v:shadow color="#868686"/>
                <v:textbox>
                  <w:txbxContent>
                    <w:p w14:paraId="55E5582B" w14:textId="77777777" w:rsidR="00393F33" w:rsidRPr="003A3676" w:rsidRDefault="00393F33" w:rsidP="001769B3">
                      <w:pPr>
                        <w:jc w:val="center"/>
                        <w:rPr>
                          <w:rFonts w:ascii="Arial" w:hAnsi="Arial" w:cs="Arial"/>
                        </w:rPr>
                      </w:pPr>
                      <w:r w:rsidRPr="003A3676">
                        <w:rPr>
                          <w:rFonts w:ascii="Arial" w:hAnsi="Arial" w:cs="Arial"/>
                        </w:rPr>
                        <w:t>i</w:t>
                      </w:r>
                    </w:p>
                  </w:txbxContent>
                </v:textbox>
              </v:oval>
            </w:pict>
          </mc:Fallback>
        </mc:AlternateContent>
      </w:r>
      <w:r w:rsidRPr="001769B3">
        <w:rPr>
          <w:rFonts w:ascii="Arial" w:hAnsi="Arial" w:cs="Arial"/>
          <w:noProof/>
          <w:lang w:val="en-GB"/>
        </w:rPr>
        <mc:AlternateContent>
          <mc:Choice Requires="wps">
            <w:drawing>
              <wp:anchor distT="0" distB="0" distL="114300" distR="114300" simplePos="0" relativeHeight="253439488" behindDoc="0" locked="0" layoutInCell="1" allowOverlap="1" wp14:anchorId="500D73DD" wp14:editId="6C0DCE1B">
                <wp:simplePos x="0" y="0"/>
                <wp:positionH relativeFrom="column">
                  <wp:posOffset>6515687</wp:posOffset>
                </wp:positionH>
                <wp:positionV relativeFrom="paragraph">
                  <wp:posOffset>1563261</wp:posOffset>
                </wp:positionV>
                <wp:extent cx="45719" cy="1587261"/>
                <wp:effectExtent l="76200" t="0" r="50165" b="51435"/>
                <wp:wrapNone/>
                <wp:docPr id="408"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158726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3DF74FE" id="AutoShape 2478" o:spid="_x0000_s1026" type="#_x0000_t32" style="position:absolute;margin-left:513.05pt;margin-top:123.1pt;width:3.6pt;height:125pt;flip:x;z-index:2534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" strokeweight="1.5pt">
                <v:stroke endarrow="block"/>
                <v:shadow color="#868686"/>
              </v:shape>
            </w:pict>
          </mc:Fallback>
        </mc:AlternateContent>
      </w:r>
      <w:r w:rsidRPr="001769B3">
        <w:rPr>
          <w:rFonts w:ascii="Arial" w:hAnsi="Arial" w:cs="Arial"/>
          <w:noProof/>
          <w:lang w:val="en-GB"/>
        </w:rPr>
        <mc:AlternateContent>
          <mc:Choice Requires="wps">
            <w:drawing>
              <wp:anchor distT="0" distB="0" distL="114300" distR="114300" simplePos="0" relativeHeight="253437440" behindDoc="0" locked="0" layoutInCell="1" allowOverlap="1" wp14:anchorId="60B6F228" wp14:editId="68A8D98B">
                <wp:simplePos x="0" y="0"/>
                <wp:positionH relativeFrom="column">
                  <wp:posOffset>5750536</wp:posOffset>
                </wp:positionH>
                <wp:positionV relativeFrom="paragraph">
                  <wp:posOffset>1744202</wp:posOffset>
                </wp:positionV>
                <wp:extent cx="60385" cy="444979"/>
                <wp:effectExtent l="57150" t="0" r="34925" b="50800"/>
                <wp:wrapNone/>
                <wp:docPr id="407"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0385" cy="44497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A116DF8" id="AutoShape 2478" o:spid="_x0000_s1026" type="#_x0000_t32" style="position:absolute;margin-left:452.8pt;margin-top:137.35pt;width:4.75pt;height:35.05pt;flip:x;z-index:2534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" strokeweight="1.5pt">
                <v:stroke endarrow="block"/>
                <v:shadow color="#868686"/>
              </v:shape>
            </w:pict>
          </mc:Fallback>
        </mc:AlternateContent>
      </w:r>
      <w:r w:rsidRPr="001769B3">
        <w:rPr>
          <w:rFonts w:ascii="Arial" w:hAnsi="Arial" w:cs="Arial"/>
          <w:noProof/>
          <w:lang w:val="en-GB"/>
        </w:rPr>
        <mc:AlternateContent>
          <mc:Choice Requires="wps">
            <w:drawing>
              <wp:anchor distT="0" distB="0" distL="114300" distR="114300" simplePos="0" relativeHeight="253435392" behindDoc="0" locked="0" layoutInCell="1" allowOverlap="1" wp14:anchorId="037CAB1D" wp14:editId="30AE8D87">
                <wp:simplePos x="0" y="0"/>
                <wp:positionH relativeFrom="column">
                  <wp:posOffset>1380226</wp:posOffset>
                </wp:positionH>
                <wp:positionV relativeFrom="paragraph">
                  <wp:posOffset>2938457</wp:posOffset>
                </wp:positionV>
                <wp:extent cx="60385" cy="444979"/>
                <wp:effectExtent l="57150" t="0" r="34925" b="50800"/>
                <wp:wrapNone/>
                <wp:docPr id="406"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0385" cy="44497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D001F7E" id="AutoShape 2478" o:spid="_x0000_s1026" type="#_x0000_t32" style="position:absolute;margin-left:108.7pt;margin-top:231.35pt;width:4.75pt;height:35.05pt;flip:x;z-index:2534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" strokeweight="1.5pt">
                <v:stroke endarrow="block"/>
                <v:shadow color="#868686"/>
              </v:shape>
            </w:pict>
          </mc:Fallback>
        </mc:AlternateContent>
      </w:r>
      <w:r w:rsidRPr="001769B3">
        <w:rPr>
          <w:rFonts w:ascii="Arial" w:hAnsi="Arial" w:cs="Arial"/>
          <w:noProof/>
          <w:lang w:val="en-GB"/>
        </w:rPr>
        <mc:AlternateContent>
          <mc:Choice Requires="wps">
            <w:drawing>
              <wp:anchor distT="0" distB="0" distL="114300" distR="114300" simplePos="0" relativeHeight="253427200" behindDoc="0" locked="0" layoutInCell="1" allowOverlap="1" wp14:anchorId="0CDB46D7" wp14:editId="33783A54">
                <wp:simplePos x="0" y="0"/>
                <wp:positionH relativeFrom="column">
                  <wp:posOffset>4933267</wp:posOffset>
                </wp:positionH>
                <wp:positionV relativeFrom="paragraph">
                  <wp:posOffset>15408</wp:posOffset>
                </wp:positionV>
                <wp:extent cx="351155" cy="359410"/>
                <wp:effectExtent l="0" t="0" r="10795" b="21590"/>
                <wp:wrapNone/>
                <wp:docPr id="402"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816F9A4" w14:textId="77777777" w:rsidR="00393F33" w:rsidRPr="003A3676" w:rsidRDefault="00393F33" w:rsidP="001769B3">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DB46D7" id="_x0000_s1165" style="position:absolute;margin-left:388.45pt;margin-top:1.2pt;width:27.65pt;height:28.3pt;z-index:2534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" fillcolor="#8db3e2 [1311]" strokecolor="yellow" strokeweight="1.5pt">
                <v:shadow color="#868686"/>
                <v:textbox>
                  <w:txbxContent>
                    <w:p w14:paraId="5816F9A4" w14:textId="77777777" w:rsidR="00393F33" w:rsidRPr="003A3676" w:rsidRDefault="00393F33" w:rsidP="001769B3">
                      <w:pPr>
                        <w:jc w:val="center"/>
                        <w:rPr>
                          <w:rFonts w:ascii="Arial" w:hAnsi="Arial" w:cs="Arial"/>
                        </w:rPr>
                      </w:pPr>
                      <w:r w:rsidRPr="003A3676">
                        <w:rPr>
                          <w:rFonts w:ascii="Arial" w:hAnsi="Arial" w:cs="Arial"/>
                        </w:rPr>
                        <w:t>i</w:t>
                      </w:r>
                    </w:p>
                  </w:txbxContent>
                </v:textbox>
              </v:oval>
            </w:pict>
          </mc:Fallback>
        </mc:AlternateContent>
      </w:r>
      <w:r w:rsidRPr="001769B3">
        <w:rPr>
          <w:rFonts w:ascii="Arial" w:hAnsi="Arial" w:cs="Arial"/>
          <w:noProof/>
          <w:lang w:val="en-GB"/>
        </w:rPr>
        <mc:AlternateContent>
          <mc:Choice Requires="wps">
            <w:drawing>
              <wp:anchor distT="0" distB="0" distL="114300" distR="114300" simplePos="0" relativeHeight="253426176" behindDoc="0" locked="0" layoutInCell="1" allowOverlap="1" wp14:anchorId="5FDF618C" wp14:editId="26626A88">
                <wp:simplePos x="0" y="0"/>
                <wp:positionH relativeFrom="column">
                  <wp:posOffset>3411603</wp:posOffset>
                </wp:positionH>
                <wp:positionV relativeFrom="paragraph">
                  <wp:posOffset>164645</wp:posOffset>
                </wp:positionV>
                <wp:extent cx="1604645" cy="594995"/>
                <wp:effectExtent l="0" t="0" r="14605" b="14605"/>
                <wp:wrapNone/>
                <wp:docPr id="401"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594995"/>
                        </a:xfrm>
                        <a:prstGeom prst="rect">
                          <a:avLst/>
                        </a:prstGeom>
                        <a:solidFill>
                          <a:schemeClr val="tx2">
                            <a:lumMod val="40000"/>
                            <a:lumOff val="60000"/>
                          </a:schemeClr>
                        </a:solidFill>
                        <a:ln w="19050">
                          <a:solidFill>
                            <a:srgbClr val="000000"/>
                          </a:solidFill>
                          <a:miter lim="800000"/>
                          <a:headEnd/>
                          <a:tailEnd/>
                        </a:ln>
                      </wps:spPr>
                      <wps:txbx>
                        <w:txbxContent>
                          <w:p w14:paraId="383BC3D3" w14:textId="77777777" w:rsidR="00393F33" w:rsidRPr="00713AB8" w:rsidRDefault="00393F33" w:rsidP="001769B3">
                            <w:pPr>
                              <w:rPr>
                                <w:rFonts w:ascii="Arial" w:hAnsi="Arial" w:cs="Arial"/>
                                <w:sz w:val="16"/>
                                <w:szCs w:val="16"/>
                              </w:rPr>
                            </w:pPr>
                            <w:r>
                              <w:rPr>
                                <w:rFonts w:ascii="Arial" w:hAnsi="Arial" w:cs="Arial"/>
                                <w:sz w:val="16"/>
                                <w:szCs w:val="16"/>
                                <w:u w:val="single"/>
                              </w:rPr>
                              <w:t>Offer Number</w:t>
                            </w:r>
                            <w:r>
                              <w:rPr>
                                <w:rFonts w:ascii="Arial" w:hAnsi="Arial" w:cs="Arial"/>
                                <w:sz w:val="16"/>
                                <w:szCs w:val="16"/>
                              </w:rPr>
                              <w:t xml:space="preserve">: Match the Contract ID on the customer invoice to the offer # on the contract.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DF618C" id="_x0000_s1166" type="#_x0000_t202" style="position:absolute;margin-left:268.65pt;margin-top:12.95pt;width:126.35pt;height:46.85pt;z-index:2534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" fillcolor="#8db3e2 [1311]" strokeweight="1.5pt">
                <v:textbox>
                  <w:txbxContent>
                    <w:p w14:paraId="383BC3D3" w14:textId="77777777" w:rsidR="00393F33" w:rsidRPr="00713AB8" w:rsidRDefault="00393F33" w:rsidP="001769B3">
                      <w:pPr>
                        <w:rPr>
                          <w:rFonts w:ascii="Arial" w:hAnsi="Arial" w:cs="Arial"/>
                          <w:sz w:val="16"/>
                          <w:szCs w:val="16"/>
                        </w:rPr>
                      </w:pPr>
                      <w:r>
                        <w:rPr>
                          <w:rFonts w:ascii="Arial" w:hAnsi="Arial" w:cs="Arial"/>
                          <w:sz w:val="16"/>
                          <w:szCs w:val="16"/>
                          <w:u w:val="single"/>
                        </w:rPr>
                        <w:t>Offer Number</w:t>
                      </w:r>
                      <w:r>
                        <w:rPr>
                          <w:rFonts w:ascii="Arial" w:hAnsi="Arial" w:cs="Arial"/>
                          <w:sz w:val="16"/>
                          <w:szCs w:val="16"/>
                        </w:rPr>
                        <w:t xml:space="preserve">: Match the Contract ID on the customer invoice to the offer # on the contract.  </w:t>
                      </w:r>
                    </w:p>
                  </w:txbxContent>
                </v:textbox>
              </v:shape>
            </w:pict>
          </mc:Fallback>
        </mc:AlternateContent>
      </w:r>
      <w:r w:rsidRPr="001769B3">
        <w:rPr>
          <w:rFonts w:ascii="Arial" w:hAnsi="Arial" w:cs="Arial"/>
          <w:noProof/>
          <w:lang w:val="en-GB"/>
        </w:rPr>
        <mc:AlternateContent>
          <mc:Choice Requires="wps">
            <w:drawing>
              <wp:anchor distT="0" distB="0" distL="114300" distR="114300" simplePos="0" relativeHeight="253425152" behindDoc="0" locked="0" layoutInCell="1" allowOverlap="1" wp14:anchorId="6EDEB759" wp14:editId="289D97DC">
                <wp:simplePos x="0" y="0"/>
                <wp:positionH relativeFrom="column">
                  <wp:posOffset>2717285</wp:posOffset>
                </wp:positionH>
                <wp:positionV relativeFrom="paragraph">
                  <wp:posOffset>236807</wp:posOffset>
                </wp:positionV>
                <wp:extent cx="677545" cy="45085"/>
                <wp:effectExtent l="0" t="38100" r="46355" b="88265"/>
                <wp:wrapNone/>
                <wp:docPr id="400"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545" cy="450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7DCA154" id="AutoShape 2478" o:spid="_x0000_s1026" type="#_x0000_t32" style="position:absolute;margin-left:213.95pt;margin-top:18.65pt;width:53.35pt;height:3.55pt;z-index:2534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" strokeweight="1.5pt">
                <v:stroke endarrow="block"/>
                <v:shadow color="#868686"/>
              </v:shape>
            </w:pict>
          </mc:Fallback>
        </mc:AlternateContent>
      </w:r>
      <w:r w:rsidRPr="001769B3">
        <w:rPr>
          <w:rFonts w:ascii="Arial" w:hAnsi="Arial" w:cs="Arial"/>
          <w:noProof/>
          <w:lang w:val="en-GB"/>
        </w:rPr>
        <mc:AlternateContent>
          <mc:Choice Requires="wps">
            <w:drawing>
              <wp:anchor distT="0" distB="0" distL="114300" distR="114300" simplePos="0" relativeHeight="253417984" behindDoc="0" locked="0" layoutInCell="1" allowOverlap="1" wp14:anchorId="5F983018" wp14:editId="40D78C18">
                <wp:simplePos x="0" y="0"/>
                <wp:positionH relativeFrom="column">
                  <wp:posOffset>276045</wp:posOffset>
                </wp:positionH>
                <wp:positionV relativeFrom="paragraph">
                  <wp:posOffset>2132606</wp:posOffset>
                </wp:positionV>
                <wp:extent cx="2863970" cy="803610"/>
                <wp:effectExtent l="0" t="0" r="12700" b="15875"/>
                <wp:wrapNone/>
                <wp:docPr id="391"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970" cy="8036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BD90929" id="AutoShape 2477" o:spid="_x0000_s1026" style="position:absolute;margin-left:21.75pt;margin-top:167.9pt;width:225.5pt;height:63.3pt;z-index:2534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" filled="f" strokecolor="red" strokeweight="1.5pt">
                <v:shadow color="#868686"/>
              </v:roundrect>
            </w:pict>
          </mc:Fallback>
        </mc:AlternateContent>
      </w:r>
      <w:r w:rsidRPr="001769B3">
        <w:rPr>
          <w:rFonts w:ascii="Arial" w:hAnsi="Arial" w:cs="Arial"/>
          <w:noProof/>
          <w:lang w:val="en-GB"/>
        </w:rPr>
        <mc:AlternateContent>
          <mc:Choice Requires="wps">
            <w:drawing>
              <wp:anchor distT="0" distB="0" distL="114300" distR="114300" simplePos="0" relativeHeight="253433344" behindDoc="0" locked="0" layoutInCell="1" allowOverlap="1" wp14:anchorId="49EE0961" wp14:editId="28263EE6">
                <wp:simplePos x="0" y="0"/>
                <wp:positionH relativeFrom="column">
                  <wp:posOffset>5564038</wp:posOffset>
                </wp:positionH>
                <wp:positionV relativeFrom="paragraph">
                  <wp:posOffset>1537382</wp:posOffset>
                </wp:positionV>
                <wp:extent cx="525624" cy="224287"/>
                <wp:effectExtent l="0" t="0" r="27305" b="23495"/>
                <wp:wrapNone/>
                <wp:docPr id="405"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624" cy="22428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345B48" id="AutoShape 2477" o:spid="_x0000_s1026" style="position:absolute;margin-left:438.1pt;margin-top:121.05pt;width:41.4pt;height:17.65pt;z-index:2534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" filled="f" strokecolor="red" strokeweight="1.5pt">
                <v:shadow color="#868686"/>
              </v:roundrect>
            </w:pict>
          </mc:Fallback>
        </mc:AlternateContent>
      </w:r>
      <w:r w:rsidRPr="001769B3">
        <w:rPr>
          <w:rFonts w:ascii="Arial" w:hAnsi="Arial" w:cs="Arial"/>
          <w:noProof/>
          <w:lang w:val="en-GB"/>
        </w:rPr>
        <mc:AlternateContent>
          <mc:Choice Requires="wps">
            <w:drawing>
              <wp:anchor distT="0" distB="0" distL="114300" distR="114300" simplePos="0" relativeHeight="253431296" behindDoc="0" locked="0" layoutInCell="1" allowOverlap="1" wp14:anchorId="5A5727E3" wp14:editId="5E47D0A6">
                <wp:simplePos x="0" y="0"/>
                <wp:positionH relativeFrom="column">
                  <wp:posOffset>6236898</wp:posOffset>
                </wp:positionH>
                <wp:positionV relativeFrom="paragraph">
                  <wp:posOffset>1382108</wp:posOffset>
                </wp:positionV>
                <wp:extent cx="525624" cy="189290"/>
                <wp:effectExtent l="0" t="0" r="27305" b="20320"/>
                <wp:wrapNone/>
                <wp:docPr id="404"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624" cy="1892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91BE25" id="AutoShape 2477" o:spid="_x0000_s1026" style="position:absolute;margin-left:491.1pt;margin-top:108.85pt;width:41.4pt;height:14.9pt;z-index:2534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" filled="f" strokecolor="red" strokeweight="1.5pt">
                <v:shadow color="#868686"/>
              </v:roundrect>
            </w:pict>
          </mc:Fallback>
        </mc:AlternateContent>
      </w:r>
      <w:r w:rsidRPr="001769B3">
        <w:rPr>
          <w:rFonts w:ascii="Arial" w:hAnsi="Arial" w:cs="Arial"/>
          <w:noProof/>
          <w:lang w:val="en-GB"/>
        </w:rPr>
        <mc:AlternateContent>
          <mc:Choice Requires="wps">
            <w:drawing>
              <wp:anchor distT="0" distB="0" distL="114300" distR="114300" simplePos="0" relativeHeight="253429248" behindDoc="0" locked="0" layoutInCell="1" allowOverlap="1" wp14:anchorId="6F1C6CDA" wp14:editId="041C5B02">
                <wp:simplePos x="0" y="0"/>
                <wp:positionH relativeFrom="column">
                  <wp:posOffset>1751162</wp:posOffset>
                </wp:positionH>
                <wp:positionV relativeFrom="paragraph">
                  <wp:posOffset>165784</wp:posOffset>
                </wp:positionV>
                <wp:extent cx="957532" cy="129396"/>
                <wp:effectExtent l="0" t="0" r="14605" b="23495"/>
                <wp:wrapNone/>
                <wp:docPr id="403"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7532" cy="12939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823CB9" id="AutoShape 2477" o:spid="_x0000_s1026" style="position:absolute;margin-left:137.9pt;margin-top:13.05pt;width:75.4pt;height:10.2pt;z-index:2534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" filled="f" strokecolor="red" strokeweight="1.5pt">
                <v:shadow color="#868686"/>
              </v:roundrect>
            </w:pict>
          </mc:Fallback>
        </mc:AlternateContent>
      </w:r>
      <w:r w:rsidRPr="001769B3">
        <w:rPr>
          <w:rFonts w:ascii="Arial" w:hAnsi="Arial" w:cs="Arial"/>
          <w:noProof/>
          <w:lang w:val="en-GB"/>
        </w:rPr>
        <mc:AlternateContent>
          <mc:Choice Requires="wps">
            <w:drawing>
              <wp:anchor distT="0" distB="0" distL="114300" distR="114300" simplePos="0" relativeHeight="253422080" behindDoc="0" locked="0" layoutInCell="1" allowOverlap="1" wp14:anchorId="7AD88791" wp14:editId="4EDC0204">
                <wp:simplePos x="0" y="0"/>
                <wp:positionH relativeFrom="column">
                  <wp:posOffset>6765290</wp:posOffset>
                </wp:positionH>
                <wp:positionV relativeFrom="paragraph">
                  <wp:posOffset>2934335</wp:posOffset>
                </wp:positionV>
                <wp:extent cx="351155" cy="359410"/>
                <wp:effectExtent l="17780" t="17145" r="12065" b="13970"/>
                <wp:wrapNone/>
                <wp:docPr id="395" name="Oval 2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E575D3D" w14:textId="422E7F97" w:rsidR="00393F33" w:rsidRPr="003A3676" w:rsidRDefault="00393F33" w:rsidP="001769B3">
                            <w:pPr>
                              <w:rPr>
                                <w:rFonts w:ascii="Arial" w:hAnsi="Arial" w:cs="Arial"/>
                              </w:rPr>
                            </w:pPr>
                            <w:r>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AD88791" id="_x0000_s1167" style="position:absolute;margin-left:532.7pt;margin-top:231.05pt;width:27.65pt;height:28.3pt;z-index:2534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nNcEg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" fillcolor="yellow" strokecolor="yellow" strokeweight="1.5pt">
                <v:shadow color="#868686"/>
                <v:textbox>
                  <w:txbxContent>
                    <w:p w14:paraId="5E575D3D" w14:textId="422E7F97" w:rsidR="00393F33" w:rsidRPr="003A3676" w:rsidRDefault="00393F33" w:rsidP="001769B3">
                      <w:pPr>
                        <w:rPr>
                          <w:rFonts w:ascii="Arial" w:hAnsi="Arial" w:cs="Arial"/>
                        </w:rPr>
                      </w:pPr>
                      <w:r>
                        <w:rPr>
                          <w:rFonts w:ascii="Arial" w:hAnsi="Arial" w:cs="Arial"/>
                        </w:rPr>
                        <w:t>3</w:t>
                      </w:r>
                    </w:p>
                  </w:txbxContent>
                </v:textbox>
              </v:oval>
            </w:pict>
          </mc:Fallback>
        </mc:AlternateContent>
      </w:r>
      <w:r w:rsidRPr="001769B3">
        <w:rPr>
          <w:rFonts w:ascii="Arial" w:hAnsi="Arial" w:cs="Arial"/>
          <w:noProof/>
          <w:lang w:val="en-GB"/>
        </w:rPr>
        <mc:AlternateContent>
          <mc:Choice Requires="wps">
            <w:drawing>
              <wp:anchor distT="0" distB="0" distL="114300" distR="114300" simplePos="0" relativeHeight="253421056" behindDoc="0" locked="0" layoutInCell="1" allowOverlap="1" wp14:anchorId="7F3D1157" wp14:editId="69462652">
                <wp:simplePos x="0" y="0"/>
                <wp:positionH relativeFrom="column">
                  <wp:posOffset>5844540</wp:posOffset>
                </wp:positionH>
                <wp:positionV relativeFrom="paragraph">
                  <wp:posOffset>3150870</wp:posOffset>
                </wp:positionV>
                <wp:extent cx="1129665" cy="612140"/>
                <wp:effectExtent l="0" t="0" r="13335" b="16510"/>
                <wp:wrapNone/>
                <wp:docPr id="394" name="Text Box 2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665" cy="61214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2295F80" w14:textId="3525EBC9" w:rsidR="00393F33" w:rsidRPr="002504E9" w:rsidRDefault="00393F33" w:rsidP="001769B3">
                            <w:pPr>
                              <w:rPr>
                                <w:rFonts w:ascii="Arial" w:hAnsi="Arial" w:cs="Arial"/>
                                <w:sz w:val="16"/>
                                <w:szCs w:val="16"/>
                              </w:rPr>
                            </w:pPr>
                            <w:r>
                              <w:rPr>
                                <w:rFonts w:ascii="Arial" w:hAnsi="Arial" w:cs="Arial"/>
                                <w:sz w:val="16"/>
                                <w:szCs w:val="16"/>
                                <w:u w:val="single"/>
                              </w:rPr>
                              <w:t>Deal Allowance:</w:t>
                            </w:r>
                            <w:r w:rsidRPr="00AD0B74">
                              <w:rPr>
                                <w:rFonts w:ascii="Arial" w:hAnsi="Arial" w:cs="Arial"/>
                                <w:sz w:val="16"/>
                                <w:szCs w:val="16"/>
                              </w:rPr>
                              <w:t xml:space="preserve">  </w:t>
                            </w:r>
                            <w:r>
                              <w:rPr>
                                <w:rFonts w:ascii="Arial" w:hAnsi="Arial" w:cs="Arial"/>
                                <w:sz w:val="16"/>
                                <w:szCs w:val="16"/>
                              </w:rPr>
                              <w:t>The amount the customer was offered for display.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3D1157" id="_x0000_s1168" type="#_x0000_t202" style="position:absolute;margin-left:460.2pt;margin-top:248.1pt;width:88.95pt;height:48.2pt;z-index:2534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" strokeweight="1.5pt">
                <v:shadow color="#868686"/>
                <v:textbox>
                  <w:txbxContent>
                    <w:p w14:paraId="12295F80" w14:textId="3525EBC9" w:rsidR="00393F33" w:rsidRPr="002504E9" w:rsidRDefault="00393F33" w:rsidP="001769B3">
                      <w:pPr>
                        <w:rPr>
                          <w:rFonts w:ascii="Arial" w:hAnsi="Arial" w:cs="Arial"/>
                          <w:sz w:val="16"/>
                          <w:szCs w:val="16"/>
                        </w:rPr>
                      </w:pPr>
                      <w:r>
                        <w:rPr>
                          <w:rFonts w:ascii="Arial" w:hAnsi="Arial" w:cs="Arial"/>
                          <w:sz w:val="16"/>
                          <w:szCs w:val="16"/>
                          <w:u w:val="single"/>
                        </w:rPr>
                        <w:t>Deal Allowance:</w:t>
                      </w:r>
                      <w:r w:rsidRPr="00AD0B74">
                        <w:rPr>
                          <w:rFonts w:ascii="Arial" w:hAnsi="Arial" w:cs="Arial"/>
                          <w:sz w:val="16"/>
                          <w:szCs w:val="16"/>
                        </w:rPr>
                        <w:t xml:space="preserve">  </w:t>
                      </w:r>
                      <w:r>
                        <w:rPr>
                          <w:rFonts w:ascii="Arial" w:hAnsi="Arial" w:cs="Arial"/>
                          <w:sz w:val="16"/>
                          <w:szCs w:val="16"/>
                        </w:rPr>
                        <w:t>The amount the customer was offered for display.</w:t>
                      </w:r>
                    </w:p>
                  </w:txbxContent>
                </v:textbox>
              </v:shape>
            </w:pict>
          </mc:Fallback>
        </mc:AlternateContent>
      </w:r>
      <w:r>
        <w:rPr>
          <w:noProof/>
        </w:rPr>
        <w:drawing>
          <wp:inline distT="0" distB="0" distL="0" distR="0" wp14:anchorId="6F192226" wp14:editId="433913F2">
            <wp:extent cx="6858000" cy="2934335"/>
            <wp:effectExtent l="0" t="0" r="0" b="0"/>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858000" cy="2934335"/>
                    </a:xfrm>
                    <a:prstGeom prst="rect">
                      <a:avLst/>
                    </a:prstGeom>
                  </pic:spPr>
                </pic:pic>
              </a:graphicData>
            </a:graphic>
          </wp:inline>
        </w:drawing>
      </w:r>
    </w:p>
    <w:p w14:paraId="5A309029" w14:textId="013703FE" w:rsidR="00A916E2" w:rsidRDefault="00A916E2" w:rsidP="00A41DDB">
      <w:pPr>
        <w:rPr>
          <w:rFonts w:ascii="Arial" w:hAnsi="Arial" w:cs="Arial"/>
          <w:b/>
          <w:lang w:val="en-GB"/>
        </w:rPr>
      </w:pPr>
    </w:p>
    <w:p w14:paraId="14174DEA" w14:textId="51312AC4" w:rsidR="00A916E2" w:rsidRDefault="00A916E2" w:rsidP="00A41DDB">
      <w:pPr>
        <w:rPr>
          <w:rFonts w:ascii="Arial" w:hAnsi="Arial" w:cs="Arial"/>
          <w:b/>
          <w:lang w:val="en-GB"/>
        </w:rPr>
      </w:pPr>
    </w:p>
    <w:p w14:paraId="2FF4E85C" w14:textId="4684FC7B" w:rsidR="001769B3" w:rsidRDefault="001769B3" w:rsidP="00C91A13">
      <w:pPr>
        <w:ind w:left="720" w:hanging="720"/>
        <w:jc w:val="both"/>
        <w:rPr>
          <w:rFonts w:ascii="Arial" w:hAnsi="Arial" w:cs="Arial"/>
          <w:lang w:val="en-GB"/>
        </w:rPr>
      </w:pPr>
      <w:r w:rsidRPr="001769B3">
        <w:rPr>
          <w:rFonts w:ascii="Arial" w:hAnsi="Arial" w:cs="Arial"/>
          <w:noProof/>
          <w:lang w:val="en-GB"/>
        </w:rPr>
        <mc:AlternateContent>
          <mc:Choice Requires="wps">
            <w:drawing>
              <wp:anchor distT="0" distB="0" distL="114300" distR="114300" simplePos="0" relativeHeight="253420032" behindDoc="0" locked="0" layoutInCell="1" allowOverlap="1" wp14:anchorId="34FC50CD" wp14:editId="47605934">
                <wp:simplePos x="0" y="0"/>
                <wp:positionH relativeFrom="column">
                  <wp:posOffset>16798</wp:posOffset>
                </wp:positionH>
                <wp:positionV relativeFrom="paragraph">
                  <wp:posOffset>21674</wp:posOffset>
                </wp:positionV>
                <wp:extent cx="351155" cy="359410"/>
                <wp:effectExtent l="17780" t="17145" r="12065" b="13970"/>
                <wp:wrapNone/>
                <wp:docPr id="393" name="Oval 2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1A1660A" w14:textId="77777777" w:rsidR="00393F33" w:rsidRPr="003A3676" w:rsidRDefault="00393F33" w:rsidP="001769B3">
                            <w:pPr>
                              <w:rPr>
                                <w:rFonts w:ascii="Arial" w:hAnsi="Arial" w:cs="Arial"/>
                              </w:rPr>
                            </w:pPr>
                            <w:r>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FC50CD" id="_x0000_s1169" style="position:absolute;left:0;text-align:left;margin-left:1.3pt;margin-top:1.7pt;width:27.65pt;height:28.3pt;z-index:2534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" fillcolor="yellow" strokecolor="yellow" strokeweight="1.5pt">
                <v:shadow color="#868686"/>
                <v:textbox>
                  <w:txbxContent>
                    <w:p w14:paraId="01A1660A" w14:textId="77777777" w:rsidR="00393F33" w:rsidRPr="003A3676" w:rsidRDefault="00393F33" w:rsidP="001769B3">
                      <w:pPr>
                        <w:rPr>
                          <w:rFonts w:ascii="Arial" w:hAnsi="Arial" w:cs="Arial"/>
                        </w:rPr>
                      </w:pPr>
                      <w:r>
                        <w:rPr>
                          <w:rFonts w:ascii="Arial" w:hAnsi="Arial" w:cs="Arial"/>
                        </w:rPr>
                        <w:t>1</w:t>
                      </w:r>
                    </w:p>
                  </w:txbxContent>
                </v:textbox>
              </v:oval>
            </w:pict>
          </mc:Fallback>
        </mc:AlternateContent>
      </w:r>
    </w:p>
    <w:p w14:paraId="7537EA24" w14:textId="79517F13" w:rsidR="001769B3" w:rsidRDefault="001769B3" w:rsidP="00C91A13">
      <w:pPr>
        <w:ind w:left="720" w:hanging="720"/>
        <w:jc w:val="both"/>
        <w:rPr>
          <w:rFonts w:ascii="Arial" w:hAnsi="Arial" w:cs="Arial"/>
          <w:lang w:val="en-GB"/>
        </w:rPr>
      </w:pPr>
      <w:r w:rsidRPr="001769B3">
        <w:rPr>
          <w:rFonts w:ascii="Arial" w:hAnsi="Arial" w:cs="Arial"/>
          <w:noProof/>
          <w:lang w:val="en-GB"/>
        </w:rPr>
        <mc:AlternateContent>
          <mc:Choice Requires="wps">
            <w:drawing>
              <wp:anchor distT="0" distB="0" distL="114300" distR="114300" simplePos="0" relativeHeight="253419008" behindDoc="0" locked="0" layoutInCell="1" allowOverlap="1" wp14:anchorId="1DA73A96" wp14:editId="05F8E855">
                <wp:simplePos x="0" y="0"/>
                <wp:positionH relativeFrom="column">
                  <wp:posOffset>367318</wp:posOffset>
                </wp:positionH>
                <wp:positionV relativeFrom="paragraph">
                  <wp:posOffset>7704</wp:posOffset>
                </wp:positionV>
                <wp:extent cx="2088515" cy="465455"/>
                <wp:effectExtent l="0" t="0" r="26035" b="10795"/>
                <wp:wrapNone/>
                <wp:docPr id="392" name="Text Box 2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8515" cy="46545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94B2082" w14:textId="19BBC917" w:rsidR="00393F33" w:rsidRPr="002504E9" w:rsidRDefault="00393F33" w:rsidP="001769B3">
                            <w:pPr>
                              <w:rPr>
                                <w:rFonts w:ascii="Arial" w:hAnsi="Arial" w:cs="Arial"/>
                                <w:sz w:val="16"/>
                                <w:szCs w:val="16"/>
                              </w:rPr>
                            </w:pPr>
                            <w:r>
                              <w:rPr>
                                <w:rFonts w:ascii="Arial" w:hAnsi="Arial" w:cs="Arial"/>
                                <w:sz w:val="16"/>
                                <w:szCs w:val="16"/>
                                <w:u w:val="single"/>
                              </w:rPr>
                              <w:t>UPC/Item Description:</w:t>
                            </w:r>
                            <w:r w:rsidRPr="00AD0B74">
                              <w:rPr>
                                <w:rFonts w:ascii="Arial" w:hAnsi="Arial" w:cs="Arial"/>
                                <w:sz w:val="16"/>
                                <w:szCs w:val="16"/>
                              </w:rPr>
                              <w:t xml:space="preserve">  </w:t>
                            </w:r>
                            <w:r>
                              <w:rPr>
                                <w:rFonts w:ascii="Arial" w:hAnsi="Arial" w:cs="Arial"/>
                                <w:sz w:val="16"/>
                                <w:szCs w:val="16"/>
                              </w:rPr>
                              <w:t>The products the customer was offered an display allowance 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A73A96" id="_x0000_s1170" type="#_x0000_t202" style="position:absolute;left:0;text-align:left;margin-left:28.9pt;margin-top:.6pt;width:164.45pt;height:36.65pt;z-index:2534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" strokeweight="1.5pt">
                <v:shadow color="#868686"/>
                <v:textbox>
                  <w:txbxContent>
                    <w:p w14:paraId="294B2082" w14:textId="19BBC917" w:rsidR="00393F33" w:rsidRPr="002504E9" w:rsidRDefault="00393F33" w:rsidP="001769B3">
                      <w:pPr>
                        <w:rPr>
                          <w:rFonts w:ascii="Arial" w:hAnsi="Arial" w:cs="Arial"/>
                          <w:sz w:val="16"/>
                          <w:szCs w:val="16"/>
                        </w:rPr>
                      </w:pPr>
                      <w:r>
                        <w:rPr>
                          <w:rFonts w:ascii="Arial" w:hAnsi="Arial" w:cs="Arial"/>
                          <w:sz w:val="16"/>
                          <w:szCs w:val="16"/>
                          <w:u w:val="single"/>
                        </w:rPr>
                        <w:t>UPC/Item Description:</w:t>
                      </w:r>
                      <w:r w:rsidRPr="00AD0B74">
                        <w:rPr>
                          <w:rFonts w:ascii="Arial" w:hAnsi="Arial" w:cs="Arial"/>
                          <w:sz w:val="16"/>
                          <w:szCs w:val="16"/>
                        </w:rPr>
                        <w:t xml:space="preserve">  </w:t>
                      </w:r>
                      <w:r>
                        <w:rPr>
                          <w:rFonts w:ascii="Arial" w:hAnsi="Arial" w:cs="Arial"/>
                          <w:sz w:val="16"/>
                          <w:szCs w:val="16"/>
                        </w:rPr>
                        <w:t>The products the customer was offered an display allowance on.</w:t>
                      </w:r>
                    </w:p>
                  </w:txbxContent>
                </v:textbox>
              </v:shape>
            </w:pict>
          </mc:Fallback>
        </mc:AlternateContent>
      </w:r>
    </w:p>
    <w:p w14:paraId="0FE08430" w14:textId="13ACCCFD" w:rsidR="001769B3" w:rsidRDefault="001769B3" w:rsidP="00C91A13">
      <w:pPr>
        <w:ind w:left="720" w:hanging="720"/>
        <w:jc w:val="both"/>
        <w:rPr>
          <w:rFonts w:ascii="Arial" w:hAnsi="Arial" w:cs="Arial"/>
          <w:lang w:val="en-GB"/>
        </w:rPr>
      </w:pPr>
    </w:p>
    <w:p w14:paraId="1C2541DA" w14:textId="759C57AC" w:rsidR="001769B3" w:rsidRDefault="001769B3" w:rsidP="00C91A13">
      <w:pPr>
        <w:ind w:left="720" w:hanging="720"/>
        <w:jc w:val="both"/>
        <w:rPr>
          <w:rFonts w:ascii="Arial" w:hAnsi="Arial" w:cs="Arial"/>
          <w:lang w:val="en-GB"/>
        </w:rPr>
      </w:pPr>
    </w:p>
    <w:p w14:paraId="51E96F1A" w14:textId="77777777" w:rsidR="001769B3" w:rsidRDefault="001769B3" w:rsidP="00C91A13">
      <w:pPr>
        <w:ind w:left="720" w:hanging="720"/>
        <w:jc w:val="both"/>
        <w:rPr>
          <w:rFonts w:ascii="Arial" w:hAnsi="Arial" w:cs="Arial"/>
          <w:lang w:val="en-GB"/>
        </w:rPr>
      </w:pPr>
    </w:p>
    <w:p w14:paraId="64CDCBAC" w14:textId="77777777" w:rsidR="001769B3" w:rsidRDefault="001769B3" w:rsidP="00C91A13">
      <w:pPr>
        <w:ind w:left="720" w:hanging="720"/>
        <w:jc w:val="both"/>
        <w:rPr>
          <w:rFonts w:ascii="Arial" w:hAnsi="Arial" w:cs="Arial"/>
          <w:lang w:val="en-GB"/>
        </w:rPr>
      </w:pPr>
    </w:p>
    <w:p w14:paraId="408ADFD6" w14:textId="77777777" w:rsidR="001769B3" w:rsidRDefault="001769B3" w:rsidP="00C91A13">
      <w:pPr>
        <w:ind w:left="720" w:hanging="720"/>
        <w:jc w:val="both"/>
        <w:rPr>
          <w:rFonts w:ascii="Arial" w:hAnsi="Arial" w:cs="Arial"/>
          <w:lang w:val="en-GB"/>
        </w:rPr>
      </w:pPr>
    </w:p>
    <w:p w14:paraId="3B898A37" w14:textId="77777777" w:rsidR="001769B3" w:rsidRDefault="001769B3" w:rsidP="00C91A13">
      <w:pPr>
        <w:ind w:left="720" w:hanging="720"/>
        <w:jc w:val="both"/>
        <w:rPr>
          <w:rFonts w:ascii="Arial" w:hAnsi="Arial" w:cs="Arial"/>
          <w:lang w:val="en-GB"/>
        </w:rPr>
      </w:pPr>
    </w:p>
    <w:p w14:paraId="4F8CE816" w14:textId="77777777" w:rsidR="001769B3" w:rsidRDefault="001769B3" w:rsidP="00C91A13">
      <w:pPr>
        <w:ind w:left="720" w:hanging="720"/>
        <w:jc w:val="both"/>
        <w:rPr>
          <w:rFonts w:ascii="Arial" w:hAnsi="Arial" w:cs="Arial"/>
          <w:lang w:val="en-GB"/>
        </w:rPr>
      </w:pPr>
    </w:p>
    <w:p w14:paraId="6B4CCC38" w14:textId="77777777" w:rsidR="001769B3" w:rsidRDefault="001769B3" w:rsidP="00C91A13">
      <w:pPr>
        <w:ind w:left="720" w:hanging="720"/>
        <w:jc w:val="both"/>
        <w:rPr>
          <w:rFonts w:ascii="Arial" w:hAnsi="Arial" w:cs="Arial"/>
          <w:lang w:val="en-GB"/>
        </w:rPr>
      </w:pPr>
    </w:p>
    <w:p w14:paraId="43AA57FD" w14:textId="77777777" w:rsidR="001769B3" w:rsidRDefault="001769B3" w:rsidP="00C91A13">
      <w:pPr>
        <w:ind w:left="720" w:hanging="720"/>
        <w:jc w:val="both"/>
        <w:rPr>
          <w:rFonts w:ascii="Arial" w:hAnsi="Arial" w:cs="Arial"/>
          <w:lang w:val="en-GB"/>
        </w:rPr>
      </w:pPr>
    </w:p>
    <w:p w14:paraId="4F5DD640" w14:textId="77777777" w:rsidR="001769B3" w:rsidRDefault="001769B3" w:rsidP="00C91A13">
      <w:pPr>
        <w:ind w:left="720" w:hanging="720"/>
        <w:jc w:val="both"/>
        <w:rPr>
          <w:rFonts w:ascii="Arial" w:hAnsi="Arial" w:cs="Arial"/>
          <w:lang w:val="en-GB"/>
        </w:rPr>
      </w:pPr>
    </w:p>
    <w:p w14:paraId="0C34AE2A" w14:textId="77777777" w:rsidR="001769B3" w:rsidRDefault="001769B3" w:rsidP="00C91A13">
      <w:pPr>
        <w:ind w:left="720" w:hanging="720"/>
        <w:jc w:val="both"/>
        <w:rPr>
          <w:rFonts w:ascii="Arial" w:hAnsi="Arial" w:cs="Arial"/>
          <w:lang w:val="en-GB"/>
        </w:rPr>
      </w:pPr>
    </w:p>
    <w:p w14:paraId="0ED51F20" w14:textId="77777777" w:rsidR="001769B3" w:rsidRDefault="001769B3" w:rsidP="00C91A13">
      <w:pPr>
        <w:ind w:left="720" w:hanging="720"/>
        <w:jc w:val="both"/>
        <w:rPr>
          <w:rFonts w:ascii="Arial" w:hAnsi="Arial" w:cs="Arial"/>
          <w:lang w:val="en-GB"/>
        </w:rPr>
      </w:pPr>
    </w:p>
    <w:p w14:paraId="2B1607BC" w14:textId="77777777" w:rsidR="001769B3" w:rsidRDefault="001769B3" w:rsidP="00C91A13">
      <w:pPr>
        <w:ind w:left="720" w:hanging="720"/>
        <w:jc w:val="both"/>
        <w:rPr>
          <w:rFonts w:ascii="Arial" w:hAnsi="Arial" w:cs="Arial"/>
          <w:lang w:val="en-GB"/>
        </w:rPr>
      </w:pPr>
    </w:p>
    <w:p w14:paraId="5E1A96FE" w14:textId="77777777" w:rsidR="001769B3" w:rsidRDefault="001769B3" w:rsidP="00C91A13">
      <w:pPr>
        <w:ind w:left="720" w:hanging="720"/>
        <w:jc w:val="both"/>
        <w:rPr>
          <w:rFonts w:ascii="Arial" w:hAnsi="Arial" w:cs="Arial"/>
          <w:lang w:val="en-GB"/>
        </w:rPr>
      </w:pPr>
    </w:p>
    <w:p w14:paraId="7A656122" w14:textId="77777777" w:rsidR="001769B3" w:rsidRDefault="001769B3" w:rsidP="00C91A13">
      <w:pPr>
        <w:ind w:left="720" w:hanging="720"/>
        <w:jc w:val="both"/>
        <w:rPr>
          <w:rFonts w:ascii="Arial" w:hAnsi="Arial" w:cs="Arial"/>
          <w:lang w:val="en-GB"/>
        </w:rPr>
      </w:pPr>
    </w:p>
    <w:p w14:paraId="5D14B564" w14:textId="3D1F7201" w:rsidR="00C91A13" w:rsidRPr="000A0F35" w:rsidRDefault="00C91A13" w:rsidP="00C91A13">
      <w:pPr>
        <w:ind w:left="720" w:hanging="720"/>
        <w:jc w:val="both"/>
        <w:rPr>
          <w:rFonts w:ascii="Arial" w:hAnsi="Arial" w:cs="Arial"/>
          <w:color w:val="000000"/>
          <w:lang w:val="en-US"/>
        </w:rPr>
      </w:pPr>
      <w:r>
        <w:rPr>
          <w:rFonts w:ascii="Arial" w:hAnsi="Arial" w:cs="Arial"/>
          <w:lang w:val="en-GB"/>
        </w:rPr>
        <w:t>R</w:t>
      </w:r>
      <w:r w:rsidRPr="000A0F35">
        <w:rPr>
          <w:rFonts w:ascii="Arial" w:hAnsi="Arial" w:cs="Arial"/>
          <w:lang w:val="en-GB"/>
        </w:rPr>
        <w:t>efer to the SOPs/Generic Help File for POP requirements.</w:t>
      </w:r>
    </w:p>
    <w:p w14:paraId="768034F5" w14:textId="77777777" w:rsidR="002402CC" w:rsidRDefault="002402CC" w:rsidP="00A41DDB">
      <w:pPr>
        <w:rPr>
          <w:rFonts w:ascii="Arial" w:hAnsi="Arial" w:cs="Arial"/>
          <w:b/>
          <w:lang w:val="en-GB"/>
        </w:rPr>
      </w:pPr>
    </w:p>
    <w:p w14:paraId="2F7C936A" w14:textId="77777777" w:rsidR="002402CC" w:rsidRDefault="002402CC" w:rsidP="00A41DDB">
      <w:pPr>
        <w:rPr>
          <w:rFonts w:ascii="Arial" w:hAnsi="Arial" w:cs="Arial"/>
          <w:b/>
          <w:lang w:val="en-GB"/>
        </w:rPr>
      </w:pPr>
    </w:p>
    <w:p w14:paraId="59301F73" w14:textId="77777777" w:rsidR="00A916E2" w:rsidRDefault="00A916E2" w:rsidP="00A41DDB">
      <w:pPr>
        <w:rPr>
          <w:rFonts w:ascii="Arial" w:hAnsi="Arial" w:cs="Arial"/>
          <w:b/>
          <w:lang w:val="en-GB"/>
        </w:rPr>
      </w:pPr>
    </w:p>
    <w:p w14:paraId="263365BB" w14:textId="77777777" w:rsidR="002402CC" w:rsidRDefault="002402CC" w:rsidP="00A41DDB">
      <w:pPr>
        <w:rPr>
          <w:rFonts w:ascii="Arial" w:hAnsi="Arial" w:cs="Arial"/>
          <w:b/>
          <w:lang w:val="en-GB"/>
        </w:rPr>
      </w:pPr>
    </w:p>
    <w:p w14:paraId="1CD28071" w14:textId="77777777" w:rsidR="002402CC" w:rsidRDefault="002402CC" w:rsidP="00A41DDB">
      <w:pPr>
        <w:rPr>
          <w:rFonts w:ascii="Arial" w:hAnsi="Arial" w:cs="Arial"/>
          <w:b/>
          <w:lang w:val="en-GB"/>
        </w:rPr>
      </w:pPr>
    </w:p>
    <w:p w14:paraId="529629CB" w14:textId="77777777" w:rsidR="00EC42B8" w:rsidRDefault="00EC42B8" w:rsidP="00A41DDB">
      <w:pPr>
        <w:rPr>
          <w:rFonts w:ascii="Arial" w:hAnsi="Arial" w:cs="Arial"/>
          <w:b/>
          <w:lang w:val="en-GB"/>
        </w:rPr>
      </w:pPr>
    </w:p>
    <w:p w14:paraId="65CE3A2B" w14:textId="77777777" w:rsidR="00EC42B8" w:rsidRDefault="00EC42B8" w:rsidP="00A41DDB">
      <w:pPr>
        <w:rPr>
          <w:rFonts w:ascii="Arial" w:hAnsi="Arial" w:cs="Arial"/>
          <w:b/>
          <w:lang w:val="en-GB"/>
        </w:rPr>
      </w:pPr>
    </w:p>
    <w:p w14:paraId="339A7344" w14:textId="77777777" w:rsidR="002402CC" w:rsidRDefault="002402CC" w:rsidP="00A41DDB">
      <w:pPr>
        <w:rPr>
          <w:rFonts w:ascii="Arial" w:hAnsi="Arial" w:cs="Arial"/>
          <w:b/>
          <w:lang w:val="en-GB"/>
        </w:rPr>
      </w:pPr>
    </w:p>
    <w:p w14:paraId="4744C3E8" w14:textId="77777777" w:rsidR="002402CC" w:rsidRDefault="002402CC" w:rsidP="00A41DDB">
      <w:pPr>
        <w:rPr>
          <w:rFonts w:ascii="Arial" w:hAnsi="Arial" w:cs="Arial"/>
          <w:b/>
          <w:lang w:val="en-GB"/>
        </w:rPr>
      </w:pPr>
    </w:p>
    <w:p w14:paraId="341C6AB5" w14:textId="70AEDE15" w:rsidR="0028392F" w:rsidRDefault="0028392F">
      <w:pPr>
        <w:overflowPunct/>
        <w:autoSpaceDE/>
        <w:autoSpaceDN/>
        <w:adjustRightInd/>
        <w:textAlignment w:val="auto"/>
        <w:rPr>
          <w:rFonts w:ascii="Arial" w:hAnsi="Arial" w:cs="Arial"/>
          <w:b/>
          <w:lang w:val="en-GB"/>
        </w:rPr>
      </w:pPr>
      <w:r>
        <w:rPr>
          <w:rFonts w:ascii="Arial" w:hAnsi="Arial" w:cs="Arial"/>
          <w:b/>
          <w:lang w:val="en-GB"/>
        </w:rPr>
        <w:br w:type="page"/>
      </w:r>
    </w:p>
    <w:p w14:paraId="7F8AB0EE" w14:textId="77777777" w:rsidR="002402CC" w:rsidRDefault="002402CC" w:rsidP="00A41DDB">
      <w:pPr>
        <w:rPr>
          <w:rFonts w:ascii="Arial" w:hAnsi="Arial" w:cs="Arial"/>
          <w:b/>
          <w:lang w:val="en-GB"/>
        </w:rPr>
      </w:pPr>
    </w:p>
    <w:p w14:paraId="413669E9" w14:textId="77777777" w:rsidR="002402CC" w:rsidRDefault="002402CC" w:rsidP="00A41DDB">
      <w:pPr>
        <w:rPr>
          <w:rFonts w:ascii="Arial" w:hAnsi="Arial" w:cs="Arial"/>
          <w:b/>
          <w:lang w:val="en-GB"/>
        </w:rPr>
      </w:pPr>
    </w:p>
    <w:p w14:paraId="5F89E669" w14:textId="77777777" w:rsidR="002402CC" w:rsidRPr="008B31A9" w:rsidRDefault="002402CC" w:rsidP="002402CC">
      <w:pPr>
        <w:rPr>
          <w:rFonts w:ascii="Arial" w:hAnsi="Arial" w:cs="Arial"/>
          <w:b/>
          <w:u w:val="single"/>
          <w:lang w:val="en-GB"/>
        </w:rPr>
      </w:pPr>
      <w:r>
        <w:rPr>
          <w:rFonts w:ascii="Arial" w:hAnsi="Arial" w:cs="Arial"/>
          <w:b/>
          <w:lang w:val="en-GB"/>
        </w:rPr>
        <w:t>10</w:t>
      </w:r>
      <w:r w:rsidRPr="008B31A9">
        <w:rPr>
          <w:rFonts w:ascii="Arial" w:hAnsi="Arial" w:cs="Arial"/>
          <w:b/>
          <w:lang w:val="en-GB"/>
        </w:rPr>
        <w:t>.</w:t>
      </w:r>
      <w:r w:rsidRPr="008B31A9">
        <w:rPr>
          <w:rFonts w:ascii="Arial" w:hAnsi="Arial" w:cs="Arial"/>
          <w:b/>
          <w:lang w:val="en-GB"/>
        </w:rPr>
        <w:tab/>
      </w:r>
      <w:bookmarkStart w:id="40" w:name="foodshow"/>
      <w:r w:rsidRPr="00BB0E0A">
        <w:rPr>
          <w:rFonts w:ascii="Arial" w:hAnsi="Arial" w:cs="Arial"/>
          <w:b/>
          <w:sz w:val="22"/>
          <w:szCs w:val="22"/>
          <w:u w:val="single"/>
          <w:lang w:val="en-GB"/>
        </w:rPr>
        <w:t xml:space="preserve">Deduction Type:  </w:t>
      </w:r>
      <w:r>
        <w:rPr>
          <w:rFonts w:ascii="Arial" w:hAnsi="Arial" w:cs="Arial"/>
          <w:b/>
          <w:sz w:val="22"/>
          <w:szCs w:val="22"/>
          <w:u w:val="single"/>
          <w:lang w:val="en-GB"/>
        </w:rPr>
        <w:t>Food Shows</w:t>
      </w:r>
      <w:bookmarkEnd w:id="40"/>
    </w:p>
    <w:p w14:paraId="48593105" w14:textId="77777777" w:rsidR="002402CC" w:rsidRDefault="002402CC" w:rsidP="002402CC">
      <w:pPr>
        <w:rPr>
          <w:noProof/>
          <w:lang w:val="en-US"/>
        </w:rPr>
      </w:pPr>
    </w:p>
    <w:p w14:paraId="20BA75B8" w14:textId="77777777" w:rsidR="00A528BC" w:rsidRDefault="002402CC" w:rsidP="00A528BC">
      <w:pPr>
        <w:ind w:left="720"/>
        <w:rPr>
          <w:rFonts w:ascii="Arial" w:hAnsi="Arial" w:cs="Arial"/>
        </w:rPr>
      </w:pPr>
      <w:r>
        <w:rPr>
          <w:rFonts w:ascii="Arial" w:hAnsi="Arial" w:cs="Arial"/>
        </w:rPr>
        <w:t>An event sponsored by a wholesaler exhibiting various clients’ products to indirect customers.</w:t>
      </w:r>
      <w:r w:rsidR="00A528BC" w:rsidDel="00A528BC">
        <w:rPr>
          <w:rFonts w:ascii="Arial" w:hAnsi="Arial" w:cs="Arial"/>
        </w:rPr>
        <w:t xml:space="preserve"> </w:t>
      </w:r>
    </w:p>
    <w:p w14:paraId="2C42D2B6" w14:textId="77777777" w:rsidR="00A528BC" w:rsidRDefault="00A528BC" w:rsidP="00A528BC">
      <w:pPr>
        <w:ind w:left="720"/>
        <w:rPr>
          <w:rFonts w:ascii="Arial" w:hAnsi="Arial" w:cs="Arial"/>
        </w:rPr>
      </w:pPr>
    </w:p>
    <w:p w14:paraId="1A9A52CE" w14:textId="77777777" w:rsidR="00A528BC" w:rsidRDefault="00A528BC" w:rsidP="00A528BC">
      <w:pPr>
        <w:ind w:left="720"/>
        <w:rPr>
          <w:rFonts w:ascii="Arial" w:hAnsi="Arial" w:cs="Arial"/>
        </w:rPr>
      </w:pPr>
      <w:r>
        <w:object w:dxaOrig="14627" w:dyaOrig="7535" w14:anchorId="738F04DD">
          <v:shape id="_x0000_i1038" type="#_x0000_t75" style="width:489pt;height:230.25pt" o:ole="">
            <v:imagedata r:id="rId79" o:title=""/>
          </v:shape>
          <o:OLEObject Type="Embed" ProgID="Visio.Drawing.11" ShapeID="_x0000_i1038" DrawAspect="Content" ObjectID="_1843107218" r:id="rId80"/>
        </w:object>
      </w:r>
    </w:p>
    <w:p w14:paraId="2D6775A4" w14:textId="77777777" w:rsidR="002402CC" w:rsidRDefault="002402CC" w:rsidP="00A528BC">
      <w:pPr>
        <w:ind w:left="720"/>
      </w:pPr>
    </w:p>
    <w:p w14:paraId="7518CF05" w14:textId="77777777" w:rsidR="002402CC" w:rsidRDefault="002402CC" w:rsidP="002402CC">
      <w:pPr>
        <w:overflowPunct/>
        <w:autoSpaceDE/>
        <w:autoSpaceDN/>
        <w:adjustRightInd/>
        <w:textAlignment w:val="auto"/>
      </w:pPr>
      <w:r>
        <w:br w:type="page"/>
      </w:r>
    </w:p>
    <w:p w14:paraId="53CAE6BB" w14:textId="77777777" w:rsidR="002402CC" w:rsidRDefault="002402CC" w:rsidP="002402CC">
      <w:pPr>
        <w:ind w:firstLine="720"/>
        <w:rPr>
          <w:rFonts w:ascii="Arial" w:hAnsi="Arial" w:cs="Arial"/>
        </w:rPr>
      </w:pPr>
    </w:p>
    <w:p w14:paraId="2A026DC6" w14:textId="08549F4D" w:rsidR="002402CC" w:rsidRDefault="002402CC" w:rsidP="00A528BC">
      <w:pPr>
        <w:ind w:left="720" w:hanging="720"/>
        <w:rPr>
          <w:rFonts w:ascii="Arial" w:hAnsi="Arial" w:cs="Arial"/>
          <w:b/>
          <w:lang w:val="en-GB"/>
        </w:rPr>
      </w:pPr>
      <w:r>
        <w:rPr>
          <w:rFonts w:ascii="Arial" w:hAnsi="Arial" w:cs="Arial"/>
          <w:b/>
          <w:lang w:val="en-GB"/>
        </w:rPr>
        <w:t>10.1</w:t>
      </w:r>
      <w:r w:rsidRPr="00600DC7">
        <w:rPr>
          <w:rFonts w:ascii="Arial" w:hAnsi="Arial" w:cs="Arial"/>
          <w:b/>
          <w:lang w:val="en-GB"/>
        </w:rPr>
        <w:t xml:space="preserve"> </w:t>
      </w:r>
      <w:r w:rsidRPr="00600DC7">
        <w:rPr>
          <w:rFonts w:ascii="Arial" w:hAnsi="Arial" w:cs="Arial"/>
          <w:b/>
          <w:lang w:val="en-GB"/>
        </w:rPr>
        <w:tab/>
      </w:r>
      <w:r w:rsidRPr="00FC40C7">
        <w:rPr>
          <w:rFonts w:ascii="Arial" w:hAnsi="Arial" w:cs="Arial"/>
          <w:b/>
          <w:lang w:val="en-GB"/>
        </w:rPr>
        <w:t xml:space="preserve">Customer </w:t>
      </w:r>
      <w:r>
        <w:rPr>
          <w:rFonts w:ascii="Arial" w:hAnsi="Arial" w:cs="Arial"/>
          <w:b/>
          <w:lang w:val="en-GB"/>
        </w:rPr>
        <w:t>Invoice for Food Shows</w:t>
      </w:r>
      <w:r w:rsidRPr="00600DC7">
        <w:rPr>
          <w:rFonts w:ascii="Arial" w:hAnsi="Arial" w:cs="Arial"/>
          <w:b/>
          <w:lang w:val="en-GB"/>
        </w:rPr>
        <w:t>:</w:t>
      </w:r>
      <w:r w:rsidR="00D24D9E">
        <w:rPr>
          <w:rFonts w:ascii="Arial" w:hAnsi="Arial" w:cs="Arial"/>
          <w:b/>
          <w:lang w:val="en-GB"/>
        </w:rPr>
        <w:t xml:space="preserve"> </w:t>
      </w:r>
    </w:p>
    <w:p w14:paraId="3A3A169A" w14:textId="77777777" w:rsidR="002402CC" w:rsidRDefault="002402CC" w:rsidP="002402CC">
      <w:pPr>
        <w:rPr>
          <w:rFonts w:ascii="Arial" w:hAnsi="Arial" w:cs="Arial"/>
          <w:b/>
          <w:lang w:val="en-GB"/>
        </w:rPr>
      </w:pPr>
    </w:p>
    <w:p w14:paraId="6181EB55" w14:textId="77777777" w:rsidR="002402CC" w:rsidRDefault="00576E9F" w:rsidP="002402CC">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2598784" behindDoc="0" locked="0" layoutInCell="1" allowOverlap="1" wp14:anchorId="50BA89B8" wp14:editId="1F42465E">
                <wp:simplePos x="0" y="0"/>
                <wp:positionH relativeFrom="column">
                  <wp:posOffset>361950</wp:posOffset>
                </wp:positionH>
                <wp:positionV relativeFrom="paragraph">
                  <wp:posOffset>4653915</wp:posOffset>
                </wp:positionV>
                <wp:extent cx="1762125" cy="143510"/>
                <wp:effectExtent l="9525" t="12700" r="9525" b="15240"/>
                <wp:wrapNone/>
                <wp:docPr id="190" name="AutoShape 2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1435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1F379F" id="AutoShape 2102" o:spid="_x0000_s1026" style="position:absolute;margin-left:28.5pt;margin-top:366.45pt;width:138.75pt;height:11.3pt;z-index:25259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2421632" behindDoc="0" locked="0" layoutInCell="1" allowOverlap="1" wp14:anchorId="4C92348D" wp14:editId="1FF6EC1A">
                <wp:simplePos x="0" y="0"/>
                <wp:positionH relativeFrom="column">
                  <wp:posOffset>2132330</wp:posOffset>
                </wp:positionH>
                <wp:positionV relativeFrom="paragraph">
                  <wp:posOffset>4653915</wp:posOffset>
                </wp:positionV>
                <wp:extent cx="463550" cy="143510"/>
                <wp:effectExtent l="17780" t="12700" r="13970" b="15240"/>
                <wp:wrapNone/>
                <wp:docPr id="189" name="AutoShape 1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3550" cy="1435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A0AA524" id="AutoShape 1884" o:spid="_x0000_s1026" style="position:absolute;margin-left:167.9pt;margin-top:366.45pt;width:36.5pt;height:11.3pt;z-index:25242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2710400" behindDoc="0" locked="0" layoutInCell="1" allowOverlap="1" wp14:anchorId="5ECC63FB" wp14:editId="62247969">
                <wp:simplePos x="0" y="0"/>
                <wp:positionH relativeFrom="column">
                  <wp:posOffset>2357755</wp:posOffset>
                </wp:positionH>
                <wp:positionV relativeFrom="paragraph">
                  <wp:posOffset>4797425</wp:posOffset>
                </wp:positionV>
                <wp:extent cx="0" cy="227330"/>
                <wp:effectExtent l="62230" t="13335" r="61595" b="26035"/>
                <wp:wrapNone/>
                <wp:docPr id="188" name="AutoShape 2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73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CC7AE37" id="AutoShape 2258" o:spid="_x0000_s1026" type="#_x0000_t32" style="position:absolute;margin-left:185.65pt;margin-top:377.75pt;width:0;height:17.9pt;z-index:25271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" strokeweight="1.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2600832" behindDoc="0" locked="0" layoutInCell="1" allowOverlap="1" wp14:anchorId="2C529A32" wp14:editId="77F23CF6">
                <wp:simplePos x="0" y="0"/>
                <wp:positionH relativeFrom="column">
                  <wp:posOffset>413385</wp:posOffset>
                </wp:positionH>
                <wp:positionV relativeFrom="paragraph">
                  <wp:posOffset>4872355</wp:posOffset>
                </wp:positionV>
                <wp:extent cx="351155" cy="359410"/>
                <wp:effectExtent l="13335" t="12065" r="16510" b="9525"/>
                <wp:wrapNone/>
                <wp:docPr id="187" name="Oval 2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F38851" w14:textId="77777777" w:rsidR="00393F33" w:rsidRPr="00142371" w:rsidRDefault="00393F33" w:rsidP="00D24D9E">
                            <w:pPr>
                              <w:jc w:val="center"/>
                              <w:rPr>
                                <w:rFonts w:ascii="Arial" w:hAnsi="Arial" w:cs="Arial"/>
                              </w:rPr>
                            </w:pPr>
                            <w:r w:rsidRPr="00142371">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529A32" id="Oval 2104" o:spid="_x0000_s1171" style="position:absolute;margin-left:32.55pt;margin-top:383.65pt;width:27.65pt;height:28.3pt;z-index:25260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" fillcolor="#8db3e2 [1311]" strokecolor="yellow" strokeweight="1.5pt">
                <v:shadow color="#868686"/>
                <v:textbox>
                  <w:txbxContent>
                    <w:p w14:paraId="32F38851" w14:textId="77777777" w:rsidR="00393F33" w:rsidRPr="00142371" w:rsidRDefault="00393F33" w:rsidP="00D24D9E">
                      <w:pPr>
                        <w:jc w:val="center"/>
                        <w:rPr>
                          <w:rFonts w:ascii="Arial" w:hAnsi="Arial" w:cs="Arial"/>
                        </w:rPr>
                      </w:pPr>
                      <w:r w:rsidRPr="00142371">
                        <w:rPr>
                          <w:rFonts w:ascii="Arial" w:hAnsi="Arial" w:cs="Arial"/>
                        </w:rPr>
                        <w:t>i</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2601856" behindDoc="0" locked="0" layoutInCell="1" allowOverlap="1" wp14:anchorId="2319B08A" wp14:editId="2B966BAF">
                <wp:simplePos x="0" y="0"/>
                <wp:positionH relativeFrom="column">
                  <wp:posOffset>1647825</wp:posOffset>
                </wp:positionH>
                <wp:positionV relativeFrom="paragraph">
                  <wp:posOffset>4801870</wp:posOffset>
                </wp:positionV>
                <wp:extent cx="0" cy="227330"/>
                <wp:effectExtent l="57150" t="17780" r="57150" b="21590"/>
                <wp:wrapNone/>
                <wp:docPr id="186" name="AutoShape 2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73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1990150" id="AutoShape 2105" o:spid="_x0000_s1026" type="#_x0000_t32" style="position:absolute;margin-left:129.75pt;margin-top:378.1pt;width:0;height:17.9pt;z-index:25260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" strokeweight="1.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2419584" behindDoc="0" locked="0" layoutInCell="1" allowOverlap="1" wp14:anchorId="44ADF257" wp14:editId="6036BE4F">
                <wp:simplePos x="0" y="0"/>
                <wp:positionH relativeFrom="column">
                  <wp:posOffset>4898390</wp:posOffset>
                </wp:positionH>
                <wp:positionV relativeFrom="paragraph">
                  <wp:posOffset>4393565</wp:posOffset>
                </wp:positionV>
                <wp:extent cx="1948180" cy="580390"/>
                <wp:effectExtent l="12065" t="9525" r="11430" b="10160"/>
                <wp:wrapNone/>
                <wp:docPr id="185" name="Text Box 18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8180" cy="58039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B48AB0A" w14:textId="77777777" w:rsidR="00393F33" w:rsidRDefault="00393F33" w:rsidP="002402CC">
                            <w:pPr>
                              <w:rPr>
                                <w:u w:val="single"/>
                              </w:rPr>
                            </w:pPr>
                            <w:r>
                              <w:rPr>
                                <w:rFonts w:ascii="Arial" w:hAnsi="Arial" w:cs="Arial"/>
                                <w:sz w:val="16"/>
                                <w:szCs w:val="16"/>
                                <w:u w:val="single"/>
                              </w:rPr>
                              <w:t>Amount Due</w:t>
                            </w:r>
                            <w:r>
                              <w:rPr>
                                <w:rFonts w:ascii="Arial" w:hAnsi="Arial" w:cs="Arial"/>
                                <w:sz w:val="16"/>
                                <w:szCs w:val="16"/>
                              </w:rPr>
                              <w:t>:  This is the lump sum the customer is claiming for a food show.  This amount must match the food show participation agreement.</w:t>
                            </w:r>
                          </w:p>
                          <w:p w14:paraId="5DD69146" w14:textId="77777777" w:rsidR="00393F33" w:rsidRPr="00174AFD" w:rsidRDefault="00393F33" w:rsidP="002402CC">
                            <w:pPr>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ADF257" id="Text Box 1882" o:spid="_x0000_s1172" type="#_x0000_t202" style="position:absolute;margin-left:385.7pt;margin-top:345.95pt;width:153.4pt;height:45.7pt;z-index:25241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" strokeweight="1.5pt">
                <v:shadow color="#868686"/>
                <v:textbox>
                  <w:txbxContent>
                    <w:p w14:paraId="6B48AB0A" w14:textId="77777777" w:rsidR="00393F33" w:rsidRDefault="00393F33" w:rsidP="002402CC">
                      <w:pPr>
                        <w:rPr>
                          <w:u w:val="single"/>
                        </w:rPr>
                      </w:pPr>
                      <w:r>
                        <w:rPr>
                          <w:rFonts w:ascii="Arial" w:hAnsi="Arial" w:cs="Arial"/>
                          <w:sz w:val="16"/>
                          <w:szCs w:val="16"/>
                          <w:u w:val="single"/>
                        </w:rPr>
                        <w:t>Amount Due</w:t>
                      </w:r>
                      <w:r>
                        <w:rPr>
                          <w:rFonts w:ascii="Arial" w:hAnsi="Arial" w:cs="Arial"/>
                          <w:sz w:val="16"/>
                          <w:szCs w:val="16"/>
                        </w:rPr>
                        <w:t>:  This is the lump sum the customer is claiming for a food show.  This amount must match the food show participation agreement.</w:t>
                      </w:r>
                    </w:p>
                    <w:p w14:paraId="5DD69146" w14:textId="77777777" w:rsidR="00393F33" w:rsidRPr="00174AFD" w:rsidRDefault="00393F33" w:rsidP="002402CC">
                      <w:pPr>
                        <w:rPr>
                          <w:szCs w:val="18"/>
                        </w:rPr>
                      </w:pPr>
                    </w:p>
                  </w:txbxContent>
                </v:textbox>
              </v:shape>
            </w:pict>
          </mc:Fallback>
        </mc:AlternateContent>
      </w:r>
      <w:r>
        <w:rPr>
          <w:rFonts w:ascii="Arial" w:hAnsi="Arial" w:cs="Arial"/>
          <w:b/>
          <w:noProof/>
          <w:lang w:val="en-US"/>
        </w:rPr>
        <mc:AlternateContent>
          <mc:Choice Requires="wps">
            <w:drawing>
              <wp:anchor distT="0" distB="0" distL="114300" distR="114300" simplePos="0" relativeHeight="252424704" behindDoc="0" locked="0" layoutInCell="1" allowOverlap="1" wp14:anchorId="2F2FBA36" wp14:editId="55077777">
                <wp:simplePos x="0" y="0"/>
                <wp:positionH relativeFrom="column">
                  <wp:posOffset>4605020</wp:posOffset>
                </wp:positionH>
                <wp:positionV relativeFrom="paragraph">
                  <wp:posOffset>4323080</wp:posOffset>
                </wp:positionV>
                <wp:extent cx="351155" cy="359410"/>
                <wp:effectExtent l="13970" t="15240" r="15875" b="15875"/>
                <wp:wrapNone/>
                <wp:docPr id="184" name="Oval 1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E82226E" w14:textId="77777777" w:rsidR="00393F33" w:rsidRPr="00142371" w:rsidRDefault="00393F33" w:rsidP="002402CC">
                            <w:pPr>
                              <w:rPr>
                                <w:rFonts w:ascii="Arial" w:hAnsi="Arial" w:cs="Arial"/>
                              </w:rPr>
                            </w:pPr>
                            <w:r w:rsidRPr="00142371">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2FBA36" id="Oval 1887" o:spid="_x0000_s1173" style="position:absolute;margin-left:362.6pt;margin-top:340.4pt;width:27.65pt;height:28.3pt;z-index:25242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99bEwIAAC4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" fillcolor="yellow" strokecolor="yellow" strokeweight="1.5pt">
                <v:shadow color="#868686"/>
                <v:textbox>
                  <w:txbxContent>
                    <w:p w14:paraId="2E82226E" w14:textId="77777777" w:rsidR="00393F33" w:rsidRPr="00142371" w:rsidRDefault="00393F33" w:rsidP="002402CC">
                      <w:pPr>
                        <w:rPr>
                          <w:rFonts w:ascii="Arial" w:hAnsi="Arial" w:cs="Arial"/>
                        </w:rPr>
                      </w:pPr>
                      <w:r w:rsidRPr="00142371">
                        <w:rPr>
                          <w:rFonts w:ascii="Arial" w:hAnsi="Arial" w:cs="Arial"/>
                        </w:rPr>
                        <w:t>2</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2420608" behindDoc="0" locked="0" layoutInCell="1" allowOverlap="1" wp14:anchorId="1A7F05DF" wp14:editId="1610F63C">
                <wp:simplePos x="0" y="0"/>
                <wp:positionH relativeFrom="column">
                  <wp:posOffset>5801360</wp:posOffset>
                </wp:positionH>
                <wp:positionV relativeFrom="paragraph">
                  <wp:posOffset>4175125</wp:posOffset>
                </wp:positionV>
                <wp:extent cx="0" cy="218440"/>
                <wp:effectExtent l="57785" t="10160" r="66040" b="19050"/>
                <wp:wrapNone/>
                <wp:docPr id="183" name="AutoShape 18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84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49DB042" id="AutoShape 1883" o:spid="_x0000_s1026" type="#_x0000_t32" style="position:absolute;margin-left:456.8pt;margin-top:328.75pt;width:0;height:17.2pt;z-index:25242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" strokeweight="1.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2603904" behindDoc="0" locked="0" layoutInCell="1" allowOverlap="1" wp14:anchorId="23C31472" wp14:editId="0DF4192E">
                <wp:simplePos x="0" y="0"/>
                <wp:positionH relativeFrom="column">
                  <wp:posOffset>1879600</wp:posOffset>
                </wp:positionH>
                <wp:positionV relativeFrom="paragraph">
                  <wp:posOffset>1824355</wp:posOffset>
                </wp:positionV>
                <wp:extent cx="2390140" cy="581025"/>
                <wp:effectExtent l="12700" t="12065" r="16510" b="16510"/>
                <wp:wrapNone/>
                <wp:docPr id="182" name="Text Box 2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0140" cy="58102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3147007" w14:textId="77777777" w:rsidR="00393F33" w:rsidRPr="00174AFD" w:rsidRDefault="00393F33" w:rsidP="00D24D9E">
                            <w:pPr>
                              <w:rPr>
                                <w:szCs w:val="18"/>
                              </w:rPr>
                            </w:pPr>
                            <w:r>
                              <w:rPr>
                                <w:rFonts w:ascii="Arial" w:hAnsi="Arial" w:cs="Arial"/>
                                <w:sz w:val="16"/>
                                <w:szCs w:val="16"/>
                              </w:rPr>
                              <w:t>Schnucks customer invoices refer to the client as either the vendor or the customer.  Regardless of their terminology, this is the client Schnucks is deducting from.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C31472" id="Text Box 2107" o:spid="_x0000_s1174" type="#_x0000_t202" style="position:absolute;margin-left:148pt;margin-top:143.65pt;width:188.2pt;height:45.75pt;z-index:25260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" fillcolor="#8db3e2 [1311]" strokeweight="1.5pt">
                <v:shadow color="#868686"/>
                <v:textbox>
                  <w:txbxContent>
                    <w:p w14:paraId="43147007" w14:textId="77777777" w:rsidR="00393F33" w:rsidRPr="00174AFD" w:rsidRDefault="00393F33" w:rsidP="00D24D9E">
                      <w:pPr>
                        <w:rPr>
                          <w:szCs w:val="18"/>
                        </w:rPr>
                      </w:pPr>
                      <w:r>
                        <w:rPr>
                          <w:rFonts w:ascii="Arial" w:hAnsi="Arial" w:cs="Arial"/>
                          <w:sz w:val="16"/>
                          <w:szCs w:val="16"/>
                        </w:rPr>
                        <w:t>Schnucks customer invoices refer to the client as either the vendor or the customer.  Regardless of their terminology, this is the client Schnucks is deducting from.</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2604928" behindDoc="0" locked="0" layoutInCell="1" allowOverlap="1" wp14:anchorId="6876C34A" wp14:editId="2F2ED5F6">
                <wp:simplePos x="0" y="0"/>
                <wp:positionH relativeFrom="column">
                  <wp:posOffset>1662430</wp:posOffset>
                </wp:positionH>
                <wp:positionV relativeFrom="paragraph">
                  <wp:posOffset>1473835</wp:posOffset>
                </wp:positionV>
                <wp:extent cx="351155" cy="359410"/>
                <wp:effectExtent l="14605" t="13970" r="15240" b="17145"/>
                <wp:wrapNone/>
                <wp:docPr id="181" name="Oval 2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F251500" w14:textId="77777777" w:rsidR="00393F33" w:rsidRPr="00142371" w:rsidRDefault="00393F33" w:rsidP="00D24D9E">
                            <w:pPr>
                              <w:jc w:val="center"/>
                              <w:rPr>
                                <w:rFonts w:ascii="Arial" w:hAnsi="Arial" w:cs="Arial"/>
                              </w:rPr>
                            </w:pPr>
                            <w:r w:rsidRPr="00142371">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6C34A" id="Oval 2108" o:spid="_x0000_s1175" style="position:absolute;margin-left:130.9pt;margin-top:116.05pt;width:27.65pt;height:28.3pt;z-index:25260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" fillcolor="#8db3e2 [1311]" strokecolor="yellow" strokeweight="1.5pt">
                <v:shadow color="#868686"/>
                <v:textbox>
                  <w:txbxContent>
                    <w:p w14:paraId="4F251500" w14:textId="77777777" w:rsidR="00393F33" w:rsidRPr="00142371" w:rsidRDefault="00393F33" w:rsidP="00D24D9E">
                      <w:pPr>
                        <w:jc w:val="center"/>
                        <w:rPr>
                          <w:rFonts w:ascii="Arial" w:hAnsi="Arial" w:cs="Arial"/>
                        </w:rPr>
                      </w:pPr>
                      <w:r w:rsidRPr="00142371">
                        <w:rPr>
                          <w:rFonts w:ascii="Arial" w:hAnsi="Arial" w:cs="Arial"/>
                        </w:rPr>
                        <w:t>i</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2605952" behindDoc="0" locked="0" layoutInCell="1" allowOverlap="1" wp14:anchorId="32D2FD4F" wp14:editId="634C895A">
                <wp:simplePos x="0" y="0"/>
                <wp:positionH relativeFrom="column">
                  <wp:posOffset>1495425</wp:posOffset>
                </wp:positionH>
                <wp:positionV relativeFrom="paragraph">
                  <wp:posOffset>2072640</wp:posOffset>
                </wp:positionV>
                <wp:extent cx="384175" cy="0"/>
                <wp:effectExtent l="9525" t="60325" r="25400" b="63500"/>
                <wp:wrapNone/>
                <wp:docPr id="180" name="AutoShape 2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417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E15DF55" id="AutoShape 2110" o:spid="_x0000_s1026" type="#_x0000_t32" style="position:absolute;margin-left:117.75pt;margin-top:163.2pt;width:30.25pt;height:0;z-index:25260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" strokeweight="1.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2602880" behindDoc="0" locked="0" layoutInCell="1" allowOverlap="1" wp14:anchorId="0A3E30BE" wp14:editId="0EE0A3D8">
                <wp:simplePos x="0" y="0"/>
                <wp:positionH relativeFrom="column">
                  <wp:posOffset>838200</wp:posOffset>
                </wp:positionH>
                <wp:positionV relativeFrom="paragraph">
                  <wp:posOffset>1945640</wp:posOffset>
                </wp:positionV>
                <wp:extent cx="657225" cy="218440"/>
                <wp:effectExtent l="9525" t="9525" r="9525" b="10160"/>
                <wp:wrapNone/>
                <wp:docPr id="179" name="AutoShape 2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 cy="2184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59CEF9" id="AutoShape 2106" o:spid="_x0000_s1026" style="position:absolute;margin-left:66pt;margin-top:153.2pt;width:51.75pt;height:17.2pt;z-index:25260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2418560" behindDoc="0" locked="0" layoutInCell="1" allowOverlap="1" wp14:anchorId="5AFA5F7F" wp14:editId="522E76A8">
                <wp:simplePos x="0" y="0"/>
                <wp:positionH relativeFrom="column">
                  <wp:posOffset>5399405</wp:posOffset>
                </wp:positionH>
                <wp:positionV relativeFrom="paragraph">
                  <wp:posOffset>3976370</wp:posOffset>
                </wp:positionV>
                <wp:extent cx="1243965" cy="198755"/>
                <wp:effectExtent l="17780" t="11430" r="14605" b="18415"/>
                <wp:wrapNone/>
                <wp:docPr id="178" name="AutoShape 18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3965" cy="1987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6A07CB" id="AutoShape 1881" o:spid="_x0000_s1026" style="position:absolute;margin-left:425.15pt;margin-top:313.1pt;width:97.95pt;height:15.65pt;z-index:25241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" filled="f" strokecolor="red" strokeweight="1.5pt">
                <v:shadow color="#868686"/>
              </v:roundrect>
            </w:pict>
          </mc:Fallback>
        </mc:AlternateContent>
      </w:r>
      <w:r w:rsidR="002402CC">
        <w:rPr>
          <w:rFonts w:ascii="Arial" w:hAnsi="Arial" w:cs="Arial"/>
          <w:b/>
          <w:noProof/>
          <w:lang w:val="en-US"/>
        </w:rPr>
        <w:drawing>
          <wp:inline distT="0" distB="0" distL="0" distR="0" wp14:anchorId="5B8AFDF8" wp14:editId="7E3E055B">
            <wp:extent cx="6858000" cy="4978285"/>
            <wp:effectExtent l="19050" t="1905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81" cstate="print"/>
                    <a:srcRect/>
                    <a:stretch>
                      <a:fillRect/>
                    </a:stretch>
                  </pic:blipFill>
                  <pic:spPr bwMode="auto">
                    <a:xfrm>
                      <a:off x="0" y="0"/>
                      <a:ext cx="6858000" cy="4978285"/>
                    </a:xfrm>
                    <a:prstGeom prst="rect">
                      <a:avLst/>
                    </a:prstGeom>
                    <a:noFill/>
                    <a:ln w="9525">
                      <a:solidFill>
                        <a:schemeClr val="tx1"/>
                      </a:solidFill>
                      <a:miter lim="800000"/>
                      <a:headEnd/>
                      <a:tailEnd/>
                    </a:ln>
                  </pic:spPr>
                </pic:pic>
              </a:graphicData>
            </a:graphic>
          </wp:inline>
        </w:drawing>
      </w:r>
    </w:p>
    <w:p w14:paraId="502E1077" w14:textId="77777777" w:rsidR="00AC0D71" w:rsidRDefault="00576E9F" w:rsidP="002402CC">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2599808" behindDoc="0" locked="0" layoutInCell="1" allowOverlap="1" wp14:anchorId="2C607456" wp14:editId="0B5BDFE3">
                <wp:simplePos x="0" y="0"/>
                <wp:positionH relativeFrom="column">
                  <wp:posOffset>716280</wp:posOffset>
                </wp:positionH>
                <wp:positionV relativeFrom="paragraph">
                  <wp:posOffset>61595</wp:posOffset>
                </wp:positionV>
                <wp:extent cx="2048510" cy="487680"/>
                <wp:effectExtent l="11430" t="17145" r="16510" b="9525"/>
                <wp:wrapNone/>
                <wp:docPr id="177" name="Text Box 2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8510" cy="48768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6E03075" w14:textId="77777777" w:rsidR="00393F33" w:rsidRPr="00174AFD" w:rsidRDefault="00393F33" w:rsidP="00D24D9E">
                            <w:pPr>
                              <w:rPr>
                                <w:szCs w:val="18"/>
                              </w:rPr>
                            </w:pPr>
                            <w:r>
                              <w:rPr>
                                <w:rFonts w:ascii="Arial" w:hAnsi="Arial" w:cs="Arial"/>
                                <w:sz w:val="16"/>
                                <w:szCs w:val="16"/>
                                <w:u w:val="single"/>
                              </w:rPr>
                              <w:t>Description</w:t>
                            </w:r>
                            <w:r>
                              <w:rPr>
                                <w:rFonts w:ascii="Arial" w:hAnsi="Arial" w:cs="Arial"/>
                                <w:sz w:val="16"/>
                                <w:szCs w:val="16"/>
                              </w:rPr>
                              <w:t xml:space="preserve">: This identifies the show that the claim is for.  “Booth Fee” confirms that this is a food show deduction. </w:t>
                            </w:r>
                            <w:r w:rsidRPr="00174AFD">
                              <w:rPr>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607456" id="Text Box 2103" o:spid="_x0000_s1176" type="#_x0000_t202" style="position:absolute;margin-left:56.4pt;margin-top:4.85pt;width:161.3pt;height:38.4pt;z-index:25259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" fillcolor="#8db3e2 [1311]" strokeweight="1.5pt">
                <v:shadow color="#868686"/>
                <v:textbox>
                  <w:txbxContent>
                    <w:p w14:paraId="06E03075" w14:textId="77777777" w:rsidR="00393F33" w:rsidRPr="00174AFD" w:rsidRDefault="00393F33" w:rsidP="00D24D9E">
                      <w:pPr>
                        <w:rPr>
                          <w:szCs w:val="18"/>
                        </w:rPr>
                      </w:pPr>
                      <w:r>
                        <w:rPr>
                          <w:rFonts w:ascii="Arial" w:hAnsi="Arial" w:cs="Arial"/>
                          <w:sz w:val="16"/>
                          <w:szCs w:val="16"/>
                          <w:u w:val="single"/>
                        </w:rPr>
                        <w:t>Description</w:t>
                      </w:r>
                      <w:r>
                        <w:rPr>
                          <w:rFonts w:ascii="Arial" w:hAnsi="Arial" w:cs="Arial"/>
                          <w:sz w:val="16"/>
                          <w:szCs w:val="16"/>
                        </w:rPr>
                        <w:t xml:space="preserve">: This identifies the show that the claim is for.  “Booth Fee” confirms that this is a food show deduction. </w:t>
                      </w:r>
                      <w:r w:rsidRPr="00174AFD">
                        <w:rPr>
                          <w:szCs w:val="18"/>
                        </w:rPr>
                        <w:t xml:space="preserve"> </w:t>
                      </w:r>
                    </w:p>
                  </w:txbxContent>
                </v:textbox>
              </v:shape>
            </w:pict>
          </mc:Fallback>
        </mc:AlternateContent>
      </w:r>
    </w:p>
    <w:p w14:paraId="123A9759" w14:textId="77777777" w:rsidR="00AC0D71" w:rsidRDefault="00AC0D71" w:rsidP="002402CC">
      <w:pPr>
        <w:rPr>
          <w:rFonts w:ascii="Arial" w:hAnsi="Arial" w:cs="Arial"/>
          <w:b/>
          <w:lang w:val="en-GB"/>
        </w:rPr>
      </w:pPr>
    </w:p>
    <w:p w14:paraId="6CCCFD4F" w14:textId="77777777" w:rsidR="00AC0D71" w:rsidRDefault="00AC0D71" w:rsidP="002402CC">
      <w:pPr>
        <w:rPr>
          <w:rFonts w:ascii="Arial" w:hAnsi="Arial" w:cs="Arial"/>
          <w:b/>
          <w:lang w:val="en-GB"/>
        </w:rPr>
      </w:pPr>
    </w:p>
    <w:p w14:paraId="0F1EA096" w14:textId="77777777" w:rsidR="00AC0D71" w:rsidRDefault="00AC0D71" w:rsidP="002402CC">
      <w:pPr>
        <w:rPr>
          <w:rFonts w:ascii="Arial" w:hAnsi="Arial" w:cs="Arial"/>
          <w:b/>
          <w:lang w:val="en-GB"/>
        </w:rPr>
      </w:pPr>
    </w:p>
    <w:p w14:paraId="250348BA" w14:textId="77777777" w:rsidR="00AC0D71" w:rsidRDefault="00AC0D71" w:rsidP="002402CC">
      <w:pPr>
        <w:rPr>
          <w:rFonts w:ascii="Arial" w:hAnsi="Arial" w:cs="Arial"/>
          <w:b/>
          <w:lang w:val="en-GB"/>
        </w:rPr>
      </w:pPr>
    </w:p>
    <w:p w14:paraId="0A09BDD2" w14:textId="77777777" w:rsidR="00AC0D71" w:rsidRDefault="00AC0D71" w:rsidP="002402CC">
      <w:pPr>
        <w:rPr>
          <w:rFonts w:ascii="Arial" w:hAnsi="Arial" w:cs="Arial"/>
          <w:b/>
          <w:lang w:val="en-GB"/>
        </w:rPr>
      </w:pPr>
    </w:p>
    <w:p w14:paraId="32C3E83F" w14:textId="77777777" w:rsidR="00AC0D71" w:rsidRDefault="00AC0D71" w:rsidP="002402CC">
      <w:pPr>
        <w:rPr>
          <w:rFonts w:ascii="Arial" w:hAnsi="Arial" w:cs="Arial"/>
          <w:b/>
          <w:lang w:val="en-GB"/>
        </w:rPr>
      </w:pPr>
    </w:p>
    <w:p w14:paraId="20B19341" w14:textId="77777777" w:rsidR="00AC0D71" w:rsidRDefault="00AC0D71" w:rsidP="002402CC">
      <w:pPr>
        <w:rPr>
          <w:rFonts w:ascii="Arial" w:hAnsi="Arial" w:cs="Arial"/>
          <w:b/>
          <w:lang w:val="en-GB"/>
        </w:rPr>
      </w:pPr>
    </w:p>
    <w:p w14:paraId="576ADA56" w14:textId="77777777" w:rsidR="00AC0D71" w:rsidRDefault="00AC0D71" w:rsidP="002402CC">
      <w:pPr>
        <w:rPr>
          <w:rFonts w:ascii="Arial" w:hAnsi="Arial" w:cs="Arial"/>
          <w:b/>
          <w:lang w:val="en-GB"/>
        </w:rPr>
      </w:pPr>
    </w:p>
    <w:p w14:paraId="3946F826" w14:textId="77777777" w:rsidR="00AC0D71" w:rsidRDefault="00AC0D71" w:rsidP="002402CC">
      <w:pPr>
        <w:rPr>
          <w:rFonts w:ascii="Arial" w:hAnsi="Arial" w:cs="Arial"/>
          <w:b/>
          <w:lang w:val="en-GB"/>
        </w:rPr>
      </w:pPr>
    </w:p>
    <w:p w14:paraId="72AA9AA6" w14:textId="77777777" w:rsidR="00AC0D71" w:rsidRDefault="00AC0D71" w:rsidP="002402CC">
      <w:pPr>
        <w:rPr>
          <w:rFonts w:ascii="Arial" w:hAnsi="Arial" w:cs="Arial"/>
          <w:b/>
          <w:lang w:val="en-GB"/>
        </w:rPr>
      </w:pPr>
    </w:p>
    <w:p w14:paraId="15FBD223" w14:textId="77777777" w:rsidR="00AC0D71" w:rsidRDefault="00AC0D71" w:rsidP="002402CC">
      <w:pPr>
        <w:rPr>
          <w:rFonts w:ascii="Arial" w:hAnsi="Arial" w:cs="Arial"/>
          <w:b/>
          <w:lang w:val="en-GB"/>
        </w:rPr>
      </w:pPr>
    </w:p>
    <w:p w14:paraId="78B937B1" w14:textId="77777777" w:rsidR="00AC0D71" w:rsidRDefault="00AC0D71" w:rsidP="002402CC">
      <w:pPr>
        <w:rPr>
          <w:rFonts w:ascii="Arial" w:hAnsi="Arial" w:cs="Arial"/>
          <w:b/>
          <w:lang w:val="en-GB"/>
        </w:rPr>
      </w:pPr>
    </w:p>
    <w:p w14:paraId="749A7D3B" w14:textId="77777777" w:rsidR="00AC0D71" w:rsidRDefault="00AC0D71" w:rsidP="002402CC">
      <w:pPr>
        <w:rPr>
          <w:rFonts w:ascii="Arial" w:hAnsi="Arial" w:cs="Arial"/>
          <w:b/>
          <w:lang w:val="en-GB"/>
        </w:rPr>
      </w:pPr>
    </w:p>
    <w:p w14:paraId="65C32B0E" w14:textId="77777777" w:rsidR="00AC0D71" w:rsidRDefault="00AC0D71" w:rsidP="002402CC">
      <w:pPr>
        <w:rPr>
          <w:rFonts w:ascii="Arial" w:hAnsi="Arial" w:cs="Arial"/>
          <w:b/>
          <w:lang w:val="en-GB"/>
        </w:rPr>
      </w:pPr>
    </w:p>
    <w:p w14:paraId="0B57A436" w14:textId="06DFC598" w:rsidR="00AC0D71" w:rsidRPr="00D24D9E" w:rsidRDefault="00AC0D71" w:rsidP="00AC0D71">
      <w:pPr>
        <w:ind w:left="720" w:hanging="720"/>
        <w:rPr>
          <w:rFonts w:ascii="Arial" w:hAnsi="Arial" w:cs="Arial"/>
          <w:lang w:val="en-GB"/>
        </w:rPr>
      </w:pPr>
      <w:r>
        <w:rPr>
          <w:rFonts w:ascii="Arial" w:hAnsi="Arial" w:cs="Arial"/>
          <w:b/>
          <w:lang w:val="en-GB"/>
        </w:rPr>
        <w:lastRenderedPageBreak/>
        <w:t>10.2</w:t>
      </w:r>
      <w:r>
        <w:rPr>
          <w:rFonts w:ascii="Arial" w:hAnsi="Arial" w:cs="Arial"/>
          <w:b/>
          <w:lang w:val="en-GB"/>
        </w:rPr>
        <w:tab/>
        <w:t xml:space="preserve">Participation Agreement: </w:t>
      </w:r>
      <w:r w:rsidR="00D24D9E">
        <w:rPr>
          <w:rFonts w:ascii="Arial" w:hAnsi="Arial" w:cs="Arial"/>
          <w:lang w:val="en-GB"/>
        </w:rPr>
        <w:t xml:space="preserve">This can be found either via Search For: </w:t>
      </w:r>
      <w:r w:rsidR="00142371">
        <w:rPr>
          <w:rFonts w:ascii="Arial" w:hAnsi="Arial" w:cs="Arial"/>
          <w:lang w:val="en-GB"/>
        </w:rPr>
        <w:t>Event Scheduler</w:t>
      </w:r>
      <w:r w:rsidR="00D24D9E">
        <w:rPr>
          <w:rFonts w:ascii="Arial" w:hAnsi="Arial" w:cs="Arial"/>
          <w:lang w:val="en-GB"/>
        </w:rPr>
        <w:t xml:space="preserve"> or Search For: Backup documentation, Doc Type 17-Contract.  </w:t>
      </w:r>
    </w:p>
    <w:p w14:paraId="3C436337" w14:textId="77777777" w:rsidR="00AC0D71" w:rsidRDefault="00AC0D71" w:rsidP="002402CC">
      <w:pPr>
        <w:rPr>
          <w:rFonts w:ascii="Arial" w:hAnsi="Arial" w:cs="Arial"/>
          <w:b/>
          <w:lang w:val="en-GB"/>
        </w:rPr>
      </w:pPr>
    </w:p>
    <w:p w14:paraId="00420648" w14:textId="77777777" w:rsidR="00AC0D71" w:rsidRDefault="00576E9F" w:rsidP="002402CC">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2427776" behindDoc="0" locked="0" layoutInCell="1" allowOverlap="1" wp14:anchorId="5EA8B65E" wp14:editId="0969291D">
                <wp:simplePos x="0" y="0"/>
                <wp:positionH relativeFrom="column">
                  <wp:posOffset>3053715</wp:posOffset>
                </wp:positionH>
                <wp:positionV relativeFrom="paragraph">
                  <wp:posOffset>5016500</wp:posOffset>
                </wp:positionV>
                <wp:extent cx="0" cy="320040"/>
                <wp:effectExtent l="62865" t="19685" r="60960" b="12700"/>
                <wp:wrapNone/>
                <wp:docPr id="176" name="AutoShape 18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200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0C11E9C" id="AutoShape 1890" o:spid="_x0000_s1026" type="#_x0000_t32" style="position:absolute;margin-left:240.45pt;margin-top:395pt;width:0;height:25.2pt;flip:y;z-index:25242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" strokeweight="1.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2428800" behindDoc="0" locked="0" layoutInCell="1" allowOverlap="1" wp14:anchorId="225B05C5" wp14:editId="18F90DF1">
                <wp:simplePos x="0" y="0"/>
                <wp:positionH relativeFrom="column">
                  <wp:posOffset>2872105</wp:posOffset>
                </wp:positionH>
                <wp:positionV relativeFrom="paragraph">
                  <wp:posOffset>4060190</wp:posOffset>
                </wp:positionV>
                <wp:extent cx="2481580" cy="956310"/>
                <wp:effectExtent l="14605" t="15875" r="18415" b="18415"/>
                <wp:wrapNone/>
                <wp:docPr id="175" name="Text Box 1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1580" cy="9563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5A39E2" w14:textId="77777777" w:rsidR="00393F33" w:rsidRDefault="00393F33" w:rsidP="00EB36D0">
                            <w:pPr>
                              <w:rPr>
                                <w:rFonts w:ascii="Arial" w:hAnsi="Arial" w:cs="Arial"/>
                                <w:sz w:val="16"/>
                                <w:szCs w:val="16"/>
                              </w:rPr>
                            </w:pPr>
                            <w:r>
                              <w:rPr>
                                <w:rFonts w:ascii="Arial" w:hAnsi="Arial" w:cs="Arial"/>
                                <w:sz w:val="16"/>
                                <w:szCs w:val="16"/>
                              </w:rPr>
                              <w:t xml:space="preserve">This is the amount the customer charges for  participation in the food show.  </w:t>
                            </w:r>
                          </w:p>
                          <w:p w14:paraId="626B6C1D" w14:textId="77777777" w:rsidR="00393F33" w:rsidRDefault="00393F33" w:rsidP="00EB36D0">
                            <w:pPr>
                              <w:rPr>
                                <w:rFonts w:ascii="Arial" w:hAnsi="Arial" w:cs="Arial"/>
                                <w:sz w:val="16"/>
                                <w:szCs w:val="16"/>
                              </w:rPr>
                            </w:pPr>
                          </w:p>
                          <w:p w14:paraId="4E1F8CA5" w14:textId="77777777" w:rsidR="00393F33" w:rsidRPr="00FB4A6F" w:rsidRDefault="00393F33" w:rsidP="00EB36D0">
                            <w:pPr>
                              <w:rPr>
                                <w:rFonts w:ascii="Arial" w:hAnsi="Arial" w:cs="Arial"/>
                                <w:sz w:val="16"/>
                                <w:szCs w:val="16"/>
                                <w:u w:val="single"/>
                              </w:rPr>
                            </w:pPr>
                            <w:r>
                              <w:rPr>
                                <w:rFonts w:ascii="Arial" w:hAnsi="Arial" w:cs="Arial"/>
                                <w:sz w:val="16"/>
                                <w:szCs w:val="16"/>
                              </w:rPr>
                              <w:t>In this example, they are billing multiple clients, for a total of $4000.00.  The portion deducted from Walden Farms is $500.00.  This amount must match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5B05C5" id="Text Box 1891" o:spid="_x0000_s1177" type="#_x0000_t202" style="position:absolute;margin-left:226.15pt;margin-top:319.7pt;width:195.4pt;height:75.3pt;z-index:25242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" strokeweight="1.5pt">
                <v:shadow color="#868686"/>
                <v:textbox>
                  <w:txbxContent>
                    <w:p w14:paraId="2A5A39E2" w14:textId="77777777" w:rsidR="00393F33" w:rsidRDefault="00393F33" w:rsidP="00EB36D0">
                      <w:pPr>
                        <w:rPr>
                          <w:rFonts w:ascii="Arial" w:hAnsi="Arial" w:cs="Arial"/>
                          <w:sz w:val="16"/>
                          <w:szCs w:val="16"/>
                        </w:rPr>
                      </w:pPr>
                      <w:r>
                        <w:rPr>
                          <w:rFonts w:ascii="Arial" w:hAnsi="Arial" w:cs="Arial"/>
                          <w:sz w:val="16"/>
                          <w:szCs w:val="16"/>
                        </w:rPr>
                        <w:t xml:space="preserve">This is the amount the customer charges for  participation in the food show.  </w:t>
                      </w:r>
                    </w:p>
                    <w:p w14:paraId="626B6C1D" w14:textId="77777777" w:rsidR="00393F33" w:rsidRDefault="00393F33" w:rsidP="00EB36D0">
                      <w:pPr>
                        <w:rPr>
                          <w:rFonts w:ascii="Arial" w:hAnsi="Arial" w:cs="Arial"/>
                          <w:sz w:val="16"/>
                          <w:szCs w:val="16"/>
                        </w:rPr>
                      </w:pPr>
                    </w:p>
                    <w:p w14:paraId="4E1F8CA5" w14:textId="77777777" w:rsidR="00393F33" w:rsidRPr="00FB4A6F" w:rsidRDefault="00393F33" w:rsidP="00EB36D0">
                      <w:pPr>
                        <w:rPr>
                          <w:rFonts w:ascii="Arial" w:hAnsi="Arial" w:cs="Arial"/>
                          <w:sz w:val="16"/>
                          <w:szCs w:val="16"/>
                          <w:u w:val="single"/>
                        </w:rPr>
                      </w:pPr>
                      <w:r>
                        <w:rPr>
                          <w:rFonts w:ascii="Arial" w:hAnsi="Arial" w:cs="Arial"/>
                          <w:sz w:val="16"/>
                          <w:szCs w:val="16"/>
                        </w:rPr>
                        <w:t>In this example, they are billing multiple clients, for a total of $4000.00.  The portion deducted from Walden Farms is $500.00.  This amount must match the customer invoice.</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2429824" behindDoc="0" locked="0" layoutInCell="1" allowOverlap="1" wp14:anchorId="259892F2" wp14:editId="694A10D3">
                <wp:simplePos x="0" y="0"/>
                <wp:positionH relativeFrom="column">
                  <wp:posOffset>2563495</wp:posOffset>
                </wp:positionH>
                <wp:positionV relativeFrom="paragraph">
                  <wp:posOffset>4537075</wp:posOffset>
                </wp:positionV>
                <wp:extent cx="351155" cy="359410"/>
                <wp:effectExtent l="10795" t="16510" r="9525" b="14605"/>
                <wp:wrapNone/>
                <wp:docPr id="174" name="Oval 18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1BE3214" w14:textId="77777777" w:rsidR="00393F33" w:rsidRPr="00142371" w:rsidRDefault="00393F33" w:rsidP="00EB36D0">
                            <w:pPr>
                              <w:rPr>
                                <w:rFonts w:ascii="Arial" w:hAnsi="Arial" w:cs="Arial"/>
                              </w:rPr>
                            </w:pPr>
                            <w:r w:rsidRPr="00142371">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9892F2" id="Oval 1892" o:spid="_x0000_s1178" style="position:absolute;margin-left:201.85pt;margin-top:357.25pt;width:27.65pt;height:28.3pt;z-index:25242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" fillcolor="yellow" strokecolor="yellow" strokeweight="1.5pt">
                <v:shadow color="#868686"/>
                <v:textbox>
                  <w:txbxContent>
                    <w:p w14:paraId="21BE3214" w14:textId="77777777" w:rsidR="00393F33" w:rsidRPr="00142371" w:rsidRDefault="00393F33" w:rsidP="00EB36D0">
                      <w:pPr>
                        <w:rPr>
                          <w:rFonts w:ascii="Arial" w:hAnsi="Arial" w:cs="Arial"/>
                        </w:rPr>
                      </w:pPr>
                      <w:r w:rsidRPr="00142371">
                        <w:rPr>
                          <w:rFonts w:ascii="Arial" w:hAnsi="Arial" w:cs="Arial"/>
                        </w:rPr>
                        <w:t>2</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2426752" behindDoc="0" locked="0" layoutInCell="1" allowOverlap="1" wp14:anchorId="5974505C" wp14:editId="5E3BADDD">
                <wp:simplePos x="0" y="0"/>
                <wp:positionH relativeFrom="column">
                  <wp:posOffset>1781175</wp:posOffset>
                </wp:positionH>
                <wp:positionV relativeFrom="paragraph">
                  <wp:posOffset>5336540</wp:posOffset>
                </wp:positionV>
                <wp:extent cx="1511935" cy="168910"/>
                <wp:effectExtent l="9525" t="15875" r="12065" b="15240"/>
                <wp:wrapNone/>
                <wp:docPr id="173" name="AutoShape 18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935"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7302D8" id="AutoShape 1889" o:spid="_x0000_s1026" style="position:absolute;margin-left:140.25pt;margin-top:420.2pt;width:119.05pt;height:13.3pt;z-index:25242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" filled="f" strokecolor="red" strokeweight="1.5pt">
                <v:shadow color="#868686"/>
              </v:roundrect>
            </w:pict>
          </mc:Fallback>
        </mc:AlternateContent>
      </w:r>
      <w:r w:rsidR="00AC0D71">
        <w:rPr>
          <w:rFonts w:ascii="Arial" w:hAnsi="Arial" w:cs="Arial"/>
          <w:b/>
          <w:noProof/>
          <w:lang w:val="en-US"/>
        </w:rPr>
        <w:drawing>
          <wp:inline distT="0" distB="0" distL="0" distR="0" wp14:anchorId="3289EC53" wp14:editId="703BFB59">
            <wp:extent cx="6765290" cy="6504305"/>
            <wp:effectExtent l="19050" t="1905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82" cstate="print"/>
                    <a:srcRect/>
                    <a:stretch>
                      <a:fillRect/>
                    </a:stretch>
                  </pic:blipFill>
                  <pic:spPr bwMode="auto">
                    <a:xfrm>
                      <a:off x="0" y="0"/>
                      <a:ext cx="6765290" cy="6504305"/>
                    </a:xfrm>
                    <a:prstGeom prst="rect">
                      <a:avLst/>
                    </a:prstGeom>
                    <a:noFill/>
                    <a:ln w="9525">
                      <a:solidFill>
                        <a:schemeClr val="tx1"/>
                      </a:solidFill>
                      <a:miter lim="800000"/>
                      <a:headEnd/>
                      <a:tailEnd/>
                    </a:ln>
                  </pic:spPr>
                </pic:pic>
              </a:graphicData>
            </a:graphic>
          </wp:inline>
        </w:drawing>
      </w:r>
    </w:p>
    <w:p w14:paraId="7FF7AEB3" w14:textId="77777777" w:rsidR="00EB36D0" w:rsidRDefault="00EB36D0" w:rsidP="002402CC">
      <w:pPr>
        <w:rPr>
          <w:rFonts w:ascii="Arial" w:hAnsi="Arial" w:cs="Arial"/>
          <w:b/>
          <w:lang w:val="en-GB"/>
        </w:rPr>
      </w:pPr>
    </w:p>
    <w:p w14:paraId="5BF61239" w14:textId="77777777" w:rsidR="00EB36D0" w:rsidRDefault="00EB36D0" w:rsidP="002402CC">
      <w:pPr>
        <w:rPr>
          <w:rFonts w:ascii="Arial" w:hAnsi="Arial" w:cs="Arial"/>
          <w:b/>
          <w:lang w:val="en-GB"/>
        </w:rPr>
      </w:pPr>
    </w:p>
    <w:p w14:paraId="0A25ED0D" w14:textId="77777777" w:rsidR="00EC42B8" w:rsidRDefault="00EC42B8" w:rsidP="002402CC">
      <w:pPr>
        <w:rPr>
          <w:rFonts w:ascii="Arial" w:hAnsi="Arial" w:cs="Arial"/>
          <w:b/>
          <w:lang w:val="en-GB"/>
        </w:rPr>
      </w:pPr>
    </w:p>
    <w:p w14:paraId="6C03C51E" w14:textId="77777777" w:rsidR="00C91A13" w:rsidRPr="000A0F35" w:rsidRDefault="00C91A13" w:rsidP="00C91A13">
      <w:pPr>
        <w:ind w:left="720" w:hanging="720"/>
        <w:jc w:val="both"/>
        <w:rPr>
          <w:rFonts w:ascii="Arial" w:hAnsi="Arial" w:cs="Arial"/>
          <w:color w:val="000000"/>
          <w:lang w:val="en-US"/>
        </w:rPr>
      </w:pPr>
      <w:r>
        <w:rPr>
          <w:rFonts w:ascii="Arial" w:hAnsi="Arial" w:cs="Arial"/>
          <w:lang w:val="en-GB"/>
        </w:rPr>
        <w:t>R</w:t>
      </w:r>
      <w:r w:rsidRPr="000A0F35">
        <w:rPr>
          <w:rFonts w:ascii="Arial" w:hAnsi="Arial" w:cs="Arial"/>
          <w:lang w:val="en-GB"/>
        </w:rPr>
        <w:t>efer to the SOPs/Generic Help File for POP requirements.</w:t>
      </w:r>
    </w:p>
    <w:p w14:paraId="67ADEEFB" w14:textId="77777777" w:rsidR="00EB36D0" w:rsidRDefault="00EB36D0" w:rsidP="002402CC">
      <w:pPr>
        <w:rPr>
          <w:rFonts w:ascii="Arial" w:hAnsi="Arial" w:cs="Arial"/>
          <w:b/>
          <w:lang w:val="en-GB"/>
        </w:rPr>
      </w:pPr>
    </w:p>
    <w:p w14:paraId="16B6005B" w14:textId="77777777" w:rsidR="00EB36D0" w:rsidRDefault="00EB36D0" w:rsidP="002402CC">
      <w:pPr>
        <w:rPr>
          <w:rFonts w:ascii="Arial" w:hAnsi="Arial" w:cs="Arial"/>
          <w:b/>
          <w:lang w:val="en-GB"/>
        </w:rPr>
      </w:pPr>
    </w:p>
    <w:p w14:paraId="5F386F7C" w14:textId="77777777" w:rsidR="004F5755" w:rsidRPr="008B31A9" w:rsidRDefault="004F5755" w:rsidP="004F5755">
      <w:pPr>
        <w:rPr>
          <w:rFonts w:ascii="Arial" w:hAnsi="Arial" w:cs="Arial"/>
          <w:b/>
          <w:u w:val="single"/>
          <w:lang w:val="en-GB"/>
        </w:rPr>
      </w:pPr>
      <w:r>
        <w:rPr>
          <w:rFonts w:ascii="Arial" w:hAnsi="Arial" w:cs="Arial"/>
          <w:b/>
          <w:lang w:val="en-GB"/>
        </w:rPr>
        <w:t>11</w:t>
      </w:r>
      <w:r w:rsidRPr="008B31A9">
        <w:rPr>
          <w:rFonts w:ascii="Arial" w:hAnsi="Arial" w:cs="Arial"/>
          <w:b/>
          <w:lang w:val="en-GB"/>
        </w:rPr>
        <w:t>.</w:t>
      </w:r>
      <w:r w:rsidRPr="008B31A9">
        <w:rPr>
          <w:rFonts w:ascii="Arial" w:hAnsi="Arial" w:cs="Arial"/>
          <w:b/>
          <w:lang w:val="en-GB"/>
        </w:rPr>
        <w:tab/>
      </w:r>
      <w:bookmarkStart w:id="41" w:name="mfrcoup"/>
      <w:r w:rsidRPr="00BB0E0A">
        <w:rPr>
          <w:rFonts w:ascii="Arial" w:hAnsi="Arial" w:cs="Arial"/>
          <w:b/>
          <w:sz w:val="22"/>
          <w:szCs w:val="22"/>
          <w:u w:val="single"/>
          <w:lang w:val="en-GB"/>
        </w:rPr>
        <w:t xml:space="preserve">Deduction Type:  </w:t>
      </w:r>
      <w:r>
        <w:rPr>
          <w:rFonts w:ascii="Arial" w:hAnsi="Arial" w:cs="Arial"/>
          <w:b/>
          <w:sz w:val="22"/>
          <w:szCs w:val="22"/>
          <w:u w:val="single"/>
          <w:lang w:val="en-GB"/>
        </w:rPr>
        <w:t>Coupons</w:t>
      </w:r>
      <w:r w:rsidR="00A528BC">
        <w:rPr>
          <w:rFonts w:ascii="Arial" w:hAnsi="Arial" w:cs="Arial"/>
          <w:b/>
          <w:sz w:val="22"/>
          <w:szCs w:val="22"/>
          <w:u w:val="single"/>
          <w:lang w:val="en-GB"/>
        </w:rPr>
        <w:t xml:space="preserve"> (Manufacture</w:t>
      </w:r>
      <w:r w:rsidR="0002606C">
        <w:rPr>
          <w:rFonts w:ascii="Arial" w:hAnsi="Arial" w:cs="Arial"/>
          <w:b/>
          <w:sz w:val="22"/>
          <w:szCs w:val="22"/>
          <w:u w:val="single"/>
          <w:lang w:val="en-GB"/>
        </w:rPr>
        <w:t>r</w:t>
      </w:r>
      <w:r w:rsidR="00A528BC">
        <w:rPr>
          <w:rFonts w:ascii="Arial" w:hAnsi="Arial" w:cs="Arial"/>
          <w:b/>
          <w:sz w:val="22"/>
          <w:szCs w:val="22"/>
          <w:u w:val="single"/>
          <w:lang w:val="en-GB"/>
        </w:rPr>
        <w:t>’s)</w:t>
      </w:r>
      <w:bookmarkEnd w:id="41"/>
    </w:p>
    <w:p w14:paraId="1319CC61" w14:textId="77777777" w:rsidR="004F5755" w:rsidRDefault="004F5755" w:rsidP="004F5755">
      <w:pPr>
        <w:rPr>
          <w:rFonts w:ascii="Arial" w:hAnsi="Arial" w:cs="Arial"/>
        </w:rPr>
      </w:pPr>
    </w:p>
    <w:p w14:paraId="5FC26108" w14:textId="77777777" w:rsidR="004F5755" w:rsidRDefault="004F5755" w:rsidP="004F5755">
      <w:pPr>
        <w:ind w:left="720"/>
        <w:rPr>
          <w:rFonts w:ascii="Arial" w:hAnsi="Arial" w:cs="Arial"/>
        </w:rPr>
      </w:pPr>
      <w:r>
        <w:rPr>
          <w:rFonts w:ascii="Arial" w:hAnsi="Arial" w:cs="Arial"/>
        </w:rPr>
        <w:t>This is a manufacturer Coupon, typically cleared by client.</w:t>
      </w:r>
    </w:p>
    <w:p w14:paraId="3F1147CC" w14:textId="77777777" w:rsidR="004F5755" w:rsidRDefault="004F5755" w:rsidP="004F5755">
      <w:pPr>
        <w:ind w:left="720"/>
        <w:rPr>
          <w:rFonts w:ascii="Arial" w:hAnsi="Arial" w:cs="Arial"/>
        </w:rPr>
      </w:pPr>
    </w:p>
    <w:p w14:paraId="14FC396D" w14:textId="77777777" w:rsidR="00A528BC" w:rsidRPr="002518FB" w:rsidRDefault="00A528BC" w:rsidP="004F5755">
      <w:pPr>
        <w:ind w:left="720"/>
        <w:rPr>
          <w:rFonts w:ascii="Arial" w:hAnsi="Arial" w:cs="Arial"/>
          <w:szCs w:val="22"/>
        </w:rPr>
      </w:pPr>
    </w:p>
    <w:tbl>
      <w:tblPr>
        <w:tblW w:w="10260" w:type="dxa"/>
        <w:tblInd w:w="108" w:type="dxa"/>
        <w:tblLook w:val="04A0" w:firstRow="1" w:lastRow="0" w:firstColumn="1" w:lastColumn="0" w:noHBand="0" w:noVBand="1"/>
      </w:tblPr>
      <w:tblGrid>
        <w:gridCol w:w="3476"/>
        <w:gridCol w:w="5480"/>
        <w:gridCol w:w="1304"/>
      </w:tblGrid>
      <w:tr w:rsidR="00A528BC" w14:paraId="36F4B356" w14:textId="77777777" w:rsidTr="00A4010D">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2B33B5AF" w14:textId="77777777" w:rsidR="00A528BC" w:rsidRDefault="00A528BC" w:rsidP="00A4010D">
            <w:pPr>
              <w:overflowPunct/>
              <w:autoSpaceDE/>
              <w:adjustRightInd/>
              <w:rPr>
                <w:rFonts w:ascii="Arial" w:hAnsi="Arial" w:cs="Arial"/>
                <w:b/>
                <w:color w:val="000000"/>
                <w:lang w:val="en-US"/>
              </w:rPr>
            </w:pPr>
            <w:r>
              <w:rPr>
                <w:rFonts w:ascii="Arial" w:hAnsi="Arial" w:cs="Arial"/>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79CDBF0E" w14:textId="77777777" w:rsidR="00A528BC" w:rsidRDefault="00A528BC" w:rsidP="00A4010D">
            <w:pPr>
              <w:overflowPunct/>
              <w:autoSpaceDE/>
              <w:adjustRightInd/>
              <w:rPr>
                <w:rFonts w:ascii="Arial" w:hAnsi="Arial" w:cs="Arial"/>
                <w:b/>
                <w:color w:val="000000"/>
                <w:lang w:val="en-US"/>
              </w:rPr>
            </w:pPr>
            <w:r>
              <w:rPr>
                <w:rFonts w:ascii="Arial" w:hAnsi="Arial" w:cs="Arial"/>
                <w:b/>
                <w:color w:val="000000"/>
                <w:lang w:val="en-US"/>
              </w:rPr>
              <w:t>Source of the Document</w:t>
            </w:r>
          </w:p>
        </w:tc>
        <w:tc>
          <w:tcPr>
            <w:tcW w:w="1304" w:type="dxa"/>
            <w:tcBorders>
              <w:top w:val="single" w:sz="4" w:space="0" w:color="auto"/>
              <w:left w:val="nil"/>
              <w:bottom w:val="single" w:sz="4" w:space="0" w:color="auto"/>
              <w:right w:val="single" w:sz="4" w:space="0" w:color="auto"/>
            </w:tcBorders>
            <w:hideMark/>
          </w:tcPr>
          <w:p w14:paraId="65277D09" w14:textId="77777777" w:rsidR="00A528BC" w:rsidRDefault="00A528BC" w:rsidP="00A4010D">
            <w:pPr>
              <w:overflowPunct/>
              <w:autoSpaceDE/>
              <w:adjustRightInd/>
              <w:jc w:val="center"/>
              <w:rPr>
                <w:rFonts w:ascii="Arial" w:hAnsi="Arial" w:cs="Arial"/>
                <w:b/>
                <w:color w:val="000000"/>
                <w:lang w:val="en-US"/>
              </w:rPr>
            </w:pPr>
            <w:r>
              <w:rPr>
                <w:rFonts w:ascii="Arial" w:hAnsi="Arial" w:cs="Arial"/>
                <w:b/>
                <w:color w:val="000000"/>
                <w:lang w:val="en-US"/>
              </w:rPr>
              <w:t>Action by Accenture</w:t>
            </w:r>
          </w:p>
        </w:tc>
      </w:tr>
      <w:tr w:rsidR="00A528BC" w14:paraId="211BD1F3" w14:textId="77777777" w:rsidTr="00A4010D">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6490C7C0" w14:textId="77777777" w:rsidR="00A528BC" w:rsidRDefault="00A528BC" w:rsidP="00A4010D">
            <w:pPr>
              <w:overflowPunct/>
              <w:autoSpaceDE/>
              <w:adjustRightInd/>
              <w:rPr>
                <w:rFonts w:ascii="Arial" w:hAnsi="Arial" w:cs="Arial"/>
                <w:color w:val="000000"/>
                <w:lang w:val="en-US"/>
              </w:rPr>
            </w:pPr>
            <w:r>
              <w:rPr>
                <w:rFonts w:ascii="Arial" w:hAnsi="Arial" w:cs="Arial"/>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214C04F7" w14:textId="77777777" w:rsidR="00A528BC" w:rsidRDefault="00EF5E17" w:rsidP="00A4010D">
            <w:pPr>
              <w:overflowPunct/>
              <w:autoSpaceDE/>
              <w:adjustRightInd/>
              <w:rPr>
                <w:rFonts w:ascii="Arial" w:hAnsi="Arial" w:cs="Arial"/>
                <w:color w:val="000000"/>
                <w:lang w:val="en-US"/>
              </w:rPr>
            </w:pPr>
            <w:r w:rsidRPr="00EF5E17">
              <w:rPr>
                <w:rFonts w:ascii="Arial" w:hAnsi="Arial" w:cs="Arial"/>
                <w:szCs w:val="22"/>
                <w:lang w:val="en-GB"/>
              </w:rPr>
              <w:t>ACOSTA Relay</w:t>
            </w:r>
            <w:r>
              <w:rPr>
                <w:rFonts w:ascii="Arial" w:hAnsi="Arial" w:cs="Arial"/>
                <w:szCs w:val="22"/>
                <w:lang w:val="en-GB"/>
              </w:rPr>
              <w:t xml:space="preserve"> </w:t>
            </w:r>
            <w:r w:rsidR="00A528BC">
              <w:rPr>
                <w:rFonts w:ascii="Arial" w:hAnsi="Arial" w:cs="Arial"/>
                <w:color w:val="000000"/>
                <w:lang w:val="en-US"/>
              </w:rPr>
              <w:t>– search for the invoice under Backup Documentation, document type 2.</w:t>
            </w:r>
          </w:p>
        </w:tc>
        <w:tc>
          <w:tcPr>
            <w:tcW w:w="1304" w:type="dxa"/>
            <w:tcBorders>
              <w:top w:val="nil"/>
              <w:left w:val="nil"/>
              <w:bottom w:val="single" w:sz="4" w:space="0" w:color="auto"/>
              <w:right w:val="single" w:sz="4" w:space="0" w:color="auto"/>
            </w:tcBorders>
            <w:vAlign w:val="center"/>
            <w:hideMark/>
          </w:tcPr>
          <w:p w14:paraId="7C674700" w14:textId="77777777" w:rsidR="00A528BC" w:rsidRDefault="00A528BC" w:rsidP="00A4010D">
            <w:pPr>
              <w:overflowPunct/>
              <w:autoSpaceDE/>
              <w:adjustRightInd/>
              <w:rPr>
                <w:rFonts w:ascii="Arial" w:hAnsi="Arial" w:cs="Arial"/>
                <w:color w:val="000000"/>
                <w:lang w:val="en-US"/>
              </w:rPr>
            </w:pPr>
            <w:r>
              <w:rPr>
                <w:rFonts w:ascii="Arial" w:hAnsi="Arial" w:cs="Arial"/>
                <w:color w:val="000000"/>
                <w:lang w:val="en-US"/>
              </w:rPr>
              <w:t>Step up the claim to Acosta for research</w:t>
            </w:r>
          </w:p>
        </w:tc>
      </w:tr>
    </w:tbl>
    <w:p w14:paraId="43521000" w14:textId="77777777" w:rsidR="004F5755" w:rsidRDefault="004F5755" w:rsidP="004F5755">
      <w:pPr>
        <w:rPr>
          <w:rFonts w:ascii="Arial" w:hAnsi="Arial" w:cs="Arial"/>
          <w:b/>
          <w:szCs w:val="22"/>
        </w:rPr>
      </w:pPr>
    </w:p>
    <w:p w14:paraId="3E3C96BC" w14:textId="77777777" w:rsidR="004F5755" w:rsidRDefault="004F5755" w:rsidP="004F5755">
      <w:pPr>
        <w:rPr>
          <w:rFonts w:ascii="Arial" w:hAnsi="Arial" w:cs="Arial"/>
          <w:b/>
          <w:szCs w:val="22"/>
        </w:rPr>
      </w:pPr>
    </w:p>
    <w:p w14:paraId="356F6FC2" w14:textId="77777777" w:rsidR="00EB36D0" w:rsidRDefault="004F5755" w:rsidP="004F5755">
      <w:pPr>
        <w:rPr>
          <w:rFonts w:ascii="Arial" w:hAnsi="Arial" w:cs="Arial"/>
          <w:b/>
          <w:szCs w:val="22"/>
        </w:rPr>
      </w:pPr>
      <w:r>
        <w:rPr>
          <w:rFonts w:ascii="Arial" w:hAnsi="Arial" w:cs="Arial"/>
          <w:b/>
          <w:szCs w:val="22"/>
        </w:rPr>
        <w:t>11</w:t>
      </w:r>
      <w:r w:rsidRPr="00533C11">
        <w:rPr>
          <w:rFonts w:ascii="Arial" w:hAnsi="Arial" w:cs="Arial"/>
          <w:b/>
          <w:szCs w:val="22"/>
        </w:rPr>
        <w:t>.1</w:t>
      </w:r>
      <w:r w:rsidRPr="00533C11">
        <w:rPr>
          <w:rFonts w:ascii="Arial" w:hAnsi="Arial" w:cs="Arial"/>
          <w:b/>
          <w:szCs w:val="22"/>
        </w:rPr>
        <w:tab/>
        <w:t>Customer Invoice</w:t>
      </w:r>
      <w:r>
        <w:rPr>
          <w:rFonts w:ascii="Arial" w:hAnsi="Arial" w:cs="Arial"/>
          <w:b/>
          <w:szCs w:val="22"/>
        </w:rPr>
        <w:t xml:space="preserve"> for </w:t>
      </w:r>
      <w:r>
        <w:rPr>
          <w:rFonts w:ascii="Arial" w:hAnsi="Arial" w:cs="Arial"/>
          <w:b/>
          <w:lang w:val="en-GB"/>
        </w:rPr>
        <w:t>Coupons</w:t>
      </w:r>
      <w:r w:rsidRPr="00533C11">
        <w:rPr>
          <w:rFonts w:ascii="Arial" w:hAnsi="Arial" w:cs="Arial"/>
          <w:b/>
          <w:szCs w:val="22"/>
        </w:rPr>
        <w:t>:</w:t>
      </w:r>
    </w:p>
    <w:p w14:paraId="0F1F2791" w14:textId="77777777" w:rsidR="004F5755" w:rsidRDefault="004F5755" w:rsidP="004F5755">
      <w:pPr>
        <w:rPr>
          <w:rFonts w:ascii="Arial" w:hAnsi="Arial" w:cs="Arial"/>
          <w:b/>
          <w:szCs w:val="22"/>
        </w:rPr>
      </w:pPr>
    </w:p>
    <w:p w14:paraId="393DA118" w14:textId="77777777" w:rsidR="004F5755" w:rsidRDefault="00576E9F" w:rsidP="00BA14C1">
      <w:pPr>
        <w:jc w:val="cente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2430848" behindDoc="0" locked="0" layoutInCell="1" allowOverlap="1" wp14:anchorId="4826854F" wp14:editId="25C9C5A5">
                <wp:simplePos x="0" y="0"/>
                <wp:positionH relativeFrom="column">
                  <wp:posOffset>3470910</wp:posOffset>
                </wp:positionH>
                <wp:positionV relativeFrom="paragraph">
                  <wp:posOffset>2494280</wp:posOffset>
                </wp:positionV>
                <wp:extent cx="2338070" cy="831215"/>
                <wp:effectExtent l="0" t="0" r="24130" b="26035"/>
                <wp:wrapNone/>
                <wp:docPr id="172" name="Text Box 18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8070" cy="831215"/>
                        </a:xfrm>
                        <a:prstGeom prst="rect">
                          <a:avLst/>
                        </a:prstGeom>
                        <a:solidFill>
                          <a:schemeClr val="tx2">
                            <a:lumMod val="40000"/>
                            <a:lumOff val="60000"/>
                          </a:schemeClr>
                        </a:solidFill>
                        <a:ln w="19050">
                          <a:solidFill>
                            <a:srgbClr val="000000"/>
                          </a:solidFill>
                          <a:miter lim="800000"/>
                          <a:headEnd/>
                          <a:tailEnd/>
                        </a:ln>
                        <a:effectLst/>
                      </wps:spPr>
                      <wps:txbx>
                        <w:txbxContent>
                          <w:p w14:paraId="7F39EC25" w14:textId="77777777" w:rsidR="00393F33" w:rsidRDefault="00393F33" w:rsidP="004F5755">
                            <w:pPr>
                              <w:rPr>
                                <w:rFonts w:ascii="Arial" w:hAnsi="Arial" w:cs="Arial"/>
                                <w:sz w:val="16"/>
                                <w:szCs w:val="16"/>
                              </w:rPr>
                            </w:pPr>
                            <w:r>
                              <w:rPr>
                                <w:rFonts w:ascii="Arial" w:hAnsi="Arial" w:cs="Arial"/>
                                <w:sz w:val="16"/>
                                <w:szCs w:val="16"/>
                                <w:u w:val="single"/>
                              </w:rPr>
                              <w:t>Customer Invoice Number</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 xml:space="preserve">If the invoice number on the customer invoice or customer check remittance is prefixed by </w:t>
                            </w:r>
                            <w:r w:rsidRPr="004F5755">
                              <w:rPr>
                                <w:rFonts w:ascii="Arial" w:hAnsi="Arial" w:cs="Arial"/>
                                <w:b/>
                                <w:sz w:val="16"/>
                                <w:szCs w:val="16"/>
                                <w:u w:val="single"/>
                              </w:rPr>
                              <w:t>CP</w:t>
                            </w:r>
                            <w:r>
                              <w:rPr>
                                <w:rFonts w:ascii="Arial" w:hAnsi="Arial" w:cs="Arial"/>
                                <w:sz w:val="16"/>
                                <w:szCs w:val="16"/>
                              </w:rPr>
                              <w:t>, it confirms that the invoice is for a Coupon Deduction.</w:t>
                            </w:r>
                          </w:p>
                          <w:p w14:paraId="6C253A14" w14:textId="77777777" w:rsidR="00393F33" w:rsidRPr="00417484" w:rsidRDefault="00393F33" w:rsidP="004F5755">
                            <w:pPr>
                              <w:rPr>
                                <w:sz w:val="18"/>
                                <w:szCs w:val="18"/>
                              </w:rPr>
                            </w:pPr>
                            <w:r>
                              <w:rPr>
                                <w:rFonts w:ascii="Arial" w:hAnsi="Arial" w:cs="Arial"/>
                                <w:sz w:val="16"/>
                                <w:szCs w:val="16"/>
                              </w:rPr>
                              <w:t>Once identified as Coupons the claim needs to be stepped to Acosta for further research.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26854F" id="Text Box 1893" o:spid="_x0000_s1179" type="#_x0000_t202" style="position:absolute;left:0;text-align:left;margin-left:273.3pt;margin-top:196.4pt;width:184.1pt;height:65.45pt;z-index:25243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" fillcolor="#8db3e2 [1311]" strokeweight="1.5pt">
                <v:textbox>
                  <w:txbxContent>
                    <w:p w14:paraId="7F39EC25" w14:textId="77777777" w:rsidR="00393F33" w:rsidRDefault="00393F33" w:rsidP="004F5755">
                      <w:pPr>
                        <w:rPr>
                          <w:rFonts w:ascii="Arial" w:hAnsi="Arial" w:cs="Arial"/>
                          <w:sz w:val="16"/>
                          <w:szCs w:val="16"/>
                        </w:rPr>
                      </w:pPr>
                      <w:r>
                        <w:rPr>
                          <w:rFonts w:ascii="Arial" w:hAnsi="Arial" w:cs="Arial"/>
                          <w:sz w:val="16"/>
                          <w:szCs w:val="16"/>
                          <w:u w:val="single"/>
                        </w:rPr>
                        <w:t>Customer Invoice Number</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 xml:space="preserve">If the invoice number on the customer invoice or customer check remittance is prefixed by </w:t>
                      </w:r>
                      <w:r w:rsidRPr="004F5755">
                        <w:rPr>
                          <w:rFonts w:ascii="Arial" w:hAnsi="Arial" w:cs="Arial"/>
                          <w:b/>
                          <w:sz w:val="16"/>
                          <w:szCs w:val="16"/>
                          <w:u w:val="single"/>
                        </w:rPr>
                        <w:t>CP</w:t>
                      </w:r>
                      <w:r>
                        <w:rPr>
                          <w:rFonts w:ascii="Arial" w:hAnsi="Arial" w:cs="Arial"/>
                          <w:sz w:val="16"/>
                          <w:szCs w:val="16"/>
                        </w:rPr>
                        <w:t>, it confirms that the invoice is for a Coupon Deduction.</w:t>
                      </w:r>
                    </w:p>
                    <w:p w14:paraId="6C253A14" w14:textId="77777777" w:rsidR="00393F33" w:rsidRPr="00417484" w:rsidRDefault="00393F33" w:rsidP="004F5755">
                      <w:pPr>
                        <w:rPr>
                          <w:sz w:val="18"/>
                          <w:szCs w:val="18"/>
                        </w:rPr>
                      </w:pPr>
                      <w:r>
                        <w:rPr>
                          <w:rFonts w:ascii="Arial" w:hAnsi="Arial" w:cs="Arial"/>
                          <w:sz w:val="16"/>
                          <w:szCs w:val="16"/>
                        </w:rPr>
                        <w:t>Once identified as Coupons the claim needs to be stepped to Acosta for further research.</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2432896" behindDoc="0" locked="0" layoutInCell="1" allowOverlap="1" wp14:anchorId="700D4CC4" wp14:editId="4946EEAB">
                <wp:simplePos x="0" y="0"/>
                <wp:positionH relativeFrom="column">
                  <wp:posOffset>2223770</wp:posOffset>
                </wp:positionH>
                <wp:positionV relativeFrom="paragraph">
                  <wp:posOffset>2776855</wp:posOffset>
                </wp:positionV>
                <wp:extent cx="1247140" cy="0"/>
                <wp:effectExtent l="13970" t="64770" r="24765" b="59055"/>
                <wp:wrapNone/>
                <wp:docPr id="171" name="AutoShape 18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714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BE5C550" id="AutoShape 1895" o:spid="_x0000_s1026" type="#_x0000_t32" style="position:absolute;margin-left:175.1pt;margin-top:218.65pt;width:98.2pt;height:0;z-index:25243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" strokeweight="1.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2431872" behindDoc="0" locked="0" layoutInCell="1" allowOverlap="1" wp14:anchorId="413EEC83" wp14:editId="260447FD">
                <wp:simplePos x="0" y="0"/>
                <wp:positionH relativeFrom="column">
                  <wp:posOffset>1483360</wp:posOffset>
                </wp:positionH>
                <wp:positionV relativeFrom="paragraph">
                  <wp:posOffset>2713355</wp:posOffset>
                </wp:positionV>
                <wp:extent cx="740410" cy="146050"/>
                <wp:effectExtent l="16510" t="10795" r="14605" b="14605"/>
                <wp:wrapNone/>
                <wp:docPr id="170" name="AutoShape 18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0410" cy="1460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CC24E2" id="AutoShape 1894" o:spid="_x0000_s1026" style="position:absolute;margin-left:116.8pt;margin-top:213.65pt;width:58.3pt;height:11.5pt;z-index:25243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" filled="f" strokecolor="red" strokeweight="1.5pt">
                <v:shadow color="#868686"/>
              </v:roundrect>
            </w:pict>
          </mc:Fallback>
        </mc:AlternateContent>
      </w:r>
      <w:r w:rsidR="00BA14C1">
        <w:rPr>
          <w:rFonts w:ascii="Arial" w:hAnsi="Arial" w:cs="Arial"/>
          <w:b/>
          <w:noProof/>
          <w:lang w:val="en-US"/>
        </w:rPr>
        <w:drawing>
          <wp:inline distT="0" distB="0" distL="0" distR="0" wp14:anchorId="0D4A8C0E" wp14:editId="7FEBB213">
            <wp:extent cx="5943765" cy="3912042"/>
            <wp:effectExtent l="19050" t="1905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3" cstate="print"/>
                    <a:srcRect l="6749" t="17992" r="6495" b="13349"/>
                    <a:stretch>
                      <a:fillRect/>
                    </a:stretch>
                  </pic:blipFill>
                  <pic:spPr bwMode="auto">
                    <a:xfrm>
                      <a:off x="0" y="0"/>
                      <a:ext cx="5943765" cy="3912042"/>
                    </a:xfrm>
                    <a:prstGeom prst="rect">
                      <a:avLst/>
                    </a:prstGeom>
                    <a:noFill/>
                    <a:ln w="9525">
                      <a:solidFill>
                        <a:schemeClr val="tx1"/>
                      </a:solidFill>
                      <a:miter lim="800000"/>
                      <a:headEnd/>
                      <a:tailEnd/>
                    </a:ln>
                  </pic:spPr>
                </pic:pic>
              </a:graphicData>
            </a:graphic>
          </wp:inline>
        </w:drawing>
      </w:r>
    </w:p>
    <w:p w14:paraId="0C59F122" w14:textId="77777777" w:rsidR="004F5755" w:rsidRDefault="004F5755" w:rsidP="004F5755">
      <w:pPr>
        <w:rPr>
          <w:rFonts w:ascii="Arial" w:hAnsi="Arial" w:cs="Arial"/>
          <w:b/>
          <w:lang w:val="en-GB"/>
        </w:rPr>
      </w:pPr>
    </w:p>
    <w:p w14:paraId="71846FE7" w14:textId="77777777" w:rsidR="004F5755" w:rsidRDefault="004F5755" w:rsidP="004F5755">
      <w:pPr>
        <w:rPr>
          <w:rFonts w:ascii="Arial" w:hAnsi="Arial" w:cs="Arial"/>
          <w:b/>
          <w:lang w:val="en-GB"/>
        </w:rPr>
      </w:pPr>
    </w:p>
    <w:p w14:paraId="00C5E6DC" w14:textId="77777777" w:rsidR="004F5755" w:rsidRDefault="004F5755" w:rsidP="004F5755">
      <w:pPr>
        <w:rPr>
          <w:rFonts w:ascii="Arial" w:hAnsi="Arial" w:cs="Arial"/>
          <w:b/>
          <w:lang w:val="en-GB"/>
        </w:rPr>
      </w:pPr>
    </w:p>
    <w:p w14:paraId="433635CD" w14:textId="77777777" w:rsidR="004F5755" w:rsidRDefault="004F5755" w:rsidP="004F5755">
      <w:pPr>
        <w:rPr>
          <w:rFonts w:ascii="Arial" w:hAnsi="Arial" w:cs="Arial"/>
          <w:b/>
          <w:lang w:val="en-GB"/>
        </w:rPr>
      </w:pPr>
    </w:p>
    <w:p w14:paraId="11BAD5F0" w14:textId="77777777" w:rsidR="00BA14C1" w:rsidRDefault="00BA14C1" w:rsidP="004F5755">
      <w:pPr>
        <w:rPr>
          <w:rFonts w:ascii="Arial" w:hAnsi="Arial" w:cs="Arial"/>
          <w:b/>
          <w:lang w:val="en-GB"/>
        </w:rPr>
      </w:pPr>
    </w:p>
    <w:p w14:paraId="47AE1CAC" w14:textId="77777777" w:rsidR="00C91A13" w:rsidRPr="000A0F35" w:rsidRDefault="00C91A13" w:rsidP="00C91A13">
      <w:pPr>
        <w:ind w:left="720" w:hanging="720"/>
        <w:jc w:val="both"/>
        <w:rPr>
          <w:rFonts w:ascii="Arial" w:hAnsi="Arial" w:cs="Arial"/>
          <w:color w:val="000000"/>
          <w:lang w:val="en-US"/>
        </w:rPr>
      </w:pPr>
      <w:r>
        <w:rPr>
          <w:rFonts w:ascii="Arial" w:hAnsi="Arial" w:cs="Arial"/>
          <w:lang w:val="en-GB"/>
        </w:rPr>
        <w:t>R</w:t>
      </w:r>
      <w:r w:rsidRPr="000A0F35">
        <w:rPr>
          <w:rFonts w:ascii="Arial" w:hAnsi="Arial" w:cs="Arial"/>
          <w:lang w:val="en-GB"/>
        </w:rPr>
        <w:t>efer to the SOPs/Generic Help File for POP requirements.</w:t>
      </w:r>
    </w:p>
    <w:p w14:paraId="7D8ECD12" w14:textId="77777777" w:rsidR="00BA14C1" w:rsidRDefault="00BA14C1" w:rsidP="004F5755">
      <w:pPr>
        <w:rPr>
          <w:rFonts w:ascii="Arial" w:hAnsi="Arial" w:cs="Arial"/>
          <w:b/>
          <w:lang w:val="en-GB"/>
        </w:rPr>
      </w:pPr>
    </w:p>
    <w:p w14:paraId="6A5E1C87" w14:textId="77777777" w:rsidR="00BA14C1" w:rsidRDefault="00BA14C1" w:rsidP="004F5755">
      <w:pPr>
        <w:rPr>
          <w:rFonts w:ascii="Arial" w:hAnsi="Arial" w:cs="Arial"/>
          <w:b/>
          <w:lang w:val="en-GB"/>
        </w:rPr>
      </w:pPr>
    </w:p>
    <w:p w14:paraId="377963F3" w14:textId="77777777" w:rsidR="00BA14C1" w:rsidRDefault="00BA14C1" w:rsidP="004F5755">
      <w:pPr>
        <w:rPr>
          <w:rFonts w:ascii="Arial" w:hAnsi="Arial" w:cs="Arial"/>
          <w:b/>
          <w:lang w:val="en-GB"/>
        </w:rPr>
      </w:pPr>
    </w:p>
    <w:p w14:paraId="46FC3340" w14:textId="77777777" w:rsidR="00647EB1" w:rsidRDefault="00647EB1" w:rsidP="004F5755">
      <w:pPr>
        <w:rPr>
          <w:rFonts w:ascii="Arial" w:hAnsi="Arial" w:cs="Arial"/>
          <w:b/>
          <w:lang w:val="en-GB"/>
        </w:rPr>
      </w:pPr>
    </w:p>
    <w:p w14:paraId="5446ED26" w14:textId="77777777" w:rsidR="002C282D" w:rsidRDefault="002C282D" w:rsidP="002C282D">
      <w:pPr>
        <w:rPr>
          <w:rFonts w:ascii="Arial" w:hAnsi="Arial" w:cs="Arial"/>
          <w:b/>
          <w:sz w:val="22"/>
          <w:szCs w:val="22"/>
          <w:u w:val="single"/>
          <w:lang w:val="en-GB"/>
        </w:rPr>
      </w:pPr>
      <w:r>
        <w:rPr>
          <w:rFonts w:ascii="Arial" w:hAnsi="Arial" w:cs="Arial"/>
          <w:b/>
          <w:lang w:val="en-GB"/>
        </w:rPr>
        <w:lastRenderedPageBreak/>
        <w:t>12</w:t>
      </w:r>
      <w:r w:rsidRPr="008B31A9">
        <w:rPr>
          <w:rFonts w:ascii="Arial" w:hAnsi="Arial" w:cs="Arial"/>
          <w:b/>
          <w:lang w:val="en-GB"/>
        </w:rPr>
        <w:t>.</w:t>
      </w:r>
      <w:r w:rsidRPr="008B31A9">
        <w:rPr>
          <w:rFonts w:ascii="Arial" w:hAnsi="Arial" w:cs="Arial"/>
          <w:b/>
          <w:lang w:val="en-GB"/>
        </w:rPr>
        <w:tab/>
      </w:r>
      <w:bookmarkStart w:id="42" w:name="returns"/>
      <w:r w:rsidRPr="00BB0E0A">
        <w:rPr>
          <w:rFonts w:ascii="Arial" w:hAnsi="Arial" w:cs="Arial"/>
          <w:b/>
          <w:sz w:val="22"/>
          <w:szCs w:val="22"/>
          <w:u w:val="single"/>
          <w:lang w:val="en-GB"/>
        </w:rPr>
        <w:t xml:space="preserve">Deduction Type:  </w:t>
      </w:r>
      <w:r>
        <w:rPr>
          <w:rFonts w:ascii="Arial" w:hAnsi="Arial" w:cs="Arial"/>
          <w:b/>
          <w:sz w:val="22"/>
          <w:szCs w:val="22"/>
          <w:u w:val="single"/>
          <w:lang w:val="en-GB"/>
        </w:rPr>
        <w:t>Returns</w:t>
      </w:r>
      <w:bookmarkEnd w:id="42"/>
    </w:p>
    <w:p w14:paraId="4004AEE9" w14:textId="77777777" w:rsidR="002C282D" w:rsidRPr="008B31A9" w:rsidRDefault="002C282D" w:rsidP="002C282D">
      <w:pPr>
        <w:rPr>
          <w:rFonts w:ascii="Arial" w:hAnsi="Arial" w:cs="Arial"/>
          <w:b/>
          <w:u w:val="single"/>
          <w:lang w:val="en-GB"/>
        </w:rPr>
      </w:pPr>
    </w:p>
    <w:p w14:paraId="0EB6EDE6" w14:textId="77777777" w:rsidR="002C282D" w:rsidRDefault="002C282D" w:rsidP="002C282D">
      <w:pPr>
        <w:ind w:left="720"/>
        <w:rPr>
          <w:rFonts w:ascii="Arial" w:hAnsi="Arial" w:cs="Arial"/>
        </w:rPr>
      </w:pPr>
      <w:r>
        <w:rPr>
          <w:rFonts w:ascii="Arial" w:hAnsi="Arial" w:cs="Arial"/>
          <w:color w:val="1F497D"/>
        </w:rPr>
        <w:t>P</w:t>
      </w:r>
      <w:r>
        <w:rPr>
          <w:rFonts w:ascii="Arial" w:hAnsi="Arial" w:cs="Arial"/>
        </w:rPr>
        <w:t>roducts returned by the customer to the client.</w:t>
      </w:r>
    </w:p>
    <w:p w14:paraId="1AD14E73" w14:textId="77777777" w:rsidR="002C282D" w:rsidRPr="001A2503" w:rsidRDefault="002C282D" w:rsidP="002C282D">
      <w:pPr>
        <w:ind w:left="720"/>
        <w:rPr>
          <w:rFonts w:ascii="Arial" w:hAnsi="Arial" w:cs="Arial"/>
          <w:b/>
          <w:u w:val="single"/>
          <w:lang w:val="en-GB"/>
        </w:rPr>
      </w:pPr>
    </w:p>
    <w:p w14:paraId="6ABB4699" w14:textId="77777777" w:rsidR="002C282D" w:rsidRPr="00316768" w:rsidRDefault="002C282D" w:rsidP="002C282D">
      <w:pPr>
        <w:ind w:left="720"/>
        <w:rPr>
          <w:rFonts w:ascii="Arial" w:hAnsi="Arial" w:cs="Arial"/>
          <w:u w:val="single"/>
          <w:lang w:val="en-GB"/>
        </w:rPr>
      </w:pPr>
      <w:r w:rsidRPr="00316768">
        <w:rPr>
          <w:rFonts w:ascii="Arial" w:hAnsi="Arial" w:cs="Arial"/>
          <w:u w:val="single"/>
          <w:lang w:val="en-GB"/>
        </w:rPr>
        <w:t xml:space="preserve">Documents required for validating </w:t>
      </w:r>
      <w:r w:rsidR="004B445F" w:rsidRPr="00316768">
        <w:rPr>
          <w:rFonts w:ascii="Arial" w:hAnsi="Arial" w:cs="Arial"/>
          <w:u w:val="single"/>
          <w:lang w:val="en-GB"/>
        </w:rPr>
        <w:t>a</w:t>
      </w:r>
      <w:r w:rsidRPr="00316768">
        <w:rPr>
          <w:rFonts w:ascii="Arial" w:hAnsi="Arial" w:cs="Arial"/>
          <w:u w:val="single"/>
          <w:lang w:val="en-GB"/>
        </w:rPr>
        <w:t xml:space="preserve"> </w:t>
      </w:r>
      <w:r w:rsidR="003D3981">
        <w:rPr>
          <w:rFonts w:ascii="Arial" w:hAnsi="Arial" w:cs="Arial"/>
          <w:u w:val="single"/>
          <w:lang w:val="en-GB"/>
        </w:rPr>
        <w:t>r</w:t>
      </w:r>
      <w:r>
        <w:rPr>
          <w:rFonts w:ascii="Arial" w:hAnsi="Arial" w:cs="Arial"/>
          <w:u w:val="single"/>
          <w:lang w:val="en-GB"/>
        </w:rPr>
        <w:t>eturns</w:t>
      </w:r>
      <w:r w:rsidRPr="00316768">
        <w:rPr>
          <w:rFonts w:ascii="Arial" w:hAnsi="Arial" w:cs="Arial"/>
          <w:u w:val="single"/>
          <w:lang w:val="en-GB"/>
        </w:rPr>
        <w:t xml:space="preserve"> claim:</w:t>
      </w:r>
    </w:p>
    <w:p w14:paraId="2D905DF5" w14:textId="77777777" w:rsidR="002C282D" w:rsidRPr="00316768" w:rsidRDefault="002C282D" w:rsidP="002C282D">
      <w:pPr>
        <w:ind w:left="720"/>
        <w:rPr>
          <w:rFonts w:ascii="Arial" w:hAnsi="Arial" w:cs="Arial"/>
          <w:lang w:val="en-GB"/>
        </w:rPr>
      </w:pPr>
      <w:r w:rsidRPr="00316768">
        <w:rPr>
          <w:rFonts w:ascii="Arial" w:hAnsi="Arial" w:cs="Arial"/>
          <w:lang w:val="en-GB"/>
        </w:rPr>
        <w:tab/>
      </w:r>
    </w:p>
    <w:p w14:paraId="16715BF2" w14:textId="77777777" w:rsidR="00A528BC" w:rsidRPr="006267D5" w:rsidRDefault="002C282D" w:rsidP="002C282D">
      <w:pPr>
        <w:rPr>
          <w:rFonts w:ascii="Arial" w:hAnsi="Arial" w:cs="Arial"/>
          <w:sz w:val="22"/>
          <w:szCs w:val="22"/>
          <w:lang w:val="en-GB"/>
        </w:rPr>
      </w:pPr>
      <w:r w:rsidRPr="006267D5">
        <w:rPr>
          <w:rFonts w:ascii="Arial" w:hAnsi="Arial" w:cs="Arial"/>
          <w:sz w:val="22"/>
          <w:szCs w:val="22"/>
          <w:lang w:val="en-GB"/>
        </w:rPr>
        <w:t xml:space="preserve">          </w:t>
      </w:r>
    </w:p>
    <w:tbl>
      <w:tblPr>
        <w:tblW w:w="10170" w:type="dxa"/>
        <w:tblInd w:w="108" w:type="dxa"/>
        <w:tblLook w:val="04A0" w:firstRow="1" w:lastRow="0" w:firstColumn="1" w:lastColumn="0" w:noHBand="0" w:noVBand="1"/>
      </w:tblPr>
      <w:tblGrid>
        <w:gridCol w:w="3476"/>
        <w:gridCol w:w="5480"/>
        <w:gridCol w:w="1214"/>
      </w:tblGrid>
      <w:tr w:rsidR="00A528BC" w14:paraId="2E9C1E60" w14:textId="77777777" w:rsidTr="00A4010D">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15E10186" w14:textId="77777777" w:rsidR="00A528BC" w:rsidRDefault="00A528BC" w:rsidP="00A4010D">
            <w:pPr>
              <w:overflowPunct/>
              <w:autoSpaceDE/>
              <w:adjustRightInd/>
              <w:rPr>
                <w:rFonts w:ascii="Arial" w:hAnsi="Arial" w:cs="Arial"/>
                <w:b/>
                <w:color w:val="000000"/>
                <w:lang w:val="en-US"/>
              </w:rPr>
            </w:pPr>
            <w:r>
              <w:rPr>
                <w:rFonts w:ascii="Arial" w:hAnsi="Arial" w:cs="Arial"/>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74042467" w14:textId="77777777" w:rsidR="00A528BC" w:rsidRDefault="00A528BC" w:rsidP="00A4010D">
            <w:pPr>
              <w:overflowPunct/>
              <w:autoSpaceDE/>
              <w:adjustRightInd/>
              <w:rPr>
                <w:rFonts w:ascii="Arial" w:hAnsi="Arial" w:cs="Arial"/>
                <w:b/>
                <w:color w:val="000000"/>
                <w:lang w:val="en-US"/>
              </w:rPr>
            </w:pPr>
            <w:r>
              <w:rPr>
                <w:rFonts w:ascii="Arial" w:hAnsi="Arial" w:cs="Arial"/>
                <w:b/>
                <w:color w:val="000000"/>
                <w:lang w:val="en-US"/>
              </w:rPr>
              <w:t>Source of the Document</w:t>
            </w:r>
          </w:p>
        </w:tc>
        <w:tc>
          <w:tcPr>
            <w:tcW w:w="1214" w:type="dxa"/>
            <w:tcBorders>
              <w:top w:val="single" w:sz="4" w:space="0" w:color="auto"/>
              <w:left w:val="nil"/>
              <w:bottom w:val="single" w:sz="4" w:space="0" w:color="auto"/>
              <w:right w:val="single" w:sz="4" w:space="0" w:color="auto"/>
            </w:tcBorders>
            <w:hideMark/>
          </w:tcPr>
          <w:p w14:paraId="5DF5827F" w14:textId="77777777" w:rsidR="00A528BC" w:rsidRDefault="00A528BC" w:rsidP="00A4010D">
            <w:pPr>
              <w:overflowPunct/>
              <w:autoSpaceDE/>
              <w:adjustRightInd/>
              <w:jc w:val="center"/>
              <w:rPr>
                <w:rFonts w:ascii="Arial" w:hAnsi="Arial" w:cs="Arial"/>
                <w:b/>
                <w:color w:val="000000"/>
                <w:lang w:val="en-US"/>
              </w:rPr>
            </w:pPr>
            <w:r>
              <w:rPr>
                <w:rFonts w:ascii="Arial" w:hAnsi="Arial" w:cs="Arial"/>
                <w:b/>
                <w:color w:val="000000"/>
                <w:lang w:val="en-US"/>
              </w:rPr>
              <w:t>Action by Accenture</w:t>
            </w:r>
          </w:p>
        </w:tc>
      </w:tr>
      <w:tr w:rsidR="00A528BC" w14:paraId="3D63A79C" w14:textId="77777777" w:rsidTr="00A4010D">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3646135B" w14:textId="77777777" w:rsidR="00A528BC" w:rsidRDefault="00A528BC" w:rsidP="00A4010D">
            <w:pPr>
              <w:overflowPunct/>
              <w:autoSpaceDE/>
              <w:adjustRightInd/>
              <w:rPr>
                <w:rFonts w:ascii="Arial" w:hAnsi="Arial" w:cs="Arial"/>
                <w:color w:val="000000"/>
                <w:lang w:val="en-US"/>
              </w:rPr>
            </w:pPr>
            <w:r>
              <w:rPr>
                <w:rFonts w:ascii="Arial" w:hAnsi="Arial" w:cs="Arial"/>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396152AA" w14:textId="37C2D201" w:rsidR="00A528BC" w:rsidRDefault="00972414" w:rsidP="00A4010D">
            <w:pPr>
              <w:overflowPunct/>
              <w:autoSpaceDE/>
              <w:adjustRightInd/>
              <w:rPr>
                <w:rFonts w:ascii="Arial" w:hAnsi="Arial" w:cs="Arial"/>
                <w:color w:val="000000"/>
                <w:lang w:val="en-US"/>
              </w:rPr>
            </w:pPr>
            <w:r>
              <w:rPr>
                <w:rFonts w:ascii="Arial" w:hAnsi="Arial" w:cs="Arial"/>
                <w:lang w:val="en-GB"/>
              </w:rPr>
              <w:t xml:space="preserve">Acosta Relay </w:t>
            </w:r>
            <w:r w:rsidR="00A528BC">
              <w:rPr>
                <w:rFonts w:ascii="Arial" w:hAnsi="Arial" w:cs="Arial"/>
                <w:color w:val="000000"/>
                <w:lang w:val="en-US"/>
              </w:rPr>
              <w:t>– search for the invoice under Backup Documentation, document type 2.</w:t>
            </w:r>
          </w:p>
        </w:tc>
        <w:tc>
          <w:tcPr>
            <w:tcW w:w="1214" w:type="dxa"/>
            <w:vMerge w:val="restart"/>
            <w:tcBorders>
              <w:top w:val="nil"/>
              <w:left w:val="nil"/>
              <w:right w:val="single" w:sz="4" w:space="0" w:color="auto"/>
            </w:tcBorders>
            <w:vAlign w:val="center"/>
            <w:hideMark/>
          </w:tcPr>
          <w:p w14:paraId="65AD1DF8" w14:textId="77777777" w:rsidR="00A528BC" w:rsidRDefault="00BA14C1" w:rsidP="00A4010D">
            <w:pPr>
              <w:overflowPunct/>
              <w:autoSpaceDE/>
              <w:adjustRightInd/>
              <w:rPr>
                <w:rFonts w:ascii="Arial" w:hAnsi="Arial" w:cs="Arial"/>
                <w:color w:val="000000"/>
                <w:lang w:val="en-US"/>
              </w:rPr>
            </w:pPr>
            <w:r>
              <w:rPr>
                <w:rFonts w:ascii="Arial" w:hAnsi="Arial" w:cs="Arial"/>
                <w:color w:val="000000"/>
                <w:lang w:val="en-US"/>
              </w:rPr>
              <w:t>Step</w:t>
            </w:r>
            <w:r w:rsidR="00A528BC">
              <w:rPr>
                <w:rFonts w:ascii="Arial" w:hAnsi="Arial" w:cs="Arial"/>
                <w:color w:val="000000"/>
                <w:lang w:val="en-US"/>
              </w:rPr>
              <w:t xml:space="preserve"> the claim to Acosta for research</w:t>
            </w:r>
          </w:p>
        </w:tc>
      </w:tr>
      <w:tr w:rsidR="00A528BC" w14:paraId="015A062F" w14:textId="77777777" w:rsidTr="00A4010D">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3321D075" w14:textId="77777777" w:rsidR="00A528BC" w:rsidRDefault="00A528BC" w:rsidP="00A4010D">
            <w:pPr>
              <w:overflowPunct/>
              <w:autoSpaceDE/>
              <w:adjustRightInd/>
              <w:rPr>
                <w:rFonts w:ascii="Arial" w:hAnsi="Arial" w:cs="Arial"/>
                <w:color w:val="000000"/>
                <w:lang w:val="en-US"/>
              </w:rPr>
            </w:pPr>
            <w:r>
              <w:rPr>
                <w:rFonts w:ascii="Arial" w:hAnsi="Arial" w:cs="Arial"/>
                <w:color w:val="000000"/>
                <w:lang w:val="en-US"/>
              </w:rPr>
              <w:t>Client Order Invoice</w:t>
            </w:r>
          </w:p>
        </w:tc>
        <w:tc>
          <w:tcPr>
            <w:tcW w:w="5480" w:type="dxa"/>
            <w:tcBorders>
              <w:top w:val="nil"/>
              <w:left w:val="nil"/>
              <w:bottom w:val="single" w:sz="4" w:space="0" w:color="auto"/>
              <w:right w:val="single" w:sz="4" w:space="0" w:color="auto"/>
            </w:tcBorders>
            <w:noWrap/>
            <w:vAlign w:val="center"/>
            <w:hideMark/>
          </w:tcPr>
          <w:p w14:paraId="3346E89A" w14:textId="270B075C" w:rsidR="00A528BC" w:rsidRDefault="00972414" w:rsidP="00A4010D">
            <w:pPr>
              <w:overflowPunct/>
              <w:autoSpaceDE/>
              <w:adjustRightInd/>
              <w:rPr>
                <w:rFonts w:ascii="Arial" w:hAnsi="Arial" w:cs="Arial"/>
                <w:color w:val="000000"/>
                <w:lang w:val="en-US"/>
              </w:rPr>
            </w:pPr>
            <w:r>
              <w:rPr>
                <w:rFonts w:ascii="Arial" w:hAnsi="Arial" w:cs="Arial"/>
                <w:lang w:val="en-GB"/>
              </w:rPr>
              <w:t xml:space="preserve">Acosta Relay </w:t>
            </w:r>
            <w:r w:rsidR="00A528BC">
              <w:rPr>
                <w:rFonts w:ascii="Arial" w:hAnsi="Arial" w:cs="Arial"/>
                <w:color w:val="000000"/>
                <w:lang w:val="en-US"/>
              </w:rPr>
              <w:t>– search for this document within the Order/Invoice/PO search if one is present.</w:t>
            </w:r>
          </w:p>
        </w:tc>
        <w:tc>
          <w:tcPr>
            <w:tcW w:w="1214" w:type="dxa"/>
            <w:vMerge/>
            <w:tcBorders>
              <w:left w:val="nil"/>
              <w:bottom w:val="single" w:sz="4" w:space="0" w:color="auto"/>
              <w:right w:val="single" w:sz="4" w:space="0" w:color="auto"/>
            </w:tcBorders>
            <w:vAlign w:val="center"/>
            <w:hideMark/>
          </w:tcPr>
          <w:p w14:paraId="42563C74" w14:textId="77777777" w:rsidR="00A528BC" w:rsidRDefault="00A528BC" w:rsidP="00A4010D">
            <w:pPr>
              <w:overflowPunct/>
              <w:autoSpaceDE/>
              <w:autoSpaceDN/>
              <w:adjustRightInd/>
              <w:rPr>
                <w:rFonts w:ascii="Calibri" w:hAnsi="Calibri"/>
                <w:sz w:val="22"/>
                <w:szCs w:val="22"/>
                <w:lang w:val="en-US"/>
              </w:rPr>
            </w:pPr>
          </w:p>
        </w:tc>
      </w:tr>
    </w:tbl>
    <w:p w14:paraId="75ABFCF5" w14:textId="77777777" w:rsidR="002C282D" w:rsidRPr="006267D5" w:rsidRDefault="002C282D" w:rsidP="002C282D">
      <w:pPr>
        <w:rPr>
          <w:rFonts w:ascii="Arial" w:hAnsi="Arial" w:cs="Arial"/>
          <w:sz w:val="22"/>
          <w:szCs w:val="22"/>
          <w:lang w:val="en-GB"/>
        </w:rPr>
      </w:pPr>
    </w:p>
    <w:p w14:paraId="62143292" w14:textId="3E1CF635" w:rsidR="004F5755" w:rsidRDefault="002C282D" w:rsidP="00A528BC">
      <w:pPr>
        <w:ind w:left="720" w:hanging="720"/>
        <w:rPr>
          <w:rFonts w:ascii="Arial" w:hAnsi="Arial" w:cs="Arial"/>
          <w:b/>
          <w:szCs w:val="22"/>
        </w:rPr>
      </w:pPr>
      <w:r>
        <w:rPr>
          <w:rFonts w:ascii="Arial" w:hAnsi="Arial" w:cs="Arial"/>
          <w:b/>
          <w:szCs w:val="22"/>
        </w:rPr>
        <w:t>12</w:t>
      </w:r>
      <w:r w:rsidRPr="00533C11">
        <w:rPr>
          <w:rFonts w:ascii="Arial" w:hAnsi="Arial" w:cs="Arial"/>
          <w:b/>
          <w:szCs w:val="22"/>
        </w:rPr>
        <w:t>.1</w:t>
      </w:r>
      <w:r w:rsidRPr="00533C11">
        <w:rPr>
          <w:rFonts w:ascii="Arial" w:hAnsi="Arial" w:cs="Arial"/>
          <w:b/>
          <w:szCs w:val="22"/>
        </w:rPr>
        <w:tab/>
        <w:t>Customer Invoice</w:t>
      </w:r>
      <w:r>
        <w:rPr>
          <w:rFonts w:ascii="Arial" w:hAnsi="Arial" w:cs="Arial"/>
          <w:b/>
          <w:szCs w:val="22"/>
        </w:rPr>
        <w:t xml:space="preserve"> for Returns</w:t>
      </w:r>
      <w:r w:rsidR="00194EC9">
        <w:rPr>
          <w:rFonts w:ascii="Arial" w:hAnsi="Arial" w:cs="Arial"/>
          <w:b/>
          <w:szCs w:val="22"/>
        </w:rPr>
        <w:t>, example 1</w:t>
      </w:r>
      <w:r w:rsidRPr="00533C11">
        <w:rPr>
          <w:rFonts w:ascii="Arial" w:hAnsi="Arial" w:cs="Arial"/>
          <w:b/>
          <w:szCs w:val="22"/>
        </w:rPr>
        <w:t>:</w:t>
      </w:r>
      <w:r w:rsidR="00D24D9E">
        <w:rPr>
          <w:rFonts w:ascii="Arial" w:hAnsi="Arial" w:cs="Arial"/>
          <w:b/>
          <w:szCs w:val="22"/>
        </w:rPr>
        <w:t xml:space="preserve"> </w:t>
      </w:r>
    </w:p>
    <w:p w14:paraId="781E221F" w14:textId="2E4852B6" w:rsidR="00111225" w:rsidRDefault="00111225" w:rsidP="00A528BC">
      <w:pPr>
        <w:ind w:left="720" w:hanging="720"/>
        <w:rPr>
          <w:rFonts w:ascii="Arial" w:hAnsi="Arial" w:cs="Arial"/>
          <w:b/>
          <w:szCs w:val="22"/>
        </w:rPr>
      </w:pPr>
    </w:p>
    <w:p w14:paraId="3BE50240" w14:textId="185920B4" w:rsidR="002C282D" w:rsidRDefault="00B14E03" w:rsidP="002C282D">
      <w:pPr>
        <w:rPr>
          <w:rFonts w:ascii="Arial" w:hAnsi="Arial" w:cs="Arial"/>
          <w:b/>
          <w:szCs w:val="22"/>
        </w:rPr>
      </w:pPr>
      <w:r w:rsidRPr="00B14E03">
        <w:rPr>
          <w:rFonts w:ascii="Arial" w:hAnsi="Arial" w:cs="Arial"/>
          <w:b/>
          <w:noProof/>
          <w:szCs w:val="22"/>
        </w:rPr>
        <mc:AlternateContent>
          <mc:Choice Requires="wps">
            <w:drawing>
              <wp:anchor distT="0" distB="0" distL="114300" distR="114300" simplePos="0" relativeHeight="253477376" behindDoc="0" locked="0" layoutInCell="1" allowOverlap="1" wp14:anchorId="3830DFE6" wp14:editId="7CC1C37C">
                <wp:simplePos x="0" y="0"/>
                <wp:positionH relativeFrom="column">
                  <wp:posOffset>1970896</wp:posOffset>
                </wp:positionH>
                <wp:positionV relativeFrom="paragraph">
                  <wp:posOffset>4111050</wp:posOffset>
                </wp:positionV>
                <wp:extent cx="2390140" cy="496893"/>
                <wp:effectExtent l="0" t="0" r="10160" b="17780"/>
                <wp:wrapNone/>
                <wp:docPr id="613" name="Text Box 2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0140" cy="496893"/>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68F7F81" w14:textId="614DBBD5" w:rsidR="00393F33" w:rsidRPr="00174AFD" w:rsidRDefault="00393F33" w:rsidP="00B14E03">
                            <w:pPr>
                              <w:rPr>
                                <w:szCs w:val="18"/>
                              </w:rPr>
                            </w:pPr>
                            <w:r>
                              <w:rPr>
                                <w:rFonts w:ascii="Arial" w:hAnsi="Arial" w:cs="Arial"/>
                                <w:sz w:val="16"/>
                                <w:szCs w:val="16"/>
                              </w:rPr>
                              <w:t>The comments indicate the product listed was returned to the vendor, making this claim for Returns.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30DFE6" id="_x0000_s1180" type="#_x0000_t202" style="position:absolute;margin-left:155.2pt;margin-top:323.7pt;width:188.2pt;height:39.15pt;z-index:2534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" fillcolor="#8db3e2 [1311]" strokeweight="1.5pt">
                <v:shadow color="#868686"/>
                <v:textbox>
                  <w:txbxContent>
                    <w:p w14:paraId="368F7F81" w14:textId="614DBBD5" w:rsidR="00393F33" w:rsidRPr="00174AFD" w:rsidRDefault="00393F33" w:rsidP="00B14E03">
                      <w:pPr>
                        <w:rPr>
                          <w:szCs w:val="18"/>
                        </w:rPr>
                      </w:pPr>
                      <w:r>
                        <w:rPr>
                          <w:rFonts w:ascii="Arial" w:hAnsi="Arial" w:cs="Arial"/>
                          <w:sz w:val="16"/>
                          <w:szCs w:val="16"/>
                        </w:rPr>
                        <w:t>The comments indicate the product listed was returned to the vendor, making this claim for Returns.</w:t>
                      </w:r>
                    </w:p>
                  </w:txbxContent>
                </v:textbox>
              </v:shape>
            </w:pict>
          </mc:Fallback>
        </mc:AlternateContent>
      </w:r>
      <w:r w:rsidRPr="00B14E03">
        <w:rPr>
          <w:rFonts w:ascii="Arial" w:hAnsi="Arial" w:cs="Arial"/>
          <w:b/>
          <w:noProof/>
          <w:szCs w:val="22"/>
        </w:rPr>
        <mc:AlternateContent>
          <mc:Choice Requires="wps">
            <w:drawing>
              <wp:anchor distT="0" distB="0" distL="114300" distR="114300" simplePos="0" relativeHeight="253476352" behindDoc="0" locked="0" layoutInCell="1" allowOverlap="1" wp14:anchorId="3248F5BD" wp14:editId="19BA493A">
                <wp:simplePos x="0" y="0"/>
                <wp:positionH relativeFrom="column">
                  <wp:posOffset>301925</wp:posOffset>
                </wp:positionH>
                <wp:positionV relativeFrom="paragraph">
                  <wp:posOffset>4297392</wp:posOffset>
                </wp:positionV>
                <wp:extent cx="1287851" cy="158954"/>
                <wp:effectExtent l="0" t="0" r="26670" b="12700"/>
                <wp:wrapNone/>
                <wp:docPr id="612" name="AutoShape 2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7851" cy="15895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651D90" id="AutoShape 2106" o:spid="_x0000_s1026" style="position:absolute;margin-left:23.75pt;margin-top:338.4pt;width:101.4pt;height:12.5pt;z-index:2534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" filled="f" strokecolor="red" strokeweight="1.5pt">
                <v:shadow color="#868686"/>
              </v:roundrect>
            </w:pict>
          </mc:Fallback>
        </mc:AlternateContent>
      </w:r>
      <w:r w:rsidRPr="00B14E03">
        <w:rPr>
          <w:rFonts w:ascii="Arial" w:hAnsi="Arial" w:cs="Arial"/>
          <w:b/>
          <w:noProof/>
          <w:szCs w:val="22"/>
        </w:rPr>
        <mc:AlternateContent>
          <mc:Choice Requires="wps">
            <w:drawing>
              <wp:anchor distT="0" distB="0" distL="114300" distR="114300" simplePos="0" relativeHeight="253479424" behindDoc="0" locked="0" layoutInCell="1" allowOverlap="1" wp14:anchorId="42927D5F" wp14:editId="4FF7DD8B">
                <wp:simplePos x="0" y="0"/>
                <wp:positionH relativeFrom="column">
                  <wp:posOffset>1588770</wp:posOffset>
                </wp:positionH>
                <wp:positionV relativeFrom="paragraph">
                  <wp:posOffset>4361180</wp:posOffset>
                </wp:positionV>
                <wp:extent cx="384175" cy="0"/>
                <wp:effectExtent l="9525" t="60325" r="25400" b="63500"/>
                <wp:wrapNone/>
                <wp:docPr id="631" name="AutoShape 2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417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95F69D1" id="AutoShape 2110" o:spid="_x0000_s1026" type="#_x0000_t32" style="position:absolute;margin-left:125.1pt;margin-top:343.4pt;width:30.25pt;height:0;z-index:2534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" strokeweight="1.5pt">
                <v:stroke endarrow="block"/>
                <v:shadow color="#868686"/>
              </v:shape>
            </w:pict>
          </mc:Fallback>
        </mc:AlternateContent>
      </w:r>
      <w:r w:rsidRPr="00B14E03">
        <w:rPr>
          <w:rFonts w:ascii="Arial" w:hAnsi="Arial" w:cs="Arial"/>
          <w:b/>
          <w:noProof/>
          <w:szCs w:val="22"/>
        </w:rPr>
        <mc:AlternateContent>
          <mc:Choice Requires="wps">
            <w:drawing>
              <wp:anchor distT="0" distB="0" distL="114300" distR="114300" simplePos="0" relativeHeight="253478400" behindDoc="0" locked="0" layoutInCell="1" allowOverlap="1" wp14:anchorId="12E1D48F" wp14:editId="6646A82A">
                <wp:simplePos x="0" y="0"/>
                <wp:positionH relativeFrom="column">
                  <wp:posOffset>1755775</wp:posOffset>
                </wp:positionH>
                <wp:positionV relativeFrom="paragraph">
                  <wp:posOffset>3762375</wp:posOffset>
                </wp:positionV>
                <wp:extent cx="351155" cy="359410"/>
                <wp:effectExtent l="14605" t="13970" r="15240" b="17145"/>
                <wp:wrapNone/>
                <wp:docPr id="630" name="Oval 2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A1B524D" w14:textId="77777777" w:rsidR="00393F33" w:rsidRPr="00142371" w:rsidRDefault="00393F33" w:rsidP="00B14E03">
                            <w:pPr>
                              <w:jc w:val="center"/>
                              <w:rPr>
                                <w:rFonts w:ascii="Arial" w:hAnsi="Arial" w:cs="Arial"/>
                              </w:rPr>
                            </w:pPr>
                            <w:r w:rsidRPr="00142371">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2E1D48F" id="_x0000_s1181" style="position:absolute;margin-left:138.25pt;margin-top:296.25pt;width:27.65pt;height:28.3pt;z-index:2534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" fillcolor="#8db3e2 [1311]" strokecolor="yellow" strokeweight="1.5pt">
                <v:shadow color="#868686"/>
                <v:textbox>
                  <w:txbxContent>
                    <w:p w14:paraId="3A1B524D" w14:textId="77777777" w:rsidR="00393F33" w:rsidRPr="00142371" w:rsidRDefault="00393F33" w:rsidP="00B14E03">
                      <w:pPr>
                        <w:jc w:val="center"/>
                        <w:rPr>
                          <w:rFonts w:ascii="Arial" w:hAnsi="Arial" w:cs="Arial"/>
                        </w:rPr>
                      </w:pPr>
                      <w:r w:rsidRPr="00142371">
                        <w:rPr>
                          <w:rFonts w:ascii="Arial" w:hAnsi="Arial" w:cs="Arial"/>
                        </w:rPr>
                        <w:t>i</w:t>
                      </w:r>
                    </w:p>
                  </w:txbxContent>
                </v:textbox>
              </v:oval>
            </w:pict>
          </mc:Fallback>
        </mc:AlternateContent>
      </w:r>
      <w:r w:rsidR="00AC3AC8">
        <w:rPr>
          <w:noProof/>
        </w:rPr>
        <w:drawing>
          <wp:inline distT="0" distB="0" distL="0" distR="0" wp14:anchorId="788D5265" wp14:editId="0AC975E3">
            <wp:extent cx="6858000" cy="4886325"/>
            <wp:effectExtent l="0" t="0" r="0" b="9525"/>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858000" cy="4886325"/>
                    </a:xfrm>
                    <a:prstGeom prst="rect">
                      <a:avLst/>
                    </a:prstGeom>
                  </pic:spPr>
                </pic:pic>
              </a:graphicData>
            </a:graphic>
          </wp:inline>
        </w:drawing>
      </w:r>
    </w:p>
    <w:p w14:paraId="12C34B7B" w14:textId="32C6A6CF" w:rsidR="004C4C19" w:rsidRDefault="004C4C19" w:rsidP="002C282D">
      <w:pPr>
        <w:rPr>
          <w:rFonts w:ascii="Arial" w:hAnsi="Arial" w:cs="Arial"/>
          <w:b/>
          <w:lang w:val="en-GB"/>
        </w:rPr>
      </w:pPr>
    </w:p>
    <w:p w14:paraId="09FA2DCB" w14:textId="5DBB6903" w:rsidR="00B14E03" w:rsidRDefault="00B14E03" w:rsidP="002C282D">
      <w:pPr>
        <w:rPr>
          <w:rFonts w:ascii="Arial" w:hAnsi="Arial" w:cs="Arial"/>
          <w:b/>
          <w:lang w:val="en-GB"/>
        </w:rPr>
      </w:pPr>
    </w:p>
    <w:p w14:paraId="79B86EA1" w14:textId="77777777" w:rsidR="00B14E03" w:rsidRDefault="00B14E03" w:rsidP="002C282D">
      <w:pPr>
        <w:rPr>
          <w:rFonts w:ascii="Arial" w:hAnsi="Arial" w:cs="Arial"/>
          <w:b/>
          <w:lang w:val="en-GB"/>
        </w:rPr>
      </w:pPr>
    </w:p>
    <w:p w14:paraId="7A73D9F1" w14:textId="77777777" w:rsidR="002C282D" w:rsidRDefault="002C282D" w:rsidP="002C282D">
      <w:pPr>
        <w:rPr>
          <w:rFonts w:ascii="Arial" w:hAnsi="Arial" w:cs="Arial"/>
          <w:b/>
          <w:sz w:val="22"/>
          <w:szCs w:val="22"/>
          <w:u w:val="single"/>
          <w:lang w:val="en-GB"/>
        </w:rPr>
      </w:pPr>
      <w:r>
        <w:rPr>
          <w:rFonts w:ascii="Arial" w:hAnsi="Arial" w:cs="Arial"/>
          <w:b/>
          <w:lang w:val="en-GB"/>
        </w:rPr>
        <w:lastRenderedPageBreak/>
        <w:t>13</w:t>
      </w:r>
      <w:r w:rsidRPr="008B31A9">
        <w:rPr>
          <w:rFonts w:ascii="Arial" w:hAnsi="Arial" w:cs="Arial"/>
          <w:b/>
          <w:lang w:val="en-GB"/>
        </w:rPr>
        <w:t>.</w:t>
      </w:r>
      <w:r w:rsidRPr="008B31A9">
        <w:rPr>
          <w:rFonts w:ascii="Arial" w:hAnsi="Arial" w:cs="Arial"/>
          <w:b/>
          <w:lang w:val="en-GB"/>
        </w:rPr>
        <w:tab/>
      </w:r>
      <w:bookmarkStart w:id="43" w:name="shortage"/>
      <w:r w:rsidRPr="00BB0E0A">
        <w:rPr>
          <w:rFonts w:ascii="Arial" w:hAnsi="Arial" w:cs="Arial"/>
          <w:b/>
          <w:sz w:val="22"/>
          <w:szCs w:val="22"/>
          <w:u w:val="single"/>
          <w:lang w:val="en-GB"/>
        </w:rPr>
        <w:t xml:space="preserve">Deduction Type:  </w:t>
      </w:r>
      <w:r>
        <w:rPr>
          <w:rFonts w:ascii="Arial" w:hAnsi="Arial" w:cs="Arial"/>
          <w:b/>
          <w:sz w:val="22"/>
          <w:szCs w:val="22"/>
          <w:u w:val="single"/>
          <w:lang w:val="en-GB"/>
        </w:rPr>
        <w:t>Shortage</w:t>
      </w:r>
      <w:bookmarkEnd w:id="43"/>
    </w:p>
    <w:p w14:paraId="497CF813" w14:textId="77777777" w:rsidR="002C282D" w:rsidRPr="008B31A9" w:rsidRDefault="002C282D" w:rsidP="002C282D">
      <w:pPr>
        <w:rPr>
          <w:rFonts w:ascii="Arial" w:hAnsi="Arial" w:cs="Arial"/>
          <w:b/>
          <w:u w:val="single"/>
          <w:lang w:val="en-GB"/>
        </w:rPr>
      </w:pPr>
    </w:p>
    <w:p w14:paraId="5A45BEC0" w14:textId="77777777" w:rsidR="002C282D" w:rsidRDefault="002C282D" w:rsidP="002C282D">
      <w:pPr>
        <w:ind w:left="720"/>
        <w:rPr>
          <w:rFonts w:ascii="Arial" w:hAnsi="Arial" w:cs="Arial"/>
          <w:lang w:val="en-GB"/>
        </w:rPr>
      </w:pPr>
      <w:r>
        <w:rPr>
          <w:rFonts w:ascii="Arial" w:hAnsi="Arial" w:cs="Arial"/>
          <w:lang w:val="en-GB"/>
        </w:rPr>
        <w:t>It is a deduction for product</w:t>
      </w:r>
      <w:r w:rsidR="003D3981">
        <w:rPr>
          <w:rFonts w:ascii="Arial" w:hAnsi="Arial" w:cs="Arial"/>
          <w:lang w:val="en-GB"/>
        </w:rPr>
        <w:t xml:space="preserve"> that was not shipped</w:t>
      </w:r>
      <w:r>
        <w:rPr>
          <w:rFonts w:ascii="Arial" w:hAnsi="Arial" w:cs="Arial"/>
          <w:lang w:val="en-GB"/>
        </w:rPr>
        <w:t xml:space="preserve"> on an order</w:t>
      </w:r>
      <w:r w:rsidR="003D3981">
        <w:rPr>
          <w:rFonts w:ascii="Arial" w:hAnsi="Arial" w:cs="Arial"/>
          <w:lang w:val="en-GB"/>
        </w:rPr>
        <w:t xml:space="preserve"> but</w:t>
      </w:r>
      <w:r>
        <w:rPr>
          <w:rFonts w:ascii="Arial" w:hAnsi="Arial" w:cs="Arial"/>
          <w:lang w:val="en-GB"/>
        </w:rPr>
        <w:t xml:space="preserve"> that the client billed the customer for.</w:t>
      </w:r>
    </w:p>
    <w:p w14:paraId="40B3C163" w14:textId="77777777" w:rsidR="002C282D" w:rsidRPr="001A2503" w:rsidRDefault="002C282D" w:rsidP="002C282D">
      <w:pPr>
        <w:ind w:left="720"/>
        <w:rPr>
          <w:rFonts w:ascii="Arial" w:hAnsi="Arial" w:cs="Arial"/>
          <w:b/>
          <w:u w:val="single"/>
          <w:lang w:val="en-GB"/>
        </w:rPr>
      </w:pPr>
    </w:p>
    <w:p w14:paraId="4B0ED38C" w14:textId="77777777" w:rsidR="002C282D" w:rsidRPr="00316768" w:rsidRDefault="002C282D" w:rsidP="002C282D">
      <w:pPr>
        <w:ind w:left="720"/>
        <w:rPr>
          <w:rFonts w:ascii="Arial" w:hAnsi="Arial" w:cs="Arial"/>
          <w:u w:val="single"/>
          <w:lang w:val="en-GB"/>
        </w:rPr>
      </w:pPr>
      <w:r w:rsidRPr="00316768">
        <w:rPr>
          <w:rFonts w:ascii="Arial" w:hAnsi="Arial" w:cs="Arial"/>
          <w:u w:val="single"/>
          <w:lang w:val="en-GB"/>
        </w:rPr>
        <w:t xml:space="preserve">Documents required for validating </w:t>
      </w:r>
      <w:r w:rsidR="004B445F" w:rsidRPr="00316768">
        <w:rPr>
          <w:rFonts w:ascii="Arial" w:hAnsi="Arial" w:cs="Arial"/>
          <w:u w:val="single"/>
          <w:lang w:val="en-GB"/>
        </w:rPr>
        <w:t>a</w:t>
      </w:r>
      <w:r w:rsidRPr="00316768">
        <w:rPr>
          <w:rFonts w:ascii="Arial" w:hAnsi="Arial" w:cs="Arial"/>
          <w:u w:val="single"/>
          <w:lang w:val="en-GB"/>
        </w:rPr>
        <w:t xml:space="preserve"> </w:t>
      </w:r>
      <w:r>
        <w:rPr>
          <w:rFonts w:ascii="Arial" w:hAnsi="Arial" w:cs="Arial"/>
          <w:u w:val="single"/>
          <w:lang w:val="en-GB"/>
        </w:rPr>
        <w:t>Shortage</w:t>
      </w:r>
      <w:r w:rsidRPr="00316768">
        <w:rPr>
          <w:rFonts w:ascii="Arial" w:hAnsi="Arial" w:cs="Arial"/>
          <w:u w:val="single"/>
          <w:lang w:val="en-GB"/>
        </w:rPr>
        <w:t xml:space="preserve"> </w:t>
      </w:r>
      <w:r>
        <w:rPr>
          <w:rFonts w:ascii="Arial" w:hAnsi="Arial" w:cs="Arial"/>
          <w:u w:val="single"/>
          <w:lang w:val="en-GB"/>
        </w:rPr>
        <w:t>deduction</w:t>
      </w:r>
      <w:r w:rsidRPr="00316768">
        <w:rPr>
          <w:rFonts w:ascii="Arial" w:hAnsi="Arial" w:cs="Arial"/>
          <w:u w:val="single"/>
          <w:lang w:val="en-GB"/>
        </w:rPr>
        <w:t>:</w:t>
      </w:r>
    </w:p>
    <w:p w14:paraId="12D680DF" w14:textId="77777777" w:rsidR="002C282D" w:rsidRPr="00316768" w:rsidRDefault="002C282D" w:rsidP="002C282D">
      <w:pPr>
        <w:ind w:left="720"/>
        <w:rPr>
          <w:rFonts w:ascii="Arial" w:hAnsi="Arial" w:cs="Arial"/>
          <w:u w:val="single"/>
          <w:lang w:val="en-GB"/>
        </w:rPr>
      </w:pPr>
      <w:r>
        <w:rPr>
          <w:rFonts w:ascii="Arial" w:hAnsi="Arial" w:cs="Arial"/>
          <w:b/>
          <w:szCs w:val="22"/>
        </w:rPr>
        <w:tab/>
      </w:r>
    </w:p>
    <w:tbl>
      <w:tblPr>
        <w:tblW w:w="9983" w:type="dxa"/>
        <w:tblInd w:w="828" w:type="dxa"/>
        <w:tblLook w:val="04A0" w:firstRow="1" w:lastRow="0" w:firstColumn="1" w:lastColumn="0" w:noHBand="0" w:noVBand="1"/>
      </w:tblPr>
      <w:tblGrid>
        <w:gridCol w:w="2756"/>
        <w:gridCol w:w="5480"/>
        <w:gridCol w:w="1747"/>
      </w:tblGrid>
      <w:tr w:rsidR="002C282D" w:rsidRPr="00985C7B" w14:paraId="2E6E5D5F" w14:textId="77777777" w:rsidTr="002C282D">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4A1AAAC7" w14:textId="77777777" w:rsidR="002C282D" w:rsidRPr="00985C7B" w:rsidRDefault="002C282D" w:rsidP="00961D5C">
            <w:pPr>
              <w:overflowPunct/>
              <w:autoSpaceDE/>
              <w:autoSpaceDN/>
              <w:adjustRightInd/>
              <w:textAlignment w:val="auto"/>
              <w:rPr>
                <w:rFonts w:ascii="Arial" w:hAnsi="Arial" w:cs="Arial"/>
                <w:b/>
                <w:color w:val="000000"/>
                <w:lang w:val="en-US"/>
              </w:rPr>
            </w:pPr>
            <w:r w:rsidRPr="00985C7B">
              <w:rPr>
                <w:rFonts w:ascii="Arial" w:hAnsi="Arial" w:cs="Arial"/>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7C165DDF" w14:textId="77777777" w:rsidR="002C282D" w:rsidRPr="00985C7B" w:rsidRDefault="002C282D" w:rsidP="00961D5C">
            <w:pPr>
              <w:overflowPunct/>
              <w:autoSpaceDE/>
              <w:autoSpaceDN/>
              <w:adjustRightInd/>
              <w:textAlignment w:val="auto"/>
              <w:rPr>
                <w:rFonts w:ascii="Arial" w:hAnsi="Arial" w:cs="Arial"/>
                <w:b/>
                <w:color w:val="000000"/>
                <w:lang w:val="en-US"/>
              </w:rPr>
            </w:pPr>
            <w:r w:rsidRPr="00985C7B">
              <w:rPr>
                <w:rFonts w:ascii="Arial" w:hAnsi="Arial" w:cs="Arial"/>
                <w:b/>
                <w:color w:val="000000"/>
                <w:lang w:val="en-US"/>
              </w:rPr>
              <w:t>Source of the Document</w:t>
            </w:r>
          </w:p>
        </w:tc>
        <w:tc>
          <w:tcPr>
            <w:tcW w:w="1747" w:type="dxa"/>
            <w:tcBorders>
              <w:top w:val="single" w:sz="4" w:space="0" w:color="auto"/>
              <w:left w:val="nil"/>
              <w:bottom w:val="single" w:sz="4" w:space="0" w:color="auto"/>
              <w:right w:val="single" w:sz="4" w:space="0" w:color="auto"/>
            </w:tcBorders>
          </w:tcPr>
          <w:p w14:paraId="011C1C17" w14:textId="77777777" w:rsidR="002C282D" w:rsidRPr="00985C7B" w:rsidRDefault="002C282D" w:rsidP="00961D5C">
            <w:pPr>
              <w:overflowPunct/>
              <w:autoSpaceDE/>
              <w:autoSpaceDN/>
              <w:adjustRightInd/>
              <w:jc w:val="center"/>
              <w:textAlignment w:val="auto"/>
              <w:rPr>
                <w:rFonts w:ascii="Arial" w:hAnsi="Arial" w:cs="Arial"/>
                <w:b/>
                <w:color w:val="000000"/>
                <w:lang w:val="en-US"/>
              </w:rPr>
            </w:pPr>
            <w:r>
              <w:rPr>
                <w:rFonts w:ascii="Arial" w:hAnsi="Arial" w:cs="Arial"/>
                <w:b/>
                <w:color w:val="000000"/>
                <w:lang w:val="en-US"/>
              </w:rPr>
              <w:t>Action by Accenture</w:t>
            </w:r>
          </w:p>
        </w:tc>
      </w:tr>
      <w:tr w:rsidR="002C282D" w:rsidRPr="00985C7B" w14:paraId="246D4D92" w14:textId="77777777" w:rsidTr="002C282D">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5B00D622" w14:textId="77777777" w:rsidR="002C282D" w:rsidRPr="00985C7B" w:rsidRDefault="002C282D" w:rsidP="00961D5C">
            <w:pPr>
              <w:overflowPunct/>
              <w:autoSpaceDE/>
              <w:autoSpaceDN/>
              <w:adjustRightInd/>
              <w:textAlignment w:val="auto"/>
              <w:rPr>
                <w:rFonts w:ascii="Arial" w:hAnsi="Arial" w:cs="Arial"/>
                <w:color w:val="000000"/>
                <w:lang w:val="en-US"/>
              </w:rPr>
            </w:pPr>
            <w:r w:rsidRPr="00985C7B">
              <w:rPr>
                <w:rFonts w:ascii="Arial" w:hAnsi="Arial" w:cs="Arial"/>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4A23CCC7" w14:textId="68B900D3" w:rsidR="002C282D" w:rsidRPr="00985C7B" w:rsidRDefault="00972414" w:rsidP="00961D5C">
            <w:pPr>
              <w:overflowPunct/>
              <w:autoSpaceDE/>
              <w:autoSpaceDN/>
              <w:adjustRightInd/>
              <w:textAlignment w:val="auto"/>
              <w:rPr>
                <w:rFonts w:ascii="Arial" w:hAnsi="Arial" w:cs="Arial"/>
                <w:color w:val="000000"/>
                <w:lang w:val="en-US"/>
              </w:rPr>
            </w:pPr>
            <w:r>
              <w:rPr>
                <w:rFonts w:ascii="Arial" w:hAnsi="Arial" w:cs="Arial"/>
                <w:lang w:val="en-GB"/>
              </w:rPr>
              <w:t xml:space="preserve">Acosta Relay </w:t>
            </w:r>
            <w:r w:rsidR="002C282D" w:rsidRPr="00985C7B">
              <w:rPr>
                <w:rFonts w:ascii="Arial" w:hAnsi="Arial" w:cs="Arial"/>
                <w:color w:val="000000"/>
                <w:lang w:val="en-US"/>
              </w:rPr>
              <w:t>– search for the invoice under Backup Documentation</w:t>
            </w:r>
            <w:r w:rsidR="002C282D">
              <w:rPr>
                <w:rFonts w:ascii="Arial" w:hAnsi="Arial" w:cs="Arial"/>
                <w:color w:val="000000"/>
                <w:lang w:val="en-US"/>
              </w:rPr>
              <w:t>, document type 2.</w:t>
            </w:r>
          </w:p>
        </w:tc>
        <w:tc>
          <w:tcPr>
            <w:tcW w:w="1747" w:type="dxa"/>
            <w:vMerge w:val="restart"/>
            <w:tcBorders>
              <w:top w:val="single" w:sz="4" w:space="0" w:color="auto"/>
              <w:left w:val="nil"/>
              <w:bottom w:val="single" w:sz="4" w:space="0" w:color="auto"/>
              <w:right w:val="single" w:sz="4" w:space="0" w:color="auto"/>
            </w:tcBorders>
            <w:vAlign w:val="center"/>
          </w:tcPr>
          <w:p w14:paraId="5A73B82C" w14:textId="77777777" w:rsidR="002C282D" w:rsidRPr="00985C7B" w:rsidRDefault="002C282D" w:rsidP="00961D5C">
            <w:pPr>
              <w:overflowPunct/>
              <w:autoSpaceDE/>
              <w:autoSpaceDN/>
              <w:adjustRightInd/>
              <w:textAlignment w:val="auto"/>
              <w:rPr>
                <w:rFonts w:ascii="Arial" w:hAnsi="Arial" w:cs="Arial"/>
                <w:color w:val="000000"/>
                <w:lang w:val="en-US"/>
              </w:rPr>
            </w:pPr>
            <w:r>
              <w:rPr>
                <w:rFonts w:ascii="Arial" w:hAnsi="Arial" w:cs="Arial"/>
                <w:color w:val="000000"/>
                <w:lang w:val="en-US"/>
              </w:rPr>
              <w:t>Step up the claim to Acosta for research</w:t>
            </w:r>
          </w:p>
        </w:tc>
      </w:tr>
      <w:tr w:rsidR="002C282D" w:rsidRPr="00985C7B" w14:paraId="0D8B896A" w14:textId="77777777" w:rsidTr="002C282D">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1045AEDC" w14:textId="77777777" w:rsidR="002C282D" w:rsidRPr="00985C7B" w:rsidRDefault="002C282D" w:rsidP="00961D5C">
            <w:pPr>
              <w:overflowPunct/>
              <w:autoSpaceDE/>
              <w:autoSpaceDN/>
              <w:adjustRightInd/>
              <w:textAlignment w:val="auto"/>
              <w:rPr>
                <w:rFonts w:ascii="Arial" w:hAnsi="Arial" w:cs="Arial"/>
                <w:color w:val="000000"/>
                <w:lang w:val="en-US"/>
              </w:rPr>
            </w:pPr>
            <w:r>
              <w:rPr>
                <w:rFonts w:ascii="Arial" w:hAnsi="Arial" w:cs="Arial"/>
                <w:color w:val="000000"/>
                <w:lang w:val="en-US"/>
              </w:rPr>
              <w:t>Order Invoice or Client Order Invoice</w:t>
            </w:r>
          </w:p>
        </w:tc>
        <w:tc>
          <w:tcPr>
            <w:tcW w:w="5480" w:type="dxa"/>
            <w:tcBorders>
              <w:top w:val="nil"/>
              <w:left w:val="nil"/>
              <w:bottom w:val="single" w:sz="4" w:space="0" w:color="auto"/>
              <w:right w:val="single" w:sz="4" w:space="0" w:color="auto"/>
            </w:tcBorders>
            <w:noWrap/>
            <w:vAlign w:val="center"/>
            <w:hideMark/>
          </w:tcPr>
          <w:p w14:paraId="5C51F913" w14:textId="67601181" w:rsidR="002C282D" w:rsidRPr="00985C7B" w:rsidRDefault="00972414" w:rsidP="00961D5C">
            <w:pPr>
              <w:overflowPunct/>
              <w:autoSpaceDE/>
              <w:autoSpaceDN/>
              <w:adjustRightInd/>
              <w:textAlignment w:val="auto"/>
              <w:rPr>
                <w:rFonts w:ascii="Arial" w:hAnsi="Arial" w:cs="Arial"/>
                <w:color w:val="000000"/>
                <w:lang w:val="en-US"/>
              </w:rPr>
            </w:pPr>
            <w:r>
              <w:rPr>
                <w:rFonts w:ascii="Arial" w:hAnsi="Arial" w:cs="Arial"/>
                <w:lang w:val="en-GB"/>
              </w:rPr>
              <w:t xml:space="preserve">Acosta Relay </w:t>
            </w:r>
            <w:r w:rsidR="002C282D" w:rsidRPr="00985C7B">
              <w:rPr>
                <w:rFonts w:ascii="Arial" w:hAnsi="Arial" w:cs="Arial"/>
                <w:color w:val="000000"/>
                <w:lang w:val="en-US"/>
              </w:rPr>
              <w:t xml:space="preserve">– search for this document within the </w:t>
            </w:r>
            <w:r w:rsidR="002C282D">
              <w:rPr>
                <w:rFonts w:ascii="Arial" w:hAnsi="Arial" w:cs="Arial"/>
                <w:color w:val="000000"/>
                <w:lang w:val="en-US"/>
              </w:rPr>
              <w:t>Order/Invoice/PO search.</w:t>
            </w:r>
          </w:p>
        </w:tc>
        <w:tc>
          <w:tcPr>
            <w:tcW w:w="1747" w:type="dxa"/>
            <w:vMerge/>
            <w:tcBorders>
              <w:top w:val="single" w:sz="4" w:space="0" w:color="auto"/>
              <w:left w:val="nil"/>
              <w:bottom w:val="single" w:sz="4" w:space="0" w:color="auto"/>
              <w:right w:val="single" w:sz="4" w:space="0" w:color="auto"/>
            </w:tcBorders>
          </w:tcPr>
          <w:p w14:paraId="4FCD2EDC" w14:textId="77777777" w:rsidR="002C282D" w:rsidRPr="00985C7B" w:rsidRDefault="002C282D" w:rsidP="00961D5C">
            <w:pPr>
              <w:overflowPunct/>
              <w:autoSpaceDE/>
              <w:autoSpaceDN/>
              <w:adjustRightInd/>
              <w:textAlignment w:val="auto"/>
              <w:rPr>
                <w:rFonts w:ascii="Arial" w:hAnsi="Arial" w:cs="Arial"/>
                <w:color w:val="000000"/>
                <w:lang w:val="en-US"/>
              </w:rPr>
            </w:pPr>
          </w:p>
        </w:tc>
      </w:tr>
    </w:tbl>
    <w:p w14:paraId="3D2352AB" w14:textId="77777777" w:rsidR="00D24D9E" w:rsidRDefault="00D24D9E" w:rsidP="002C282D">
      <w:pPr>
        <w:rPr>
          <w:rFonts w:ascii="Arial" w:hAnsi="Arial" w:cs="Arial"/>
          <w:b/>
          <w:szCs w:val="22"/>
        </w:rPr>
      </w:pPr>
    </w:p>
    <w:p w14:paraId="0F273594" w14:textId="16B129DE" w:rsidR="00647EB1" w:rsidRDefault="002C282D" w:rsidP="00A528BC">
      <w:pPr>
        <w:ind w:left="720" w:hanging="720"/>
        <w:rPr>
          <w:rFonts w:ascii="Arial" w:hAnsi="Arial" w:cs="Arial"/>
          <w:b/>
          <w:szCs w:val="22"/>
        </w:rPr>
      </w:pPr>
      <w:r>
        <w:rPr>
          <w:rFonts w:ascii="Arial" w:hAnsi="Arial" w:cs="Arial"/>
          <w:b/>
          <w:szCs w:val="22"/>
        </w:rPr>
        <w:t>13.1</w:t>
      </w:r>
      <w:r>
        <w:rPr>
          <w:rFonts w:ascii="Arial" w:hAnsi="Arial" w:cs="Arial"/>
          <w:b/>
          <w:szCs w:val="22"/>
        </w:rPr>
        <w:tab/>
      </w:r>
      <w:r w:rsidRPr="00533C11">
        <w:rPr>
          <w:rFonts w:ascii="Arial" w:hAnsi="Arial" w:cs="Arial"/>
          <w:b/>
          <w:szCs w:val="22"/>
        </w:rPr>
        <w:t>Customer Invoice</w:t>
      </w:r>
      <w:r>
        <w:rPr>
          <w:rFonts w:ascii="Arial" w:hAnsi="Arial" w:cs="Arial"/>
          <w:b/>
          <w:szCs w:val="22"/>
        </w:rPr>
        <w:t xml:space="preserve"> for Shortage</w:t>
      </w:r>
      <w:r w:rsidRPr="00533C11">
        <w:rPr>
          <w:rFonts w:ascii="Arial" w:hAnsi="Arial" w:cs="Arial"/>
          <w:b/>
          <w:szCs w:val="22"/>
        </w:rPr>
        <w:t>:</w:t>
      </w:r>
      <w:r w:rsidR="00D24D9E">
        <w:rPr>
          <w:rFonts w:ascii="Arial" w:hAnsi="Arial" w:cs="Arial"/>
          <w:b/>
          <w:szCs w:val="22"/>
        </w:rPr>
        <w:t xml:space="preserve"> </w:t>
      </w:r>
    </w:p>
    <w:p w14:paraId="259FF3E8" w14:textId="045CBEFC" w:rsidR="009C7FD1" w:rsidRDefault="009C7FD1" w:rsidP="00A528BC">
      <w:pPr>
        <w:ind w:left="720" w:hanging="720"/>
        <w:rPr>
          <w:rFonts w:ascii="Arial" w:hAnsi="Arial" w:cs="Arial"/>
          <w:b/>
          <w:szCs w:val="22"/>
        </w:rPr>
      </w:pPr>
    </w:p>
    <w:p w14:paraId="230CCADE" w14:textId="77777777" w:rsidR="009C7FD1" w:rsidRPr="00757F22" w:rsidRDefault="009C7FD1" w:rsidP="009C7FD1">
      <w:pPr>
        <w:pStyle w:val="ListParagraph"/>
        <w:ind w:left="360"/>
        <w:rPr>
          <w:rFonts w:ascii="Arial" w:hAnsi="Arial" w:cs="Arial"/>
          <w:lang w:val="en-GB"/>
        </w:rPr>
      </w:pPr>
      <w:r>
        <w:rPr>
          <w:rFonts w:ascii="Arial" w:hAnsi="Arial" w:cs="Arial"/>
          <w:b/>
          <w:lang w:val="en-GB"/>
        </w:rPr>
        <w:t>The PO-related invoices are an Excel file.  The below example is show only sections of the invoice, based on what is needed to validate a missed OI claim.  The entire invoice must be reviewed for any possible PO-related issue.</w:t>
      </w:r>
    </w:p>
    <w:p w14:paraId="751789C2" w14:textId="77777777" w:rsidR="009C7FD1" w:rsidRDefault="009C7FD1" w:rsidP="00A528BC">
      <w:pPr>
        <w:ind w:left="720" w:hanging="720"/>
        <w:rPr>
          <w:rFonts w:ascii="Arial" w:hAnsi="Arial" w:cs="Arial"/>
          <w:lang w:val="en-GB"/>
        </w:rPr>
      </w:pPr>
    </w:p>
    <w:p w14:paraId="22F15FE8" w14:textId="1CC1FFE3" w:rsidR="008C60F7" w:rsidRDefault="008C60F7" w:rsidP="00111225">
      <w:pPr>
        <w:rPr>
          <w:rFonts w:ascii="Arial" w:hAnsi="Arial" w:cs="Arial"/>
        </w:rPr>
      </w:pPr>
    </w:p>
    <w:p w14:paraId="59825625" w14:textId="5509B875" w:rsidR="00B14E03" w:rsidRDefault="00BE6F2E" w:rsidP="00111225">
      <w:pPr>
        <w:rPr>
          <w:rFonts w:ascii="Arial" w:hAnsi="Arial" w:cs="Arial"/>
        </w:rPr>
      </w:pPr>
      <w:r w:rsidRPr="009C7FD1">
        <w:rPr>
          <w:rFonts w:ascii="Arial" w:hAnsi="Arial" w:cs="Arial"/>
          <w:noProof/>
        </w:rPr>
        <mc:AlternateContent>
          <mc:Choice Requires="wps">
            <w:drawing>
              <wp:anchor distT="0" distB="0" distL="114300" distR="114300" simplePos="0" relativeHeight="253489664" behindDoc="0" locked="0" layoutInCell="1" allowOverlap="1" wp14:anchorId="37740A1F" wp14:editId="5957E37D">
                <wp:simplePos x="0" y="0"/>
                <wp:positionH relativeFrom="column">
                  <wp:posOffset>3303828</wp:posOffset>
                </wp:positionH>
                <wp:positionV relativeFrom="paragraph">
                  <wp:posOffset>722122</wp:posOffset>
                </wp:positionV>
                <wp:extent cx="45719" cy="694944"/>
                <wp:effectExtent l="38100" t="0" r="69215" b="48260"/>
                <wp:wrapNone/>
                <wp:docPr id="641"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69494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1CD2705" id="AutoShape 2478" o:spid="_x0000_s1026" type="#_x0000_t32" style="position:absolute;margin-left:260.15pt;margin-top:56.85pt;width:3.6pt;height:54.7pt;z-index:2534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" strokeweight="1.5pt">
                <v:stroke endarrow="block"/>
                <v:shadow color="#868686"/>
              </v:shape>
            </w:pict>
          </mc:Fallback>
        </mc:AlternateContent>
      </w:r>
      <w:r w:rsidRPr="009C7FD1">
        <w:rPr>
          <w:rFonts w:ascii="Arial" w:hAnsi="Arial" w:cs="Arial"/>
          <w:noProof/>
        </w:rPr>
        <mc:AlternateContent>
          <mc:Choice Requires="wps">
            <w:drawing>
              <wp:anchor distT="0" distB="0" distL="114300" distR="114300" simplePos="0" relativeHeight="253485568" behindDoc="0" locked="0" layoutInCell="1" allowOverlap="1" wp14:anchorId="30EA7756" wp14:editId="79D344BA">
                <wp:simplePos x="0" y="0"/>
                <wp:positionH relativeFrom="column">
                  <wp:posOffset>4862474</wp:posOffset>
                </wp:positionH>
                <wp:positionV relativeFrom="paragraph">
                  <wp:posOffset>692860</wp:posOffset>
                </wp:positionV>
                <wp:extent cx="533400" cy="709575"/>
                <wp:effectExtent l="38100" t="0" r="19050" b="52705"/>
                <wp:wrapNone/>
                <wp:docPr id="637" name="AutoShape 2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7095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2DCE6DD" id="AutoShape 2478" o:spid="_x0000_s1026" type="#_x0000_t32" style="position:absolute;margin-left:382.85pt;margin-top:54.55pt;width:42pt;height:55.85pt;flip:x;z-index:2534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" strokeweight="1.5pt">
                <v:stroke endarrow="block"/>
                <v:shadow color="#868686"/>
              </v:shape>
            </w:pict>
          </mc:Fallback>
        </mc:AlternateContent>
      </w:r>
      <w:r w:rsidRPr="009C7FD1">
        <w:rPr>
          <w:rFonts w:ascii="Arial" w:hAnsi="Arial" w:cs="Arial"/>
          <w:noProof/>
        </w:rPr>
        <mc:AlternateContent>
          <mc:Choice Requires="wps">
            <w:drawing>
              <wp:anchor distT="0" distB="0" distL="114300" distR="114300" simplePos="0" relativeHeight="253498880" behindDoc="0" locked="0" layoutInCell="1" allowOverlap="1" wp14:anchorId="770B3138" wp14:editId="79AB8628">
                <wp:simplePos x="0" y="0"/>
                <wp:positionH relativeFrom="column">
                  <wp:posOffset>4144061</wp:posOffset>
                </wp:positionH>
                <wp:positionV relativeFrom="paragraph">
                  <wp:posOffset>429514</wp:posOffset>
                </wp:positionV>
                <wp:extent cx="2648102" cy="248717"/>
                <wp:effectExtent l="0" t="0" r="19050" b="18415"/>
                <wp:wrapNone/>
                <wp:docPr id="646"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8102" cy="24871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6A6400" id="AutoShape 2477" o:spid="_x0000_s1026" style="position:absolute;margin-left:326.3pt;margin-top:33.8pt;width:208.5pt;height:19.6pt;z-index:2534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" filled="f" strokecolor="red" strokeweight="1.5pt">
                <v:shadow color="#868686"/>
              </v:roundrect>
            </w:pict>
          </mc:Fallback>
        </mc:AlternateContent>
      </w:r>
      <w:r w:rsidR="009C7FD1" w:rsidRPr="009C7FD1">
        <w:rPr>
          <w:rFonts w:ascii="Arial" w:hAnsi="Arial" w:cs="Arial"/>
          <w:noProof/>
        </w:rPr>
        <mc:AlternateContent>
          <mc:Choice Requires="wps">
            <w:drawing>
              <wp:anchor distT="0" distB="0" distL="114300" distR="114300" simplePos="0" relativeHeight="253488640" behindDoc="0" locked="0" layoutInCell="1" allowOverlap="1" wp14:anchorId="3F76E76C" wp14:editId="70F6565D">
                <wp:simplePos x="0" y="0"/>
                <wp:positionH relativeFrom="column">
                  <wp:posOffset>1773936</wp:posOffset>
                </wp:positionH>
                <wp:positionV relativeFrom="paragraph">
                  <wp:posOffset>444144</wp:posOffset>
                </wp:positionV>
                <wp:extent cx="2245766" cy="248717"/>
                <wp:effectExtent l="0" t="0" r="21590" b="18415"/>
                <wp:wrapNone/>
                <wp:docPr id="640" name="AutoShape 2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5766" cy="24871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40FE4E" id="AutoShape 2477" o:spid="_x0000_s1026" style="position:absolute;margin-left:139.7pt;margin-top:34.95pt;width:176.85pt;height:19.6pt;z-index:2534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" filled="f" strokecolor="red" strokeweight="1.5pt">
                <v:shadow color="#868686"/>
              </v:roundrect>
            </w:pict>
          </mc:Fallback>
        </mc:AlternateContent>
      </w:r>
      <w:r w:rsidR="00B14E03">
        <w:rPr>
          <w:noProof/>
        </w:rPr>
        <w:drawing>
          <wp:inline distT="0" distB="0" distL="0" distR="0" wp14:anchorId="21FD87BB" wp14:editId="4518E135">
            <wp:extent cx="6858000" cy="827405"/>
            <wp:effectExtent l="0" t="0" r="0" b="0"/>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858000" cy="827405"/>
                    </a:xfrm>
                    <a:prstGeom prst="rect">
                      <a:avLst/>
                    </a:prstGeom>
                  </pic:spPr>
                </pic:pic>
              </a:graphicData>
            </a:graphic>
          </wp:inline>
        </w:drawing>
      </w:r>
    </w:p>
    <w:p w14:paraId="20F8FD9B" w14:textId="0DD804E7" w:rsidR="008C60F7" w:rsidRDefault="008C60F7" w:rsidP="002C282D">
      <w:pPr>
        <w:rPr>
          <w:rFonts w:ascii="Arial" w:hAnsi="Arial" w:cs="Arial"/>
        </w:rPr>
      </w:pPr>
    </w:p>
    <w:p w14:paraId="0B25F13D" w14:textId="51F0A31A" w:rsidR="008C60F7" w:rsidRDefault="008C60F7" w:rsidP="002C282D">
      <w:pPr>
        <w:rPr>
          <w:rFonts w:ascii="Arial" w:hAnsi="Arial" w:cs="Arial"/>
        </w:rPr>
      </w:pPr>
    </w:p>
    <w:p w14:paraId="49A4610A" w14:textId="07C68AE1" w:rsidR="008C60F7" w:rsidRDefault="00BE6F2E" w:rsidP="002C282D">
      <w:pPr>
        <w:rPr>
          <w:rFonts w:ascii="Arial" w:hAnsi="Arial" w:cs="Arial"/>
        </w:rPr>
      </w:pPr>
      <w:r w:rsidRPr="009C7FD1">
        <w:rPr>
          <w:rFonts w:ascii="Arial" w:hAnsi="Arial" w:cs="Arial"/>
          <w:noProof/>
        </w:rPr>
        <mc:AlternateContent>
          <mc:Choice Requires="wps">
            <w:drawing>
              <wp:anchor distT="0" distB="0" distL="114300" distR="114300" simplePos="0" relativeHeight="253487616" behindDoc="0" locked="0" layoutInCell="1" allowOverlap="1" wp14:anchorId="18DFCF63" wp14:editId="1A66482C">
                <wp:simplePos x="0" y="0"/>
                <wp:positionH relativeFrom="column">
                  <wp:posOffset>5430977</wp:posOffset>
                </wp:positionH>
                <wp:positionV relativeFrom="paragraph">
                  <wp:posOffset>103073</wp:posOffset>
                </wp:positionV>
                <wp:extent cx="351155" cy="359410"/>
                <wp:effectExtent l="0" t="0" r="10795" b="21590"/>
                <wp:wrapNone/>
                <wp:docPr id="639" name="Oval 2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3304FB" w14:textId="77777777" w:rsidR="00393F33" w:rsidRPr="003A3676" w:rsidRDefault="00393F33" w:rsidP="009C7FD1">
                            <w:pPr>
                              <w:jc w:val="center"/>
                              <w:rPr>
                                <w:rFonts w:ascii="Arial" w:hAnsi="Arial" w:cs="Arial"/>
                              </w:rPr>
                            </w:pPr>
                            <w:r w:rsidRPr="003A3676">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DFCF63" id="_x0000_s1182" style="position:absolute;margin-left:427.65pt;margin-top:8.1pt;width:27.65pt;height:28.3pt;z-index:2534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" fillcolor="#8db3e2 [1311]" strokecolor="yellow" strokeweight="1.5pt">
                <v:shadow color="#868686"/>
                <v:textbox>
                  <w:txbxContent>
                    <w:p w14:paraId="703304FB" w14:textId="77777777" w:rsidR="00393F33" w:rsidRPr="003A3676" w:rsidRDefault="00393F33" w:rsidP="009C7FD1">
                      <w:pPr>
                        <w:jc w:val="center"/>
                        <w:rPr>
                          <w:rFonts w:ascii="Arial" w:hAnsi="Arial" w:cs="Arial"/>
                        </w:rPr>
                      </w:pPr>
                      <w:r w:rsidRPr="003A3676">
                        <w:rPr>
                          <w:rFonts w:ascii="Arial" w:hAnsi="Arial" w:cs="Arial"/>
                        </w:rPr>
                        <w:t>i</w:t>
                      </w:r>
                    </w:p>
                  </w:txbxContent>
                </v:textbox>
              </v:oval>
            </w:pict>
          </mc:Fallback>
        </mc:AlternateContent>
      </w:r>
    </w:p>
    <w:p w14:paraId="422B9918" w14:textId="6BF97EFE" w:rsidR="008C60F7" w:rsidRDefault="008C60F7" w:rsidP="002C282D">
      <w:pPr>
        <w:rPr>
          <w:rFonts w:ascii="Arial" w:hAnsi="Arial" w:cs="Arial"/>
        </w:rPr>
      </w:pPr>
    </w:p>
    <w:p w14:paraId="1D9D0D1B" w14:textId="4A7BBB20" w:rsidR="00111225" w:rsidRDefault="00BE6F2E">
      <w:pPr>
        <w:overflowPunct/>
        <w:autoSpaceDE/>
        <w:autoSpaceDN/>
        <w:adjustRightInd/>
        <w:textAlignment w:val="auto"/>
        <w:rPr>
          <w:rFonts w:ascii="Arial" w:hAnsi="Arial" w:cs="Arial"/>
        </w:rPr>
      </w:pPr>
      <w:r w:rsidRPr="009C7FD1">
        <w:rPr>
          <w:rFonts w:ascii="Arial" w:hAnsi="Arial" w:cs="Arial"/>
          <w:noProof/>
        </w:rPr>
        <mc:AlternateContent>
          <mc:Choice Requires="wps">
            <w:drawing>
              <wp:anchor distT="0" distB="0" distL="114300" distR="114300" simplePos="0" relativeHeight="253486592" behindDoc="0" locked="0" layoutInCell="1" allowOverlap="1" wp14:anchorId="0D0E95F9" wp14:editId="3B100818">
                <wp:simplePos x="0" y="0"/>
                <wp:positionH relativeFrom="column">
                  <wp:posOffset>2593136</wp:posOffset>
                </wp:positionH>
                <wp:positionV relativeFrom="paragraph">
                  <wp:posOffset>5410</wp:posOffset>
                </wp:positionV>
                <wp:extent cx="2750515" cy="958291"/>
                <wp:effectExtent l="0" t="0" r="12065" b="13335"/>
                <wp:wrapNone/>
                <wp:docPr id="638" name="Text Box 2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0515" cy="958291"/>
                        </a:xfrm>
                        <a:prstGeom prst="rect">
                          <a:avLst/>
                        </a:prstGeom>
                        <a:solidFill>
                          <a:schemeClr val="tx2">
                            <a:lumMod val="40000"/>
                            <a:lumOff val="60000"/>
                          </a:schemeClr>
                        </a:solidFill>
                        <a:ln w="19050">
                          <a:solidFill>
                            <a:srgbClr val="000000"/>
                          </a:solidFill>
                          <a:miter lim="800000"/>
                          <a:headEnd/>
                          <a:tailEnd/>
                        </a:ln>
                      </wps:spPr>
                      <wps:txbx>
                        <w:txbxContent>
                          <w:p w14:paraId="64F6EEC6" w14:textId="77AEB3D1" w:rsidR="00393F33" w:rsidRPr="00713AB8" w:rsidRDefault="00393F33" w:rsidP="009C7FD1">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If there is a TOTAL QTY VARIANCE identified and the TOTAL QTY INVOICED  is more than the TOTAL QTY RECEIVED, calculate the variance amount by the INVOICE COST.  NOTE: If there is an ITEM COST VARIANCE and/or an OI VARIANCE, those differences may need to be taken into account when calculating the amount deducted for shortage.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0E95F9" id="_x0000_s1183" type="#_x0000_t202" style="position:absolute;margin-left:204.2pt;margin-top:.45pt;width:216.6pt;height:75.45pt;z-index:2534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" fillcolor="#8db3e2 [1311]" strokeweight="1.5pt">
                <v:textbox>
                  <w:txbxContent>
                    <w:p w14:paraId="64F6EEC6" w14:textId="77AEB3D1" w:rsidR="00393F33" w:rsidRPr="00713AB8" w:rsidRDefault="00393F33" w:rsidP="009C7FD1">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If there is a TOTAL QTY VARIANCE identified and the TOTAL QTY INVOICED  is more than the TOTAL QTY RECEIVED, calculate the variance amount by the INVOICE COST.  NOTE: If there is an ITEM COST VARIANCE and/or an OI VARIANCE, those differences may need to be taken into account when calculating the amount deducted for shortage.</w:t>
                      </w:r>
                    </w:p>
                  </w:txbxContent>
                </v:textbox>
              </v:shape>
            </w:pict>
          </mc:Fallback>
        </mc:AlternateContent>
      </w:r>
      <w:r w:rsidR="00111225">
        <w:rPr>
          <w:rFonts w:ascii="Arial" w:hAnsi="Arial" w:cs="Arial"/>
        </w:rPr>
        <w:br w:type="page"/>
      </w:r>
    </w:p>
    <w:p w14:paraId="7B69C4F3" w14:textId="77777777" w:rsidR="00A528BC" w:rsidRDefault="00A528BC" w:rsidP="002C282D">
      <w:pPr>
        <w:rPr>
          <w:rFonts w:ascii="Arial" w:hAnsi="Arial" w:cs="Arial"/>
        </w:rPr>
      </w:pPr>
    </w:p>
    <w:p w14:paraId="2D0C810D" w14:textId="77777777" w:rsidR="008C60F7" w:rsidRDefault="008C60F7" w:rsidP="002C282D">
      <w:pPr>
        <w:rPr>
          <w:rFonts w:ascii="Arial" w:hAnsi="Arial" w:cs="Arial"/>
          <w:b/>
        </w:rPr>
      </w:pPr>
    </w:p>
    <w:p w14:paraId="53BFAB0F" w14:textId="77777777" w:rsidR="008C60F7" w:rsidRDefault="008C60F7" w:rsidP="008C60F7">
      <w:pPr>
        <w:rPr>
          <w:rFonts w:ascii="Arial" w:hAnsi="Arial" w:cs="Arial"/>
          <w:b/>
          <w:sz w:val="22"/>
          <w:szCs w:val="22"/>
          <w:u w:val="single"/>
          <w:lang w:val="en-GB"/>
        </w:rPr>
      </w:pPr>
      <w:r>
        <w:rPr>
          <w:rFonts w:ascii="Arial" w:hAnsi="Arial" w:cs="Arial"/>
          <w:b/>
          <w:lang w:val="en-GB"/>
        </w:rPr>
        <w:t>14</w:t>
      </w:r>
      <w:r w:rsidRPr="008B31A9">
        <w:rPr>
          <w:rFonts w:ascii="Arial" w:hAnsi="Arial" w:cs="Arial"/>
          <w:b/>
          <w:lang w:val="en-GB"/>
        </w:rPr>
        <w:t>.</w:t>
      </w:r>
      <w:r w:rsidRPr="008B31A9">
        <w:rPr>
          <w:rFonts w:ascii="Arial" w:hAnsi="Arial" w:cs="Arial"/>
          <w:b/>
          <w:lang w:val="en-GB"/>
        </w:rPr>
        <w:tab/>
      </w:r>
      <w:bookmarkStart w:id="44" w:name="postaudit"/>
      <w:r w:rsidRPr="00BB0E0A">
        <w:rPr>
          <w:rFonts w:ascii="Arial" w:hAnsi="Arial" w:cs="Arial"/>
          <w:b/>
          <w:sz w:val="22"/>
          <w:szCs w:val="22"/>
          <w:u w:val="single"/>
          <w:lang w:val="en-GB"/>
        </w:rPr>
        <w:t xml:space="preserve">Deduction Type:  </w:t>
      </w:r>
      <w:r>
        <w:rPr>
          <w:rFonts w:ascii="Arial" w:hAnsi="Arial" w:cs="Arial"/>
          <w:b/>
          <w:sz w:val="22"/>
          <w:szCs w:val="22"/>
          <w:u w:val="single"/>
          <w:lang w:val="en-GB"/>
        </w:rPr>
        <w:t>Post Audit</w:t>
      </w:r>
      <w:bookmarkEnd w:id="44"/>
    </w:p>
    <w:p w14:paraId="7B124865" w14:textId="77777777" w:rsidR="008C60F7" w:rsidRPr="008B31A9" w:rsidRDefault="008C60F7" w:rsidP="008C60F7">
      <w:pPr>
        <w:rPr>
          <w:rFonts w:ascii="Arial" w:hAnsi="Arial" w:cs="Arial"/>
          <w:b/>
          <w:u w:val="single"/>
          <w:lang w:val="en-GB"/>
        </w:rPr>
      </w:pPr>
    </w:p>
    <w:p w14:paraId="077044C1" w14:textId="77777777" w:rsidR="008C60F7" w:rsidRDefault="008C60F7" w:rsidP="008C60F7">
      <w:pPr>
        <w:ind w:left="720"/>
        <w:rPr>
          <w:rFonts w:ascii="Arial" w:hAnsi="Arial" w:cs="Arial"/>
        </w:rPr>
      </w:pPr>
      <w:r>
        <w:rPr>
          <w:rFonts w:ascii="Arial" w:hAnsi="Arial" w:cs="Arial"/>
        </w:rPr>
        <w:t>Internal/external auditors find claims that the customer is entitled to but did not take from previous years. Post Audits should be researched in the same manner as other claims by accessing previous year’s files.</w:t>
      </w:r>
    </w:p>
    <w:p w14:paraId="790A4F8A" w14:textId="77777777" w:rsidR="008C60F7" w:rsidRPr="001A2503" w:rsidRDefault="008C60F7" w:rsidP="008C60F7">
      <w:pPr>
        <w:ind w:left="720"/>
        <w:rPr>
          <w:rFonts w:ascii="Arial" w:hAnsi="Arial" w:cs="Arial"/>
          <w:b/>
          <w:u w:val="single"/>
          <w:lang w:val="en-GB"/>
        </w:rPr>
      </w:pPr>
    </w:p>
    <w:p w14:paraId="1B9A6083" w14:textId="77777777" w:rsidR="008C60F7" w:rsidRDefault="008C60F7" w:rsidP="008C60F7">
      <w:pPr>
        <w:rPr>
          <w:rFonts w:ascii="Arial" w:hAnsi="Arial" w:cs="Arial"/>
          <w:b/>
          <w:szCs w:val="22"/>
        </w:rPr>
      </w:pPr>
    </w:p>
    <w:p w14:paraId="0C755357" w14:textId="77777777" w:rsidR="00947564" w:rsidRPr="004A2B0D" w:rsidRDefault="00947564" w:rsidP="00947564">
      <w:pPr>
        <w:overflowPunct/>
        <w:ind w:left="720" w:hanging="720"/>
        <w:textAlignment w:val="auto"/>
        <w:rPr>
          <w:rFonts w:ascii="Arial" w:hAnsi="Arial" w:cs="Arial"/>
          <w:b/>
          <w:lang w:val="en-US"/>
        </w:rPr>
      </w:pPr>
      <w:r w:rsidRPr="004A2B0D">
        <w:rPr>
          <w:rFonts w:ascii="Arial" w:hAnsi="Arial" w:cs="Arial"/>
          <w:b/>
          <w:lang w:val="en-US"/>
        </w:rPr>
        <w:t>NOTE:  The post audit claim must first be researched to ensure the customer has not already billed for the allowance before the normal validation process can begin.</w:t>
      </w:r>
    </w:p>
    <w:p w14:paraId="0C0AEA9A" w14:textId="77777777" w:rsidR="00947564" w:rsidRPr="004A2B0D" w:rsidRDefault="00947564" w:rsidP="00947564">
      <w:pPr>
        <w:overflowPunct/>
        <w:ind w:left="720" w:hanging="720"/>
        <w:textAlignment w:val="auto"/>
        <w:rPr>
          <w:rFonts w:ascii="Arial" w:hAnsi="Arial" w:cs="Arial"/>
          <w:b/>
          <w:lang w:val="en-US"/>
        </w:rPr>
      </w:pPr>
      <w:r w:rsidRPr="004A2B0D">
        <w:rPr>
          <w:rFonts w:ascii="Arial" w:hAnsi="Arial" w:cs="Arial"/>
          <w:b/>
          <w:lang w:val="en-US"/>
        </w:rPr>
        <w:t xml:space="preserve">            </w:t>
      </w:r>
    </w:p>
    <w:p w14:paraId="19D6E00D" w14:textId="77777777" w:rsidR="00947564" w:rsidRPr="004A2B0D" w:rsidRDefault="00947564" w:rsidP="00947564">
      <w:pPr>
        <w:overflowPunct/>
        <w:ind w:left="720" w:hanging="720"/>
        <w:textAlignment w:val="auto"/>
        <w:rPr>
          <w:rFonts w:ascii="Arial" w:hAnsi="Arial" w:cs="Arial"/>
          <w:b/>
          <w:lang w:val="en-US"/>
        </w:rPr>
      </w:pPr>
      <w:r w:rsidRPr="004A2B0D">
        <w:rPr>
          <w:rFonts w:ascii="Arial" w:hAnsi="Arial" w:cs="Arial"/>
          <w:b/>
          <w:lang w:val="en-US"/>
        </w:rPr>
        <w:t>             Once the post audit claim has been researched to ensure the customer has not already billed for the allowance</w:t>
      </w:r>
      <w:r w:rsidR="00F37165">
        <w:rPr>
          <w:rFonts w:ascii="Arial" w:hAnsi="Arial" w:cs="Arial"/>
          <w:b/>
          <w:lang w:val="en-US"/>
        </w:rPr>
        <w:t>,</w:t>
      </w:r>
      <w:r w:rsidRPr="004A2B0D">
        <w:rPr>
          <w:rFonts w:ascii="Arial" w:hAnsi="Arial" w:cs="Arial"/>
          <w:b/>
          <w:lang w:val="en-US"/>
        </w:rPr>
        <w:t xml:space="preserve"> refer to the appropriate allowance section of th</w:t>
      </w:r>
      <w:r w:rsidR="00F37165">
        <w:rPr>
          <w:rFonts w:ascii="Arial" w:hAnsi="Arial" w:cs="Arial"/>
          <w:b/>
          <w:lang w:val="en-US"/>
        </w:rPr>
        <w:t>is</w:t>
      </w:r>
      <w:r w:rsidRPr="004A2B0D">
        <w:rPr>
          <w:rFonts w:ascii="Arial" w:hAnsi="Arial" w:cs="Arial"/>
          <w:b/>
          <w:lang w:val="en-US"/>
        </w:rPr>
        <w:t xml:space="preserve"> SOP to continue with validation.  If the post audit is for an allowance not defined in an allowance section of the SOP, refer to the post audit example for validation information.              </w:t>
      </w:r>
    </w:p>
    <w:p w14:paraId="635E1ED9" w14:textId="77777777" w:rsidR="00947564" w:rsidRDefault="00947564" w:rsidP="008C60F7">
      <w:pPr>
        <w:rPr>
          <w:rFonts w:ascii="Arial" w:hAnsi="Arial" w:cs="Arial"/>
          <w:b/>
          <w:szCs w:val="22"/>
        </w:rPr>
      </w:pPr>
    </w:p>
    <w:p w14:paraId="1CC627F3" w14:textId="1EE1AB9E" w:rsidR="00A51147" w:rsidRDefault="00A51147">
      <w:pPr>
        <w:overflowPunct/>
        <w:autoSpaceDE/>
        <w:autoSpaceDN/>
        <w:adjustRightInd/>
        <w:textAlignment w:val="auto"/>
        <w:rPr>
          <w:rFonts w:ascii="Arial" w:hAnsi="Arial" w:cs="Arial"/>
          <w:b/>
          <w:szCs w:val="22"/>
        </w:rPr>
      </w:pPr>
      <w:r>
        <w:rPr>
          <w:rFonts w:ascii="Arial" w:hAnsi="Arial" w:cs="Arial"/>
          <w:b/>
          <w:szCs w:val="22"/>
        </w:rPr>
        <w:br w:type="page"/>
      </w:r>
    </w:p>
    <w:p w14:paraId="20B8E768" w14:textId="496BC6C3" w:rsidR="008C60F7" w:rsidRDefault="008C60F7" w:rsidP="00A528BC">
      <w:pPr>
        <w:ind w:left="720" w:hanging="720"/>
        <w:rPr>
          <w:rFonts w:ascii="Arial" w:hAnsi="Arial" w:cs="Arial"/>
          <w:b/>
          <w:szCs w:val="22"/>
        </w:rPr>
      </w:pPr>
      <w:r>
        <w:rPr>
          <w:rFonts w:ascii="Arial" w:hAnsi="Arial" w:cs="Arial"/>
          <w:b/>
          <w:szCs w:val="22"/>
        </w:rPr>
        <w:lastRenderedPageBreak/>
        <w:t>14</w:t>
      </w:r>
      <w:r w:rsidRPr="00533C11">
        <w:rPr>
          <w:rFonts w:ascii="Arial" w:hAnsi="Arial" w:cs="Arial"/>
          <w:b/>
          <w:szCs w:val="22"/>
        </w:rPr>
        <w:t>.1</w:t>
      </w:r>
      <w:r w:rsidRPr="00533C11">
        <w:rPr>
          <w:rFonts w:ascii="Arial" w:hAnsi="Arial" w:cs="Arial"/>
          <w:b/>
          <w:szCs w:val="22"/>
        </w:rPr>
        <w:tab/>
        <w:t>Customer Invoice</w:t>
      </w:r>
      <w:r>
        <w:rPr>
          <w:rFonts w:ascii="Arial" w:hAnsi="Arial" w:cs="Arial"/>
          <w:b/>
          <w:szCs w:val="22"/>
        </w:rPr>
        <w:t xml:space="preserve"> for Post Audit</w:t>
      </w:r>
      <w:r w:rsidR="0065225C">
        <w:rPr>
          <w:rFonts w:ascii="Arial" w:hAnsi="Arial" w:cs="Arial"/>
          <w:b/>
          <w:szCs w:val="22"/>
        </w:rPr>
        <w:t xml:space="preserve">, </w:t>
      </w:r>
      <w:r w:rsidR="00961D5C" w:rsidRPr="0065225C">
        <w:rPr>
          <w:rFonts w:ascii="Arial" w:hAnsi="Arial" w:cs="Arial"/>
          <w:b/>
          <w:szCs w:val="22"/>
        </w:rPr>
        <w:t>Example 1</w:t>
      </w:r>
      <w:r w:rsidR="0065225C">
        <w:rPr>
          <w:rFonts w:ascii="Arial" w:hAnsi="Arial" w:cs="Arial"/>
          <w:b/>
          <w:szCs w:val="22"/>
        </w:rPr>
        <w:t>:</w:t>
      </w:r>
      <w:r w:rsidR="0091445A">
        <w:rPr>
          <w:rFonts w:ascii="Arial" w:hAnsi="Arial" w:cs="Arial"/>
          <w:b/>
          <w:szCs w:val="22"/>
        </w:rPr>
        <w:t xml:space="preserve"> </w:t>
      </w:r>
      <w:r w:rsidR="0065225C">
        <w:rPr>
          <w:rFonts w:ascii="Arial" w:hAnsi="Arial" w:cs="Arial"/>
          <w:b/>
          <w:szCs w:val="22"/>
        </w:rPr>
        <w:t xml:space="preserve"> </w:t>
      </w:r>
    </w:p>
    <w:p w14:paraId="188E3463" w14:textId="77777777" w:rsidR="00676693" w:rsidRDefault="00676693">
      <w:pPr>
        <w:rPr>
          <w:rFonts w:ascii="Arial" w:hAnsi="Arial" w:cs="Arial"/>
          <w:szCs w:val="22"/>
        </w:rPr>
      </w:pPr>
    </w:p>
    <w:p w14:paraId="42026C31" w14:textId="2C8E54C8" w:rsidR="002F0EA8" w:rsidRDefault="00A846C5" w:rsidP="00961D5C">
      <w:pPr>
        <w:rPr>
          <w:rFonts w:ascii="Arial" w:hAnsi="Arial" w:cs="Arial"/>
          <w:b/>
          <w:szCs w:val="22"/>
        </w:rPr>
      </w:pPr>
      <w:r w:rsidRPr="00A51147">
        <w:rPr>
          <w:rFonts w:ascii="Arial" w:hAnsi="Arial" w:cs="Arial"/>
          <w:b/>
          <w:noProof/>
          <w:szCs w:val="22"/>
        </w:rPr>
        <mc:AlternateContent>
          <mc:Choice Requires="wps">
            <w:drawing>
              <wp:anchor distT="0" distB="0" distL="114300" distR="114300" simplePos="0" relativeHeight="253533696" behindDoc="0" locked="0" layoutInCell="1" allowOverlap="1" wp14:anchorId="0F4CB7A6" wp14:editId="14D93760">
                <wp:simplePos x="0" y="0"/>
                <wp:positionH relativeFrom="column">
                  <wp:posOffset>2561920</wp:posOffset>
                </wp:positionH>
                <wp:positionV relativeFrom="paragraph">
                  <wp:posOffset>1788795</wp:posOffset>
                </wp:positionV>
                <wp:extent cx="1880870" cy="803910"/>
                <wp:effectExtent l="0" t="0" r="24130" b="15240"/>
                <wp:wrapNone/>
                <wp:docPr id="667" name="Text Box 2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0870" cy="803910"/>
                        </a:xfrm>
                        <a:prstGeom prst="rect">
                          <a:avLst/>
                        </a:prstGeom>
                        <a:solidFill>
                          <a:schemeClr val="bg1"/>
                        </a:solidFill>
                        <a:ln w="19050">
                          <a:solidFill>
                            <a:srgbClr val="000000"/>
                          </a:solidFill>
                          <a:miter lim="800000"/>
                          <a:headEnd/>
                          <a:tailEnd/>
                        </a:ln>
                        <a:effectLst/>
                      </wps:spPr>
                      <wps:txbx>
                        <w:txbxContent>
                          <w:p w14:paraId="0A2B8E62" w14:textId="3C6BFD38" w:rsidR="00393F33" w:rsidRDefault="00393F33" w:rsidP="00A51147">
                            <w:pPr>
                              <w:rPr>
                                <w:sz w:val="18"/>
                                <w:szCs w:val="18"/>
                              </w:rPr>
                            </w:pPr>
                            <w:r>
                              <w:rPr>
                                <w:rFonts w:ascii="Arial" w:hAnsi="Arial" w:cs="Arial"/>
                                <w:sz w:val="16"/>
                                <w:szCs w:val="16"/>
                                <w:u w:val="single"/>
                              </w:rPr>
                              <w:t>Quantity &amp; Rate:</w:t>
                            </w:r>
                            <w:r>
                              <w:rPr>
                                <w:rFonts w:ascii="Arial" w:hAnsi="Arial" w:cs="Arial"/>
                                <w:sz w:val="16"/>
                                <w:szCs w:val="16"/>
                              </w:rPr>
                              <w:t xml:space="preserve"> The customer is listing the quantity and rate for the scan and subtracting the totals already deducted.  The post audit is for the difference of total Earned minus what was already Billed.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CB7A6" id="Text Box 2545" o:spid="_x0000_s1184" type="#_x0000_t202" style="position:absolute;margin-left:201.75pt;margin-top:140.85pt;width:148.1pt;height:63.3pt;z-index:2535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" fillcolor="white [3212]" strokeweight="1.5pt">
                <v:textbox>
                  <w:txbxContent>
                    <w:p w14:paraId="0A2B8E62" w14:textId="3C6BFD38" w:rsidR="00393F33" w:rsidRDefault="00393F33" w:rsidP="00A51147">
                      <w:pPr>
                        <w:rPr>
                          <w:sz w:val="18"/>
                          <w:szCs w:val="18"/>
                        </w:rPr>
                      </w:pPr>
                      <w:r>
                        <w:rPr>
                          <w:rFonts w:ascii="Arial" w:hAnsi="Arial" w:cs="Arial"/>
                          <w:sz w:val="16"/>
                          <w:szCs w:val="16"/>
                          <w:u w:val="single"/>
                        </w:rPr>
                        <w:t>Quantity &amp; Rate:</w:t>
                      </w:r>
                      <w:r>
                        <w:rPr>
                          <w:rFonts w:ascii="Arial" w:hAnsi="Arial" w:cs="Arial"/>
                          <w:sz w:val="16"/>
                          <w:szCs w:val="16"/>
                        </w:rPr>
                        <w:t xml:space="preserve"> The customer is listing the quantity and rate for the scan and subtracting the totals already deducted.  The post audit is for the difference of total Earned minus what was already Billed.</w:t>
                      </w:r>
                    </w:p>
                  </w:txbxContent>
                </v:textbox>
              </v:shape>
            </w:pict>
          </mc:Fallback>
        </mc:AlternateContent>
      </w:r>
      <w:r w:rsidRPr="00A51147">
        <w:rPr>
          <w:rFonts w:ascii="Arial" w:hAnsi="Arial" w:cs="Arial"/>
          <w:b/>
          <w:noProof/>
          <w:szCs w:val="22"/>
        </w:rPr>
        <mc:AlternateContent>
          <mc:Choice Requires="wps">
            <w:drawing>
              <wp:anchor distT="0" distB="0" distL="114300" distR="114300" simplePos="0" relativeHeight="253537792" behindDoc="0" locked="0" layoutInCell="1" allowOverlap="1" wp14:anchorId="691E5506" wp14:editId="58D7F910">
                <wp:simplePos x="0" y="0"/>
                <wp:positionH relativeFrom="column">
                  <wp:posOffset>4385107</wp:posOffset>
                </wp:positionH>
                <wp:positionV relativeFrom="paragraph">
                  <wp:posOffset>1123163</wp:posOffset>
                </wp:positionV>
                <wp:extent cx="1880870" cy="351130"/>
                <wp:effectExtent l="0" t="0" r="24130" b="11430"/>
                <wp:wrapNone/>
                <wp:docPr id="669" name="Text Box 2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0870" cy="351130"/>
                        </a:xfrm>
                        <a:prstGeom prst="rect">
                          <a:avLst/>
                        </a:prstGeom>
                        <a:solidFill>
                          <a:schemeClr val="bg1"/>
                        </a:solidFill>
                        <a:ln w="19050">
                          <a:solidFill>
                            <a:srgbClr val="000000"/>
                          </a:solidFill>
                          <a:miter lim="800000"/>
                          <a:headEnd/>
                          <a:tailEnd/>
                        </a:ln>
                        <a:effectLst/>
                      </wps:spPr>
                      <wps:txbx>
                        <w:txbxContent>
                          <w:p w14:paraId="3B748FD1" w14:textId="7107B736" w:rsidR="00393F33" w:rsidRDefault="00393F33" w:rsidP="00A51147">
                            <w:pPr>
                              <w:rPr>
                                <w:sz w:val="18"/>
                                <w:szCs w:val="18"/>
                              </w:rPr>
                            </w:pPr>
                            <w:r>
                              <w:rPr>
                                <w:rFonts w:ascii="Arial" w:hAnsi="Arial" w:cs="Arial"/>
                                <w:sz w:val="16"/>
                                <w:szCs w:val="16"/>
                                <w:u w:val="single"/>
                              </w:rPr>
                              <w:t>Dates:</w:t>
                            </w:r>
                            <w:r>
                              <w:rPr>
                                <w:rFonts w:ascii="Arial" w:hAnsi="Arial" w:cs="Arial"/>
                                <w:sz w:val="16"/>
                                <w:szCs w:val="16"/>
                              </w:rPr>
                              <w:t xml:space="preserve"> The deal dates being claimed for post audit.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1E5506" id="_x0000_s1185" type="#_x0000_t202" style="position:absolute;margin-left:345.3pt;margin-top:88.45pt;width:148.1pt;height:27.65pt;z-index:2535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" fillcolor="white [3212]" strokeweight="1.5pt">
                <v:textbox>
                  <w:txbxContent>
                    <w:p w14:paraId="3B748FD1" w14:textId="7107B736" w:rsidR="00393F33" w:rsidRDefault="00393F33" w:rsidP="00A51147">
                      <w:pPr>
                        <w:rPr>
                          <w:sz w:val="18"/>
                          <w:szCs w:val="18"/>
                        </w:rPr>
                      </w:pPr>
                      <w:r>
                        <w:rPr>
                          <w:rFonts w:ascii="Arial" w:hAnsi="Arial" w:cs="Arial"/>
                          <w:sz w:val="16"/>
                          <w:szCs w:val="16"/>
                          <w:u w:val="single"/>
                        </w:rPr>
                        <w:t>Dates:</w:t>
                      </w:r>
                      <w:r>
                        <w:rPr>
                          <w:rFonts w:ascii="Arial" w:hAnsi="Arial" w:cs="Arial"/>
                          <w:sz w:val="16"/>
                          <w:szCs w:val="16"/>
                        </w:rPr>
                        <w:t xml:space="preserve"> The deal dates being claimed for post audit.</w:t>
                      </w:r>
                    </w:p>
                  </w:txbxContent>
                </v:textbox>
              </v:shape>
            </w:pict>
          </mc:Fallback>
        </mc:AlternateContent>
      </w:r>
      <w:r w:rsidRPr="00A51147">
        <w:rPr>
          <w:rFonts w:ascii="Arial" w:hAnsi="Arial" w:cs="Arial"/>
          <w:b/>
          <w:noProof/>
          <w:szCs w:val="22"/>
        </w:rPr>
        <mc:AlternateContent>
          <mc:Choice Requires="wps">
            <w:drawing>
              <wp:anchor distT="0" distB="0" distL="114300" distR="114300" simplePos="0" relativeHeight="253535744" behindDoc="0" locked="0" layoutInCell="1" allowOverlap="1" wp14:anchorId="039EE5AB" wp14:editId="6B574D20">
                <wp:simplePos x="0" y="0"/>
                <wp:positionH relativeFrom="column">
                  <wp:posOffset>3924426</wp:posOffset>
                </wp:positionH>
                <wp:positionV relativeFrom="paragraph">
                  <wp:posOffset>1406601</wp:posOffset>
                </wp:positionV>
                <wp:extent cx="476529" cy="45719"/>
                <wp:effectExtent l="0" t="57150" r="19050" b="50165"/>
                <wp:wrapNone/>
                <wp:docPr id="668" name="AutoShape 2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76529" cy="45719"/>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3B39169" id="AutoShape 2547" o:spid="_x0000_s1026" type="#_x0000_t32" style="position:absolute;margin-left:309pt;margin-top:110.75pt;width:37.5pt;height:3.6pt;flip:y;z-index:2535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" strokecolor="black [3213]" strokeweight="1.5pt">
                <v:stroke endarrow="block"/>
                <v:shadow color="#868686"/>
              </v:shape>
            </w:pict>
          </mc:Fallback>
        </mc:AlternateContent>
      </w:r>
      <w:r w:rsidRPr="00A51147">
        <w:rPr>
          <w:rFonts w:ascii="Arial" w:hAnsi="Arial" w:cs="Arial"/>
          <w:b/>
          <w:noProof/>
          <w:szCs w:val="22"/>
        </w:rPr>
        <mc:AlternateContent>
          <mc:Choice Requires="wps">
            <w:drawing>
              <wp:anchor distT="0" distB="0" distL="114300" distR="114300" simplePos="0" relativeHeight="253531648" behindDoc="0" locked="0" layoutInCell="1" allowOverlap="1" wp14:anchorId="38B88CB6" wp14:editId="707159C1">
                <wp:simplePos x="0" y="0"/>
                <wp:positionH relativeFrom="column">
                  <wp:posOffset>-120701</wp:posOffset>
                </wp:positionH>
                <wp:positionV relativeFrom="paragraph">
                  <wp:posOffset>1686585</wp:posOffset>
                </wp:positionV>
                <wp:extent cx="1047598" cy="804291"/>
                <wp:effectExtent l="0" t="0" r="19685" b="15240"/>
                <wp:wrapNone/>
                <wp:docPr id="666" name="Text Box 2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598" cy="804291"/>
                        </a:xfrm>
                        <a:prstGeom prst="rect">
                          <a:avLst/>
                        </a:prstGeom>
                        <a:solidFill>
                          <a:schemeClr val="bg1"/>
                        </a:solidFill>
                        <a:ln w="19050">
                          <a:solidFill>
                            <a:srgbClr val="000000"/>
                          </a:solidFill>
                          <a:miter lim="800000"/>
                          <a:headEnd/>
                          <a:tailEnd/>
                        </a:ln>
                        <a:effectLst/>
                      </wps:spPr>
                      <wps:txbx>
                        <w:txbxContent>
                          <w:p w14:paraId="79DD88E3" w14:textId="48A783D7" w:rsidR="00393F33" w:rsidRDefault="00393F33" w:rsidP="00A51147">
                            <w:pPr>
                              <w:rPr>
                                <w:sz w:val="18"/>
                                <w:szCs w:val="18"/>
                              </w:rPr>
                            </w:pPr>
                            <w:r>
                              <w:rPr>
                                <w:rFonts w:ascii="Arial" w:hAnsi="Arial" w:cs="Arial"/>
                                <w:sz w:val="16"/>
                                <w:szCs w:val="16"/>
                                <w:u w:val="single"/>
                              </w:rPr>
                              <w:t>UPC/Item Number:</w:t>
                            </w:r>
                            <w:r>
                              <w:rPr>
                                <w:rFonts w:ascii="Arial" w:hAnsi="Arial" w:cs="Arial"/>
                                <w:sz w:val="16"/>
                                <w:szCs w:val="16"/>
                              </w:rPr>
                              <w:t xml:space="preserve"> The client upc &amp; customer store code the post audit is for.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B88CB6" id="_x0000_s1186" type="#_x0000_t202" style="position:absolute;margin-left:-9.5pt;margin-top:132.8pt;width:82.5pt;height:63.35pt;z-index:2535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" fillcolor="white [3212]" strokeweight="1.5pt">
                <v:textbox>
                  <w:txbxContent>
                    <w:p w14:paraId="79DD88E3" w14:textId="48A783D7" w:rsidR="00393F33" w:rsidRDefault="00393F33" w:rsidP="00A51147">
                      <w:pPr>
                        <w:rPr>
                          <w:sz w:val="18"/>
                          <w:szCs w:val="18"/>
                        </w:rPr>
                      </w:pPr>
                      <w:r>
                        <w:rPr>
                          <w:rFonts w:ascii="Arial" w:hAnsi="Arial" w:cs="Arial"/>
                          <w:sz w:val="16"/>
                          <w:szCs w:val="16"/>
                          <w:u w:val="single"/>
                        </w:rPr>
                        <w:t>UPC/Item Number:</w:t>
                      </w:r>
                      <w:r>
                        <w:rPr>
                          <w:rFonts w:ascii="Arial" w:hAnsi="Arial" w:cs="Arial"/>
                          <w:sz w:val="16"/>
                          <w:szCs w:val="16"/>
                        </w:rPr>
                        <w:t xml:space="preserve"> The client upc &amp; customer store code the post audit is for.</w:t>
                      </w:r>
                    </w:p>
                  </w:txbxContent>
                </v:textbox>
              </v:shape>
            </w:pict>
          </mc:Fallback>
        </mc:AlternateContent>
      </w:r>
      <w:r w:rsidRPr="00A51147">
        <w:rPr>
          <w:rFonts w:ascii="Arial" w:hAnsi="Arial" w:cs="Arial"/>
          <w:b/>
          <w:noProof/>
          <w:szCs w:val="22"/>
        </w:rPr>
        <mc:AlternateContent>
          <mc:Choice Requires="wps">
            <w:drawing>
              <wp:anchor distT="0" distB="0" distL="114300" distR="114300" simplePos="0" relativeHeight="253528576" behindDoc="0" locked="0" layoutInCell="1" allowOverlap="1" wp14:anchorId="7A477051" wp14:editId="78D7C448">
                <wp:simplePos x="0" y="0"/>
                <wp:positionH relativeFrom="column">
                  <wp:posOffset>808330</wp:posOffset>
                </wp:positionH>
                <wp:positionV relativeFrom="paragraph">
                  <wp:posOffset>3288614</wp:posOffset>
                </wp:positionV>
                <wp:extent cx="1918970" cy="607162"/>
                <wp:effectExtent l="0" t="0" r="24130" b="21590"/>
                <wp:wrapNone/>
                <wp:docPr id="664" name="Text Box 2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8970" cy="607162"/>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EE2208" w14:textId="4D1DD3CE" w:rsidR="00393F33" w:rsidRDefault="00393F33" w:rsidP="00A51147">
                            <w:pPr>
                              <w:rPr>
                                <w:sz w:val="18"/>
                                <w:szCs w:val="18"/>
                              </w:rPr>
                            </w:pPr>
                            <w:r>
                              <w:rPr>
                                <w:rFonts w:ascii="Arial" w:hAnsi="Arial" w:cs="Arial"/>
                                <w:sz w:val="16"/>
                                <w:szCs w:val="16"/>
                                <w:u w:val="single"/>
                              </w:rPr>
                              <w:t>Previously Deducted:</w:t>
                            </w:r>
                            <w:r>
                              <w:rPr>
                                <w:rFonts w:ascii="Arial" w:hAnsi="Arial" w:cs="Arial"/>
                                <w:sz w:val="16"/>
                                <w:szCs w:val="16"/>
                              </w:rPr>
                              <w:t>Schncuks provides claims that were previously deducted against the contract, these should be in the VPF.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477051" id="_x0000_s1187" type="#_x0000_t202" style="position:absolute;margin-left:63.65pt;margin-top:258.95pt;width:151.1pt;height:47.8pt;z-index:2535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" fillcolor="#8db3e2 [1311]" strokeweight="1.5pt">
                <v:shadow color="#868686"/>
                <v:textbox>
                  <w:txbxContent>
                    <w:p w14:paraId="71EE2208" w14:textId="4D1DD3CE" w:rsidR="00393F33" w:rsidRDefault="00393F33" w:rsidP="00A51147">
                      <w:pPr>
                        <w:rPr>
                          <w:sz w:val="18"/>
                          <w:szCs w:val="18"/>
                        </w:rPr>
                      </w:pPr>
                      <w:r>
                        <w:rPr>
                          <w:rFonts w:ascii="Arial" w:hAnsi="Arial" w:cs="Arial"/>
                          <w:sz w:val="16"/>
                          <w:szCs w:val="16"/>
                          <w:u w:val="single"/>
                        </w:rPr>
                        <w:t>Previously Deducted:</w:t>
                      </w:r>
                      <w:r>
                        <w:rPr>
                          <w:rFonts w:ascii="Arial" w:hAnsi="Arial" w:cs="Arial"/>
                          <w:sz w:val="16"/>
                          <w:szCs w:val="16"/>
                        </w:rPr>
                        <w:t>Schncuks provides claims that were previously deducted against the contract, these should be in the VPF.</w:t>
                      </w:r>
                    </w:p>
                  </w:txbxContent>
                </v:textbox>
              </v:shape>
            </w:pict>
          </mc:Fallback>
        </mc:AlternateContent>
      </w:r>
      <w:r w:rsidRPr="00A51147">
        <w:rPr>
          <w:rFonts w:ascii="Arial" w:hAnsi="Arial" w:cs="Arial"/>
          <w:b/>
          <w:noProof/>
          <w:szCs w:val="22"/>
        </w:rPr>
        <mc:AlternateContent>
          <mc:Choice Requires="wps">
            <w:drawing>
              <wp:anchor distT="0" distB="0" distL="114300" distR="114300" simplePos="0" relativeHeight="253529600" behindDoc="0" locked="0" layoutInCell="1" allowOverlap="1" wp14:anchorId="7C962C5F" wp14:editId="50B9C5B4">
                <wp:simplePos x="0" y="0"/>
                <wp:positionH relativeFrom="column">
                  <wp:posOffset>566166</wp:posOffset>
                </wp:positionH>
                <wp:positionV relativeFrom="paragraph">
                  <wp:posOffset>3053334</wp:posOffset>
                </wp:positionV>
                <wp:extent cx="351155" cy="359410"/>
                <wp:effectExtent l="13970" t="12065" r="15875" b="9525"/>
                <wp:wrapNone/>
                <wp:docPr id="665" name="Oval 25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9463AB8" w14:textId="77777777" w:rsidR="00393F33" w:rsidRPr="00142371" w:rsidRDefault="00393F33" w:rsidP="00A51147">
                            <w:pPr>
                              <w:jc w:val="center"/>
                              <w:rPr>
                                <w:rFonts w:ascii="Arial" w:hAnsi="Arial" w:cs="Arial"/>
                              </w:rPr>
                            </w:pPr>
                            <w:r w:rsidRPr="00142371">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C962C5F" id="Oval 2546" o:spid="_x0000_s1188" style="position:absolute;margin-left:44.6pt;margin-top:240.4pt;width:27.65pt;height:28.3pt;z-index:2535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" fillcolor="#8db3e2 [1311]" strokecolor="yellow" strokeweight="1.5pt">
                <v:shadow color="#868686"/>
                <v:textbox>
                  <w:txbxContent>
                    <w:p w14:paraId="29463AB8" w14:textId="77777777" w:rsidR="00393F33" w:rsidRPr="00142371" w:rsidRDefault="00393F33" w:rsidP="00A51147">
                      <w:pPr>
                        <w:jc w:val="center"/>
                        <w:rPr>
                          <w:rFonts w:ascii="Arial" w:hAnsi="Arial" w:cs="Arial"/>
                        </w:rPr>
                      </w:pPr>
                      <w:r w:rsidRPr="00142371">
                        <w:rPr>
                          <w:rFonts w:ascii="Arial" w:hAnsi="Arial" w:cs="Arial"/>
                        </w:rPr>
                        <w:t>i</w:t>
                      </w:r>
                    </w:p>
                  </w:txbxContent>
                </v:textbox>
              </v:oval>
            </w:pict>
          </mc:Fallback>
        </mc:AlternateContent>
      </w:r>
      <w:r w:rsidRPr="00A51147">
        <w:rPr>
          <w:rFonts w:ascii="Arial" w:hAnsi="Arial" w:cs="Arial"/>
          <w:b/>
          <w:noProof/>
          <w:szCs w:val="22"/>
        </w:rPr>
        <mc:AlternateContent>
          <mc:Choice Requires="wps">
            <w:drawing>
              <wp:anchor distT="0" distB="0" distL="114300" distR="114300" simplePos="0" relativeHeight="253526528" behindDoc="0" locked="0" layoutInCell="1" allowOverlap="1" wp14:anchorId="585ED2BC" wp14:editId="6B00E419">
                <wp:simplePos x="0" y="0"/>
                <wp:positionH relativeFrom="column">
                  <wp:posOffset>2730119</wp:posOffset>
                </wp:positionH>
                <wp:positionV relativeFrom="paragraph">
                  <wp:posOffset>3321685</wp:posOffset>
                </wp:positionV>
                <wp:extent cx="247015" cy="45719"/>
                <wp:effectExtent l="38100" t="57150" r="19685" b="50165"/>
                <wp:wrapNone/>
                <wp:docPr id="663" name="AutoShape 2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47015" cy="45719"/>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CBC4127" id="AutoShape 2547" o:spid="_x0000_s1026" type="#_x0000_t32" style="position:absolute;margin-left:214.95pt;margin-top:261.55pt;width:19.45pt;height:3.6pt;flip:x y;z-index:2535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" strokecolor="black [3213]" strokeweight="1.5pt">
                <v:stroke endarrow="block"/>
                <v:shadow color="#868686"/>
              </v:shape>
            </w:pict>
          </mc:Fallback>
        </mc:AlternateContent>
      </w:r>
      <w:r w:rsidRPr="00A51147">
        <w:rPr>
          <w:rFonts w:ascii="Arial" w:hAnsi="Arial" w:cs="Arial"/>
          <w:b/>
          <w:noProof/>
          <w:szCs w:val="22"/>
        </w:rPr>
        <mc:AlternateContent>
          <mc:Choice Requires="wps">
            <w:drawing>
              <wp:anchor distT="0" distB="0" distL="114300" distR="114300" simplePos="0" relativeHeight="253512192" behindDoc="0" locked="0" layoutInCell="1" allowOverlap="1" wp14:anchorId="2B0D5EBC" wp14:editId="3E083128">
                <wp:simplePos x="0" y="0"/>
                <wp:positionH relativeFrom="column">
                  <wp:posOffset>2972994</wp:posOffset>
                </wp:positionH>
                <wp:positionV relativeFrom="paragraph">
                  <wp:posOffset>2688768</wp:posOffset>
                </wp:positionV>
                <wp:extent cx="3116402" cy="1492250"/>
                <wp:effectExtent l="0" t="0" r="27305" b="12700"/>
                <wp:wrapNone/>
                <wp:docPr id="656" name="AutoShape 2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6402" cy="14922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61300F" id="AutoShape 2544" o:spid="_x0000_s1026" style="position:absolute;margin-left:234.1pt;margin-top:211.7pt;width:245.4pt;height:117.5pt;z-index:2535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" filled="f" strokecolor="red" strokeweight="1.5pt">
                <v:shadow color="#868686"/>
              </v:roundrect>
            </w:pict>
          </mc:Fallback>
        </mc:AlternateContent>
      </w:r>
      <w:r w:rsidRPr="00A51147">
        <w:rPr>
          <w:rFonts w:ascii="Arial" w:hAnsi="Arial" w:cs="Arial"/>
          <w:b/>
          <w:noProof/>
          <w:szCs w:val="22"/>
        </w:rPr>
        <mc:AlternateContent>
          <mc:Choice Requires="wps">
            <w:drawing>
              <wp:anchor distT="0" distB="0" distL="114300" distR="114300" simplePos="0" relativeHeight="253524480" behindDoc="0" locked="0" layoutInCell="1" allowOverlap="1" wp14:anchorId="78E21AF7" wp14:editId="34B0A7B7">
                <wp:simplePos x="0" y="0"/>
                <wp:positionH relativeFrom="column">
                  <wp:posOffset>4436668</wp:posOffset>
                </wp:positionH>
                <wp:positionV relativeFrom="paragraph">
                  <wp:posOffset>1970050</wp:posOffset>
                </wp:positionV>
                <wp:extent cx="247015" cy="45719"/>
                <wp:effectExtent l="38100" t="57150" r="19685" b="50165"/>
                <wp:wrapNone/>
                <wp:docPr id="662" name="AutoShape 2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47015" cy="45719"/>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61528E" id="AutoShape 2547" o:spid="_x0000_s1026" type="#_x0000_t32" style="position:absolute;margin-left:349.35pt;margin-top:155.1pt;width:19.45pt;height:3.6pt;flip:x y;z-index:2535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" strokecolor="black [3213]" strokeweight="1.5pt">
                <v:stroke endarrow="block"/>
                <v:shadow color="#868686"/>
              </v:shape>
            </w:pict>
          </mc:Fallback>
        </mc:AlternateContent>
      </w:r>
      <w:r w:rsidRPr="00A51147">
        <w:rPr>
          <w:rFonts w:ascii="Arial" w:hAnsi="Arial" w:cs="Arial"/>
          <w:b/>
          <w:noProof/>
          <w:szCs w:val="22"/>
        </w:rPr>
        <mc:AlternateContent>
          <mc:Choice Requires="wps">
            <w:drawing>
              <wp:anchor distT="0" distB="0" distL="114300" distR="114300" simplePos="0" relativeHeight="253522432" behindDoc="0" locked="0" layoutInCell="1" allowOverlap="1" wp14:anchorId="34389C5D" wp14:editId="781EECBF">
                <wp:simplePos x="0" y="0"/>
                <wp:positionH relativeFrom="column">
                  <wp:posOffset>925372</wp:posOffset>
                </wp:positionH>
                <wp:positionV relativeFrom="paragraph">
                  <wp:posOffset>2000960</wp:posOffset>
                </wp:positionV>
                <wp:extent cx="392023" cy="87960"/>
                <wp:effectExtent l="38100" t="0" r="27305" b="83820"/>
                <wp:wrapNone/>
                <wp:docPr id="661" name="AutoShape 2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92023" cy="8796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E635A28" id="AutoShape 2547" o:spid="_x0000_s1026" type="#_x0000_t32" style="position:absolute;margin-left:72.85pt;margin-top:157.55pt;width:30.85pt;height:6.95pt;flip:x;z-index:2535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" strokecolor="black [3213]" strokeweight="1.5pt">
                <v:stroke endarrow="block"/>
                <v:shadow color="#868686"/>
              </v:shape>
            </w:pict>
          </mc:Fallback>
        </mc:AlternateContent>
      </w:r>
      <w:r w:rsidRPr="00A51147">
        <w:rPr>
          <w:rFonts w:ascii="Arial" w:hAnsi="Arial" w:cs="Arial"/>
          <w:b/>
          <w:noProof/>
          <w:szCs w:val="22"/>
        </w:rPr>
        <mc:AlternateContent>
          <mc:Choice Requires="wps">
            <w:drawing>
              <wp:anchor distT="0" distB="0" distL="114300" distR="114300" simplePos="0" relativeHeight="253520384" behindDoc="0" locked="0" layoutInCell="1" allowOverlap="1" wp14:anchorId="700D9A85" wp14:editId="474B4F6C">
                <wp:simplePos x="0" y="0"/>
                <wp:positionH relativeFrom="column">
                  <wp:posOffset>2624074</wp:posOffset>
                </wp:positionH>
                <wp:positionV relativeFrom="paragraph">
                  <wp:posOffset>194487</wp:posOffset>
                </wp:positionV>
                <wp:extent cx="351155" cy="359410"/>
                <wp:effectExtent l="13970" t="12065" r="15875" b="9525"/>
                <wp:wrapNone/>
                <wp:docPr id="660" name="Oval 25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CA5C2D5" w14:textId="77777777" w:rsidR="00393F33" w:rsidRPr="00142371" w:rsidRDefault="00393F33" w:rsidP="00A51147">
                            <w:pPr>
                              <w:jc w:val="center"/>
                              <w:rPr>
                                <w:rFonts w:ascii="Arial" w:hAnsi="Arial" w:cs="Arial"/>
                              </w:rPr>
                            </w:pPr>
                            <w:r w:rsidRPr="00142371">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00D9A85" id="_x0000_s1189" style="position:absolute;margin-left:206.6pt;margin-top:15.3pt;width:27.65pt;height:28.3pt;z-index:2535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" fillcolor="#8db3e2 [1311]" strokecolor="yellow" strokeweight="1.5pt">
                <v:shadow color="#868686"/>
                <v:textbox>
                  <w:txbxContent>
                    <w:p w14:paraId="3CA5C2D5" w14:textId="77777777" w:rsidR="00393F33" w:rsidRPr="00142371" w:rsidRDefault="00393F33" w:rsidP="00A51147">
                      <w:pPr>
                        <w:jc w:val="center"/>
                        <w:rPr>
                          <w:rFonts w:ascii="Arial" w:hAnsi="Arial" w:cs="Arial"/>
                        </w:rPr>
                      </w:pPr>
                      <w:r w:rsidRPr="00142371">
                        <w:rPr>
                          <w:rFonts w:ascii="Arial" w:hAnsi="Arial" w:cs="Arial"/>
                        </w:rPr>
                        <w:t>i</w:t>
                      </w:r>
                    </w:p>
                  </w:txbxContent>
                </v:textbox>
              </v:oval>
            </w:pict>
          </mc:Fallback>
        </mc:AlternateContent>
      </w:r>
      <w:r w:rsidRPr="00A51147">
        <w:rPr>
          <w:rFonts w:ascii="Arial" w:hAnsi="Arial" w:cs="Arial"/>
          <w:b/>
          <w:noProof/>
          <w:szCs w:val="22"/>
        </w:rPr>
        <mc:AlternateContent>
          <mc:Choice Requires="wps">
            <w:drawing>
              <wp:anchor distT="0" distB="0" distL="114300" distR="114300" simplePos="0" relativeHeight="253502976" behindDoc="0" locked="0" layoutInCell="1" allowOverlap="1" wp14:anchorId="2A252FF9" wp14:editId="5D39B932">
                <wp:simplePos x="0" y="0"/>
                <wp:positionH relativeFrom="column">
                  <wp:posOffset>314071</wp:posOffset>
                </wp:positionH>
                <wp:positionV relativeFrom="paragraph">
                  <wp:posOffset>311378</wp:posOffset>
                </wp:positionV>
                <wp:extent cx="351155" cy="359410"/>
                <wp:effectExtent l="13970" t="12065" r="15875" b="9525"/>
                <wp:wrapNone/>
                <wp:docPr id="651" name="Oval 25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185479E" w14:textId="77777777" w:rsidR="00393F33" w:rsidRPr="00142371" w:rsidRDefault="00393F33" w:rsidP="00A51147">
                            <w:pPr>
                              <w:jc w:val="center"/>
                              <w:rPr>
                                <w:rFonts w:ascii="Arial" w:hAnsi="Arial" w:cs="Arial"/>
                              </w:rPr>
                            </w:pPr>
                            <w:r w:rsidRPr="00142371">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252FF9" id="_x0000_s1190" style="position:absolute;margin-left:24.75pt;margin-top:24.5pt;width:27.65pt;height:28.3pt;z-index:2535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" fillcolor="#8db3e2 [1311]" strokecolor="yellow" strokeweight="1.5pt">
                <v:shadow color="#868686"/>
                <v:textbox>
                  <w:txbxContent>
                    <w:p w14:paraId="0185479E" w14:textId="77777777" w:rsidR="00393F33" w:rsidRPr="00142371" w:rsidRDefault="00393F33" w:rsidP="00A51147">
                      <w:pPr>
                        <w:jc w:val="center"/>
                        <w:rPr>
                          <w:rFonts w:ascii="Arial" w:hAnsi="Arial" w:cs="Arial"/>
                        </w:rPr>
                      </w:pPr>
                      <w:r w:rsidRPr="00142371">
                        <w:rPr>
                          <w:rFonts w:ascii="Arial" w:hAnsi="Arial" w:cs="Arial"/>
                        </w:rPr>
                        <w:t>i</w:t>
                      </w:r>
                    </w:p>
                  </w:txbxContent>
                </v:textbox>
              </v:oval>
            </w:pict>
          </mc:Fallback>
        </mc:AlternateContent>
      </w:r>
      <w:r w:rsidR="00A51147" w:rsidRPr="00A51147">
        <w:rPr>
          <w:rFonts w:ascii="Arial" w:hAnsi="Arial" w:cs="Arial"/>
          <w:b/>
          <w:noProof/>
          <w:szCs w:val="22"/>
        </w:rPr>
        <mc:AlternateContent>
          <mc:Choice Requires="wps">
            <w:drawing>
              <wp:anchor distT="0" distB="0" distL="114300" distR="114300" simplePos="0" relativeHeight="253518336" behindDoc="0" locked="0" layoutInCell="1" allowOverlap="1" wp14:anchorId="5D07E8C1" wp14:editId="52FBD861">
                <wp:simplePos x="0" y="0"/>
                <wp:positionH relativeFrom="column">
                  <wp:posOffset>2863901</wp:posOffset>
                </wp:positionH>
                <wp:positionV relativeFrom="paragraph">
                  <wp:posOffset>428371</wp:posOffset>
                </wp:positionV>
                <wp:extent cx="1918970" cy="475488"/>
                <wp:effectExtent l="0" t="0" r="24130" b="20320"/>
                <wp:wrapNone/>
                <wp:docPr id="659" name="Text Box 2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8970" cy="475488"/>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8F36D7" w14:textId="62FE9223" w:rsidR="00393F33" w:rsidRDefault="00393F33" w:rsidP="00A51147">
                            <w:pPr>
                              <w:rPr>
                                <w:sz w:val="18"/>
                                <w:szCs w:val="18"/>
                              </w:rPr>
                            </w:pPr>
                            <w:r>
                              <w:rPr>
                                <w:rFonts w:ascii="Arial" w:hAnsi="Arial" w:cs="Arial"/>
                                <w:sz w:val="16"/>
                                <w:szCs w:val="16"/>
                                <w:u w:val="single"/>
                              </w:rPr>
                              <w:t>Customer ref#</w:t>
                            </w:r>
                            <w:r>
                              <w:rPr>
                                <w:rFonts w:ascii="Arial" w:hAnsi="Arial" w:cs="Arial"/>
                                <w:sz w:val="16"/>
                                <w:szCs w:val="16"/>
                              </w:rPr>
                              <w:t>:The customer ref# starting ATG identifies the invoice as being for post audit.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07E8C1" id="_x0000_s1191" type="#_x0000_t202" style="position:absolute;margin-left:225.5pt;margin-top:33.75pt;width:151.1pt;height:37.45pt;z-index:2535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" fillcolor="#8db3e2 [1311]" strokeweight="1.5pt">
                <v:shadow color="#868686"/>
                <v:textbox>
                  <w:txbxContent>
                    <w:p w14:paraId="558F36D7" w14:textId="62FE9223" w:rsidR="00393F33" w:rsidRDefault="00393F33" w:rsidP="00A51147">
                      <w:pPr>
                        <w:rPr>
                          <w:sz w:val="18"/>
                          <w:szCs w:val="18"/>
                        </w:rPr>
                      </w:pPr>
                      <w:r>
                        <w:rPr>
                          <w:rFonts w:ascii="Arial" w:hAnsi="Arial" w:cs="Arial"/>
                          <w:sz w:val="16"/>
                          <w:szCs w:val="16"/>
                          <w:u w:val="single"/>
                        </w:rPr>
                        <w:t>Customer ref#</w:t>
                      </w:r>
                      <w:r>
                        <w:rPr>
                          <w:rFonts w:ascii="Arial" w:hAnsi="Arial" w:cs="Arial"/>
                          <w:sz w:val="16"/>
                          <w:szCs w:val="16"/>
                        </w:rPr>
                        <w:t>:The customer ref# starting ATG identifies the invoice as being for post audit.</w:t>
                      </w:r>
                    </w:p>
                  </w:txbxContent>
                </v:textbox>
              </v:shape>
            </w:pict>
          </mc:Fallback>
        </mc:AlternateContent>
      </w:r>
      <w:r w:rsidR="00A51147" w:rsidRPr="00A51147">
        <w:rPr>
          <w:rFonts w:ascii="Arial" w:hAnsi="Arial" w:cs="Arial"/>
          <w:b/>
          <w:noProof/>
          <w:szCs w:val="22"/>
        </w:rPr>
        <mc:AlternateContent>
          <mc:Choice Requires="wps">
            <w:drawing>
              <wp:anchor distT="0" distB="0" distL="114300" distR="114300" simplePos="0" relativeHeight="253516288" behindDoc="0" locked="0" layoutInCell="1" allowOverlap="1" wp14:anchorId="4D33EEAE" wp14:editId="1CBCBA8C">
                <wp:simplePos x="0" y="0"/>
                <wp:positionH relativeFrom="column">
                  <wp:posOffset>4787798</wp:posOffset>
                </wp:positionH>
                <wp:positionV relativeFrom="paragraph">
                  <wp:posOffset>607441</wp:posOffset>
                </wp:positionV>
                <wp:extent cx="282321" cy="45719"/>
                <wp:effectExtent l="19050" t="57150" r="22860" b="50165"/>
                <wp:wrapNone/>
                <wp:docPr id="658" name="AutoShape 2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82321" cy="45719"/>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288821E" id="AutoShape 2547" o:spid="_x0000_s1026" type="#_x0000_t32" style="position:absolute;margin-left:377pt;margin-top:47.85pt;width:22.25pt;height:3.6pt;flip:x y;z-index:2535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" strokecolor="black [3213]" strokeweight="1.5pt">
                <v:stroke endarrow="block"/>
                <v:shadow color="#868686"/>
              </v:shape>
            </w:pict>
          </mc:Fallback>
        </mc:AlternateContent>
      </w:r>
      <w:r w:rsidR="00A51147" w:rsidRPr="00A51147">
        <w:rPr>
          <w:rFonts w:ascii="Arial" w:hAnsi="Arial" w:cs="Arial"/>
          <w:b/>
          <w:noProof/>
          <w:szCs w:val="22"/>
        </w:rPr>
        <mc:AlternateContent>
          <mc:Choice Requires="wps">
            <w:drawing>
              <wp:anchor distT="0" distB="0" distL="114300" distR="114300" simplePos="0" relativeHeight="253501952" behindDoc="0" locked="0" layoutInCell="1" allowOverlap="1" wp14:anchorId="061E4A15" wp14:editId="3B48AA00">
                <wp:simplePos x="0" y="0"/>
                <wp:positionH relativeFrom="column">
                  <wp:posOffset>624154</wp:posOffset>
                </wp:positionH>
                <wp:positionV relativeFrom="paragraph">
                  <wp:posOffset>555244</wp:posOffset>
                </wp:positionV>
                <wp:extent cx="1918970" cy="451028"/>
                <wp:effectExtent l="0" t="0" r="24130" b="25400"/>
                <wp:wrapNone/>
                <wp:docPr id="650" name="Text Box 2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8970" cy="451028"/>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C4E9EAD" w14:textId="262C73EC" w:rsidR="00393F33" w:rsidRDefault="00393F33" w:rsidP="00A51147">
                            <w:pPr>
                              <w:rPr>
                                <w:sz w:val="18"/>
                                <w:szCs w:val="18"/>
                              </w:rPr>
                            </w:pPr>
                            <w:r>
                              <w:rPr>
                                <w:rFonts w:ascii="Arial" w:hAnsi="Arial" w:cs="Arial"/>
                                <w:sz w:val="16"/>
                                <w:szCs w:val="16"/>
                                <w:u w:val="single"/>
                              </w:rPr>
                              <w:t>Deal Number</w:t>
                            </w:r>
                            <w:r>
                              <w:rPr>
                                <w:rFonts w:ascii="Arial" w:hAnsi="Arial" w:cs="Arial"/>
                                <w:sz w:val="16"/>
                                <w:szCs w:val="16"/>
                              </w:rPr>
                              <w:t>:The contract the post audit is for – can be used to locate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1E4A15" id="_x0000_s1192" type="#_x0000_t202" style="position:absolute;margin-left:49.15pt;margin-top:43.7pt;width:151.1pt;height:35.5pt;z-index:2535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" fillcolor="#8db3e2 [1311]" strokeweight="1.5pt">
                <v:shadow color="#868686"/>
                <v:textbox>
                  <w:txbxContent>
                    <w:p w14:paraId="3C4E9EAD" w14:textId="262C73EC" w:rsidR="00393F33" w:rsidRDefault="00393F33" w:rsidP="00A51147">
                      <w:pPr>
                        <w:rPr>
                          <w:sz w:val="18"/>
                          <w:szCs w:val="18"/>
                        </w:rPr>
                      </w:pPr>
                      <w:r>
                        <w:rPr>
                          <w:rFonts w:ascii="Arial" w:hAnsi="Arial" w:cs="Arial"/>
                          <w:sz w:val="16"/>
                          <w:szCs w:val="16"/>
                          <w:u w:val="single"/>
                        </w:rPr>
                        <w:t>Deal Number</w:t>
                      </w:r>
                      <w:r>
                        <w:rPr>
                          <w:rFonts w:ascii="Arial" w:hAnsi="Arial" w:cs="Arial"/>
                          <w:sz w:val="16"/>
                          <w:szCs w:val="16"/>
                        </w:rPr>
                        <w:t>:The contract the post audit is for – can be used to locate the contract.</w:t>
                      </w:r>
                    </w:p>
                  </w:txbxContent>
                </v:textbox>
              </v:shape>
            </w:pict>
          </mc:Fallback>
        </mc:AlternateContent>
      </w:r>
      <w:r w:rsidR="00A51147" w:rsidRPr="00A51147">
        <w:rPr>
          <w:rFonts w:ascii="Arial" w:hAnsi="Arial" w:cs="Arial"/>
          <w:b/>
          <w:noProof/>
          <w:szCs w:val="22"/>
        </w:rPr>
        <mc:AlternateContent>
          <mc:Choice Requires="wps">
            <w:drawing>
              <wp:anchor distT="0" distB="0" distL="114300" distR="114300" simplePos="0" relativeHeight="253504000" behindDoc="0" locked="0" layoutInCell="1" allowOverlap="1" wp14:anchorId="09CE85A8" wp14:editId="34C0F7E6">
                <wp:simplePos x="0" y="0"/>
                <wp:positionH relativeFrom="column">
                  <wp:posOffset>1530960</wp:posOffset>
                </wp:positionH>
                <wp:positionV relativeFrom="paragraph">
                  <wp:posOffset>983387</wp:posOffset>
                </wp:positionV>
                <wp:extent cx="0" cy="383540"/>
                <wp:effectExtent l="62865" t="24130" r="60960" b="11430"/>
                <wp:wrapNone/>
                <wp:docPr id="652" name="AutoShape 2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8354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7919BD9" id="AutoShape 2547" o:spid="_x0000_s1026" type="#_x0000_t32" style="position:absolute;margin-left:120.55pt;margin-top:77.45pt;width:0;height:30.2pt;flip:y;z-index:2535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" strokecolor="black [3213]" strokeweight="1.5pt">
                <v:stroke endarrow="block"/>
                <v:shadow color="#868686"/>
              </v:shape>
            </w:pict>
          </mc:Fallback>
        </mc:AlternateContent>
      </w:r>
      <w:r w:rsidR="00A51147" w:rsidRPr="00A51147">
        <w:rPr>
          <w:rFonts w:ascii="Arial" w:hAnsi="Arial" w:cs="Arial"/>
          <w:b/>
          <w:noProof/>
          <w:szCs w:val="22"/>
        </w:rPr>
        <mc:AlternateContent>
          <mc:Choice Requires="wps">
            <w:drawing>
              <wp:anchor distT="0" distB="0" distL="114300" distR="114300" simplePos="0" relativeHeight="253514240" behindDoc="0" locked="0" layoutInCell="1" allowOverlap="1" wp14:anchorId="378BF125" wp14:editId="7A357750">
                <wp:simplePos x="0" y="0"/>
                <wp:positionH relativeFrom="margin">
                  <wp:posOffset>5073091</wp:posOffset>
                </wp:positionH>
                <wp:positionV relativeFrom="paragraph">
                  <wp:posOffset>601319</wp:posOffset>
                </wp:positionV>
                <wp:extent cx="1762862" cy="126619"/>
                <wp:effectExtent l="0" t="0" r="27940" b="26035"/>
                <wp:wrapNone/>
                <wp:docPr id="657" name="AutoShape 2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862" cy="12661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14FCD1" id="AutoShape 2544" o:spid="_x0000_s1026" style="position:absolute;margin-left:399.45pt;margin-top:47.35pt;width:138.8pt;height:9.95pt;z-index:253514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" filled="f" strokecolor="red" strokeweight="1.5pt">
                <v:shadow color="#868686"/>
                <w10:wrap anchorx="margin"/>
              </v:roundrect>
            </w:pict>
          </mc:Fallback>
        </mc:AlternateContent>
      </w:r>
      <w:r w:rsidR="00A51147" w:rsidRPr="00A51147">
        <w:rPr>
          <w:rFonts w:ascii="Arial" w:hAnsi="Arial" w:cs="Arial"/>
          <w:b/>
          <w:noProof/>
          <w:szCs w:val="22"/>
        </w:rPr>
        <mc:AlternateContent>
          <mc:Choice Requires="wps">
            <w:drawing>
              <wp:anchor distT="0" distB="0" distL="114300" distR="114300" simplePos="0" relativeHeight="253510144" behindDoc="0" locked="0" layoutInCell="1" allowOverlap="1" wp14:anchorId="07FC0B4A" wp14:editId="7EAC5CE7">
                <wp:simplePos x="0" y="0"/>
                <wp:positionH relativeFrom="column">
                  <wp:posOffset>4700015</wp:posOffset>
                </wp:positionH>
                <wp:positionV relativeFrom="paragraph">
                  <wp:posOffset>1635379</wp:posOffset>
                </wp:positionV>
                <wp:extent cx="2146351" cy="848563"/>
                <wp:effectExtent l="0" t="0" r="25400" b="27940"/>
                <wp:wrapNone/>
                <wp:docPr id="655" name="AutoShape 2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6351" cy="848563"/>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C8FFBB" id="AutoShape 2544" o:spid="_x0000_s1026" style="position:absolute;margin-left:370.1pt;margin-top:128.75pt;width:169pt;height:66.8pt;z-index:2535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" filled="f" strokecolor="red" strokeweight="1.5pt">
                <v:shadow color="#868686"/>
              </v:roundrect>
            </w:pict>
          </mc:Fallback>
        </mc:AlternateContent>
      </w:r>
      <w:r w:rsidR="00A51147" w:rsidRPr="00A51147">
        <w:rPr>
          <w:rFonts w:ascii="Arial" w:hAnsi="Arial" w:cs="Arial"/>
          <w:b/>
          <w:noProof/>
          <w:szCs w:val="22"/>
        </w:rPr>
        <mc:AlternateContent>
          <mc:Choice Requires="wps">
            <w:drawing>
              <wp:anchor distT="0" distB="0" distL="114300" distR="114300" simplePos="0" relativeHeight="253508096" behindDoc="0" locked="0" layoutInCell="1" allowOverlap="1" wp14:anchorId="4A8E9B8B" wp14:editId="4C4ECF5D">
                <wp:simplePos x="0" y="0"/>
                <wp:positionH relativeFrom="column">
                  <wp:posOffset>2410358</wp:posOffset>
                </wp:positionH>
                <wp:positionV relativeFrom="paragraph">
                  <wp:posOffset>1364717</wp:posOffset>
                </wp:positionV>
                <wp:extent cx="1521562" cy="204826"/>
                <wp:effectExtent l="0" t="0" r="21590" b="24130"/>
                <wp:wrapNone/>
                <wp:docPr id="654" name="AutoShape 2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1562" cy="20482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58BF8E" id="AutoShape 2544" o:spid="_x0000_s1026" style="position:absolute;margin-left:189.8pt;margin-top:107.45pt;width:119.8pt;height:16.15pt;z-index:2535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" filled="f" strokecolor="red" strokeweight="1.5pt">
                <v:shadow color="#868686"/>
              </v:roundrect>
            </w:pict>
          </mc:Fallback>
        </mc:AlternateContent>
      </w:r>
      <w:r w:rsidR="00A51147" w:rsidRPr="00A51147">
        <w:rPr>
          <w:rFonts w:ascii="Arial" w:hAnsi="Arial" w:cs="Arial"/>
          <w:b/>
          <w:noProof/>
          <w:szCs w:val="22"/>
        </w:rPr>
        <mc:AlternateContent>
          <mc:Choice Requires="wps">
            <w:drawing>
              <wp:anchor distT="0" distB="0" distL="114300" distR="114300" simplePos="0" relativeHeight="253506048" behindDoc="0" locked="0" layoutInCell="1" allowOverlap="1" wp14:anchorId="6F2B4900" wp14:editId="22B38B1A">
                <wp:simplePos x="0" y="0"/>
                <wp:positionH relativeFrom="column">
                  <wp:posOffset>1437437</wp:posOffset>
                </wp:positionH>
                <wp:positionV relativeFrom="paragraph">
                  <wp:posOffset>1379347</wp:posOffset>
                </wp:positionV>
                <wp:extent cx="921715" cy="204826"/>
                <wp:effectExtent l="0" t="0" r="12065" b="24130"/>
                <wp:wrapNone/>
                <wp:docPr id="653" name="AutoShape 2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1715" cy="20482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5A24EB" id="AutoShape 2544" o:spid="_x0000_s1026" style="position:absolute;margin-left:113.2pt;margin-top:108.6pt;width:72.6pt;height:16.15pt;z-index:2535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" filled="f" strokecolor="red" strokeweight="1.5pt">
                <v:shadow color="#868686"/>
              </v:roundrect>
            </w:pict>
          </mc:Fallback>
        </mc:AlternateContent>
      </w:r>
      <w:r w:rsidR="00A51147" w:rsidRPr="00A51147">
        <w:rPr>
          <w:rFonts w:ascii="Arial" w:hAnsi="Arial" w:cs="Arial"/>
          <w:b/>
          <w:noProof/>
          <w:szCs w:val="22"/>
        </w:rPr>
        <mc:AlternateContent>
          <mc:Choice Requires="wps">
            <w:drawing>
              <wp:anchor distT="0" distB="0" distL="114300" distR="114300" simplePos="0" relativeHeight="253500928" behindDoc="0" locked="0" layoutInCell="1" allowOverlap="1" wp14:anchorId="7F2B27C2" wp14:editId="68B8BC26">
                <wp:simplePos x="0" y="0"/>
                <wp:positionH relativeFrom="column">
                  <wp:posOffset>1325143</wp:posOffset>
                </wp:positionH>
                <wp:positionV relativeFrom="paragraph">
                  <wp:posOffset>1598143</wp:posOffset>
                </wp:positionV>
                <wp:extent cx="982803" cy="900430"/>
                <wp:effectExtent l="0" t="0" r="27305" b="13970"/>
                <wp:wrapNone/>
                <wp:docPr id="649" name="AutoShape 2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2803" cy="90043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9F620F" id="AutoShape 2544" o:spid="_x0000_s1026" style="position:absolute;margin-left:104.35pt;margin-top:125.85pt;width:77.4pt;height:70.9pt;z-index:2535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" filled="f" strokecolor="red" strokeweight="1.5pt">
                <v:shadow color="#868686"/>
              </v:roundrect>
            </w:pict>
          </mc:Fallback>
        </mc:AlternateContent>
      </w:r>
      <w:r w:rsidR="00A51147">
        <w:rPr>
          <w:noProof/>
        </w:rPr>
        <w:drawing>
          <wp:inline distT="0" distB="0" distL="0" distR="0" wp14:anchorId="53BF8E5B" wp14:editId="73DBFF39">
            <wp:extent cx="6858000" cy="4899660"/>
            <wp:effectExtent l="0" t="0" r="0" b="0"/>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858000" cy="4899660"/>
                    </a:xfrm>
                    <a:prstGeom prst="rect">
                      <a:avLst/>
                    </a:prstGeom>
                  </pic:spPr>
                </pic:pic>
              </a:graphicData>
            </a:graphic>
          </wp:inline>
        </w:drawing>
      </w:r>
    </w:p>
    <w:p w14:paraId="71FD592F" w14:textId="77777777" w:rsidR="002F0EA8" w:rsidRDefault="002F0EA8" w:rsidP="00961D5C">
      <w:pPr>
        <w:rPr>
          <w:rFonts w:ascii="Arial" w:hAnsi="Arial" w:cs="Arial"/>
          <w:b/>
          <w:szCs w:val="22"/>
        </w:rPr>
      </w:pPr>
    </w:p>
    <w:p w14:paraId="1F53418F" w14:textId="77777777" w:rsidR="002F0EA8" w:rsidRDefault="002F0EA8" w:rsidP="00961D5C">
      <w:pPr>
        <w:rPr>
          <w:rFonts w:ascii="Arial" w:hAnsi="Arial" w:cs="Arial"/>
          <w:b/>
          <w:szCs w:val="22"/>
        </w:rPr>
      </w:pPr>
    </w:p>
    <w:p w14:paraId="5806CA90" w14:textId="77777777" w:rsidR="0098390F" w:rsidRDefault="0098390F" w:rsidP="00961D5C">
      <w:pPr>
        <w:rPr>
          <w:rFonts w:ascii="Arial" w:hAnsi="Arial" w:cs="Arial"/>
          <w:b/>
          <w:szCs w:val="22"/>
        </w:rPr>
      </w:pPr>
    </w:p>
    <w:p w14:paraId="1795D852" w14:textId="77777777" w:rsidR="0098390F" w:rsidRDefault="0098390F" w:rsidP="00961D5C">
      <w:pPr>
        <w:rPr>
          <w:rFonts w:ascii="Arial" w:hAnsi="Arial" w:cs="Arial"/>
          <w:b/>
          <w:szCs w:val="22"/>
        </w:rPr>
      </w:pPr>
    </w:p>
    <w:p w14:paraId="6A988BBE" w14:textId="77777777" w:rsidR="00961D5C" w:rsidRDefault="00961D5C" w:rsidP="00961D5C">
      <w:pPr>
        <w:rPr>
          <w:rFonts w:ascii="Arial" w:hAnsi="Arial" w:cs="Arial"/>
          <w:b/>
          <w:szCs w:val="22"/>
        </w:rPr>
      </w:pPr>
    </w:p>
    <w:p w14:paraId="45A2F63D" w14:textId="77777777" w:rsidR="00A51147" w:rsidRDefault="00A51147">
      <w:pPr>
        <w:overflowPunct/>
        <w:autoSpaceDE/>
        <w:autoSpaceDN/>
        <w:adjustRightInd/>
        <w:textAlignment w:val="auto"/>
        <w:rPr>
          <w:rFonts w:ascii="Arial" w:hAnsi="Arial" w:cs="Arial"/>
          <w:b/>
          <w:szCs w:val="22"/>
        </w:rPr>
      </w:pPr>
      <w:r>
        <w:rPr>
          <w:rFonts w:ascii="Arial" w:hAnsi="Arial" w:cs="Arial"/>
          <w:b/>
          <w:szCs w:val="22"/>
        </w:rPr>
        <w:br w:type="page"/>
      </w:r>
    </w:p>
    <w:p w14:paraId="7935DC93" w14:textId="59DB1AE0" w:rsidR="00961D5C" w:rsidRDefault="00961D5C" w:rsidP="00A528BC">
      <w:pPr>
        <w:ind w:left="720" w:hanging="720"/>
        <w:rPr>
          <w:rFonts w:ascii="Arial" w:hAnsi="Arial" w:cs="Arial"/>
          <w:lang w:val="en-GB"/>
        </w:rPr>
      </w:pPr>
      <w:r>
        <w:rPr>
          <w:rFonts w:ascii="Arial" w:hAnsi="Arial" w:cs="Arial"/>
          <w:b/>
          <w:szCs w:val="22"/>
        </w:rPr>
        <w:lastRenderedPageBreak/>
        <w:t>14</w:t>
      </w:r>
      <w:r w:rsidRPr="00533C11">
        <w:rPr>
          <w:rFonts w:ascii="Arial" w:hAnsi="Arial" w:cs="Arial"/>
          <w:b/>
          <w:szCs w:val="22"/>
        </w:rPr>
        <w:t>.</w:t>
      </w:r>
      <w:r w:rsidR="00837E05">
        <w:rPr>
          <w:rFonts w:ascii="Arial" w:hAnsi="Arial" w:cs="Arial"/>
          <w:b/>
          <w:szCs w:val="22"/>
        </w:rPr>
        <w:t>1</w:t>
      </w:r>
      <w:r w:rsidRPr="00533C11">
        <w:rPr>
          <w:rFonts w:ascii="Arial" w:hAnsi="Arial" w:cs="Arial"/>
          <w:b/>
          <w:szCs w:val="22"/>
        </w:rPr>
        <w:tab/>
        <w:t>Customer Invoice</w:t>
      </w:r>
      <w:r>
        <w:rPr>
          <w:rFonts w:ascii="Arial" w:hAnsi="Arial" w:cs="Arial"/>
          <w:b/>
          <w:szCs w:val="22"/>
        </w:rPr>
        <w:t xml:space="preserve"> for Post Audit</w:t>
      </w:r>
      <w:r w:rsidR="0065225C" w:rsidRPr="0065225C">
        <w:rPr>
          <w:rFonts w:ascii="Arial" w:hAnsi="Arial" w:cs="Arial"/>
          <w:b/>
          <w:szCs w:val="22"/>
        </w:rPr>
        <w:t xml:space="preserve">, </w:t>
      </w:r>
      <w:r w:rsidR="00A51147">
        <w:rPr>
          <w:rFonts w:ascii="Arial" w:hAnsi="Arial" w:cs="Arial"/>
          <w:b/>
          <w:szCs w:val="22"/>
        </w:rPr>
        <w:t xml:space="preserve">LL invoice </w:t>
      </w:r>
      <w:r w:rsidRPr="0065225C">
        <w:rPr>
          <w:rFonts w:ascii="Arial" w:hAnsi="Arial" w:cs="Arial"/>
          <w:b/>
          <w:szCs w:val="22"/>
        </w:rPr>
        <w:t>Example 2</w:t>
      </w:r>
      <w:r w:rsidR="0065225C">
        <w:rPr>
          <w:rFonts w:ascii="Arial" w:hAnsi="Arial" w:cs="Arial"/>
          <w:szCs w:val="22"/>
        </w:rPr>
        <w:t xml:space="preserve">:  </w:t>
      </w:r>
    </w:p>
    <w:p w14:paraId="225BEA77" w14:textId="77777777" w:rsidR="000867C8" w:rsidRDefault="000867C8" w:rsidP="00A528BC">
      <w:pPr>
        <w:ind w:left="720" w:hanging="720"/>
        <w:rPr>
          <w:rFonts w:ascii="Arial" w:hAnsi="Arial" w:cs="Arial"/>
          <w:lang w:val="en-GB"/>
        </w:rPr>
      </w:pPr>
    </w:p>
    <w:p w14:paraId="3B3EA2D5" w14:textId="77777777" w:rsidR="000867C8" w:rsidRDefault="000867C8" w:rsidP="000867C8">
      <w:pPr>
        <w:ind w:left="720"/>
        <w:rPr>
          <w:rFonts w:ascii="Arial" w:hAnsi="Arial" w:cs="Arial"/>
          <w:szCs w:val="22"/>
        </w:rPr>
      </w:pPr>
      <w:r>
        <w:rPr>
          <w:rFonts w:ascii="Arial" w:hAnsi="Arial" w:cs="Arial"/>
          <w:b/>
          <w:szCs w:val="22"/>
        </w:rPr>
        <w:t xml:space="preserve">NOTE:  </w:t>
      </w:r>
      <w:r>
        <w:rPr>
          <w:rFonts w:ascii="Arial" w:hAnsi="Arial" w:cs="Arial"/>
          <w:szCs w:val="22"/>
        </w:rPr>
        <w:t>The PRGX invoice is usually in Excel format, but can be scanned and indexed as a .pdf.  Tab/page 1 is the cover sheet.  Tab/page 2 has the claim detail.  Tab/page 3 is the customer’s copy of the related contract.  Tab/page 4 is for any additional supporting documentation.</w:t>
      </w:r>
    </w:p>
    <w:p w14:paraId="40F346C8" w14:textId="77777777" w:rsidR="002F0EA8" w:rsidRDefault="002F0EA8" w:rsidP="00A528BC">
      <w:pPr>
        <w:ind w:left="720" w:hanging="720"/>
        <w:rPr>
          <w:rFonts w:ascii="Arial" w:hAnsi="Arial" w:cs="Arial"/>
          <w:b/>
          <w:szCs w:val="22"/>
        </w:rPr>
      </w:pPr>
    </w:p>
    <w:p w14:paraId="4FEF3A80" w14:textId="77777777" w:rsidR="002F0EA8" w:rsidRDefault="002F0EA8" w:rsidP="00A528BC">
      <w:pPr>
        <w:ind w:left="720" w:hanging="720"/>
        <w:rPr>
          <w:rFonts w:ascii="Arial" w:hAnsi="Arial" w:cs="Arial"/>
          <w:b/>
          <w:szCs w:val="22"/>
        </w:rPr>
      </w:pPr>
      <w:r>
        <w:rPr>
          <w:rFonts w:ascii="Arial" w:hAnsi="Arial" w:cs="Arial"/>
          <w:b/>
          <w:szCs w:val="22"/>
        </w:rPr>
        <w:tab/>
        <w:t xml:space="preserve">Tab </w:t>
      </w:r>
      <w:r w:rsidR="004A2B0D">
        <w:rPr>
          <w:rFonts w:ascii="Arial" w:hAnsi="Arial" w:cs="Arial"/>
          <w:b/>
          <w:szCs w:val="22"/>
        </w:rPr>
        <w:t xml:space="preserve">or Page </w:t>
      </w:r>
      <w:r>
        <w:rPr>
          <w:rFonts w:ascii="Arial" w:hAnsi="Arial" w:cs="Arial"/>
          <w:b/>
          <w:szCs w:val="22"/>
        </w:rPr>
        <w:t>1:</w:t>
      </w:r>
    </w:p>
    <w:p w14:paraId="27A42428" w14:textId="77777777" w:rsidR="00961D5C" w:rsidRDefault="00961D5C" w:rsidP="00961D5C">
      <w:pPr>
        <w:rPr>
          <w:rFonts w:ascii="Arial" w:hAnsi="Arial" w:cs="Arial"/>
          <w:b/>
          <w:szCs w:val="22"/>
        </w:rPr>
      </w:pPr>
    </w:p>
    <w:p w14:paraId="5F0BDC56" w14:textId="46C8AEFB" w:rsidR="00961D5C" w:rsidRDefault="00111225" w:rsidP="002F0EA8">
      <w:pPr>
        <w:jc w:val="center"/>
        <w:rPr>
          <w:rFonts w:ascii="Arial" w:hAnsi="Arial" w:cs="Arial"/>
          <w:b/>
          <w:szCs w:val="22"/>
        </w:rPr>
      </w:pPr>
      <w:r>
        <w:rPr>
          <w:rFonts w:ascii="Arial" w:hAnsi="Arial" w:cs="Arial"/>
          <w:b/>
          <w:noProof/>
          <w:szCs w:val="22"/>
          <w:lang w:val="en-US"/>
        </w:rPr>
        <mc:AlternateContent>
          <mc:Choice Requires="wps">
            <w:drawing>
              <wp:anchor distT="0" distB="0" distL="114300" distR="114300" simplePos="0" relativeHeight="253057536" behindDoc="0" locked="0" layoutInCell="1" allowOverlap="1" wp14:anchorId="6A363464" wp14:editId="66DE1216">
                <wp:simplePos x="0" y="0"/>
                <wp:positionH relativeFrom="column">
                  <wp:posOffset>-187960</wp:posOffset>
                </wp:positionH>
                <wp:positionV relativeFrom="paragraph">
                  <wp:posOffset>2383155</wp:posOffset>
                </wp:positionV>
                <wp:extent cx="1918970" cy="389890"/>
                <wp:effectExtent l="13335" t="17145" r="10795" b="12065"/>
                <wp:wrapNone/>
                <wp:docPr id="358" name="Text Box 2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8970" cy="38989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7DCC4F3" w14:textId="0E1C5984" w:rsidR="00393F33" w:rsidRDefault="00393F33" w:rsidP="00610C97">
                            <w:pPr>
                              <w:rPr>
                                <w:sz w:val="18"/>
                                <w:szCs w:val="18"/>
                              </w:rPr>
                            </w:pPr>
                            <w:r>
                              <w:rPr>
                                <w:rFonts w:ascii="Arial" w:hAnsi="Arial" w:cs="Arial"/>
                                <w:sz w:val="16"/>
                                <w:szCs w:val="16"/>
                                <w:u w:val="single"/>
                              </w:rPr>
                              <w:t>Identification</w:t>
                            </w:r>
                            <w:r>
                              <w:rPr>
                                <w:rFonts w:ascii="Arial" w:hAnsi="Arial" w:cs="Arial"/>
                                <w:sz w:val="16"/>
                                <w:szCs w:val="16"/>
                              </w:rPr>
                              <w:t>:LL identifies the invoice as being for a post audit.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363464" id="_x0000_s1193" type="#_x0000_t202" style="position:absolute;left:0;text-align:left;margin-left:-14.8pt;margin-top:187.65pt;width:151.1pt;height:30.7pt;z-index:25305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" fillcolor="#8db3e2 [1311]" strokeweight="1.5pt">
                <v:shadow color="#868686"/>
                <v:textbox>
                  <w:txbxContent>
                    <w:p w14:paraId="57DCC4F3" w14:textId="0E1C5984" w:rsidR="00393F33" w:rsidRDefault="00393F33" w:rsidP="00610C97">
                      <w:pPr>
                        <w:rPr>
                          <w:sz w:val="18"/>
                          <w:szCs w:val="18"/>
                        </w:rPr>
                      </w:pPr>
                      <w:r>
                        <w:rPr>
                          <w:rFonts w:ascii="Arial" w:hAnsi="Arial" w:cs="Arial"/>
                          <w:sz w:val="16"/>
                          <w:szCs w:val="16"/>
                          <w:u w:val="single"/>
                        </w:rPr>
                        <w:t>Identification</w:t>
                      </w:r>
                      <w:r>
                        <w:rPr>
                          <w:rFonts w:ascii="Arial" w:hAnsi="Arial" w:cs="Arial"/>
                          <w:sz w:val="16"/>
                          <w:szCs w:val="16"/>
                        </w:rPr>
                        <w:t>:LL identifies the invoice as being for a post audit.</w:t>
                      </w:r>
                    </w:p>
                  </w:txbxContent>
                </v:textbox>
              </v:shape>
            </w:pict>
          </mc:Fallback>
        </mc:AlternateContent>
      </w:r>
      <w:r>
        <w:rPr>
          <w:rFonts w:ascii="Arial" w:hAnsi="Arial" w:cs="Arial"/>
          <w:b/>
          <w:noProof/>
          <w:szCs w:val="22"/>
          <w:lang w:val="en-US"/>
        </w:rPr>
        <mc:AlternateContent>
          <mc:Choice Requires="wps">
            <w:drawing>
              <wp:anchor distT="0" distB="0" distL="114300" distR="114300" simplePos="0" relativeHeight="253058560" behindDoc="0" locked="0" layoutInCell="1" allowOverlap="1" wp14:anchorId="4E1CF04E" wp14:editId="7670F7C4">
                <wp:simplePos x="0" y="0"/>
                <wp:positionH relativeFrom="column">
                  <wp:posOffset>-444362</wp:posOffset>
                </wp:positionH>
                <wp:positionV relativeFrom="paragraph">
                  <wp:posOffset>2168940</wp:posOffset>
                </wp:positionV>
                <wp:extent cx="351155" cy="359410"/>
                <wp:effectExtent l="13970" t="12065" r="15875" b="9525"/>
                <wp:wrapNone/>
                <wp:docPr id="446" name="Oval 25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B7C8E12" w14:textId="77777777" w:rsidR="00393F33" w:rsidRPr="00142371" w:rsidRDefault="00393F33" w:rsidP="00610C97">
                            <w:pPr>
                              <w:jc w:val="center"/>
                              <w:rPr>
                                <w:rFonts w:ascii="Arial" w:hAnsi="Arial" w:cs="Arial"/>
                              </w:rPr>
                            </w:pPr>
                            <w:r w:rsidRPr="00142371">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E1CF04E" id="_x0000_s1194" style="position:absolute;left:0;text-align:left;margin-left:-35pt;margin-top:170.8pt;width:27.65pt;height:28.3pt;z-index:25305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" fillcolor="#8db3e2 [1311]" strokecolor="yellow" strokeweight="1.5pt">
                <v:shadow color="#868686"/>
                <v:textbox>
                  <w:txbxContent>
                    <w:p w14:paraId="4B7C8E12" w14:textId="77777777" w:rsidR="00393F33" w:rsidRPr="00142371" w:rsidRDefault="00393F33" w:rsidP="00610C97">
                      <w:pPr>
                        <w:jc w:val="center"/>
                        <w:rPr>
                          <w:rFonts w:ascii="Arial" w:hAnsi="Arial" w:cs="Arial"/>
                        </w:rPr>
                      </w:pPr>
                      <w:r w:rsidRPr="00142371">
                        <w:rPr>
                          <w:rFonts w:ascii="Arial" w:hAnsi="Arial" w:cs="Arial"/>
                        </w:rPr>
                        <w:t>i</w:t>
                      </w:r>
                    </w:p>
                  </w:txbxContent>
                </v:textbox>
              </v:oval>
            </w:pict>
          </mc:Fallback>
        </mc:AlternateContent>
      </w:r>
      <w:r>
        <w:rPr>
          <w:rFonts w:ascii="Arial" w:hAnsi="Arial" w:cs="Arial"/>
          <w:b/>
          <w:noProof/>
          <w:szCs w:val="22"/>
          <w:lang w:val="en-US"/>
        </w:rPr>
        <mc:AlternateContent>
          <mc:Choice Requires="wps">
            <w:drawing>
              <wp:anchor distT="0" distB="0" distL="114300" distR="114300" simplePos="0" relativeHeight="253055488" behindDoc="0" locked="0" layoutInCell="1" allowOverlap="1" wp14:anchorId="4E0502A5" wp14:editId="19472041">
                <wp:simplePos x="0" y="0"/>
                <wp:positionH relativeFrom="column">
                  <wp:posOffset>1729409</wp:posOffset>
                </wp:positionH>
                <wp:positionV relativeFrom="paragraph">
                  <wp:posOffset>2548642</wp:posOffset>
                </wp:positionV>
                <wp:extent cx="293453" cy="45719"/>
                <wp:effectExtent l="19050" t="57150" r="11430" b="50165"/>
                <wp:wrapNone/>
                <wp:docPr id="343" name="AutoShape 2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93453" cy="45719"/>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FC447D3" id="AutoShape 2547" o:spid="_x0000_s1026" type="#_x0000_t32" style="position:absolute;margin-left:136.15pt;margin-top:200.7pt;width:23.1pt;height:3.6pt;flip:x y;z-index:25305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" strokecolor="black [3213]" strokeweight="1.5pt">
                <v:stroke endarrow="block"/>
                <v:shadow color="#868686"/>
              </v:shape>
            </w:pict>
          </mc:Fallback>
        </mc:AlternateContent>
      </w:r>
      <w:r>
        <w:rPr>
          <w:rFonts w:ascii="Arial" w:hAnsi="Arial" w:cs="Arial"/>
          <w:b/>
          <w:noProof/>
          <w:szCs w:val="22"/>
          <w:lang w:val="en-US"/>
        </w:rPr>
        <mc:AlternateContent>
          <mc:Choice Requires="wps">
            <w:drawing>
              <wp:anchor distT="0" distB="0" distL="114300" distR="114300" simplePos="0" relativeHeight="253053440" behindDoc="0" locked="0" layoutInCell="1" allowOverlap="1" wp14:anchorId="1B0D2BC5" wp14:editId="58AD235F">
                <wp:simplePos x="0" y="0"/>
                <wp:positionH relativeFrom="column">
                  <wp:posOffset>2013558</wp:posOffset>
                </wp:positionH>
                <wp:positionV relativeFrom="paragraph">
                  <wp:posOffset>2501486</wp:posOffset>
                </wp:positionV>
                <wp:extent cx="2077085" cy="173355"/>
                <wp:effectExtent l="12065" t="13970" r="15875" b="12700"/>
                <wp:wrapNone/>
                <wp:docPr id="321" name="AutoShape 2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7085" cy="1733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2AECC9" id="AutoShape 2544" o:spid="_x0000_s1026" style="position:absolute;margin-left:158.55pt;margin-top:196.95pt;width:163.55pt;height:13.65pt;z-index:25305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" filled="f" strokecolor="red" strokeweight="1.5pt">
                <v:shadow color="#868686"/>
              </v:roundrect>
            </w:pict>
          </mc:Fallback>
        </mc:AlternateContent>
      </w:r>
      <w:r w:rsidR="00576E9F">
        <w:rPr>
          <w:rFonts w:ascii="Arial" w:hAnsi="Arial" w:cs="Arial"/>
          <w:b/>
          <w:noProof/>
          <w:szCs w:val="22"/>
          <w:lang w:val="en-US"/>
        </w:rPr>
        <mc:AlternateContent>
          <mc:Choice Requires="wps">
            <w:drawing>
              <wp:anchor distT="0" distB="0" distL="114300" distR="114300" simplePos="0" relativeHeight="252628480" behindDoc="0" locked="0" layoutInCell="1" allowOverlap="1" wp14:anchorId="736D146E" wp14:editId="0532D17A">
                <wp:simplePos x="0" y="0"/>
                <wp:positionH relativeFrom="column">
                  <wp:posOffset>623570</wp:posOffset>
                </wp:positionH>
                <wp:positionV relativeFrom="paragraph">
                  <wp:posOffset>4668520</wp:posOffset>
                </wp:positionV>
                <wp:extent cx="1511300" cy="605155"/>
                <wp:effectExtent l="13970" t="14605" r="17780" b="18415"/>
                <wp:wrapNone/>
                <wp:docPr id="117" name="Text Box 2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0" cy="60515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3903FD6" w14:textId="77777777" w:rsidR="00393F33" w:rsidRDefault="00393F33" w:rsidP="00617236">
                            <w:pPr>
                              <w:rPr>
                                <w:rFonts w:ascii="Arial" w:hAnsi="Arial" w:cs="Arial"/>
                                <w:sz w:val="16"/>
                                <w:szCs w:val="16"/>
                              </w:rPr>
                            </w:pPr>
                            <w:r>
                              <w:rPr>
                                <w:rFonts w:ascii="Arial" w:hAnsi="Arial" w:cs="Arial"/>
                                <w:sz w:val="16"/>
                                <w:szCs w:val="16"/>
                                <w:u w:val="single"/>
                              </w:rPr>
                              <w:t>Post Audit Identifer:</w:t>
                            </w:r>
                            <w:r>
                              <w:rPr>
                                <w:rFonts w:ascii="Arial" w:hAnsi="Arial" w:cs="Arial"/>
                                <w:sz w:val="16"/>
                                <w:szCs w:val="16"/>
                              </w:rPr>
                              <w:t xml:space="preserve"> </w:t>
                            </w:r>
                          </w:p>
                          <w:p w14:paraId="5FEDD10D" w14:textId="77777777" w:rsidR="00393F33" w:rsidRPr="00617236" w:rsidRDefault="00393F33" w:rsidP="00617236">
                            <w:pPr>
                              <w:rPr>
                                <w:szCs w:val="16"/>
                              </w:rPr>
                            </w:pPr>
                            <w:r>
                              <w:rPr>
                                <w:rFonts w:ascii="Arial" w:hAnsi="Arial" w:cs="Arial"/>
                                <w:sz w:val="16"/>
                                <w:szCs w:val="16"/>
                              </w:rPr>
                              <w:t>PRGX is an audit company.  By default, any CI from PRGX is for a post audit.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6D146E" id="Text Box 2132" o:spid="_x0000_s1195" type="#_x0000_t202" style="position:absolute;left:0;text-align:left;margin-left:49.1pt;margin-top:367.6pt;width:119pt;height:47.65pt;z-index:25262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" fillcolor="#8db3e2 [1311]" strokeweight="1.5pt">
                <v:shadow color="#868686"/>
                <v:textbox>
                  <w:txbxContent>
                    <w:p w14:paraId="53903FD6" w14:textId="77777777" w:rsidR="00393F33" w:rsidRDefault="00393F33" w:rsidP="00617236">
                      <w:pPr>
                        <w:rPr>
                          <w:rFonts w:ascii="Arial" w:hAnsi="Arial" w:cs="Arial"/>
                          <w:sz w:val="16"/>
                          <w:szCs w:val="16"/>
                        </w:rPr>
                      </w:pPr>
                      <w:r>
                        <w:rPr>
                          <w:rFonts w:ascii="Arial" w:hAnsi="Arial" w:cs="Arial"/>
                          <w:sz w:val="16"/>
                          <w:szCs w:val="16"/>
                          <w:u w:val="single"/>
                        </w:rPr>
                        <w:t>Post Audit Identifer:</w:t>
                      </w:r>
                      <w:r>
                        <w:rPr>
                          <w:rFonts w:ascii="Arial" w:hAnsi="Arial" w:cs="Arial"/>
                          <w:sz w:val="16"/>
                          <w:szCs w:val="16"/>
                        </w:rPr>
                        <w:t xml:space="preserve"> </w:t>
                      </w:r>
                    </w:p>
                    <w:p w14:paraId="5FEDD10D" w14:textId="77777777" w:rsidR="00393F33" w:rsidRPr="00617236" w:rsidRDefault="00393F33" w:rsidP="00617236">
                      <w:pPr>
                        <w:rPr>
                          <w:szCs w:val="16"/>
                        </w:rPr>
                      </w:pPr>
                      <w:r>
                        <w:rPr>
                          <w:rFonts w:ascii="Arial" w:hAnsi="Arial" w:cs="Arial"/>
                          <w:sz w:val="16"/>
                          <w:szCs w:val="16"/>
                        </w:rPr>
                        <w:t>PRGX is an audit company.  By default, any CI from PRGX is for a post audit.</w:t>
                      </w:r>
                    </w:p>
                  </w:txbxContent>
                </v:textbox>
              </v:shape>
            </w:pict>
          </mc:Fallback>
        </mc:AlternateContent>
      </w:r>
      <w:r w:rsidR="00576E9F">
        <w:rPr>
          <w:rFonts w:ascii="Arial" w:hAnsi="Arial" w:cs="Arial"/>
          <w:b/>
          <w:noProof/>
          <w:szCs w:val="22"/>
          <w:lang w:val="en-US"/>
        </w:rPr>
        <mc:AlternateContent>
          <mc:Choice Requires="wps">
            <w:drawing>
              <wp:anchor distT="0" distB="0" distL="114300" distR="114300" simplePos="0" relativeHeight="252838400" behindDoc="0" locked="0" layoutInCell="1" allowOverlap="1" wp14:anchorId="6569AD51" wp14:editId="099AE042">
                <wp:simplePos x="0" y="0"/>
                <wp:positionH relativeFrom="column">
                  <wp:posOffset>3021330</wp:posOffset>
                </wp:positionH>
                <wp:positionV relativeFrom="paragraph">
                  <wp:posOffset>3528695</wp:posOffset>
                </wp:positionV>
                <wp:extent cx="1378585" cy="167005"/>
                <wp:effectExtent l="11430" t="17780" r="10160" b="15240"/>
                <wp:wrapNone/>
                <wp:docPr id="116" name="AutoShape 25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8585" cy="1670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655F46" id="AutoShape 2524" o:spid="_x0000_s1026" style="position:absolute;margin-left:237.9pt;margin-top:277.85pt;width:108.55pt;height:13.15pt;z-index:25283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" filled="f" strokecolor="red" strokeweight="1.5pt">
                <v:shadow color="#868686"/>
              </v:roundrect>
            </w:pict>
          </mc:Fallback>
        </mc:AlternateContent>
      </w:r>
      <w:r w:rsidR="00576E9F">
        <w:rPr>
          <w:rFonts w:ascii="Arial" w:hAnsi="Arial" w:cs="Arial"/>
          <w:b/>
          <w:noProof/>
          <w:szCs w:val="22"/>
          <w:lang w:val="en-US"/>
        </w:rPr>
        <mc:AlternateContent>
          <mc:Choice Requires="wps">
            <w:drawing>
              <wp:anchor distT="0" distB="0" distL="114300" distR="114300" simplePos="0" relativeHeight="252866048" behindDoc="0" locked="0" layoutInCell="1" allowOverlap="1" wp14:anchorId="62D4C491" wp14:editId="1599FA87">
                <wp:simplePos x="0" y="0"/>
                <wp:positionH relativeFrom="column">
                  <wp:posOffset>5761990</wp:posOffset>
                </wp:positionH>
                <wp:positionV relativeFrom="paragraph">
                  <wp:posOffset>3889375</wp:posOffset>
                </wp:positionV>
                <wp:extent cx="351155" cy="359410"/>
                <wp:effectExtent l="18415" t="16510" r="11430" b="14605"/>
                <wp:wrapNone/>
                <wp:docPr id="114" name="Oval 25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A4E6740" w14:textId="77777777" w:rsidR="00393F33" w:rsidRPr="00142371" w:rsidRDefault="00393F33" w:rsidP="00610C97">
                            <w:pPr>
                              <w:jc w:val="center"/>
                              <w:rPr>
                                <w:rFonts w:ascii="Arial" w:hAnsi="Arial" w:cs="Arial"/>
                              </w:rPr>
                            </w:pPr>
                            <w:r w:rsidRPr="00142371">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2D4C491" id="Oval 2551" o:spid="_x0000_s1196" style="position:absolute;left:0;text-align:left;margin-left:453.7pt;margin-top:306.25pt;width:27.65pt;height:28.3pt;z-index:25286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" fillcolor="#8db3e2 [1311]" strokecolor="yellow" strokeweight="1.5pt">
                <v:shadow color="#868686"/>
                <v:textbox>
                  <w:txbxContent>
                    <w:p w14:paraId="7A4E6740" w14:textId="77777777" w:rsidR="00393F33" w:rsidRPr="00142371" w:rsidRDefault="00393F33" w:rsidP="00610C97">
                      <w:pPr>
                        <w:jc w:val="center"/>
                        <w:rPr>
                          <w:rFonts w:ascii="Arial" w:hAnsi="Arial" w:cs="Arial"/>
                        </w:rPr>
                      </w:pPr>
                      <w:r w:rsidRPr="00142371">
                        <w:rPr>
                          <w:rFonts w:ascii="Arial" w:hAnsi="Arial" w:cs="Arial"/>
                        </w:rPr>
                        <w:t>i</w:t>
                      </w:r>
                    </w:p>
                  </w:txbxContent>
                </v:textbox>
              </v:oval>
            </w:pict>
          </mc:Fallback>
        </mc:AlternateContent>
      </w:r>
      <w:r w:rsidR="00576E9F">
        <w:rPr>
          <w:rFonts w:ascii="Arial" w:hAnsi="Arial" w:cs="Arial"/>
          <w:b/>
          <w:noProof/>
          <w:szCs w:val="22"/>
          <w:lang w:val="en-US"/>
        </w:rPr>
        <mc:AlternateContent>
          <mc:Choice Requires="wps">
            <w:drawing>
              <wp:anchor distT="0" distB="0" distL="114300" distR="114300" simplePos="0" relativeHeight="252865024" behindDoc="0" locked="0" layoutInCell="1" allowOverlap="1" wp14:anchorId="078BE687" wp14:editId="4F2CC982">
                <wp:simplePos x="0" y="0"/>
                <wp:positionH relativeFrom="column">
                  <wp:posOffset>3964940</wp:posOffset>
                </wp:positionH>
                <wp:positionV relativeFrom="paragraph">
                  <wp:posOffset>4069080</wp:posOffset>
                </wp:positionV>
                <wp:extent cx="1931670" cy="389890"/>
                <wp:effectExtent l="12065" t="15240" r="18415" b="13970"/>
                <wp:wrapNone/>
                <wp:docPr id="113" name="Text Box 25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1670" cy="38989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F73AC99" w14:textId="77777777" w:rsidR="00393F33" w:rsidRDefault="00393F33" w:rsidP="00610C97">
                            <w:pPr>
                              <w:rPr>
                                <w:sz w:val="18"/>
                                <w:szCs w:val="18"/>
                              </w:rPr>
                            </w:pPr>
                            <w:r>
                              <w:rPr>
                                <w:rFonts w:ascii="Arial" w:hAnsi="Arial" w:cs="Arial"/>
                                <w:sz w:val="16"/>
                                <w:szCs w:val="16"/>
                                <w:u w:val="single"/>
                              </w:rPr>
                              <w:t>Debit Total</w:t>
                            </w:r>
                            <w:r>
                              <w:rPr>
                                <w:rFonts w:ascii="Arial" w:hAnsi="Arial" w:cs="Arial"/>
                                <w:sz w:val="16"/>
                                <w:szCs w:val="16"/>
                              </w:rPr>
                              <w:t>: The amount Schnucks is claiming for the post audit deduction.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8BE687" id="Text Box 2550" o:spid="_x0000_s1197" type="#_x0000_t202" style="position:absolute;left:0;text-align:left;margin-left:312.2pt;margin-top:320.4pt;width:152.1pt;height:30.7pt;z-index:25286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" fillcolor="#8db3e2 [1311]" strokeweight="1.5pt">
                <v:shadow color="#868686"/>
                <v:textbox>
                  <w:txbxContent>
                    <w:p w14:paraId="0F73AC99" w14:textId="77777777" w:rsidR="00393F33" w:rsidRDefault="00393F33" w:rsidP="00610C97">
                      <w:pPr>
                        <w:rPr>
                          <w:sz w:val="18"/>
                          <w:szCs w:val="18"/>
                        </w:rPr>
                      </w:pPr>
                      <w:r>
                        <w:rPr>
                          <w:rFonts w:ascii="Arial" w:hAnsi="Arial" w:cs="Arial"/>
                          <w:sz w:val="16"/>
                          <w:szCs w:val="16"/>
                          <w:u w:val="single"/>
                        </w:rPr>
                        <w:t>Debit Total</w:t>
                      </w:r>
                      <w:r>
                        <w:rPr>
                          <w:rFonts w:ascii="Arial" w:hAnsi="Arial" w:cs="Arial"/>
                          <w:sz w:val="16"/>
                          <w:szCs w:val="16"/>
                        </w:rPr>
                        <w:t>: The amount Schnucks is claiming for the post audit deduction.</w:t>
                      </w:r>
                    </w:p>
                  </w:txbxContent>
                </v:textbox>
              </v:shape>
            </w:pict>
          </mc:Fallback>
        </mc:AlternateContent>
      </w:r>
      <w:r w:rsidR="00576E9F">
        <w:rPr>
          <w:rFonts w:ascii="Arial" w:hAnsi="Arial" w:cs="Arial"/>
          <w:b/>
          <w:noProof/>
          <w:szCs w:val="22"/>
          <w:lang w:val="en-US"/>
        </w:rPr>
        <mc:AlternateContent>
          <mc:Choice Requires="wps">
            <w:drawing>
              <wp:anchor distT="0" distB="0" distL="114300" distR="114300" simplePos="0" relativeHeight="252864000" behindDoc="0" locked="0" layoutInCell="1" allowOverlap="1" wp14:anchorId="287872D8" wp14:editId="043B7079">
                <wp:simplePos x="0" y="0"/>
                <wp:positionH relativeFrom="column">
                  <wp:posOffset>3494405</wp:posOffset>
                </wp:positionH>
                <wp:positionV relativeFrom="paragraph">
                  <wp:posOffset>4225925</wp:posOffset>
                </wp:positionV>
                <wp:extent cx="473710" cy="0"/>
                <wp:effectExtent l="17780" t="57785" r="22860" b="66040"/>
                <wp:wrapNone/>
                <wp:docPr id="111" name="AutoShape 25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3710" cy="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072B64" id="AutoShape 2549" o:spid="_x0000_s1026" type="#_x0000_t32" style="position:absolute;margin-left:275.15pt;margin-top:332.75pt;width:37.3pt;height:0;z-index:25286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" strokecolor="black [3213]" strokeweight="1.5pt">
                <v:stroke endarrow="block"/>
                <v:shadow color="#868686"/>
              </v:shape>
            </w:pict>
          </mc:Fallback>
        </mc:AlternateContent>
      </w:r>
      <w:r w:rsidR="00576E9F">
        <w:rPr>
          <w:rFonts w:ascii="Arial" w:hAnsi="Arial" w:cs="Arial"/>
          <w:b/>
          <w:noProof/>
          <w:szCs w:val="22"/>
          <w:lang w:val="en-US"/>
        </w:rPr>
        <mc:AlternateContent>
          <mc:Choice Requires="wps">
            <w:drawing>
              <wp:anchor distT="0" distB="0" distL="114300" distR="114300" simplePos="0" relativeHeight="252862976" behindDoc="0" locked="0" layoutInCell="1" allowOverlap="1" wp14:anchorId="6FBCF773" wp14:editId="7756892D">
                <wp:simplePos x="0" y="0"/>
                <wp:positionH relativeFrom="column">
                  <wp:posOffset>1966595</wp:posOffset>
                </wp:positionH>
                <wp:positionV relativeFrom="paragraph">
                  <wp:posOffset>4138295</wp:posOffset>
                </wp:positionV>
                <wp:extent cx="1527810" cy="254635"/>
                <wp:effectExtent l="13970" t="17780" r="10795" b="13335"/>
                <wp:wrapNone/>
                <wp:docPr id="110" name="AutoShape 25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7810" cy="2546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676446" id="AutoShape 2548" o:spid="_x0000_s1026" style="position:absolute;margin-left:154.85pt;margin-top:325.85pt;width:120.3pt;height:20.05pt;z-index:25286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" filled="f" strokecolor="red" strokeweight="1.5pt">
                <v:shadow color="#868686"/>
              </v:roundrect>
            </w:pict>
          </mc:Fallback>
        </mc:AlternateContent>
      </w:r>
      <w:r w:rsidR="00576E9F">
        <w:rPr>
          <w:rFonts w:ascii="Arial" w:hAnsi="Arial" w:cs="Arial"/>
          <w:b/>
          <w:noProof/>
          <w:szCs w:val="22"/>
          <w:lang w:val="en-US"/>
        </w:rPr>
        <mc:AlternateContent>
          <mc:Choice Requires="wps">
            <w:drawing>
              <wp:anchor distT="0" distB="0" distL="114300" distR="114300" simplePos="0" relativeHeight="252839424" behindDoc="0" locked="0" layoutInCell="1" allowOverlap="1" wp14:anchorId="75C60E3D" wp14:editId="4DD97E87">
                <wp:simplePos x="0" y="0"/>
                <wp:positionH relativeFrom="column">
                  <wp:posOffset>4137025</wp:posOffset>
                </wp:positionH>
                <wp:positionV relativeFrom="paragraph">
                  <wp:posOffset>3120390</wp:posOffset>
                </wp:positionV>
                <wp:extent cx="738505" cy="408305"/>
                <wp:effectExtent l="12700" t="57150" r="48895" b="10795"/>
                <wp:wrapNone/>
                <wp:docPr id="109" name="AutoShape 2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8505" cy="4083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51D72B3" id="AutoShape 2525" o:spid="_x0000_s1026" type="#_x0000_t32" style="position:absolute;margin-left:325.75pt;margin-top:245.7pt;width:58.15pt;height:32.15pt;flip:y;z-index:25283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" strokeweight="1.5pt">
                <v:stroke endarrow="block"/>
                <v:shadow color="#868686"/>
              </v:shape>
            </w:pict>
          </mc:Fallback>
        </mc:AlternateContent>
      </w:r>
      <w:r w:rsidR="00576E9F">
        <w:rPr>
          <w:rFonts w:ascii="Arial" w:hAnsi="Arial" w:cs="Arial"/>
          <w:b/>
          <w:noProof/>
          <w:szCs w:val="22"/>
          <w:lang w:val="en-US"/>
        </w:rPr>
        <mc:AlternateContent>
          <mc:Choice Requires="wps">
            <w:drawing>
              <wp:anchor distT="0" distB="0" distL="114300" distR="114300" simplePos="0" relativeHeight="252859904" behindDoc="0" locked="0" layoutInCell="1" allowOverlap="1" wp14:anchorId="5E187652" wp14:editId="6B8018EE">
                <wp:simplePos x="0" y="0"/>
                <wp:positionH relativeFrom="column">
                  <wp:posOffset>3870960</wp:posOffset>
                </wp:positionH>
                <wp:positionV relativeFrom="paragraph">
                  <wp:posOffset>1261110</wp:posOffset>
                </wp:positionV>
                <wp:extent cx="1918970" cy="389890"/>
                <wp:effectExtent l="13335" t="17145" r="10795" b="12065"/>
                <wp:wrapNone/>
                <wp:docPr id="108" name="Text Box 2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8970" cy="38989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D4173C9" w14:textId="77777777" w:rsidR="00393F33" w:rsidRDefault="00393F33" w:rsidP="00610C97">
                            <w:pPr>
                              <w:rPr>
                                <w:sz w:val="18"/>
                                <w:szCs w:val="18"/>
                              </w:rPr>
                            </w:pPr>
                            <w:r>
                              <w:rPr>
                                <w:rFonts w:ascii="Arial" w:hAnsi="Arial" w:cs="Arial"/>
                                <w:sz w:val="16"/>
                                <w:szCs w:val="16"/>
                                <w:u w:val="single"/>
                              </w:rPr>
                              <w:t>Vendor</w:t>
                            </w:r>
                            <w:r>
                              <w:rPr>
                                <w:rFonts w:ascii="Arial" w:hAnsi="Arial" w:cs="Arial"/>
                                <w:sz w:val="16"/>
                                <w:szCs w:val="16"/>
                              </w:rPr>
                              <w:t>:Identifies the client Schnucks is deducting the post audit from.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187652" id="_x0000_s1198" type="#_x0000_t202" style="position:absolute;left:0;text-align:left;margin-left:304.8pt;margin-top:99.3pt;width:151.1pt;height:30.7pt;z-index:25285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" fillcolor="#8db3e2 [1311]" strokeweight="1.5pt">
                <v:shadow color="#868686"/>
                <v:textbox>
                  <w:txbxContent>
                    <w:p w14:paraId="1D4173C9" w14:textId="77777777" w:rsidR="00393F33" w:rsidRDefault="00393F33" w:rsidP="00610C97">
                      <w:pPr>
                        <w:rPr>
                          <w:sz w:val="18"/>
                          <w:szCs w:val="18"/>
                        </w:rPr>
                      </w:pPr>
                      <w:r>
                        <w:rPr>
                          <w:rFonts w:ascii="Arial" w:hAnsi="Arial" w:cs="Arial"/>
                          <w:sz w:val="16"/>
                          <w:szCs w:val="16"/>
                          <w:u w:val="single"/>
                        </w:rPr>
                        <w:t>Vendor</w:t>
                      </w:r>
                      <w:r>
                        <w:rPr>
                          <w:rFonts w:ascii="Arial" w:hAnsi="Arial" w:cs="Arial"/>
                          <w:sz w:val="16"/>
                          <w:szCs w:val="16"/>
                        </w:rPr>
                        <w:t>:Identifies the client Schnucks is deducting the post audit from.</w:t>
                      </w:r>
                    </w:p>
                  </w:txbxContent>
                </v:textbox>
              </v:shape>
            </w:pict>
          </mc:Fallback>
        </mc:AlternateContent>
      </w:r>
      <w:r w:rsidR="00576E9F">
        <w:rPr>
          <w:rFonts w:ascii="Arial" w:hAnsi="Arial" w:cs="Arial"/>
          <w:b/>
          <w:noProof/>
          <w:szCs w:val="22"/>
          <w:lang w:val="en-US"/>
        </w:rPr>
        <mc:AlternateContent>
          <mc:Choice Requires="wps">
            <w:drawing>
              <wp:anchor distT="0" distB="0" distL="114300" distR="114300" simplePos="0" relativeHeight="252860928" behindDoc="0" locked="0" layoutInCell="1" allowOverlap="1" wp14:anchorId="2C4946F1" wp14:editId="100292D2">
                <wp:simplePos x="0" y="0"/>
                <wp:positionH relativeFrom="column">
                  <wp:posOffset>3614420</wp:posOffset>
                </wp:positionH>
                <wp:positionV relativeFrom="paragraph">
                  <wp:posOffset>1046480</wp:posOffset>
                </wp:positionV>
                <wp:extent cx="351155" cy="359410"/>
                <wp:effectExtent l="13970" t="12065" r="15875" b="9525"/>
                <wp:wrapNone/>
                <wp:docPr id="107" name="Oval 25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4EDED3" w14:textId="77777777" w:rsidR="00393F33" w:rsidRPr="00142371" w:rsidRDefault="00393F33" w:rsidP="00610C97">
                            <w:pPr>
                              <w:jc w:val="center"/>
                              <w:rPr>
                                <w:rFonts w:ascii="Arial" w:hAnsi="Arial" w:cs="Arial"/>
                              </w:rPr>
                            </w:pPr>
                            <w:r w:rsidRPr="00142371">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4946F1" id="_x0000_s1199" style="position:absolute;left:0;text-align:left;margin-left:284.6pt;margin-top:82.4pt;width:27.65pt;height:28.3pt;z-index:25286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" fillcolor="#8db3e2 [1311]" strokecolor="yellow" strokeweight="1.5pt">
                <v:shadow color="#868686"/>
                <v:textbox>
                  <w:txbxContent>
                    <w:p w14:paraId="704EDED3" w14:textId="77777777" w:rsidR="00393F33" w:rsidRPr="00142371" w:rsidRDefault="00393F33" w:rsidP="00610C97">
                      <w:pPr>
                        <w:jc w:val="center"/>
                        <w:rPr>
                          <w:rFonts w:ascii="Arial" w:hAnsi="Arial" w:cs="Arial"/>
                        </w:rPr>
                      </w:pPr>
                      <w:r w:rsidRPr="00142371">
                        <w:rPr>
                          <w:rFonts w:ascii="Arial" w:hAnsi="Arial" w:cs="Arial"/>
                        </w:rPr>
                        <w:t>i</w:t>
                      </w:r>
                    </w:p>
                  </w:txbxContent>
                </v:textbox>
              </v:oval>
            </w:pict>
          </mc:Fallback>
        </mc:AlternateContent>
      </w:r>
      <w:r w:rsidR="00576E9F">
        <w:rPr>
          <w:rFonts w:ascii="Arial" w:hAnsi="Arial" w:cs="Arial"/>
          <w:b/>
          <w:noProof/>
          <w:szCs w:val="22"/>
          <w:lang w:val="en-US"/>
        </w:rPr>
        <mc:AlternateContent>
          <mc:Choice Requires="wps">
            <w:drawing>
              <wp:anchor distT="0" distB="0" distL="114300" distR="114300" simplePos="0" relativeHeight="252861952" behindDoc="0" locked="0" layoutInCell="1" allowOverlap="1" wp14:anchorId="565E5AAD" wp14:editId="4DD6A815">
                <wp:simplePos x="0" y="0"/>
                <wp:positionH relativeFrom="column">
                  <wp:posOffset>3968115</wp:posOffset>
                </wp:positionH>
                <wp:positionV relativeFrom="paragraph">
                  <wp:posOffset>1658620</wp:posOffset>
                </wp:positionV>
                <wp:extent cx="0" cy="383540"/>
                <wp:effectExtent l="62865" t="24130" r="60960" b="11430"/>
                <wp:wrapNone/>
                <wp:docPr id="106" name="AutoShape 2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8354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E79FDB5" id="AutoShape 2547" o:spid="_x0000_s1026" type="#_x0000_t32" style="position:absolute;margin-left:312.45pt;margin-top:130.6pt;width:0;height:30.2pt;flip:y;z-index:25286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" strokecolor="black [3213]" strokeweight="1.5pt">
                <v:stroke endarrow="block"/>
                <v:shadow color="#868686"/>
              </v:shape>
            </w:pict>
          </mc:Fallback>
        </mc:AlternateContent>
      </w:r>
      <w:r w:rsidR="00576E9F">
        <w:rPr>
          <w:rFonts w:ascii="Arial" w:hAnsi="Arial" w:cs="Arial"/>
          <w:b/>
          <w:noProof/>
          <w:szCs w:val="22"/>
          <w:lang w:val="en-US"/>
        </w:rPr>
        <mc:AlternateContent>
          <mc:Choice Requires="wps">
            <w:drawing>
              <wp:anchor distT="0" distB="0" distL="114300" distR="114300" simplePos="0" relativeHeight="252858880" behindDoc="0" locked="0" layoutInCell="1" allowOverlap="1" wp14:anchorId="58054B29" wp14:editId="5E214886">
                <wp:simplePos x="0" y="0"/>
                <wp:positionH relativeFrom="column">
                  <wp:posOffset>2059940</wp:posOffset>
                </wp:positionH>
                <wp:positionV relativeFrom="paragraph">
                  <wp:posOffset>2038985</wp:posOffset>
                </wp:positionV>
                <wp:extent cx="2077085" cy="173355"/>
                <wp:effectExtent l="12065" t="13970" r="15875" b="12700"/>
                <wp:wrapNone/>
                <wp:docPr id="105" name="AutoShape 2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7085" cy="1733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C74568" id="AutoShape 2544" o:spid="_x0000_s1026" style="position:absolute;margin-left:162.2pt;margin-top:160.55pt;width:163.55pt;height:13.65pt;z-index:25285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" filled="f" strokecolor="red" strokeweight="1.5pt">
                <v:shadow color="#868686"/>
              </v:roundrect>
            </w:pict>
          </mc:Fallback>
        </mc:AlternateContent>
      </w:r>
      <w:r w:rsidR="00576E9F">
        <w:rPr>
          <w:rFonts w:ascii="Arial" w:hAnsi="Arial" w:cs="Arial"/>
          <w:b/>
          <w:noProof/>
          <w:szCs w:val="22"/>
          <w:lang w:val="en-US"/>
        </w:rPr>
        <mc:AlternateContent>
          <mc:Choice Requires="wps">
            <w:drawing>
              <wp:anchor distT="0" distB="0" distL="114300" distR="114300" simplePos="0" relativeHeight="252841472" behindDoc="0" locked="0" layoutInCell="1" allowOverlap="1" wp14:anchorId="3DE81459" wp14:editId="0B6161BE">
                <wp:simplePos x="0" y="0"/>
                <wp:positionH relativeFrom="column">
                  <wp:posOffset>5896610</wp:posOffset>
                </wp:positionH>
                <wp:positionV relativeFrom="paragraph">
                  <wp:posOffset>2444750</wp:posOffset>
                </wp:positionV>
                <wp:extent cx="351155" cy="359410"/>
                <wp:effectExtent l="10160" t="10160" r="10160" b="11430"/>
                <wp:wrapNone/>
                <wp:docPr id="103" name="Oval 25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728E41" w14:textId="77777777" w:rsidR="00393F33" w:rsidRPr="00142371" w:rsidRDefault="00393F33" w:rsidP="0091445A">
                            <w:pPr>
                              <w:jc w:val="center"/>
                              <w:rPr>
                                <w:rFonts w:ascii="Arial" w:hAnsi="Arial" w:cs="Arial"/>
                              </w:rPr>
                            </w:pPr>
                            <w:r w:rsidRPr="00142371">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E81459" id="Oval 2527" o:spid="_x0000_s1200" style="position:absolute;left:0;text-align:left;margin-left:464.3pt;margin-top:192.5pt;width:27.65pt;height:28.3pt;z-index:25284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" fillcolor="#8db3e2 [1311]" strokecolor="yellow" strokeweight="1.5pt">
                <v:shadow color="#868686"/>
                <v:textbox>
                  <w:txbxContent>
                    <w:p w14:paraId="24728E41" w14:textId="77777777" w:rsidR="00393F33" w:rsidRPr="00142371" w:rsidRDefault="00393F33" w:rsidP="0091445A">
                      <w:pPr>
                        <w:jc w:val="center"/>
                        <w:rPr>
                          <w:rFonts w:ascii="Arial" w:hAnsi="Arial" w:cs="Arial"/>
                        </w:rPr>
                      </w:pPr>
                      <w:r w:rsidRPr="00142371">
                        <w:rPr>
                          <w:rFonts w:ascii="Arial" w:hAnsi="Arial" w:cs="Arial"/>
                        </w:rPr>
                        <w:t>i</w:t>
                      </w:r>
                    </w:p>
                  </w:txbxContent>
                </v:textbox>
              </v:oval>
            </w:pict>
          </mc:Fallback>
        </mc:AlternateContent>
      </w:r>
      <w:r w:rsidR="00576E9F">
        <w:rPr>
          <w:rFonts w:ascii="Arial" w:hAnsi="Arial" w:cs="Arial"/>
          <w:b/>
          <w:noProof/>
          <w:szCs w:val="22"/>
          <w:lang w:val="en-US"/>
        </w:rPr>
        <mc:AlternateContent>
          <mc:Choice Requires="wps">
            <w:drawing>
              <wp:anchor distT="0" distB="0" distL="114300" distR="114300" simplePos="0" relativeHeight="252840448" behindDoc="0" locked="0" layoutInCell="1" allowOverlap="1" wp14:anchorId="31EF6D79" wp14:editId="49477E51">
                <wp:simplePos x="0" y="0"/>
                <wp:positionH relativeFrom="column">
                  <wp:posOffset>4598670</wp:posOffset>
                </wp:positionH>
                <wp:positionV relativeFrom="paragraph">
                  <wp:posOffset>2654300</wp:posOffset>
                </wp:positionV>
                <wp:extent cx="1511300" cy="466090"/>
                <wp:effectExtent l="17145" t="10160" r="14605" b="9525"/>
                <wp:wrapNone/>
                <wp:docPr id="102" name="Text Box 2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0" cy="46609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D8203F6" w14:textId="77777777" w:rsidR="00393F33" w:rsidRDefault="00393F33" w:rsidP="00617236">
                            <w:pPr>
                              <w:rPr>
                                <w:rFonts w:ascii="Arial" w:hAnsi="Arial" w:cs="Arial"/>
                                <w:sz w:val="16"/>
                                <w:szCs w:val="16"/>
                              </w:rPr>
                            </w:pPr>
                            <w:r>
                              <w:rPr>
                                <w:rFonts w:ascii="Arial" w:hAnsi="Arial" w:cs="Arial"/>
                                <w:sz w:val="16"/>
                                <w:szCs w:val="16"/>
                                <w:u w:val="single"/>
                              </w:rPr>
                              <w:t>Debit Description:</w:t>
                            </w:r>
                            <w:r>
                              <w:rPr>
                                <w:rFonts w:ascii="Arial" w:hAnsi="Arial" w:cs="Arial"/>
                                <w:sz w:val="16"/>
                                <w:szCs w:val="16"/>
                              </w:rPr>
                              <w:t xml:space="preserve"> </w:t>
                            </w:r>
                          </w:p>
                          <w:p w14:paraId="2FDED686" w14:textId="77777777" w:rsidR="00393F33" w:rsidRPr="00617236" w:rsidRDefault="00393F33" w:rsidP="00617236">
                            <w:pPr>
                              <w:rPr>
                                <w:szCs w:val="16"/>
                              </w:rPr>
                            </w:pPr>
                            <w:r>
                              <w:rPr>
                                <w:rFonts w:ascii="Arial" w:hAnsi="Arial" w:cs="Arial"/>
                                <w:sz w:val="16"/>
                                <w:szCs w:val="16"/>
                              </w:rPr>
                              <w:t>Identifies that the post audit is for a billback not taken.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EF6D79" id="Text Box 2526" o:spid="_x0000_s1201" type="#_x0000_t202" style="position:absolute;left:0;text-align:left;margin-left:362.1pt;margin-top:209pt;width:119pt;height:36.7pt;z-index:25284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" fillcolor="#8db3e2 [1311]" strokeweight="1.5pt">
                <v:shadow color="#868686"/>
                <v:textbox>
                  <w:txbxContent>
                    <w:p w14:paraId="6D8203F6" w14:textId="77777777" w:rsidR="00393F33" w:rsidRDefault="00393F33" w:rsidP="00617236">
                      <w:pPr>
                        <w:rPr>
                          <w:rFonts w:ascii="Arial" w:hAnsi="Arial" w:cs="Arial"/>
                          <w:sz w:val="16"/>
                          <w:szCs w:val="16"/>
                        </w:rPr>
                      </w:pPr>
                      <w:r>
                        <w:rPr>
                          <w:rFonts w:ascii="Arial" w:hAnsi="Arial" w:cs="Arial"/>
                          <w:sz w:val="16"/>
                          <w:szCs w:val="16"/>
                          <w:u w:val="single"/>
                        </w:rPr>
                        <w:t>Debit Description:</w:t>
                      </w:r>
                      <w:r>
                        <w:rPr>
                          <w:rFonts w:ascii="Arial" w:hAnsi="Arial" w:cs="Arial"/>
                          <w:sz w:val="16"/>
                          <w:szCs w:val="16"/>
                        </w:rPr>
                        <w:t xml:space="preserve"> </w:t>
                      </w:r>
                    </w:p>
                    <w:p w14:paraId="2FDED686" w14:textId="77777777" w:rsidR="00393F33" w:rsidRPr="00617236" w:rsidRDefault="00393F33" w:rsidP="00617236">
                      <w:pPr>
                        <w:rPr>
                          <w:szCs w:val="16"/>
                        </w:rPr>
                      </w:pPr>
                      <w:r>
                        <w:rPr>
                          <w:rFonts w:ascii="Arial" w:hAnsi="Arial" w:cs="Arial"/>
                          <w:sz w:val="16"/>
                          <w:szCs w:val="16"/>
                        </w:rPr>
                        <w:t>Identifies that the post audit is for a billback not taken.</w:t>
                      </w:r>
                    </w:p>
                  </w:txbxContent>
                </v:textbox>
              </v:shape>
            </w:pict>
          </mc:Fallback>
        </mc:AlternateContent>
      </w:r>
      <w:r w:rsidR="00576E9F">
        <w:rPr>
          <w:rFonts w:ascii="Arial" w:hAnsi="Arial" w:cs="Arial"/>
          <w:b/>
          <w:noProof/>
          <w:szCs w:val="22"/>
          <w:lang w:val="en-US"/>
        </w:rPr>
        <mc:AlternateContent>
          <mc:Choice Requires="wps">
            <w:drawing>
              <wp:anchor distT="0" distB="0" distL="114300" distR="114300" simplePos="0" relativeHeight="252630528" behindDoc="0" locked="0" layoutInCell="1" allowOverlap="1" wp14:anchorId="56C5CE94" wp14:editId="7D92E5D8">
                <wp:simplePos x="0" y="0"/>
                <wp:positionH relativeFrom="column">
                  <wp:posOffset>357505</wp:posOffset>
                </wp:positionH>
                <wp:positionV relativeFrom="paragraph">
                  <wp:posOffset>4436110</wp:posOffset>
                </wp:positionV>
                <wp:extent cx="351155" cy="359410"/>
                <wp:effectExtent l="14605" t="10795" r="15240" b="10795"/>
                <wp:wrapNone/>
                <wp:docPr id="100" name="Oval 2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D1A3F18" w14:textId="77777777" w:rsidR="00393F33" w:rsidRPr="00142371" w:rsidRDefault="00393F33" w:rsidP="0091445A">
                            <w:pPr>
                              <w:jc w:val="center"/>
                              <w:rPr>
                                <w:rFonts w:ascii="Arial" w:hAnsi="Arial" w:cs="Arial"/>
                              </w:rPr>
                            </w:pPr>
                            <w:r w:rsidRPr="00142371">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6C5CE94" id="Oval 2134" o:spid="_x0000_s1202" style="position:absolute;left:0;text-align:left;margin-left:28.15pt;margin-top:349.3pt;width:27.65pt;height:28.3pt;z-index:25263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" fillcolor="#8db3e2 [1311]" strokecolor="yellow" strokeweight="1.5pt">
                <v:shadow color="#868686"/>
                <v:textbox>
                  <w:txbxContent>
                    <w:p w14:paraId="1D1A3F18" w14:textId="77777777" w:rsidR="00393F33" w:rsidRPr="00142371" w:rsidRDefault="00393F33" w:rsidP="0091445A">
                      <w:pPr>
                        <w:jc w:val="center"/>
                        <w:rPr>
                          <w:rFonts w:ascii="Arial" w:hAnsi="Arial" w:cs="Arial"/>
                        </w:rPr>
                      </w:pPr>
                      <w:r w:rsidRPr="00142371">
                        <w:rPr>
                          <w:rFonts w:ascii="Arial" w:hAnsi="Arial" w:cs="Arial"/>
                        </w:rPr>
                        <w:t>i</w:t>
                      </w:r>
                    </w:p>
                  </w:txbxContent>
                </v:textbox>
              </v:oval>
            </w:pict>
          </mc:Fallback>
        </mc:AlternateContent>
      </w:r>
      <w:r w:rsidR="00576E9F">
        <w:rPr>
          <w:rFonts w:ascii="Arial" w:hAnsi="Arial" w:cs="Arial"/>
          <w:b/>
          <w:noProof/>
          <w:szCs w:val="22"/>
          <w:lang w:val="en-US"/>
        </w:rPr>
        <mc:AlternateContent>
          <mc:Choice Requires="wps">
            <w:drawing>
              <wp:anchor distT="0" distB="0" distL="114300" distR="114300" simplePos="0" relativeHeight="252445184" behindDoc="0" locked="0" layoutInCell="1" allowOverlap="1" wp14:anchorId="078886C2" wp14:editId="1BA67A8C">
                <wp:simplePos x="0" y="0"/>
                <wp:positionH relativeFrom="column">
                  <wp:posOffset>2134870</wp:posOffset>
                </wp:positionH>
                <wp:positionV relativeFrom="paragraph">
                  <wp:posOffset>4881245</wp:posOffset>
                </wp:positionV>
                <wp:extent cx="467995" cy="0"/>
                <wp:effectExtent l="10795" t="65405" r="26035" b="58420"/>
                <wp:wrapNone/>
                <wp:docPr id="99" name="AutoShape 19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799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4ECC65F" id="AutoShape 1912" o:spid="_x0000_s1026" type="#_x0000_t32" style="position:absolute;margin-left:168.1pt;margin-top:384.35pt;width:36.85pt;height:0;z-index:25244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" strokeweight="1.5pt">
                <v:stroke endarrow="block"/>
                <v:shadow color="#868686"/>
              </v:shape>
            </w:pict>
          </mc:Fallback>
        </mc:AlternateContent>
      </w:r>
      <w:r w:rsidR="00576E9F">
        <w:rPr>
          <w:rFonts w:ascii="Arial" w:hAnsi="Arial" w:cs="Arial"/>
          <w:b/>
          <w:noProof/>
          <w:szCs w:val="22"/>
          <w:lang w:val="en-US"/>
        </w:rPr>
        <mc:AlternateContent>
          <mc:Choice Requires="wps">
            <w:drawing>
              <wp:anchor distT="0" distB="0" distL="114300" distR="114300" simplePos="0" relativeHeight="252444160" behindDoc="0" locked="0" layoutInCell="1" allowOverlap="1" wp14:anchorId="5CB81DEE" wp14:editId="1E6121D5">
                <wp:simplePos x="0" y="0"/>
                <wp:positionH relativeFrom="column">
                  <wp:posOffset>2602865</wp:posOffset>
                </wp:positionH>
                <wp:positionV relativeFrom="paragraph">
                  <wp:posOffset>4770120</wp:posOffset>
                </wp:positionV>
                <wp:extent cx="891540" cy="167005"/>
                <wp:effectExtent l="12065" t="11430" r="10795" b="12065"/>
                <wp:wrapNone/>
                <wp:docPr id="98" name="AutoShape 19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1540" cy="1670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000BDA" id="AutoShape 1911" o:spid="_x0000_s1026" style="position:absolute;margin-left:204.95pt;margin-top:375.6pt;width:70.2pt;height:13.15pt;z-index:25244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" filled="f" strokecolor="red" strokeweight="1.5pt">
                <v:shadow color="#868686"/>
              </v:roundrect>
            </w:pict>
          </mc:Fallback>
        </mc:AlternateContent>
      </w:r>
      <w:r w:rsidR="00576E9F">
        <w:rPr>
          <w:rFonts w:ascii="Arial" w:hAnsi="Arial" w:cs="Arial"/>
          <w:b/>
          <w:noProof/>
          <w:szCs w:val="22"/>
          <w:lang w:val="en-US"/>
        </w:rPr>
        <mc:AlternateContent>
          <mc:Choice Requires="wps">
            <w:drawing>
              <wp:anchor distT="0" distB="0" distL="114300" distR="114300" simplePos="0" relativeHeight="252621312" behindDoc="0" locked="0" layoutInCell="1" allowOverlap="1" wp14:anchorId="0F5BB136" wp14:editId="4BAA2D5F">
                <wp:simplePos x="0" y="0"/>
                <wp:positionH relativeFrom="column">
                  <wp:posOffset>7802880</wp:posOffset>
                </wp:positionH>
                <wp:positionV relativeFrom="paragraph">
                  <wp:posOffset>535940</wp:posOffset>
                </wp:positionV>
                <wp:extent cx="351155" cy="359410"/>
                <wp:effectExtent l="11430" t="15875" r="18415" b="15240"/>
                <wp:wrapNone/>
                <wp:docPr id="97" name="Oval 2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9A7FD56" w14:textId="77777777" w:rsidR="00393F33" w:rsidRPr="008D673F" w:rsidRDefault="00393F33" w:rsidP="0091445A">
                            <w:pPr>
                              <w:jc w:val="cente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F5BB136" id="Oval 2125" o:spid="_x0000_s1203" style="position:absolute;left:0;text-align:left;margin-left:614.4pt;margin-top:42.2pt;width:27.65pt;height:28.3pt;z-index:25262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" fillcolor="#8db3e2 [1311]" strokecolor="yellow" strokeweight="1.5pt">
                <v:shadow color="#868686"/>
                <v:textbox>
                  <w:txbxContent>
                    <w:p w14:paraId="19A7FD56" w14:textId="77777777" w:rsidR="00393F33" w:rsidRPr="008D673F" w:rsidRDefault="00393F33" w:rsidP="0091445A">
                      <w:pPr>
                        <w:jc w:val="center"/>
                        <w:rPr>
                          <w:rFonts w:ascii="Arial" w:hAnsi="Arial" w:cs="Arial"/>
                          <w:sz w:val="28"/>
                          <w:szCs w:val="28"/>
                        </w:rPr>
                      </w:pPr>
                      <w:r>
                        <w:rPr>
                          <w:rFonts w:ascii="Arial" w:hAnsi="Arial" w:cs="Arial"/>
                          <w:sz w:val="28"/>
                          <w:szCs w:val="28"/>
                        </w:rPr>
                        <w:t>i</w:t>
                      </w:r>
                    </w:p>
                  </w:txbxContent>
                </v:textbox>
              </v:oval>
            </w:pict>
          </mc:Fallback>
        </mc:AlternateContent>
      </w:r>
      <w:r w:rsidR="002F0EA8">
        <w:rPr>
          <w:noProof/>
          <w:lang w:val="en-US"/>
        </w:rPr>
        <w:drawing>
          <wp:inline distT="0" distB="0" distL="0" distR="0" wp14:anchorId="5A9B7DA9" wp14:editId="1A30A8AB">
            <wp:extent cx="4752975" cy="5734050"/>
            <wp:effectExtent l="19050" t="1905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4752975" cy="5734050"/>
                    </a:xfrm>
                    <a:prstGeom prst="rect">
                      <a:avLst/>
                    </a:prstGeom>
                    <a:ln>
                      <a:solidFill>
                        <a:schemeClr val="tx1"/>
                      </a:solidFill>
                    </a:ln>
                  </pic:spPr>
                </pic:pic>
              </a:graphicData>
            </a:graphic>
          </wp:inline>
        </w:drawing>
      </w:r>
    </w:p>
    <w:p w14:paraId="6510A5DB" w14:textId="77777777" w:rsidR="004B445F" w:rsidRDefault="004B445F" w:rsidP="00961D5C">
      <w:pPr>
        <w:rPr>
          <w:rFonts w:ascii="Arial" w:hAnsi="Arial" w:cs="Arial"/>
          <w:b/>
          <w:szCs w:val="22"/>
        </w:rPr>
      </w:pPr>
    </w:p>
    <w:p w14:paraId="4AB7C1DD" w14:textId="77777777" w:rsidR="004B445F" w:rsidRDefault="004B445F" w:rsidP="00961D5C">
      <w:pPr>
        <w:rPr>
          <w:rFonts w:ascii="Arial" w:hAnsi="Arial" w:cs="Arial"/>
          <w:b/>
          <w:szCs w:val="22"/>
        </w:rPr>
      </w:pPr>
    </w:p>
    <w:p w14:paraId="06950611" w14:textId="77777777" w:rsidR="002F0EA8" w:rsidRDefault="002F0EA8" w:rsidP="00961D5C">
      <w:pPr>
        <w:rPr>
          <w:rFonts w:ascii="Arial" w:hAnsi="Arial" w:cs="Arial"/>
          <w:szCs w:val="22"/>
        </w:rPr>
      </w:pPr>
    </w:p>
    <w:p w14:paraId="1E16784B" w14:textId="77777777" w:rsidR="002F0EA8" w:rsidRDefault="002F0EA8" w:rsidP="00961D5C">
      <w:pPr>
        <w:rPr>
          <w:rFonts w:ascii="Arial" w:hAnsi="Arial" w:cs="Arial"/>
          <w:szCs w:val="22"/>
        </w:rPr>
      </w:pPr>
    </w:p>
    <w:p w14:paraId="3EECFF8A" w14:textId="77777777" w:rsidR="00A51147" w:rsidRDefault="00A51147">
      <w:pPr>
        <w:overflowPunct/>
        <w:autoSpaceDE/>
        <w:autoSpaceDN/>
        <w:adjustRightInd/>
        <w:textAlignment w:val="auto"/>
        <w:rPr>
          <w:rFonts w:ascii="Arial" w:hAnsi="Arial" w:cs="Arial"/>
          <w:b/>
          <w:szCs w:val="22"/>
        </w:rPr>
      </w:pPr>
      <w:r>
        <w:rPr>
          <w:rFonts w:ascii="Arial" w:hAnsi="Arial" w:cs="Arial"/>
          <w:b/>
          <w:szCs w:val="22"/>
        </w:rPr>
        <w:br w:type="page"/>
      </w:r>
    </w:p>
    <w:p w14:paraId="5F119EF9" w14:textId="17CD6D76" w:rsidR="002F0EA8" w:rsidRDefault="002F0EA8" w:rsidP="004B445F">
      <w:pPr>
        <w:rPr>
          <w:rFonts w:ascii="Arial" w:hAnsi="Arial" w:cs="Arial"/>
          <w:b/>
          <w:szCs w:val="22"/>
        </w:rPr>
      </w:pPr>
      <w:r>
        <w:rPr>
          <w:rFonts w:ascii="Arial" w:hAnsi="Arial" w:cs="Arial"/>
          <w:b/>
          <w:szCs w:val="22"/>
        </w:rPr>
        <w:lastRenderedPageBreak/>
        <w:t>Tab</w:t>
      </w:r>
      <w:r w:rsidR="002C7DB4">
        <w:rPr>
          <w:rFonts w:ascii="Arial" w:hAnsi="Arial" w:cs="Arial"/>
          <w:b/>
          <w:szCs w:val="22"/>
        </w:rPr>
        <w:t xml:space="preserve"> or page</w:t>
      </w:r>
      <w:r>
        <w:rPr>
          <w:rFonts w:ascii="Arial" w:hAnsi="Arial" w:cs="Arial"/>
          <w:b/>
          <w:szCs w:val="22"/>
        </w:rPr>
        <w:t xml:space="preserve"> 2:</w:t>
      </w:r>
    </w:p>
    <w:p w14:paraId="420CAC78" w14:textId="77777777" w:rsidR="004B445F" w:rsidRDefault="004B445F" w:rsidP="004B445F">
      <w:pPr>
        <w:rPr>
          <w:rFonts w:ascii="Arial" w:hAnsi="Arial" w:cs="Arial"/>
          <w:b/>
          <w:szCs w:val="22"/>
        </w:rPr>
      </w:pPr>
    </w:p>
    <w:p w14:paraId="7B4154A7" w14:textId="0FCF627E" w:rsidR="004B445F" w:rsidRDefault="00CF57B7" w:rsidP="002F0EA8">
      <w:pPr>
        <w:jc w:val="center"/>
        <w:rPr>
          <w:rFonts w:ascii="Arial" w:hAnsi="Arial" w:cs="Arial"/>
          <w:b/>
          <w:szCs w:val="22"/>
        </w:rPr>
      </w:pPr>
      <w:r>
        <w:rPr>
          <w:rFonts w:ascii="Arial" w:hAnsi="Arial" w:cs="Arial"/>
          <w:b/>
          <w:noProof/>
          <w:szCs w:val="22"/>
          <w:lang w:val="en-US"/>
        </w:rPr>
        <mc:AlternateContent>
          <mc:Choice Requires="wps">
            <w:drawing>
              <wp:anchor distT="0" distB="0" distL="114300" distR="114300" simplePos="0" relativeHeight="253543936" behindDoc="0" locked="0" layoutInCell="1" allowOverlap="1" wp14:anchorId="5615397B" wp14:editId="091804B7">
                <wp:simplePos x="0" y="0"/>
                <wp:positionH relativeFrom="column">
                  <wp:posOffset>3017520</wp:posOffset>
                </wp:positionH>
                <wp:positionV relativeFrom="paragraph">
                  <wp:posOffset>1891411</wp:posOffset>
                </wp:positionV>
                <wp:extent cx="1421587" cy="805536"/>
                <wp:effectExtent l="0" t="0" r="26670" b="13970"/>
                <wp:wrapNone/>
                <wp:docPr id="672" name="Text Box 2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1587" cy="805536"/>
                        </a:xfrm>
                        <a:prstGeom prst="rect">
                          <a:avLst/>
                        </a:prstGeom>
                        <a:solidFill>
                          <a:schemeClr val="bg1"/>
                        </a:solidFill>
                        <a:ln w="19050">
                          <a:solidFill>
                            <a:srgbClr val="000000"/>
                          </a:solidFill>
                          <a:miter lim="800000"/>
                          <a:headEnd/>
                          <a:tailEnd/>
                        </a:ln>
                        <a:effectLst/>
                      </wps:spPr>
                      <wps:txbx>
                        <w:txbxContent>
                          <w:p w14:paraId="2754E07E" w14:textId="3296953A" w:rsidR="00393F33" w:rsidRPr="00DE13BD" w:rsidRDefault="00393F33" w:rsidP="0091445A">
                            <w:pPr>
                              <w:rPr>
                                <w:rFonts w:ascii="Arial" w:hAnsi="Arial" w:cs="Arial"/>
                                <w:sz w:val="16"/>
                                <w:szCs w:val="16"/>
                              </w:rPr>
                            </w:pPr>
                            <w:r>
                              <w:rPr>
                                <w:rFonts w:ascii="Arial" w:hAnsi="Arial" w:cs="Arial"/>
                                <w:sz w:val="16"/>
                                <w:szCs w:val="16"/>
                                <w:u w:val="single"/>
                              </w:rPr>
                              <w:t>Rate</w:t>
                            </w:r>
                            <w:r>
                              <w:rPr>
                                <w:rFonts w:ascii="Arial" w:hAnsi="Arial" w:cs="Arial"/>
                                <w:sz w:val="16"/>
                                <w:szCs w:val="16"/>
                              </w:rPr>
                              <w:t>:  Schnucks is stating they were due an allowance that they didn’t receive.  If both fields have a rate, then the claim is for the difference.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15397B" id="Text Box 2136" o:spid="_x0000_s1204" type="#_x0000_t202" style="position:absolute;left:0;text-align:left;margin-left:237.6pt;margin-top:148.95pt;width:111.95pt;height:63.45pt;z-index:2535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" fillcolor="white [3212]" strokeweight="1.5pt">
                <v:textbox>
                  <w:txbxContent>
                    <w:p w14:paraId="2754E07E" w14:textId="3296953A" w:rsidR="00393F33" w:rsidRPr="00DE13BD" w:rsidRDefault="00393F33" w:rsidP="0091445A">
                      <w:pPr>
                        <w:rPr>
                          <w:rFonts w:ascii="Arial" w:hAnsi="Arial" w:cs="Arial"/>
                          <w:sz w:val="16"/>
                          <w:szCs w:val="16"/>
                        </w:rPr>
                      </w:pPr>
                      <w:r>
                        <w:rPr>
                          <w:rFonts w:ascii="Arial" w:hAnsi="Arial" w:cs="Arial"/>
                          <w:sz w:val="16"/>
                          <w:szCs w:val="16"/>
                          <w:u w:val="single"/>
                        </w:rPr>
                        <w:t>Rate</w:t>
                      </w:r>
                      <w:r>
                        <w:rPr>
                          <w:rFonts w:ascii="Arial" w:hAnsi="Arial" w:cs="Arial"/>
                          <w:sz w:val="16"/>
                          <w:szCs w:val="16"/>
                        </w:rPr>
                        <w:t>:  Schnucks is stating they were due an allowance that they didn’t receive.  If both fields have a rate, then the claim is for the difference.</w:t>
                      </w:r>
                    </w:p>
                  </w:txbxContent>
                </v:textbox>
              </v:shape>
            </w:pict>
          </mc:Fallback>
        </mc:AlternateContent>
      </w:r>
      <w:r>
        <w:rPr>
          <w:rFonts w:ascii="Arial" w:hAnsi="Arial" w:cs="Arial"/>
          <w:b/>
          <w:noProof/>
          <w:szCs w:val="22"/>
          <w:lang w:val="en-US"/>
        </w:rPr>
        <mc:AlternateContent>
          <mc:Choice Requires="wps">
            <w:drawing>
              <wp:anchor distT="0" distB="0" distL="114300" distR="114300" simplePos="0" relativeHeight="252633600" behindDoc="0" locked="0" layoutInCell="1" allowOverlap="1" wp14:anchorId="5FF78F8E" wp14:editId="5F06FA94">
                <wp:simplePos x="0" y="0"/>
                <wp:positionH relativeFrom="column">
                  <wp:posOffset>4443984</wp:posOffset>
                </wp:positionH>
                <wp:positionV relativeFrom="paragraph">
                  <wp:posOffset>2376195</wp:posOffset>
                </wp:positionV>
                <wp:extent cx="526898" cy="45719"/>
                <wp:effectExtent l="0" t="57150" r="26035" b="50165"/>
                <wp:wrapNone/>
                <wp:docPr id="91" name="AutoShape 2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26898" cy="4571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1AACDFD" id="AutoShape 2137" o:spid="_x0000_s1026" type="#_x0000_t32" style="position:absolute;margin-left:349.9pt;margin-top:187.1pt;width:41.5pt;height:3.6pt;flip:x y;z-index:25263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" strokeweight="1.5pt">
                <v:stroke endarrow="block"/>
                <v:shadow color="#868686"/>
              </v:shape>
            </w:pict>
          </mc:Fallback>
        </mc:AlternateContent>
      </w:r>
      <w:r>
        <w:rPr>
          <w:rFonts w:ascii="Arial" w:hAnsi="Arial" w:cs="Arial"/>
          <w:b/>
          <w:noProof/>
          <w:szCs w:val="22"/>
          <w:lang w:val="en-US"/>
        </w:rPr>
        <mc:AlternateContent>
          <mc:Choice Requires="wps">
            <w:drawing>
              <wp:anchor distT="0" distB="0" distL="114300" distR="114300" simplePos="0" relativeHeight="253541888" behindDoc="0" locked="0" layoutInCell="1" allowOverlap="1" wp14:anchorId="12FAF9F1" wp14:editId="477D1E97">
                <wp:simplePos x="0" y="0"/>
                <wp:positionH relativeFrom="column">
                  <wp:posOffset>5985867</wp:posOffset>
                </wp:positionH>
                <wp:positionV relativeFrom="paragraph">
                  <wp:posOffset>2553588</wp:posOffset>
                </wp:positionV>
                <wp:extent cx="45719" cy="493624"/>
                <wp:effectExtent l="38100" t="0" r="50165" b="59055"/>
                <wp:wrapNone/>
                <wp:docPr id="671" name="AutoShape 2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49362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FFD7246" id="AutoShape 2137" o:spid="_x0000_s1026" type="#_x0000_t32" style="position:absolute;margin-left:471.35pt;margin-top:201.05pt;width:3.6pt;height:38.85pt;flip:x;z-index:2535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" strokeweight="1.5pt">
                <v:stroke endarrow="block"/>
                <v:shadow color="#868686"/>
              </v:shape>
            </w:pict>
          </mc:Fallback>
        </mc:AlternateContent>
      </w:r>
      <w:r>
        <w:rPr>
          <w:rFonts w:ascii="Arial" w:hAnsi="Arial" w:cs="Arial"/>
          <w:b/>
          <w:noProof/>
          <w:szCs w:val="22"/>
          <w:lang w:val="en-US"/>
        </w:rPr>
        <mc:AlternateContent>
          <mc:Choice Requires="wps">
            <w:drawing>
              <wp:anchor distT="0" distB="0" distL="114300" distR="114300" simplePos="0" relativeHeight="253539840" behindDoc="0" locked="0" layoutInCell="1" allowOverlap="1" wp14:anchorId="493FBD53" wp14:editId="0E1C5C82">
                <wp:simplePos x="0" y="0"/>
                <wp:positionH relativeFrom="column">
                  <wp:posOffset>5751449</wp:posOffset>
                </wp:positionH>
                <wp:positionV relativeFrom="paragraph">
                  <wp:posOffset>2161591</wp:posOffset>
                </wp:positionV>
                <wp:extent cx="446228" cy="432994"/>
                <wp:effectExtent l="0" t="0" r="11430" b="24765"/>
                <wp:wrapNone/>
                <wp:docPr id="670" name="AutoShape 2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6228" cy="43299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7F40EF" id="AutoShape 2135" o:spid="_x0000_s1026" style="position:absolute;margin-left:452.85pt;margin-top:170.2pt;width:35.15pt;height:34.1pt;z-index:2535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" filled="f" strokecolor="red" strokeweight="1.5pt">
                <v:shadow color="#868686"/>
              </v:roundrect>
            </w:pict>
          </mc:Fallback>
        </mc:AlternateContent>
      </w:r>
      <w:r>
        <w:rPr>
          <w:rFonts w:ascii="Arial" w:hAnsi="Arial" w:cs="Arial"/>
          <w:b/>
          <w:noProof/>
          <w:szCs w:val="22"/>
          <w:lang w:val="en-US"/>
        </w:rPr>
        <mc:AlternateContent>
          <mc:Choice Requires="wps">
            <w:drawing>
              <wp:anchor distT="0" distB="0" distL="114300" distR="114300" simplePos="0" relativeHeight="252631552" behindDoc="0" locked="0" layoutInCell="1" allowOverlap="1" wp14:anchorId="607EAF0E" wp14:editId="1024FDB1">
                <wp:simplePos x="0" y="0"/>
                <wp:positionH relativeFrom="column">
                  <wp:posOffset>4970678</wp:posOffset>
                </wp:positionH>
                <wp:positionV relativeFrom="paragraph">
                  <wp:posOffset>2147444</wp:posOffset>
                </wp:positionV>
                <wp:extent cx="781406" cy="432994"/>
                <wp:effectExtent l="0" t="0" r="19050" b="24765"/>
                <wp:wrapNone/>
                <wp:docPr id="80" name="AutoShape 2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1406" cy="43299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C61077" id="AutoShape 2135" o:spid="_x0000_s1026" style="position:absolute;margin-left:391.4pt;margin-top:169.1pt;width:61.55pt;height:34.1pt;z-index:25263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" filled="f" strokecolor="red" strokeweight="1.5pt">
                <v:shadow color="#868686"/>
              </v:roundrect>
            </w:pict>
          </mc:Fallback>
        </mc:AlternateContent>
      </w:r>
      <w:r w:rsidR="00A846C5">
        <w:rPr>
          <w:rFonts w:ascii="Arial" w:hAnsi="Arial" w:cs="Arial"/>
          <w:b/>
          <w:noProof/>
          <w:lang w:val="en-US"/>
        </w:rPr>
        <mc:AlternateContent>
          <mc:Choice Requires="wps">
            <w:drawing>
              <wp:anchor distT="0" distB="0" distL="114300" distR="114300" simplePos="0" relativeHeight="252867072" behindDoc="0" locked="0" layoutInCell="1" allowOverlap="1" wp14:anchorId="030A9BEF" wp14:editId="0EE9BB82">
                <wp:simplePos x="0" y="0"/>
                <wp:positionH relativeFrom="column">
                  <wp:posOffset>376072</wp:posOffset>
                </wp:positionH>
                <wp:positionV relativeFrom="paragraph">
                  <wp:posOffset>2958771</wp:posOffset>
                </wp:positionV>
                <wp:extent cx="2221230" cy="402996"/>
                <wp:effectExtent l="0" t="0" r="26670" b="16510"/>
                <wp:wrapNone/>
                <wp:docPr id="83" name="Text Box 2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1230" cy="402996"/>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85B1F7" w14:textId="22822941" w:rsidR="00393F33" w:rsidRPr="00DE13BD" w:rsidRDefault="00393F33" w:rsidP="00610C97">
                            <w:pPr>
                              <w:rPr>
                                <w:rFonts w:ascii="Arial" w:hAnsi="Arial" w:cs="Arial"/>
                                <w:sz w:val="16"/>
                                <w:szCs w:val="16"/>
                              </w:rPr>
                            </w:pPr>
                            <w:r>
                              <w:rPr>
                                <w:rFonts w:ascii="Arial" w:hAnsi="Arial" w:cs="Arial"/>
                                <w:sz w:val="16"/>
                                <w:szCs w:val="16"/>
                                <w:u w:val="single"/>
                              </w:rPr>
                              <w:t>PO NUMBER</w:t>
                            </w:r>
                            <w:r>
                              <w:rPr>
                                <w:rFonts w:ascii="Arial" w:hAnsi="Arial" w:cs="Arial"/>
                                <w:sz w:val="16"/>
                                <w:szCs w:val="16"/>
                              </w:rPr>
                              <w:t>:The post audit is for the PO # referenced.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0A9BEF" id="Text Box 2552" o:spid="_x0000_s1205" type="#_x0000_t202" style="position:absolute;left:0;text-align:left;margin-left:29.6pt;margin-top:232.95pt;width:174.9pt;height:31.75pt;z-index:25286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" fillcolor="#8db3e2 [1311]" strokeweight="1.5pt">
                <v:shadow color="#868686"/>
                <v:textbox>
                  <w:txbxContent>
                    <w:p w14:paraId="0085B1F7" w14:textId="22822941" w:rsidR="00393F33" w:rsidRPr="00DE13BD" w:rsidRDefault="00393F33" w:rsidP="00610C97">
                      <w:pPr>
                        <w:rPr>
                          <w:rFonts w:ascii="Arial" w:hAnsi="Arial" w:cs="Arial"/>
                          <w:sz w:val="16"/>
                          <w:szCs w:val="16"/>
                        </w:rPr>
                      </w:pPr>
                      <w:r>
                        <w:rPr>
                          <w:rFonts w:ascii="Arial" w:hAnsi="Arial" w:cs="Arial"/>
                          <w:sz w:val="16"/>
                          <w:szCs w:val="16"/>
                          <w:u w:val="single"/>
                        </w:rPr>
                        <w:t>PO NUMBER</w:t>
                      </w:r>
                      <w:r>
                        <w:rPr>
                          <w:rFonts w:ascii="Arial" w:hAnsi="Arial" w:cs="Arial"/>
                          <w:sz w:val="16"/>
                          <w:szCs w:val="16"/>
                        </w:rPr>
                        <w:t>:The post audit is for the PO # referenced.</w:t>
                      </w:r>
                    </w:p>
                  </w:txbxContent>
                </v:textbox>
              </v:shape>
            </w:pict>
          </mc:Fallback>
        </mc:AlternateContent>
      </w:r>
      <w:r w:rsidR="00576E9F">
        <w:rPr>
          <w:rFonts w:ascii="Arial" w:hAnsi="Arial" w:cs="Arial"/>
          <w:b/>
          <w:noProof/>
          <w:szCs w:val="22"/>
          <w:lang w:val="en-US"/>
        </w:rPr>
        <mc:AlternateContent>
          <mc:Choice Requires="wps">
            <w:drawing>
              <wp:anchor distT="0" distB="0" distL="114300" distR="114300" simplePos="0" relativeHeight="252872192" behindDoc="0" locked="0" layoutInCell="1" allowOverlap="1" wp14:anchorId="1D481CA8" wp14:editId="63A47D1B">
                <wp:simplePos x="0" y="0"/>
                <wp:positionH relativeFrom="column">
                  <wp:posOffset>-189230</wp:posOffset>
                </wp:positionH>
                <wp:positionV relativeFrom="paragraph">
                  <wp:posOffset>933450</wp:posOffset>
                </wp:positionV>
                <wp:extent cx="2221230" cy="367030"/>
                <wp:effectExtent l="0" t="0" r="26670" b="13970"/>
                <wp:wrapNone/>
                <wp:docPr id="94" name="Text Box 25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1230" cy="367030"/>
                        </a:xfrm>
                        <a:prstGeom prst="rect">
                          <a:avLst/>
                        </a:prstGeom>
                        <a:solidFill>
                          <a:schemeClr val="bg1"/>
                        </a:solidFill>
                        <a:ln w="19050">
                          <a:solidFill>
                            <a:srgbClr val="000000"/>
                          </a:solidFill>
                          <a:miter lim="800000"/>
                          <a:headEnd/>
                          <a:tailEnd/>
                        </a:ln>
                        <a:effectLst/>
                      </wps:spPr>
                      <wps:txbx>
                        <w:txbxContent>
                          <w:p w14:paraId="48FB2929" w14:textId="77777777" w:rsidR="00393F33" w:rsidRPr="00DE13BD" w:rsidRDefault="00393F33" w:rsidP="00610C97">
                            <w:pPr>
                              <w:rPr>
                                <w:rFonts w:ascii="Arial" w:hAnsi="Arial" w:cs="Arial"/>
                                <w:sz w:val="16"/>
                                <w:szCs w:val="16"/>
                              </w:rPr>
                            </w:pPr>
                            <w:r>
                              <w:rPr>
                                <w:rFonts w:ascii="Arial" w:hAnsi="Arial" w:cs="Arial"/>
                                <w:sz w:val="16"/>
                                <w:szCs w:val="16"/>
                                <w:u w:val="single"/>
                              </w:rPr>
                              <w:t>ITEM CODE/UPC:</w:t>
                            </w:r>
                            <w:r>
                              <w:rPr>
                                <w:rFonts w:ascii="Arial" w:hAnsi="Arial" w:cs="Arial"/>
                                <w:sz w:val="16"/>
                                <w:szCs w:val="16"/>
                              </w:rPr>
                              <w:t>:The product Schnucks is claiming for the post audit deduction.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481CA8" id="Text Box 2557" o:spid="_x0000_s1206" type="#_x0000_t202" style="position:absolute;left:0;text-align:left;margin-left:-14.9pt;margin-top:73.5pt;width:174.9pt;height:28.9pt;z-index:25287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" fillcolor="white [3212]" strokeweight="1.5pt">
                <v:textbox>
                  <w:txbxContent>
                    <w:p w14:paraId="48FB2929" w14:textId="77777777" w:rsidR="00393F33" w:rsidRPr="00DE13BD" w:rsidRDefault="00393F33" w:rsidP="00610C97">
                      <w:pPr>
                        <w:rPr>
                          <w:rFonts w:ascii="Arial" w:hAnsi="Arial" w:cs="Arial"/>
                          <w:sz w:val="16"/>
                          <w:szCs w:val="16"/>
                        </w:rPr>
                      </w:pPr>
                      <w:r>
                        <w:rPr>
                          <w:rFonts w:ascii="Arial" w:hAnsi="Arial" w:cs="Arial"/>
                          <w:sz w:val="16"/>
                          <w:szCs w:val="16"/>
                          <w:u w:val="single"/>
                        </w:rPr>
                        <w:t>ITEM CODE/UPC:</w:t>
                      </w:r>
                      <w:r>
                        <w:rPr>
                          <w:rFonts w:ascii="Arial" w:hAnsi="Arial" w:cs="Arial"/>
                          <w:sz w:val="16"/>
                          <w:szCs w:val="16"/>
                        </w:rPr>
                        <w:t>:The product Schnucks is claiming for the post audit deduction.</w:t>
                      </w:r>
                    </w:p>
                  </w:txbxContent>
                </v:textbox>
              </v:shape>
            </w:pict>
          </mc:Fallback>
        </mc:AlternateContent>
      </w:r>
      <w:r w:rsidR="00576E9F">
        <w:rPr>
          <w:rFonts w:ascii="Arial" w:hAnsi="Arial" w:cs="Arial"/>
          <w:b/>
          <w:noProof/>
          <w:szCs w:val="22"/>
          <w:lang w:val="en-US"/>
        </w:rPr>
        <mc:AlternateContent>
          <mc:Choice Requires="wps">
            <w:drawing>
              <wp:anchor distT="0" distB="0" distL="114300" distR="114300" simplePos="0" relativeHeight="252874240" behindDoc="0" locked="0" layoutInCell="1" allowOverlap="1" wp14:anchorId="35BD2547" wp14:editId="5CC2010B">
                <wp:simplePos x="0" y="0"/>
                <wp:positionH relativeFrom="column">
                  <wp:posOffset>881380</wp:posOffset>
                </wp:positionH>
                <wp:positionV relativeFrom="paragraph">
                  <wp:posOffset>1300480</wp:posOffset>
                </wp:positionV>
                <wp:extent cx="0" cy="1015365"/>
                <wp:effectExtent l="62230" t="21590" r="61595" b="10795"/>
                <wp:wrapNone/>
                <wp:docPr id="92" name="AutoShape 25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153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F17F695" id="AutoShape 2559" o:spid="_x0000_s1026" type="#_x0000_t32" style="position:absolute;margin-left:69.4pt;margin-top:102.4pt;width:0;height:79.95pt;flip:y;z-index:25287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" strokeweight="1.5pt">
                <v:stroke endarrow="block"/>
                <v:shadow color="#868686"/>
              </v:shape>
            </w:pict>
          </mc:Fallback>
        </mc:AlternateContent>
      </w:r>
      <w:r w:rsidR="00576E9F">
        <w:rPr>
          <w:rFonts w:ascii="Arial" w:hAnsi="Arial" w:cs="Arial"/>
          <w:b/>
          <w:noProof/>
          <w:lang w:val="en-US"/>
        </w:rPr>
        <mc:AlternateContent>
          <mc:Choice Requires="wps">
            <w:drawing>
              <wp:anchor distT="0" distB="0" distL="114300" distR="114300" simplePos="0" relativeHeight="252869120" behindDoc="0" locked="0" layoutInCell="1" allowOverlap="1" wp14:anchorId="5B3AF324" wp14:editId="7F8E9400">
                <wp:simplePos x="0" y="0"/>
                <wp:positionH relativeFrom="column">
                  <wp:posOffset>1684020</wp:posOffset>
                </wp:positionH>
                <wp:positionV relativeFrom="paragraph">
                  <wp:posOffset>2582545</wp:posOffset>
                </wp:positionV>
                <wp:extent cx="0" cy="377190"/>
                <wp:effectExtent l="64770" t="17780" r="59055" b="24130"/>
                <wp:wrapNone/>
                <wp:docPr id="89" name="AutoShape 2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71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83E7D8C" id="AutoShape 2554" o:spid="_x0000_s1026" type="#_x0000_t32" style="position:absolute;margin-left:132.6pt;margin-top:203.35pt;width:0;height:29.7pt;z-index:25286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" strokeweight="1.5pt">
                <v:stroke endarrow="block"/>
                <v:shadow color="#868686"/>
              </v:shape>
            </w:pict>
          </mc:Fallback>
        </mc:AlternateContent>
      </w:r>
      <w:r w:rsidR="00576E9F">
        <w:rPr>
          <w:rFonts w:ascii="Arial" w:hAnsi="Arial" w:cs="Arial"/>
          <w:b/>
          <w:noProof/>
          <w:lang w:val="en-US"/>
        </w:rPr>
        <mc:AlternateContent>
          <mc:Choice Requires="wps">
            <w:drawing>
              <wp:anchor distT="0" distB="0" distL="114300" distR="114300" simplePos="0" relativeHeight="252871168" behindDoc="0" locked="0" layoutInCell="1" allowOverlap="1" wp14:anchorId="1BD0C1BB" wp14:editId="32A4F4FB">
                <wp:simplePos x="0" y="0"/>
                <wp:positionH relativeFrom="column">
                  <wp:posOffset>274955</wp:posOffset>
                </wp:positionH>
                <wp:positionV relativeFrom="paragraph">
                  <wp:posOffset>2315845</wp:posOffset>
                </wp:positionV>
                <wp:extent cx="1125855" cy="266700"/>
                <wp:effectExtent l="17780" t="17780" r="18415" b="10795"/>
                <wp:wrapNone/>
                <wp:docPr id="88" name="AutoShape 25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855" cy="2667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ABFFFF9" id="AutoShape 2556" o:spid="_x0000_s1026" style="position:absolute;margin-left:21.65pt;margin-top:182.35pt;width:88.65pt;height:21pt;z-index:25287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" filled="f" strokecolor="red" strokeweight="1.5pt">
                <v:shadow color="#868686"/>
              </v:roundrect>
            </w:pict>
          </mc:Fallback>
        </mc:AlternateContent>
      </w:r>
      <w:r w:rsidR="00576E9F">
        <w:rPr>
          <w:rFonts w:ascii="Arial" w:hAnsi="Arial" w:cs="Arial"/>
          <w:b/>
          <w:noProof/>
          <w:lang w:val="en-US"/>
        </w:rPr>
        <mc:AlternateContent>
          <mc:Choice Requires="wps">
            <w:drawing>
              <wp:anchor distT="0" distB="0" distL="114300" distR="114300" simplePos="0" relativeHeight="252868096" behindDoc="0" locked="0" layoutInCell="1" allowOverlap="1" wp14:anchorId="7D57170C" wp14:editId="111C2DB6">
                <wp:simplePos x="0" y="0"/>
                <wp:positionH relativeFrom="column">
                  <wp:posOffset>1456055</wp:posOffset>
                </wp:positionH>
                <wp:positionV relativeFrom="paragraph">
                  <wp:posOffset>2308225</wp:posOffset>
                </wp:positionV>
                <wp:extent cx="508000" cy="274320"/>
                <wp:effectExtent l="17780" t="10160" r="17145" b="10795"/>
                <wp:wrapNone/>
                <wp:docPr id="86" name="AutoShape 25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00" cy="2743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410680" id="AutoShape 2553" o:spid="_x0000_s1026" style="position:absolute;margin-left:114.65pt;margin-top:181.75pt;width:40pt;height:21.6pt;z-index:25286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" filled="f" strokecolor="red" strokeweight="1.5pt">
                <v:shadow color="#868686"/>
              </v:roundrect>
            </w:pict>
          </mc:Fallback>
        </mc:AlternateContent>
      </w:r>
      <w:r w:rsidR="00576E9F">
        <w:rPr>
          <w:rFonts w:ascii="Arial" w:hAnsi="Arial" w:cs="Arial"/>
          <w:b/>
          <w:noProof/>
          <w:lang w:val="en-US"/>
        </w:rPr>
        <mc:AlternateContent>
          <mc:Choice Requires="wps">
            <w:drawing>
              <wp:anchor distT="0" distB="0" distL="114300" distR="114300" simplePos="0" relativeHeight="252870144" behindDoc="0" locked="0" layoutInCell="1" allowOverlap="1" wp14:anchorId="01124675" wp14:editId="16E72A23">
                <wp:simplePos x="0" y="0"/>
                <wp:positionH relativeFrom="column">
                  <wp:posOffset>85725</wp:posOffset>
                </wp:positionH>
                <wp:positionV relativeFrom="paragraph">
                  <wp:posOffset>2767965</wp:posOffset>
                </wp:positionV>
                <wp:extent cx="351155" cy="359410"/>
                <wp:effectExtent l="9525" t="12700" r="10795" b="18415"/>
                <wp:wrapNone/>
                <wp:docPr id="85" name="Oval 25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6355E36" w14:textId="77777777" w:rsidR="00393F33" w:rsidRPr="00142371" w:rsidRDefault="00393F33" w:rsidP="00610C97">
                            <w:pPr>
                              <w:jc w:val="center"/>
                              <w:rPr>
                                <w:rFonts w:ascii="Arial" w:hAnsi="Arial" w:cs="Arial"/>
                              </w:rPr>
                            </w:pPr>
                            <w:r w:rsidRPr="00142371">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124675" id="Oval 2555" o:spid="_x0000_s1207" style="position:absolute;left:0;text-align:left;margin-left:6.75pt;margin-top:217.95pt;width:27.65pt;height:28.3pt;z-index:25287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" fillcolor="#8db3e2 [1311]" strokecolor="yellow" strokeweight="1.5pt">
                <v:shadow color="#868686"/>
                <v:textbox>
                  <w:txbxContent>
                    <w:p w14:paraId="16355E36" w14:textId="77777777" w:rsidR="00393F33" w:rsidRPr="00142371" w:rsidRDefault="00393F33" w:rsidP="00610C97">
                      <w:pPr>
                        <w:jc w:val="center"/>
                        <w:rPr>
                          <w:rFonts w:ascii="Arial" w:hAnsi="Arial" w:cs="Arial"/>
                        </w:rPr>
                      </w:pPr>
                      <w:r w:rsidRPr="00142371">
                        <w:rPr>
                          <w:rFonts w:ascii="Arial" w:hAnsi="Arial" w:cs="Arial"/>
                        </w:rPr>
                        <w:t>i</w:t>
                      </w:r>
                    </w:p>
                  </w:txbxContent>
                </v:textbox>
              </v:oval>
            </w:pict>
          </mc:Fallback>
        </mc:AlternateContent>
      </w:r>
      <w:r w:rsidR="002F0EA8">
        <w:rPr>
          <w:noProof/>
          <w:lang w:val="en-US"/>
        </w:rPr>
        <w:drawing>
          <wp:inline distT="0" distB="0" distL="0" distR="0" wp14:anchorId="05A46AB6" wp14:editId="736F7B6B">
            <wp:extent cx="6313335" cy="2988541"/>
            <wp:effectExtent l="19050" t="19050" r="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6326029" cy="2994550"/>
                    </a:xfrm>
                    <a:prstGeom prst="rect">
                      <a:avLst/>
                    </a:prstGeom>
                    <a:ln>
                      <a:solidFill>
                        <a:schemeClr val="tx1"/>
                      </a:solidFill>
                    </a:ln>
                  </pic:spPr>
                </pic:pic>
              </a:graphicData>
            </a:graphic>
          </wp:inline>
        </w:drawing>
      </w:r>
    </w:p>
    <w:p w14:paraId="14597B70" w14:textId="7412C9AA" w:rsidR="004B445F" w:rsidRDefault="00CF57B7" w:rsidP="00961D5C">
      <w:pPr>
        <w:rPr>
          <w:rFonts w:ascii="Arial" w:hAnsi="Arial" w:cs="Arial"/>
          <w:b/>
          <w:szCs w:val="22"/>
        </w:rPr>
      </w:pPr>
      <w:r>
        <w:rPr>
          <w:rFonts w:ascii="Arial" w:hAnsi="Arial" w:cs="Arial"/>
          <w:b/>
          <w:noProof/>
          <w:szCs w:val="22"/>
          <w:lang w:val="en-US"/>
        </w:rPr>
        <mc:AlternateContent>
          <mc:Choice Requires="wps">
            <w:drawing>
              <wp:anchor distT="0" distB="0" distL="114300" distR="114300" simplePos="0" relativeHeight="252632576" behindDoc="0" locked="0" layoutInCell="1" allowOverlap="1" wp14:anchorId="0E75D72B" wp14:editId="35C17BCD">
                <wp:simplePos x="0" y="0"/>
                <wp:positionH relativeFrom="column">
                  <wp:posOffset>5263286</wp:posOffset>
                </wp:positionH>
                <wp:positionV relativeFrom="paragraph">
                  <wp:posOffset>50648</wp:posOffset>
                </wp:positionV>
                <wp:extent cx="1158418" cy="572135"/>
                <wp:effectExtent l="0" t="0" r="22860" b="18415"/>
                <wp:wrapNone/>
                <wp:docPr id="82" name="Text Box 2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418" cy="572135"/>
                        </a:xfrm>
                        <a:prstGeom prst="rect">
                          <a:avLst/>
                        </a:prstGeom>
                        <a:solidFill>
                          <a:schemeClr val="bg1"/>
                        </a:solidFill>
                        <a:ln w="19050">
                          <a:solidFill>
                            <a:srgbClr val="000000"/>
                          </a:solidFill>
                          <a:miter lim="800000"/>
                          <a:headEnd/>
                          <a:tailEnd/>
                        </a:ln>
                        <a:effectLst/>
                      </wps:spPr>
                      <wps:txbx>
                        <w:txbxContent>
                          <w:p w14:paraId="05F0D997" w14:textId="35DF639B" w:rsidR="00393F33" w:rsidRPr="00DE13BD" w:rsidRDefault="00393F33" w:rsidP="0091445A">
                            <w:pPr>
                              <w:rPr>
                                <w:rFonts w:ascii="Arial" w:hAnsi="Arial" w:cs="Arial"/>
                                <w:sz w:val="16"/>
                                <w:szCs w:val="16"/>
                              </w:rPr>
                            </w:pPr>
                            <w:r>
                              <w:rPr>
                                <w:rFonts w:ascii="Arial" w:hAnsi="Arial" w:cs="Arial"/>
                                <w:sz w:val="16"/>
                                <w:szCs w:val="16"/>
                                <w:u w:val="single"/>
                              </w:rPr>
                              <w:t>Quantity</w:t>
                            </w:r>
                            <w:r>
                              <w:rPr>
                                <w:rFonts w:ascii="Arial" w:hAnsi="Arial" w:cs="Arial"/>
                                <w:sz w:val="16"/>
                                <w:szCs w:val="16"/>
                              </w:rPr>
                              <w:t>:  The number of cases being claimed for the post audit.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75D72B" id="_x0000_s1208" type="#_x0000_t202" style="position:absolute;margin-left:414.45pt;margin-top:4pt;width:91.2pt;height:45.05pt;z-index:25263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" fillcolor="white [3212]" strokeweight="1.5pt">
                <v:textbox>
                  <w:txbxContent>
                    <w:p w14:paraId="05F0D997" w14:textId="35DF639B" w:rsidR="00393F33" w:rsidRPr="00DE13BD" w:rsidRDefault="00393F33" w:rsidP="0091445A">
                      <w:pPr>
                        <w:rPr>
                          <w:rFonts w:ascii="Arial" w:hAnsi="Arial" w:cs="Arial"/>
                          <w:sz w:val="16"/>
                          <w:szCs w:val="16"/>
                        </w:rPr>
                      </w:pPr>
                      <w:r>
                        <w:rPr>
                          <w:rFonts w:ascii="Arial" w:hAnsi="Arial" w:cs="Arial"/>
                          <w:sz w:val="16"/>
                          <w:szCs w:val="16"/>
                          <w:u w:val="single"/>
                        </w:rPr>
                        <w:t>Quantity</w:t>
                      </w:r>
                      <w:r>
                        <w:rPr>
                          <w:rFonts w:ascii="Arial" w:hAnsi="Arial" w:cs="Arial"/>
                          <w:sz w:val="16"/>
                          <w:szCs w:val="16"/>
                        </w:rPr>
                        <w:t>:  The number of cases being claimed for the post audit.</w:t>
                      </w:r>
                    </w:p>
                  </w:txbxContent>
                </v:textbox>
              </v:shape>
            </w:pict>
          </mc:Fallback>
        </mc:AlternateContent>
      </w:r>
    </w:p>
    <w:p w14:paraId="47E13966" w14:textId="77777777" w:rsidR="00961D5C" w:rsidRDefault="00961D5C" w:rsidP="00961D5C">
      <w:pPr>
        <w:rPr>
          <w:rFonts w:ascii="Arial" w:hAnsi="Arial" w:cs="Arial"/>
          <w:b/>
          <w:szCs w:val="22"/>
        </w:rPr>
      </w:pPr>
    </w:p>
    <w:p w14:paraId="2663E35C" w14:textId="77777777" w:rsidR="008249F6" w:rsidRDefault="008249F6" w:rsidP="008C60F7">
      <w:pPr>
        <w:rPr>
          <w:rFonts w:ascii="Arial" w:hAnsi="Arial" w:cs="Arial"/>
          <w:b/>
          <w:szCs w:val="22"/>
        </w:rPr>
      </w:pPr>
    </w:p>
    <w:p w14:paraId="61160A13" w14:textId="77777777" w:rsidR="008249F6" w:rsidRDefault="008249F6" w:rsidP="008C60F7">
      <w:pPr>
        <w:rPr>
          <w:rFonts w:ascii="Arial" w:hAnsi="Arial" w:cs="Arial"/>
          <w:b/>
          <w:szCs w:val="22"/>
        </w:rPr>
      </w:pPr>
    </w:p>
    <w:p w14:paraId="258D69F3" w14:textId="77777777" w:rsidR="008C60F7" w:rsidRPr="008C60F7" w:rsidRDefault="008C60F7" w:rsidP="002C282D">
      <w:pPr>
        <w:rPr>
          <w:rFonts w:ascii="Arial" w:hAnsi="Arial" w:cs="Arial"/>
          <w:b/>
        </w:rPr>
      </w:pPr>
    </w:p>
    <w:p w14:paraId="3D264A19" w14:textId="77777777" w:rsidR="002C282D" w:rsidRDefault="002C282D" w:rsidP="002C282D">
      <w:pPr>
        <w:rPr>
          <w:rFonts w:ascii="Arial" w:hAnsi="Arial" w:cs="Arial"/>
          <w:b/>
          <w:lang w:val="en-GB"/>
        </w:rPr>
      </w:pPr>
    </w:p>
    <w:p w14:paraId="00F56B1E" w14:textId="70A2E3AF" w:rsidR="008A73CE" w:rsidRDefault="008A73CE" w:rsidP="008A73CE">
      <w:pPr>
        <w:rPr>
          <w:rFonts w:ascii="Arial" w:hAnsi="Arial" w:cs="Arial"/>
          <w:b/>
          <w:lang w:val="en-GB"/>
        </w:rPr>
      </w:pPr>
    </w:p>
    <w:p w14:paraId="34059C66" w14:textId="564DB737" w:rsidR="00111225" w:rsidRDefault="00111225" w:rsidP="008A73CE">
      <w:pPr>
        <w:rPr>
          <w:rFonts w:ascii="Arial" w:hAnsi="Arial" w:cs="Arial"/>
          <w:b/>
          <w:lang w:val="en-GB"/>
        </w:rPr>
      </w:pPr>
    </w:p>
    <w:p w14:paraId="621AFCB1" w14:textId="77777777" w:rsidR="008A73CE" w:rsidRDefault="008A73CE" w:rsidP="008A73CE">
      <w:pPr>
        <w:rPr>
          <w:rFonts w:ascii="Arial" w:hAnsi="Arial" w:cs="Arial"/>
          <w:b/>
          <w:lang w:val="en-GB"/>
        </w:rPr>
      </w:pPr>
    </w:p>
    <w:p w14:paraId="405D053E" w14:textId="77777777" w:rsidR="008A73CE" w:rsidRDefault="008A73CE" w:rsidP="008A73CE">
      <w:pPr>
        <w:rPr>
          <w:rFonts w:ascii="Arial" w:hAnsi="Arial" w:cs="Arial"/>
          <w:b/>
          <w:lang w:val="en-GB"/>
        </w:rPr>
      </w:pPr>
    </w:p>
    <w:p w14:paraId="4B9EF2E4" w14:textId="77777777" w:rsidR="008A73CE" w:rsidRDefault="008A73CE" w:rsidP="008A73CE">
      <w:pPr>
        <w:rPr>
          <w:rFonts w:ascii="Arial" w:hAnsi="Arial" w:cs="Arial"/>
          <w:b/>
          <w:lang w:val="en-GB"/>
        </w:rPr>
      </w:pPr>
    </w:p>
    <w:p w14:paraId="2BD8E6BA" w14:textId="77777777" w:rsidR="008A73CE" w:rsidRDefault="008A73CE" w:rsidP="008A73CE">
      <w:pPr>
        <w:rPr>
          <w:rFonts w:ascii="Arial" w:hAnsi="Arial" w:cs="Arial"/>
          <w:b/>
          <w:lang w:val="en-GB"/>
        </w:rPr>
      </w:pPr>
    </w:p>
    <w:p w14:paraId="3B183581" w14:textId="77777777" w:rsidR="008A73CE" w:rsidRDefault="008A73CE" w:rsidP="008A73CE">
      <w:pPr>
        <w:rPr>
          <w:rFonts w:ascii="Arial" w:hAnsi="Arial" w:cs="Arial"/>
          <w:b/>
          <w:lang w:val="en-GB"/>
        </w:rPr>
      </w:pPr>
    </w:p>
    <w:p w14:paraId="2AC957BA" w14:textId="77777777" w:rsidR="008A73CE" w:rsidRDefault="008A73CE" w:rsidP="008A73CE">
      <w:pPr>
        <w:rPr>
          <w:rFonts w:ascii="Arial" w:hAnsi="Arial" w:cs="Arial"/>
          <w:b/>
          <w:lang w:val="en-GB"/>
        </w:rPr>
      </w:pPr>
    </w:p>
    <w:p w14:paraId="09374773" w14:textId="77777777" w:rsidR="008A73CE" w:rsidRDefault="008A73CE" w:rsidP="008A73CE">
      <w:pPr>
        <w:rPr>
          <w:rFonts w:ascii="Arial" w:hAnsi="Arial" w:cs="Arial"/>
          <w:b/>
          <w:lang w:val="en-GB"/>
        </w:rPr>
      </w:pPr>
    </w:p>
    <w:p w14:paraId="28BCC831" w14:textId="77777777" w:rsidR="008A73CE" w:rsidRDefault="008A73CE" w:rsidP="008A73CE">
      <w:pPr>
        <w:rPr>
          <w:rFonts w:ascii="Arial" w:hAnsi="Arial" w:cs="Arial"/>
          <w:b/>
          <w:lang w:val="en-GB"/>
        </w:rPr>
      </w:pPr>
    </w:p>
    <w:p w14:paraId="6D58C93A" w14:textId="77777777" w:rsidR="008A73CE" w:rsidRDefault="008A73CE" w:rsidP="008A73CE">
      <w:pPr>
        <w:rPr>
          <w:rFonts w:ascii="Arial" w:hAnsi="Arial" w:cs="Arial"/>
          <w:b/>
          <w:lang w:val="en-GB"/>
        </w:rPr>
      </w:pPr>
    </w:p>
    <w:p w14:paraId="022CB694" w14:textId="77777777" w:rsidR="00C157EE" w:rsidRDefault="00C157EE" w:rsidP="008A73CE">
      <w:pPr>
        <w:rPr>
          <w:rFonts w:ascii="Arial" w:hAnsi="Arial" w:cs="Arial"/>
          <w:b/>
          <w:lang w:val="en-GB"/>
        </w:rPr>
      </w:pPr>
    </w:p>
    <w:p w14:paraId="0864ECAA" w14:textId="77777777" w:rsidR="00C157EE" w:rsidRDefault="00C157EE" w:rsidP="008A73CE">
      <w:pPr>
        <w:rPr>
          <w:rFonts w:ascii="Arial" w:hAnsi="Arial" w:cs="Arial"/>
          <w:b/>
          <w:lang w:val="en-GB"/>
        </w:rPr>
      </w:pPr>
    </w:p>
    <w:p w14:paraId="22D7DF46" w14:textId="77777777" w:rsidR="004D4A4E" w:rsidRDefault="004D4A4E" w:rsidP="008A73CE">
      <w:pPr>
        <w:rPr>
          <w:rFonts w:ascii="Arial" w:hAnsi="Arial" w:cs="Arial"/>
          <w:b/>
          <w:lang w:val="en-GB"/>
        </w:rPr>
      </w:pPr>
    </w:p>
    <w:p w14:paraId="012D11DA" w14:textId="290EBA97" w:rsidR="004D4A4E" w:rsidRDefault="004D4A4E" w:rsidP="008A73CE">
      <w:pPr>
        <w:rPr>
          <w:rFonts w:ascii="Arial" w:hAnsi="Arial" w:cs="Arial"/>
          <w:b/>
          <w:lang w:val="en-GB"/>
        </w:rPr>
      </w:pPr>
    </w:p>
    <w:p w14:paraId="3518EBA7" w14:textId="77777777" w:rsidR="005B0260" w:rsidRDefault="005B0260" w:rsidP="008A73CE">
      <w:pPr>
        <w:rPr>
          <w:rFonts w:ascii="Arial" w:hAnsi="Arial" w:cs="Arial"/>
          <w:b/>
          <w:lang w:val="en-GB"/>
        </w:rPr>
      </w:pPr>
    </w:p>
    <w:p w14:paraId="391289F3" w14:textId="77777777" w:rsidR="004D4A4E" w:rsidRDefault="004D4A4E" w:rsidP="008A73CE">
      <w:pPr>
        <w:rPr>
          <w:rFonts w:ascii="Arial" w:hAnsi="Arial" w:cs="Arial"/>
          <w:b/>
          <w:lang w:val="en-GB"/>
        </w:rPr>
      </w:pPr>
    </w:p>
    <w:p w14:paraId="1742FA22" w14:textId="77777777" w:rsidR="004D4A4E" w:rsidRDefault="004D4A4E" w:rsidP="008A73CE">
      <w:pPr>
        <w:rPr>
          <w:rFonts w:ascii="Arial" w:hAnsi="Arial" w:cs="Arial"/>
          <w:b/>
          <w:lang w:val="en-GB"/>
        </w:rPr>
      </w:pPr>
    </w:p>
    <w:p w14:paraId="7F82BAE5" w14:textId="231F8785" w:rsidR="004D4A4E" w:rsidRDefault="004D4A4E" w:rsidP="008A73CE">
      <w:pPr>
        <w:rPr>
          <w:rFonts w:ascii="Arial" w:hAnsi="Arial" w:cs="Arial"/>
          <w:b/>
          <w:lang w:val="en-GB"/>
        </w:rPr>
      </w:pPr>
    </w:p>
    <w:p w14:paraId="0B9ECF30" w14:textId="77777777" w:rsidR="00142371" w:rsidRDefault="00142371" w:rsidP="008A73CE">
      <w:pPr>
        <w:rPr>
          <w:rFonts w:ascii="Arial" w:hAnsi="Arial" w:cs="Arial"/>
          <w:b/>
          <w:lang w:val="en-GB"/>
        </w:rPr>
      </w:pPr>
    </w:p>
    <w:p w14:paraId="5548ED82" w14:textId="77777777" w:rsidR="004D4A4E" w:rsidRDefault="004D4A4E" w:rsidP="008A73CE">
      <w:pPr>
        <w:rPr>
          <w:rFonts w:ascii="Arial" w:hAnsi="Arial" w:cs="Arial"/>
          <w:b/>
          <w:lang w:val="en-GB"/>
        </w:rPr>
      </w:pPr>
    </w:p>
    <w:p w14:paraId="69CC7A0D" w14:textId="77777777" w:rsidR="00C157EE" w:rsidRDefault="00C157EE" w:rsidP="008A73CE">
      <w:pPr>
        <w:rPr>
          <w:rFonts w:ascii="Arial" w:hAnsi="Arial" w:cs="Arial"/>
          <w:b/>
          <w:lang w:val="en-GB"/>
        </w:rPr>
      </w:pPr>
    </w:p>
    <w:p w14:paraId="64733F27" w14:textId="77777777" w:rsidR="008A73CE" w:rsidRDefault="008A73CE" w:rsidP="008A73CE">
      <w:pPr>
        <w:rPr>
          <w:rFonts w:ascii="Arial" w:hAnsi="Arial" w:cs="Arial"/>
          <w:b/>
          <w:lang w:val="en-GB"/>
        </w:rPr>
      </w:pPr>
    </w:p>
    <w:p w14:paraId="344AB3BB" w14:textId="77777777" w:rsidR="008A73CE" w:rsidRDefault="008A73CE" w:rsidP="008A73CE">
      <w:pPr>
        <w:rPr>
          <w:rFonts w:ascii="Arial" w:hAnsi="Arial" w:cs="Arial"/>
          <w:b/>
          <w:lang w:val="en-GB"/>
        </w:rPr>
      </w:pPr>
    </w:p>
    <w:p w14:paraId="30DDCA60" w14:textId="77777777" w:rsidR="008A73CE" w:rsidRDefault="008A73CE" w:rsidP="008A73CE">
      <w:pPr>
        <w:rPr>
          <w:rFonts w:ascii="Arial" w:hAnsi="Arial" w:cs="Arial"/>
          <w:b/>
          <w:lang w:val="en-GB"/>
        </w:rPr>
      </w:pPr>
    </w:p>
    <w:p w14:paraId="7E256673" w14:textId="13EDA051" w:rsidR="005B0260" w:rsidRDefault="005B0260" w:rsidP="005B0260">
      <w:pPr>
        <w:ind w:left="720" w:hanging="720"/>
        <w:rPr>
          <w:rFonts w:ascii="Arial" w:hAnsi="Arial" w:cs="Arial"/>
          <w:lang w:val="en-GB"/>
        </w:rPr>
      </w:pPr>
      <w:r>
        <w:rPr>
          <w:rFonts w:ascii="Arial" w:hAnsi="Arial" w:cs="Arial"/>
          <w:b/>
          <w:szCs w:val="22"/>
        </w:rPr>
        <w:lastRenderedPageBreak/>
        <w:t>14</w:t>
      </w:r>
      <w:r w:rsidRPr="00533C11">
        <w:rPr>
          <w:rFonts w:ascii="Arial" w:hAnsi="Arial" w:cs="Arial"/>
          <w:b/>
          <w:szCs w:val="22"/>
        </w:rPr>
        <w:t>.</w:t>
      </w:r>
      <w:r>
        <w:rPr>
          <w:rFonts w:ascii="Arial" w:hAnsi="Arial" w:cs="Arial"/>
          <w:b/>
          <w:szCs w:val="22"/>
        </w:rPr>
        <w:t>1</w:t>
      </w:r>
      <w:r w:rsidRPr="00533C11">
        <w:rPr>
          <w:rFonts w:ascii="Arial" w:hAnsi="Arial" w:cs="Arial"/>
          <w:b/>
          <w:szCs w:val="22"/>
        </w:rPr>
        <w:tab/>
        <w:t>Customer Invoice</w:t>
      </w:r>
      <w:r>
        <w:rPr>
          <w:rFonts w:ascii="Arial" w:hAnsi="Arial" w:cs="Arial"/>
          <w:b/>
          <w:szCs w:val="22"/>
        </w:rPr>
        <w:t xml:space="preserve"> for Post Audit</w:t>
      </w:r>
      <w:r w:rsidRPr="0065225C">
        <w:rPr>
          <w:rFonts w:ascii="Arial" w:hAnsi="Arial" w:cs="Arial"/>
          <w:b/>
          <w:szCs w:val="22"/>
        </w:rPr>
        <w:t xml:space="preserve">, </w:t>
      </w:r>
      <w:r>
        <w:rPr>
          <w:rFonts w:ascii="Arial" w:hAnsi="Arial" w:cs="Arial"/>
          <w:b/>
          <w:szCs w:val="22"/>
        </w:rPr>
        <w:t xml:space="preserve">Internal Audit </w:t>
      </w:r>
      <w:r w:rsidRPr="0065225C">
        <w:rPr>
          <w:rFonts w:ascii="Arial" w:hAnsi="Arial" w:cs="Arial"/>
          <w:b/>
          <w:szCs w:val="22"/>
        </w:rPr>
        <w:t>Example</w:t>
      </w:r>
      <w:r>
        <w:rPr>
          <w:rFonts w:ascii="Arial" w:hAnsi="Arial" w:cs="Arial"/>
          <w:b/>
          <w:szCs w:val="22"/>
        </w:rPr>
        <w:t>3</w:t>
      </w:r>
      <w:r>
        <w:rPr>
          <w:rFonts w:ascii="Arial" w:hAnsi="Arial" w:cs="Arial"/>
          <w:szCs w:val="22"/>
        </w:rPr>
        <w:t xml:space="preserve">:  </w:t>
      </w:r>
    </w:p>
    <w:p w14:paraId="7C3A4D8F" w14:textId="1264BDC1" w:rsidR="00111225" w:rsidRPr="005B0260" w:rsidRDefault="00111225" w:rsidP="00E56737">
      <w:pPr>
        <w:rPr>
          <w:rFonts w:ascii="Arial" w:hAnsi="Arial" w:cs="Arial"/>
          <w:b/>
          <w:szCs w:val="22"/>
          <w:lang w:val="en-GB"/>
        </w:rPr>
      </w:pPr>
    </w:p>
    <w:p w14:paraId="0FCA5D69" w14:textId="6A9687A1" w:rsidR="005B0260" w:rsidRDefault="00C64853">
      <w:pPr>
        <w:overflowPunct/>
        <w:autoSpaceDE/>
        <w:autoSpaceDN/>
        <w:adjustRightInd/>
        <w:textAlignment w:val="auto"/>
        <w:rPr>
          <w:rFonts w:ascii="Arial" w:hAnsi="Arial" w:cs="Arial"/>
          <w:b/>
          <w:szCs w:val="22"/>
        </w:rPr>
      </w:pPr>
      <w:r w:rsidRPr="005B0260">
        <w:rPr>
          <w:rFonts w:ascii="Arial" w:hAnsi="Arial" w:cs="Arial"/>
          <w:b/>
          <w:noProof/>
          <w:szCs w:val="22"/>
        </w:rPr>
        <mc:AlternateContent>
          <mc:Choice Requires="wps">
            <w:drawing>
              <wp:anchor distT="0" distB="0" distL="114300" distR="114300" simplePos="0" relativeHeight="253570560" behindDoc="0" locked="0" layoutInCell="1" allowOverlap="1" wp14:anchorId="3618DE99" wp14:editId="7B22267B">
                <wp:simplePos x="0" y="0"/>
                <wp:positionH relativeFrom="column">
                  <wp:posOffset>5048250</wp:posOffset>
                </wp:positionH>
                <wp:positionV relativeFrom="paragraph">
                  <wp:posOffset>1485265</wp:posOffset>
                </wp:positionV>
                <wp:extent cx="45719" cy="1333500"/>
                <wp:effectExtent l="38100" t="0" r="69215" b="57150"/>
                <wp:wrapNone/>
                <wp:docPr id="139" name="AutoShape 2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1333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AD2073E" id="_x0000_t32" coordsize="21600,21600" o:spt="32" o:oned="t" path="m,l21600,21600e" filled="f">
                <v:path arrowok="t" fillok="f" o:connecttype="none"/>
                <o:lock v:ext="edit" shapetype="t"/>
              </v:shapetype>
              <v:shape id="AutoShape 2554" o:spid="_x0000_s1026" type="#_x0000_t32" style="position:absolute;margin-left:397.5pt;margin-top:116.95pt;width:3.6pt;height:105pt;z-index:2535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" strokeweight="1.5pt">
                <v:stroke endarrow="block"/>
                <v:shadow color="#868686"/>
              </v:shape>
            </w:pict>
          </mc:Fallback>
        </mc:AlternateContent>
      </w:r>
      <w:r w:rsidRPr="005B0260">
        <w:rPr>
          <w:rFonts w:ascii="Arial" w:hAnsi="Arial" w:cs="Arial"/>
          <w:b/>
          <w:noProof/>
          <w:szCs w:val="22"/>
        </w:rPr>
        <mc:AlternateContent>
          <mc:Choice Requires="wps">
            <w:drawing>
              <wp:anchor distT="0" distB="0" distL="114300" distR="114300" simplePos="0" relativeHeight="253578752" behindDoc="0" locked="0" layoutInCell="1" allowOverlap="1" wp14:anchorId="2363B82B" wp14:editId="52D9B9B8">
                <wp:simplePos x="0" y="0"/>
                <wp:positionH relativeFrom="column">
                  <wp:posOffset>6076950</wp:posOffset>
                </wp:positionH>
                <wp:positionV relativeFrom="paragraph">
                  <wp:posOffset>1866265</wp:posOffset>
                </wp:positionV>
                <wp:extent cx="1009650" cy="600075"/>
                <wp:effectExtent l="0" t="0" r="19050" b="28575"/>
                <wp:wrapNone/>
                <wp:docPr id="166" name="Text Box 2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600075"/>
                        </a:xfrm>
                        <a:prstGeom prst="rect">
                          <a:avLst/>
                        </a:prstGeom>
                        <a:solidFill>
                          <a:schemeClr val="bg1"/>
                        </a:solidFill>
                        <a:ln w="19050">
                          <a:solidFill>
                            <a:srgbClr val="000000"/>
                          </a:solidFill>
                          <a:miter lim="800000"/>
                          <a:headEnd/>
                          <a:tailEnd/>
                        </a:ln>
                        <a:effectLst/>
                      </wps:spPr>
                      <wps:txbx>
                        <w:txbxContent>
                          <w:p w14:paraId="212A2BC0" w14:textId="28AC0F7F" w:rsidR="00393F33" w:rsidRPr="00DE13BD" w:rsidRDefault="00393F33" w:rsidP="005B0260">
                            <w:pPr>
                              <w:rPr>
                                <w:rFonts w:ascii="Arial" w:hAnsi="Arial" w:cs="Arial"/>
                                <w:sz w:val="16"/>
                                <w:szCs w:val="16"/>
                              </w:rPr>
                            </w:pPr>
                            <w:r>
                              <w:rPr>
                                <w:rFonts w:ascii="Arial" w:hAnsi="Arial" w:cs="Arial"/>
                                <w:sz w:val="16"/>
                                <w:szCs w:val="16"/>
                                <w:u w:val="single"/>
                              </w:rPr>
                              <w:t>Total Tonnage</w:t>
                            </w:r>
                            <w:r>
                              <w:rPr>
                                <w:rFonts w:ascii="Arial" w:hAnsi="Arial" w:cs="Arial"/>
                                <w:sz w:val="16"/>
                                <w:szCs w:val="16"/>
                              </w:rPr>
                              <w:t xml:space="preserve">:  The quantity claimed for post audit.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63B82B" id="_x0000_s1209" type="#_x0000_t202" style="position:absolute;margin-left:478.5pt;margin-top:146.95pt;width:79.5pt;height:47.25pt;z-index:2535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" fillcolor="white [3212]" strokeweight="1.5pt">
                <v:textbox>
                  <w:txbxContent>
                    <w:p w14:paraId="212A2BC0" w14:textId="28AC0F7F" w:rsidR="00393F33" w:rsidRPr="00DE13BD" w:rsidRDefault="00393F33" w:rsidP="005B0260">
                      <w:pPr>
                        <w:rPr>
                          <w:rFonts w:ascii="Arial" w:hAnsi="Arial" w:cs="Arial"/>
                          <w:sz w:val="16"/>
                          <w:szCs w:val="16"/>
                        </w:rPr>
                      </w:pPr>
                      <w:r>
                        <w:rPr>
                          <w:rFonts w:ascii="Arial" w:hAnsi="Arial" w:cs="Arial"/>
                          <w:sz w:val="16"/>
                          <w:szCs w:val="16"/>
                          <w:u w:val="single"/>
                        </w:rPr>
                        <w:t>Total Tonnage</w:t>
                      </w:r>
                      <w:r>
                        <w:rPr>
                          <w:rFonts w:ascii="Arial" w:hAnsi="Arial" w:cs="Arial"/>
                          <w:sz w:val="16"/>
                          <w:szCs w:val="16"/>
                        </w:rPr>
                        <w:t xml:space="preserve">:  The quantity claimed for post audit.  </w:t>
                      </w:r>
                    </w:p>
                  </w:txbxContent>
                </v:textbox>
              </v:shape>
            </w:pict>
          </mc:Fallback>
        </mc:AlternateContent>
      </w:r>
      <w:r w:rsidR="005B0260" w:rsidRPr="005B0260">
        <w:rPr>
          <w:rFonts w:ascii="Arial" w:hAnsi="Arial" w:cs="Arial"/>
          <w:b/>
          <w:noProof/>
          <w:szCs w:val="22"/>
        </w:rPr>
        <mc:AlternateContent>
          <mc:Choice Requires="wps">
            <w:drawing>
              <wp:anchor distT="0" distB="0" distL="114300" distR="114300" simplePos="0" relativeHeight="253568512" behindDoc="0" locked="0" layoutInCell="1" allowOverlap="1" wp14:anchorId="261F87B1" wp14:editId="5A8B66C5">
                <wp:simplePos x="0" y="0"/>
                <wp:positionH relativeFrom="column">
                  <wp:posOffset>4324350</wp:posOffset>
                </wp:positionH>
                <wp:positionV relativeFrom="paragraph">
                  <wp:posOffset>1466215</wp:posOffset>
                </wp:positionV>
                <wp:extent cx="295275" cy="714375"/>
                <wp:effectExtent l="38100" t="0" r="28575" b="47625"/>
                <wp:wrapNone/>
                <wp:docPr id="95" name="AutoShape 2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95275" cy="7143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8FE556D" id="AutoShape 2554" o:spid="_x0000_s1026" type="#_x0000_t32" style="position:absolute;margin-left:340.5pt;margin-top:115.45pt;width:23.25pt;height:56.25pt;flip:x;z-index:2535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" strokeweight="1.5pt">
                <v:stroke endarrow="block"/>
                <v:shadow color="#868686"/>
              </v:shape>
            </w:pict>
          </mc:Fallback>
        </mc:AlternateContent>
      </w:r>
      <w:r w:rsidR="005B0260" w:rsidRPr="005B0260">
        <w:rPr>
          <w:rFonts w:ascii="Arial" w:hAnsi="Arial" w:cs="Arial"/>
          <w:b/>
          <w:noProof/>
          <w:szCs w:val="22"/>
        </w:rPr>
        <mc:AlternateContent>
          <mc:Choice Requires="wps">
            <w:drawing>
              <wp:anchor distT="0" distB="0" distL="114300" distR="114300" simplePos="0" relativeHeight="253560320" behindDoc="0" locked="0" layoutInCell="1" allowOverlap="1" wp14:anchorId="670423FA" wp14:editId="0D50AAAE">
                <wp:simplePos x="0" y="0"/>
                <wp:positionH relativeFrom="column">
                  <wp:posOffset>3735705</wp:posOffset>
                </wp:positionH>
                <wp:positionV relativeFrom="paragraph">
                  <wp:posOffset>1456690</wp:posOffset>
                </wp:positionV>
                <wp:extent cx="283845" cy="2552700"/>
                <wp:effectExtent l="38100" t="0" r="20955" b="57150"/>
                <wp:wrapNone/>
                <wp:docPr id="62" name="AutoShape 2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3845" cy="25527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E405BFA" id="AutoShape 2554" o:spid="_x0000_s1026" type="#_x0000_t32" style="position:absolute;margin-left:294.15pt;margin-top:114.7pt;width:22.35pt;height:201pt;flip:x;z-index:2535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" strokeweight="1.5pt">
                <v:stroke endarrow="block"/>
                <v:shadow color="#868686"/>
              </v:shape>
            </w:pict>
          </mc:Fallback>
        </mc:AlternateContent>
      </w:r>
      <w:r w:rsidR="005B0260" w:rsidRPr="005B0260">
        <w:rPr>
          <w:rFonts w:ascii="Arial" w:hAnsi="Arial" w:cs="Arial"/>
          <w:b/>
          <w:noProof/>
          <w:szCs w:val="22"/>
        </w:rPr>
        <mc:AlternateContent>
          <mc:Choice Requires="wps">
            <w:drawing>
              <wp:anchor distT="0" distB="0" distL="114300" distR="114300" simplePos="0" relativeHeight="253572608" behindDoc="0" locked="0" layoutInCell="1" allowOverlap="1" wp14:anchorId="5225C518" wp14:editId="17760E17">
                <wp:simplePos x="0" y="0"/>
                <wp:positionH relativeFrom="column">
                  <wp:posOffset>6174105</wp:posOffset>
                </wp:positionH>
                <wp:positionV relativeFrom="paragraph">
                  <wp:posOffset>1494790</wp:posOffset>
                </wp:positionV>
                <wp:extent cx="47625" cy="352425"/>
                <wp:effectExtent l="38100" t="0" r="85725" b="47625"/>
                <wp:wrapNone/>
                <wp:docPr id="140" name="AutoShape 2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 cy="3524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0298098" id="AutoShape 2554" o:spid="_x0000_s1026" type="#_x0000_t32" style="position:absolute;margin-left:486.15pt;margin-top:117.7pt;width:3.75pt;height:27.75pt;z-index:2535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" strokeweight="1.5pt">
                <v:stroke endarrow="block"/>
                <v:shadow color="#868686"/>
              </v:shape>
            </w:pict>
          </mc:Fallback>
        </mc:AlternateContent>
      </w:r>
      <w:r w:rsidR="005B0260" w:rsidRPr="005B0260">
        <w:rPr>
          <w:rFonts w:ascii="Arial" w:hAnsi="Arial" w:cs="Arial"/>
          <w:b/>
          <w:noProof/>
          <w:szCs w:val="22"/>
        </w:rPr>
        <mc:AlternateContent>
          <mc:Choice Requires="wps">
            <w:drawing>
              <wp:anchor distT="0" distB="0" distL="114300" distR="114300" simplePos="0" relativeHeight="253566464" behindDoc="0" locked="0" layoutInCell="1" allowOverlap="1" wp14:anchorId="41AF0D9B" wp14:editId="33123DD6">
                <wp:simplePos x="0" y="0"/>
                <wp:positionH relativeFrom="margin">
                  <wp:posOffset>5962649</wp:posOffset>
                </wp:positionH>
                <wp:positionV relativeFrom="paragraph">
                  <wp:posOffset>94614</wp:posOffset>
                </wp:positionV>
                <wp:extent cx="295275" cy="1362075"/>
                <wp:effectExtent l="0" t="0" r="28575" b="28575"/>
                <wp:wrapNone/>
                <wp:docPr id="81" name="AutoShape 25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295275" cy="13620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AA1A82D" id="AutoShape 2553" o:spid="_x0000_s1026" style="position:absolute;margin-left:469.5pt;margin-top:7.45pt;width:23.25pt;height:107.25pt;flip:x y;z-index:25356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" filled="f" strokecolor="red" strokeweight="1.5pt">
                <v:shadow color="#868686"/>
                <w10:wrap anchorx="margin"/>
              </v:roundrect>
            </w:pict>
          </mc:Fallback>
        </mc:AlternateContent>
      </w:r>
      <w:r w:rsidR="005B0260" w:rsidRPr="005B0260">
        <w:rPr>
          <w:rFonts w:ascii="Arial" w:hAnsi="Arial" w:cs="Arial"/>
          <w:b/>
          <w:noProof/>
          <w:szCs w:val="22"/>
        </w:rPr>
        <mc:AlternateContent>
          <mc:Choice Requires="wps">
            <w:drawing>
              <wp:anchor distT="0" distB="0" distL="114300" distR="114300" simplePos="0" relativeHeight="253564416" behindDoc="0" locked="0" layoutInCell="1" allowOverlap="1" wp14:anchorId="5C4FF69E" wp14:editId="69B6FC99">
                <wp:simplePos x="0" y="0"/>
                <wp:positionH relativeFrom="margin">
                  <wp:posOffset>4752974</wp:posOffset>
                </wp:positionH>
                <wp:positionV relativeFrom="paragraph">
                  <wp:posOffset>104139</wp:posOffset>
                </wp:positionV>
                <wp:extent cx="1190625" cy="1362075"/>
                <wp:effectExtent l="0" t="0" r="28575" b="28575"/>
                <wp:wrapNone/>
                <wp:docPr id="69" name="AutoShape 25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1190625" cy="13620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447AEA9" id="AutoShape 2553" o:spid="_x0000_s1026" style="position:absolute;margin-left:374.25pt;margin-top:8.2pt;width:93.75pt;height:107.25pt;flip:x y;z-index:25356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" filled="f" strokecolor="red" strokeweight="1.5pt">
                <v:shadow color="#868686"/>
                <w10:wrap anchorx="margin"/>
              </v:roundrect>
            </w:pict>
          </mc:Fallback>
        </mc:AlternateContent>
      </w:r>
      <w:r w:rsidR="005B0260" w:rsidRPr="005B0260">
        <w:rPr>
          <w:rFonts w:ascii="Arial" w:hAnsi="Arial" w:cs="Arial"/>
          <w:b/>
          <w:noProof/>
          <w:szCs w:val="22"/>
        </w:rPr>
        <mc:AlternateContent>
          <mc:Choice Requires="wps">
            <w:drawing>
              <wp:anchor distT="0" distB="0" distL="114300" distR="114300" simplePos="0" relativeHeight="253562368" behindDoc="0" locked="0" layoutInCell="1" allowOverlap="1" wp14:anchorId="7A2D2A32" wp14:editId="2EA50E34">
                <wp:simplePos x="0" y="0"/>
                <wp:positionH relativeFrom="margin">
                  <wp:posOffset>4467225</wp:posOffset>
                </wp:positionH>
                <wp:positionV relativeFrom="paragraph">
                  <wp:posOffset>104139</wp:posOffset>
                </wp:positionV>
                <wp:extent cx="285750" cy="1362075"/>
                <wp:effectExtent l="0" t="0" r="19050" b="28575"/>
                <wp:wrapNone/>
                <wp:docPr id="63" name="AutoShape 25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285750" cy="13620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AB6A16" id="AutoShape 2553" o:spid="_x0000_s1026" style="position:absolute;margin-left:351.75pt;margin-top:8.2pt;width:22.5pt;height:107.25pt;flip:x y;z-index:25356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" filled="f" strokecolor="red" strokeweight="1.5pt">
                <v:shadow color="#868686"/>
                <w10:wrap anchorx="margin"/>
              </v:roundrect>
            </w:pict>
          </mc:Fallback>
        </mc:AlternateContent>
      </w:r>
      <w:r w:rsidR="005B0260" w:rsidRPr="005B0260">
        <w:rPr>
          <w:rFonts w:ascii="Arial" w:hAnsi="Arial" w:cs="Arial"/>
          <w:b/>
          <w:noProof/>
          <w:szCs w:val="22"/>
        </w:rPr>
        <mc:AlternateContent>
          <mc:Choice Requires="wps">
            <w:drawing>
              <wp:anchor distT="0" distB="0" distL="114300" distR="114300" simplePos="0" relativeHeight="253558272" behindDoc="0" locked="0" layoutInCell="1" allowOverlap="1" wp14:anchorId="697ED13A" wp14:editId="62E387DC">
                <wp:simplePos x="0" y="0"/>
                <wp:positionH relativeFrom="margin">
                  <wp:posOffset>3857625</wp:posOffset>
                </wp:positionH>
                <wp:positionV relativeFrom="paragraph">
                  <wp:posOffset>94614</wp:posOffset>
                </wp:positionV>
                <wp:extent cx="628650" cy="1362075"/>
                <wp:effectExtent l="0" t="0" r="19050" b="28575"/>
                <wp:wrapNone/>
                <wp:docPr id="61" name="AutoShape 25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628650" cy="13620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357194" id="AutoShape 2553" o:spid="_x0000_s1026" style="position:absolute;margin-left:303.75pt;margin-top:7.45pt;width:49.5pt;height:107.25pt;flip:x y;z-index:25355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" filled="f" strokecolor="red" strokeweight="1.5pt">
                <v:shadow color="#868686"/>
                <w10:wrap anchorx="margin"/>
              </v:roundrect>
            </w:pict>
          </mc:Fallback>
        </mc:AlternateContent>
      </w:r>
      <w:r w:rsidR="005B0260" w:rsidRPr="005B0260">
        <w:rPr>
          <w:rFonts w:ascii="Arial" w:hAnsi="Arial" w:cs="Arial"/>
          <w:b/>
          <w:noProof/>
          <w:szCs w:val="22"/>
        </w:rPr>
        <mc:AlternateContent>
          <mc:Choice Requires="wps">
            <w:drawing>
              <wp:anchor distT="0" distB="0" distL="114300" distR="114300" simplePos="0" relativeHeight="253554176" behindDoc="0" locked="0" layoutInCell="1" allowOverlap="1" wp14:anchorId="6C7ACE86" wp14:editId="495768D9">
                <wp:simplePos x="0" y="0"/>
                <wp:positionH relativeFrom="column">
                  <wp:posOffset>1533525</wp:posOffset>
                </wp:positionH>
                <wp:positionV relativeFrom="paragraph">
                  <wp:posOffset>1847215</wp:posOffset>
                </wp:positionV>
                <wp:extent cx="47625" cy="352425"/>
                <wp:effectExtent l="38100" t="0" r="85725" b="47625"/>
                <wp:wrapNone/>
                <wp:docPr id="58" name="AutoShape 2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 cy="3524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5755DF1" id="AutoShape 2554" o:spid="_x0000_s1026" type="#_x0000_t32" style="position:absolute;margin-left:120.75pt;margin-top:145.45pt;width:3.75pt;height:27.75pt;z-index:2535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" strokeweight="1.5pt">
                <v:stroke endarrow="block"/>
                <v:shadow color="#868686"/>
              </v:shape>
            </w:pict>
          </mc:Fallback>
        </mc:AlternateContent>
      </w:r>
      <w:r w:rsidR="005B0260" w:rsidRPr="005B0260">
        <w:rPr>
          <w:rFonts w:ascii="Arial" w:hAnsi="Arial" w:cs="Arial"/>
          <w:b/>
          <w:noProof/>
          <w:szCs w:val="22"/>
        </w:rPr>
        <mc:AlternateContent>
          <mc:Choice Requires="wps">
            <w:drawing>
              <wp:anchor distT="0" distB="0" distL="114300" distR="114300" simplePos="0" relativeHeight="253552128" behindDoc="0" locked="0" layoutInCell="1" allowOverlap="1" wp14:anchorId="00D185ED" wp14:editId="7B4EF787">
                <wp:simplePos x="0" y="0"/>
                <wp:positionH relativeFrom="margin">
                  <wp:posOffset>133350</wp:posOffset>
                </wp:positionH>
                <wp:positionV relativeFrom="paragraph">
                  <wp:posOffset>170814</wp:posOffset>
                </wp:positionV>
                <wp:extent cx="3733800" cy="1685925"/>
                <wp:effectExtent l="0" t="0" r="19050" b="28575"/>
                <wp:wrapNone/>
                <wp:docPr id="55" name="AutoShape 25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3733800" cy="16859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A0D363" id="AutoShape 2553" o:spid="_x0000_s1026" style="position:absolute;margin-left:10.5pt;margin-top:13.45pt;width:294pt;height:132.75pt;flip:x y;z-index:253552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" filled="f" strokecolor="red" strokeweight="1.5pt">
                <v:shadow color="#868686"/>
                <w10:wrap anchorx="margin"/>
              </v:roundrect>
            </w:pict>
          </mc:Fallback>
        </mc:AlternateContent>
      </w:r>
      <w:r w:rsidR="005B0260">
        <w:rPr>
          <w:noProof/>
        </w:rPr>
        <w:drawing>
          <wp:inline distT="0" distB="0" distL="0" distR="0" wp14:anchorId="475E0DB0" wp14:editId="6AF60993">
            <wp:extent cx="6858000" cy="20345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858000" cy="2034540"/>
                    </a:xfrm>
                    <a:prstGeom prst="rect">
                      <a:avLst/>
                    </a:prstGeom>
                  </pic:spPr>
                </pic:pic>
              </a:graphicData>
            </a:graphic>
          </wp:inline>
        </w:drawing>
      </w:r>
    </w:p>
    <w:p w14:paraId="5B8D884C" w14:textId="134323C6" w:rsidR="005B0260" w:rsidRDefault="005B0260">
      <w:pPr>
        <w:overflowPunct/>
        <w:autoSpaceDE/>
        <w:autoSpaceDN/>
        <w:adjustRightInd/>
        <w:textAlignment w:val="auto"/>
        <w:rPr>
          <w:rFonts w:ascii="Arial" w:hAnsi="Arial" w:cs="Arial"/>
          <w:b/>
          <w:szCs w:val="22"/>
        </w:rPr>
      </w:pPr>
    </w:p>
    <w:p w14:paraId="352D61D3" w14:textId="40627F87" w:rsidR="005B0260" w:rsidRDefault="00C64853">
      <w:pPr>
        <w:overflowPunct/>
        <w:autoSpaceDE/>
        <w:autoSpaceDN/>
        <w:adjustRightInd/>
        <w:textAlignment w:val="auto"/>
        <w:rPr>
          <w:rFonts w:ascii="Arial" w:hAnsi="Arial" w:cs="Arial"/>
          <w:b/>
          <w:szCs w:val="22"/>
        </w:rPr>
      </w:pPr>
      <w:r w:rsidRPr="005B0260">
        <w:rPr>
          <w:rFonts w:ascii="Arial" w:hAnsi="Arial" w:cs="Arial"/>
          <w:b/>
          <w:noProof/>
          <w:szCs w:val="22"/>
        </w:rPr>
        <mc:AlternateContent>
          <mc:Choice Requires="wps">
            <w:drawing>
              <wp:anchor distT="0" distB="0" distL="114300" distR="114300" simplePos="0" relativeHeight="253576704" behindDoc="0" locked="0" layoutInCell="1" allowOverlap="1" wp14:anchorId="42212BD6" wp14:editId="7E20A312">
                <wp:simplePos x="0" y="0"/>
                <wp:positionH relativeFrom="column">
                  <wp:posOffset>4562475</wp:posOffset>
                </wp:positionH>
                <wp:positionV relativeFrom="paragraph">
                  <wp:posOffset>662941</wp:posOffset>
                </wp:positionV>
                <wp:extent cx="1457325" cy="609600"/>
                <wp:effectExtent l="0" t="0" r="28575" b="19050"/>
                <wp:wrapNone/>
                <wp:docPr id="165" name="Text Box 2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609600"/>
                        </a:xfrm>
                        <a:prstGeom prst="rect">
                          <a:avLst/>
                        </a:prstGeom>
                        <a:solidFill>
                          <a:schemeClr val="bg1"/>
                        </a:solidFill>
                        <a:ln w="19050">
                          <a:solidFill>
                            <a:srgbClr val="000000"/>
                          </a:solidFill>
                          <a:miter lim="800000"/>
                          <a:headEnd/>
                          <a:tailEnd/>
                        </a:ln>
                        <a:effectLst/>
                      </wps:spPr>
                      <wps:txbx>
                        <w:txbxContent>
                          <w:p w14:paraId="585FE599" w14:textId="26A64DC8" w:rsidR="00393F33" w:rsidRPr="00DE13BD" w:rsidRDefault="00393F33" w:rsidP="005B0260">
                            <w:pPr>
                              <w:rPr>
                                <w:rFonts w:ascii="Arial" w:hAnsi="Arial" w:cs="Arial"/>
                                <w:sz w:val="16"/>
                                <w:szCs w:val="16"/>
                              </w:rPr>
                            </w:pPr>
                            <w:r>
                              <w:rPr>
                                <w:rFonts w:ascii="Arial" w:hAnsi="Arial" w:cs="Arial"/>
                                <w:sz w:val="16"/>
                                <w:szCs w:val="16"/>
                                <w:u w:val="single"/>
                              </w:rPr>
                              <w:t>UPC/Prouct Desction</w:t>
                            </w:r>
                            <w:r>
                              <w:rPr>
                                <w:rFonts w:ascii="Arial" w:hAnsi="Arial" w:cs="Arial"/>
                                <w:sz w:val="16"/>
                                <w:szCs w:val="16"/>
                              </w:rPr>
                              <w:t>:  The client UPC and product description claimed for post audit.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212BD6" id="_x0000_s1210" type="#_x0000_t202" style="position:absolute;margin-left:359.25pt;margin-top:52.2pt;width:114.75pt;height:48pt;z-index:2535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" fillcolor="white [3212]" strokeweight="1.5pt">
                <v:textbox>
                  <w:txbxContent>
                    <w:p w14:paraId="585FE599" w14:textId="26A64DC8" w:rsidR="00393F33" w:rsidRPr="00DE13BD" w:rsidRDefault="00393F33" w:rsidP="005B0260">
                      <w:pPr>
                        <w:rPr>
                          <w:rFonts w:ascii="Arial" w:hAnsi="Arial" w:cs="Arial"/>
                          <w:sz w:val="16"/>
                          <w:szCs w:val="16"/>
                        </w:rPr>
                      </w:pPr>
                      <w:r>
                        <w:rPr>
                          <w:rFonts w:ascii="Arial" w:hAnsi="Arial" w:cs="Arial"/>
                          <w:sz w:val="16"/>
                          <w:szCs w:val="16"/>
                          <w:u w:val="single"/>
                        </w:rPr>
                        <w:t>UPC/Prouct Desction</w:t>
                      </w:r>
                      <w:r>
                        <w:rPr>
                          <w:rFonts w:ascii="Arial" w:hAnsi="Arial" w:cs="Arial"/>
                          <w:sz w:val="16"/>
                          <w:szCs w:val="16"/>
                        </w:rPr>
                        <w:t>:  The client UPC and product description claimed for post audit.</w:t>
                      </w:r>
                    </w:p>
                  </w:txbxContent>
                </v:textbox>
              </v:shape>
            </w:pict>
          </mc:Fallback>
        </mc:AlternateContent>
      </w:r>
      <w:r w:rsidR="005B0260" w:rsidRPr="005B0260">
        <w:rPr>
          <w:rFonts w:ascii="Arial" w:hAnsi="Arial" w:cs="Arial"/>
          <w:b/>
          <w:noProof/>
          <w:szCs w:val="22"/>
        </w:rPr>
        <mc:AlternateContent>
          <mc:Choice Requires="wps">
            <w:drawing>
              <wp:anchor distT="0" distB="0" distL="114300" distR="114300" simplePos="0" relativeHeight="253550080" behindDoc="0" locked="0" layoutInCell="1" allowOverlap="1" wp14:anchorId="7D40E789" wp14:editId="30DEB2BF">
                <wp:simplePos x="0" y="0"/>
                <wp:positionH relativeFrom="column">
                  <wp:posOffset>4019550</wp:posOffset>
                </wp:positionH>
                <wp:positionV relativeFrom="paragraph">
                  <wp:posOffset>5715</wp:posOffset>
                </wp:positionV>
                <wp:extent cx="838200" cy="495300"/>
                <wp:effectExtent l="0" t="0" r="19050" b="19050"/>
                <wp:wrapNone/>
                <wp:docPr id="53" name="Text Box 2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495300"/>
                        </a:xfrm>
                        <a:prstGeom prst="rect">
                          <a:avLst/>
                        </a:prstGeom>
                        <a:solidFill>
                          <a:schemeClr val="bg1"/>
                        </a:solidFill>
                        <a:ln w="19050">
                          <a:solidFill>
                            <a:srgbClr val="000000"/>
                          </a:solidFill>
                          <a:miter lim="800000"/>
                          <a:headEnd/>
                          <a:tailEnd/>
                        </a:ln>
                        <a:effectLst/>
                      </wps:spPr>
                      <wps:txbx>
                        <w:txbxContent>
                          <w:p w14:paraId="3E379237" w14:textId="4A3B5465" w:rsidR="00393F33" w:rsidRPr="00DE13BD" w:rsidRDefault="00393F33" w:rsidP="005B0260">
                            <w:pPr>
                              <w:rPr>
                                <w:rFonts w:ascii="Arial" w:hAnsi="Arial" w:cs="Arial"/>
                                <w:sz w:val="16"/>
                                <w:szCs w:val="16"/>
                              </w:rPr>
                            </w:pPr>
                            <w:r>
                              <w:rPr>
                                <w:rFonts w:ascii="Arial" w:hAnsi="Arial" w:cs="Arial"/>
                                <w:sz w:val="16"/>
                                <w:szCs w:val="16"/>
                                <w:u w:val="single"/>
                              </w:rPr>
                              <w:t>Rate</w:t>
                            </w:r>
                            <w:r>
                              <w:rPr>
                                <w:rFonts w:ascii="Arial" w:hAnsi="Arial" w:cs="Arial"/>
                                <w:sz w:val="16"/>
                                <w:szCs w:val="16"/>
                              </w:rPr>
                              <w:t>:  The rate claimed for post audit.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40E789" id="_x0000_s1211" type="#_x0000_t202" style="position:absolute;margin-left:316.5pt;margin-top:.45pt;width:66pt;height:39pt;z-index:2535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" fillcolor="white [3212]" strokeweight="1.5pt">
                <v:textbox>
                  <w:txbxContent>
                    <w:p w14:paraId="3E379237" w14:textId="4A3B5465" w:rsidR="00393F33" w:rsidRPr="00DE13BD" w:rsidRDefault="00393F33" w:rsidP="005B0260">
                      <w:pPr>
                        <w:rPr>
                          <w:rFonts w:ascii="Arial" w:hAnsi="Arial" w:cs="Arial"/>
                          <w:sz w:val="16"/>
                          <w:szCs w:val="16"/>
                        </w:rPr>
                      </w:pPr>
                      <w:r>
                        <w:rPr>
                          <w:rFonts w:ascii="Arial" w:hAnsi="Arial" w:cs="Arial"/>
                          <w:sz w:val="16"/>
                          <w:szCs w:val="16"/>
                          <w:u w:val="single"/>
                        </w:rPr>
                        <w:t>Rate</w:t>
                      </w:r>
                      <w:r>
                        <w:rPr>
                          <w:rFonts w:ascii="Arial" w:hAnsi="Arial" w:cs="Arial"/>
                          <w:sz w:val="16"/>
                          <w:szCs w:val="16"/>
                        </w:rPr>
                        <w:t>:  The rate claimed for post audit.</w:t>
                      </w:r>
                    </w:p>
                  </w:txbxContent>
                </v:textbox>
              </v:shape>
            </w:pict>
          </mc:Fallback>
        </mc:AlternateContent>
      </w:r>
      <w:r w:rsidR="005B0260" w:rsidRPr="005B0260">
        <w:rPr>
          <w:rFonts w:ascii="Arial" w:hAnsi="Arial" w:cs="Arial"/>
          <w:b/>
          <w:noProof/>
          <w:szCs w:val="22"/>
        </w:rPr>
        <mc:AlternateContent>
          <mc:Choice Requires="wps">
            <w:drawing>
              <wp:anchor distT="0" distB="0" distL="114300" distR="114300" simplePos="0" relativeHeight="253574656" behindDoc="0" locked="0" layoutInCell="1" allowOverlap="1" wp14:anchorId="68B2889E" wp14:editId="37E70088">
                <wp:simplePos x="0" y="0"/>
                <wp:positionH relativeFrom="column">
                  <wp:posOffset>3143250</wp:posOffset>
                </wp:positionH>
                <wp:positionV relativeFrom="paragraph">
                  <wp:posOffset>1853565</wp:posOffset>
                </wp:positionV>
                <wp:extent cx="1421130" cy="571500"/>
                <wp:effectExtent l="0" t="0" r="26670" b="19050"/>
                <wp:wrapNone/>
                <wp:docPr id="164" name="Text Box 2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1130" cy="571500"/>
                        </a:xfrm>
                        <a:prstGeom prst="rect">
                          <a:avLst/>
                        </a:prstGeom>
                        <a:solidFill>
                          <a:schemeClr val="bg1"/>
                        </a:solidFill>
                        <a:ln w="19050">
                          <a:solidFill>
                            <a:srgbClr val="000000"/>
                          </a:solidFill>
                          <a:miter lim="800000"/>
                          <a:headEnd/>
                          <a:tailEnd/>
                        </a:ln>
                        <a:effectLst/>
                      </wps:spPr>
                      <wps:txbx>
                        <w:txbxContent>
                          <w:p w14:paraId="4950F816" w14:textId="08E991A4" w:rsidR="00393F33" w:rsidRPr="00DE13BD" w:rsidRDefault="00393F33" w:rsidP="005B0260">
                            <w:pPr>
                              <w:rPr>
                                <w:rFonts w:ascii="Arial" w:hAnsi="Arial" w:cs="Arial"/>
                                <w:sz w:val="16"/>
                                <w:szCs w:val="16"/>
                              </w:rPr>
                            </w:pPr>
                            <w:r>
                              <w:rPr>
                                <w:rFonts w:ascii="Arial" w:hAnsi="Arial" w:cs="Arial"/>
                                <w:sz w:val="16"/>
                                <w:szCs w:val="16"/>
                                <w:u w:val="single"/>
                              </w:rPr>
                              <w:t>Date</w:t>
                            </w:r>
                            <w:r>
                              <w:rPr>
                                <w:rFonts w:ascii="Arial" w:hAnsi="Arial" w:cs="Arial"/>
                                <w:sz w:val="16"/>
                                <w:szCs w:val="16"/>
                              </w:rPr>
                              <w:t>:  The deal dates the customer is claiming are used to match to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B2889E" id="_x0000_s1212" type="#_x0000_t202" style="position:absolute;margin-left:247.5pt;margin-top:145.95pt;width:111.9pt;height:45pt;z-index:2535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" fillcolor="white [3212]" strokeweight="1.5pt">
                <v:textbox>
                  <w:txbxContent>
                    <w:p w14:paraId="4950F816" w14:textId="08E991A4" w:rsidR="00393F33" w:rsidRPr="00DE13BD" w:rsidRDefault="00393F33" w:rsidP="005B0260">
                      <w:pPr>
                        <w:rPr>
                          <w:rFonts w:ascii="Arial" w:hAnsi="Arial" w:cs="Arial"/>
                          <w:sz w:val="16"/>
                          <w:szCs w:val="16"/>
                        </w:rPr>
                      </w:pPr>
                      <w:r>
                        <w:rPr>
                          <w:rFonts w:ascii="Arial" w:hAnsi="Arial" w:cs="Arial"/>
                          <w:sz w:val="16"/>
                          <w:szCs w:val="16"/>
                          <w:u w:val="single"/>
                        </w:rPr>
                        <w:t>Date</w:t>
                      </w:r>
                      <w:r>
                        <w:rPr>
                          <w:rFonts w:ascii="Arial" w:hAnsi="Arial" w:cs="Arial"/>
                          <w:sz w:val="16"/>
                          <w:szCs w:val="16"/>
                        </w:rPr>
                        <w:t>:  The deal dates the customer is claiming are used to match to the contract.</w:t>
                      </w:r>
                    </w:p>
                  </w:txbxContent>
                </v:textbox>
              </v:shape>
            </w:pict>
          </mc:Fallback>
        </mc:AlternateContent>
      </w:r>
      <w:r w:rsidR="005B0260" w:rsidRPr="005B0260">
        <w:rPr>
          <w:rFonts w:ascii="Arial" w:hAnsi="Arial" w:cs="Arial"/>
          <w:b/>
          <w:noProof/>
          <w:szCs w:val="22"/>
        </w:rPr>
        <mc:AlternateContent>
          <mc:Choice Requires="wps">
            <w:drawing>
              <wp:anchor distT="0" distB="0" distL="114300" distR="114300" simplePos="0" relativeHeight="253556224" behindDoc="0" locked="0" layoutInCell="1" allowOverlap="1" wp14:anchorId="6AB0751E" wp14:editId="64567150">
                <wp:simplePos x="0" y="0"/>
                <wp:positionH relativeFrom="column">
                  <wp:posOffset>1504950</wp:posOffset>
                </wp:positionH>
                <wp:positionV relativeFrom="paragraph">
                  <wp:posOffset>5715</wp:posOffset>
                </wp:positionV>
                <wp:extent cx="2221230" cy="457200"/>
                <wp:effectExtent l="0" t="0" r="26670" b="19050"/>
                <wp:wrapNone/>
                <wp:docPr id="60" name="Text Box 2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1230" cy="45720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622A306" w14:textId="28F77170" w:rsidR="00393F33" w:rsidRPr="00DE13BD" w:rsidRDefault="00393F33" w:rsidP="005B0260">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Explanation for why the post audit was taken.  Additional backup may be on other tabs ofa the Excel file.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B0751E" id="_x0000_s1213" type="#_x0000_t202" style="position:absolute;margin-left:118.5pt;margin-top:.45pt;width:174.9pt;height:36pt;z-index:2535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" fillcolor="#8db3e2 [1311]" strokeweight="1.5pt">
                <v:shadow color="#868686"/>
                <v:textbox>
                  <w:txbxContent>
                    <w:p w14:paraId="7622A306" w14:textId="28F77170" w:rsidR="00393F33" w:rsidRPr="00DE13BD" w:rsidRDefault="00393F33" w:rsidP="005B0260">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Explanation for why the post audit was taken.  Additional backup may be on other tabs ofa the Excel file.</w:t>
                      </w:r>
                    </w:p>
                  </w:txbxContent>
                </v:textbox>
              </v:shape>
            </w:pict>
          </mc:Fallback>
        </mc:AlternateContent>
      </w:r>
      <w:r w:rsidR="005B0260" w:rsidRPr="005B0260">
        <w:rPr>
          <w:rFonts w:ascii="Arial" w:hAnsi="Arial" w:cs="Arial"/>
          <w:b/>
          <w:noProof/>
          <w:szCs w:val="22"/>
        </w:rPr>
        <mc:AlternateContent>
          <mc:Choice Requires="wps">
            <w:drawing>
              <wp:anchor distT="0" distB="0" distL="114300" distR="114300" simplePos="0" relativeHeight="253545984" behindDoc="0" locked="0" layoutInCell="1" allowOverlap="1" wp14:anchorId="49B47D58" wp14:editId="06D62695">
                <wp:simplePos x="0" y="0"/>
                <wp:positionH relativeFrom="column">
                  <wp:posOffset>1518920</wp:posOffset>
                </wp:positionH>
                <wp:positionV relativeFrom="paragraph">
                  <wp:posOffset>1016000</wp:posOffset>
                </wp:positionV>
                <wp:extent cx="2221230" cy="402590"/>
                <wp:effectExtent l="0" t="0" r="26670" b="16510"/>
                <wp:wrapNone/>
                <wp:docPr id="23" name="Text Box 2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1230" cy="40259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6445C78" w14:textId="28990579" w:rsidR="00393F33" w:rsidRPr="00DE13BD" w:rsidRDefault="00393F33" w:rsidP="005B0260">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INT AUDIT identifies the claim as being for an internal post audit.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B47D58" id="_x0000_s1214" type="#_x0000_t202" style="position:absolute;margin-left:119.6pt;margin-top:80pt;width:174.9pt;height:31.7pt;z-index:2535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" fillcolor="#8db3e2 [1311]" strokeweight="1.5pt">
                <v:shadow color="#868686"/>
                <v:textbox>
                  <w:txbxContent>
                    <w:p w14:paraId="26445C78" w14:textId="28990579" w:rsidR="00393F33" w:rsidRPr="00DE13BD" w:rsidRDefault="00393F33" w:rsidP="005B0260">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INT AUDIT identifies the claim as being for an internal post audit.</w:t>
                      </w:r>
                    </w:p>
                  </w:txbxContent>
                </v:textbox>
              </v:shape>
            </w:pict>
          </mc:Fallback>
        </mc:AlternateContent>
      </w:r>
      <w:r w:rsidR="005B0260" w:rsidRPr="005B0260">
        <w:rPr>
          <w:rFonts w:ascii="Arial" w:hAnsi="Arial" w:cs="Arial"/>
          <w:b/>
          <w:noProof/>
          <w:szCs w:val="22"/>
        </w:rPr>
        <mc:AlternateContent>
          <mc:Choice Requires="wps">
            <w:drawing>
              <wp:anchor distT="0" distB="0" distL="114300" distR="114300" simplePos="0" relativeHeight="253549056" behindDoc="0" locked="0" layoutInCell="1" allowOverlap="1" wp14:anchorId="32F2229D" wp14:editId="6789E0B0">
                <wp:simplePos x="0" y="0"/>
                <wp:positionH relativeFrom="column">
                  <wp:posOffset>1322070</wp:posOffset>
                </wp:positionH>
                <wp:positionV relativeFrom="paragraph">
                  <wp:posOffset>511175</wp:posOffset>
                </wp:positionV>
                <wp:extent cx="351155" cy="359410"/>
                <wp:effectExtent l="9525" t="12700" r="10795" b="18415"/>
                <wp:wrapNone/>
                <wp:docPr id="52" name="Oval 25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E482ADD" w14:textId="77777777" w:rsidR="00393F33" w:rsidRPr="00142371" w:rsidRDefault="00393F33" w:rsidP="005B0260">
                            <w:pPr>
                              <w:jc w:val="center"/>
                              <w:rPr>
                                <w:rFonts w:ascii="Arial" w:hAnsi="Arial" w:cs="Arial"/>
                              </w:rPr>
                            </w:pPr>
                            <w:r w:rsidRPr="00142371">
                              <w:rPr>
                                <w:rFonts w:ascii="Arial" w:hAnsi="Arial" w:cs="Arial"/>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F2229D" id="_x0000_s1215" style="position:absolute;margin-left:104.1pt;margin-top:40.25pt;width:27.65pt;height:28.3pt;z-index:2535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" fillcolor="#8db3e2 [1311]" strokecolor="yellow" strokeweight="1.5pt">
                <v:shadow color="#868686"/>
                <v:textbox>
                  <w:txbxContent>
                    <w:p w14:paraId="2E482ADD" w14:textId="77777777" w:rsidR="00393F33" w:rsidRPr="00142371" w:rsidRDefault="00393F33" w:rsidP="005B0260">
                      <w:pPr>
                        <w:jc w:val="center"/>
                        <w:rPr>
                          <w:rFonts w:ascii="Arial" w:hAnsi="Arial" w:cs="Arial"/>
                        </w:rPr>
                      </w:pPr>
                      <w:r w:rsidRPr="00142371">
                        <w:rPr>
                          <w:rFonts w:ascii="Arial" w:hAnsi="Arial" w:cs="Arial"/>
                        </w:rPr>
                        <w:t>i</w:t>
                      </w:r>
                    </w:p>
                  </w:txbxContent>
                </v:textbox>
              </v:oval>
            </w:pict>
          </mc:Fallback>
        </mc:AlternateContent>
      </w:r>
      <w:r w:rsidR="005B0260" w:rsidRPr="005B0260">
        <w:rPr>
          <w:rFonts w:ascii="Arial" w:hAnsi="Arial" w:cs="Arial"/>
          <w:b/>
          <w:noProof/>
          <w:szCs w:val="22"/>
        </w:rPr>
        <mc:AlternateContent>
          <mc:Choice Requires="wps">
            <w:drawing>
              <wp:anchor distT="0" distB="0" distL="114300" distR="114300" simplePos="0" relativeHeight="253548032" behindDoc="0" locked="0" layoutInCell="1" allowOverlap="1" wp14:anchorId="0DE2A3E0" wp14:editId="006EDB5F">
                <wp:simplePos x="0" y="0"/>
                <wp:positionH relativeFrom="column">
                  <wp:posOffset>1083945</wp:posOffset>
                </wp:positionH>
                <wp:positionV relativeFrom="paragraph">
                  <wp:posOffset>1033145</wp:posOffset>
                </wp:positionV>
                <wp:extent cx="430530" cy="45719"/>
                <wp:effectExtent l="0" t="38100" r="45720" b="88265"/>
                <wp:wrapNone/>
                <wp:docPr id="49" name="AutoShape 2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0530" cy="4571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0872254" id="AutoShape 2554" o:spid="_x0000_s1026" type="#_x0000_t32" style="position:absolute;margin-left:85.35pt;margin-top:81.35pt;width:33.9pt;height:3.6pt;z-index:2535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" strokeweight="1.5pt">
                <v:stroke endarrow="block"/>
                <v:shadow color="#868686"/>
              </v:shape>
            </w:pict>
          </mc:Fallback>
        </mc:AlternateContent>
      </w:r>
      <w:r w:rsidR="005B0260" w:rsidRPr="005B0260">
        <w:rPr>
          <w:rFonts w:ascii="Arial" w:hAnsi="Arial" w:cs="Arial"/>
          <w:b/>
          <w:noProof/>
          <w:szCs w:val="22"/>
        </w:rPr>
        <mc:AlternateContent>
          <mc:Choice Requires="wps">
            <w:drawing>
              <wp:anchor distT="0" distB="0" distL="114300" distR="114300" simplePos="0" relativeHeight="253547008" behindDoc="0" locked="0" layoutInCell="1" allowOverlap="1" wp14:anchorId="3315DF73" wp14:editId="560AC392">
                <wp:simplePos x="0" y="0"/>
                <wp:positionH relativeFrom="margin">
                  <wp:align>left</wp:align>
                </wp:positionH>
                <wp:positionV relativeFrom="paragraph">
                  <wp:posOffset>129540</wp:posOffset>
                </wp:positionV>
                <wp:extent cx="1066800" cy="1543050"/>
                <wp:effectExtent l="0" t="0" r="19050" b="19050"/>
                <wp:wrapNone/>
                <wp:docPr id="48" name="AutoShape 25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1066800" cy="15430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B60D1BB" id="AutoShape 2553" o:spid="_x0000_s1026" style="position:absolute;margin-left:0;margin-top:10.2pt;width:84pt;height:121.5pt;flip:x y;z-index:253547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" filled="f" strokecolor="red" strokeweight="1.5pt">
                <v:shadow color="#868686"/>
                <w10:wrap anchorx="margin"/>
              </v:roundrect>
            </w:pict>
          </mc:Fallback>
        </mc:AlternateContent>
      </w:r>
      <w:r w:rsidR="005B0260">
        <w:rPr>
          <w:noProof/>
        </w:rPr>
        <w:drawing>
          <wp:inline distT="0" distB="0" distL="0" distR="0" wp14:anchorId="3B844A61" wp14:editId="075C6673">
            <wp:extent cx="1047750" cy="160728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049577" cy="1610083"/>
                    </a:xfrm>
                    <a:prstGeom prst="rect">
                      <a:avLst/>
                    </a:prstGeom>
                  </pic:spPr>
                </pic:pic>
              </a:graphicData>
            </a:graphic>
          </wp:inline>
        </w:drawing>
      </w:r>
      <w:r w:rsidR="005B0260">
        <w:rPr>
          <w:rFonts w:ascii="Arial" w:hAnsi="Arial" w:cs="Arial"/>
          <w:b/>
          <w:szCs w:val="22"/>
        </w:rPr>
        <w:br w:type="page"/>
      </w:r>
    </w:p>
    <w:p w14:paraId="7DE50598" w14:textId="065AA871" w:rsidR="005534DA" w:rsidRPr="00177A57" w:rsidRDefault="00E56737" w:rsidP="00E56737">
      <w:pPr>
        <w:rPr>
          <w:rFonts w:ascii="Arial" w:hAnsi="Arial" w:cs="Arial"/>
          <w:b/>
          <w:szCs w:val="22"/>
        </w:rPr>
      </w:pPr>
      <w:r w:rsidRPr="00177A57">
        <w:rPr>
          <w:rFonts w:ascii="Arial" w:hAnsi="Arial" w:cs="Arial"/>
          <w:b/>
          <w:szCs w:val="22"/>
        </w:rPr>
        <w:lastRenderedPageBreak/>
        <w:t>1</w:t>
      </w:r>
      <w:r w:rsidR="005534DA" w:rsidRPr="00177A57">
        <w:rPr>
          <w:rFonts w:ascii="Arial" w:hAnsi="Arial" w:cs="Arial"/>
          <w:b/>
          <w:szCs w:val="22"/>
        </w:rPr>
        <w:t>6</w:t>
      </w:r>
      <w:bookmarkStart w:id="45" w:name="retailmerch"/>
      <w:bookmarkEnd w:id="45"/>
      <w:r w:rsidR="00374D86">
        <w:rPr>
          <w:rFonts w:ascii="Arial" w:hAnsi="Arial" w:cs="Arial"/>
          <w:b/>
          <w:szCs w:val="22"/>
        </w:rPr>
        <w:t xml:space="preserve">  </w:t>
      </w:r>
      <w:r w:rsidR="005534DA" w:rsidRPr="00177A57">
        <w:rPr>
          <w:rFonts w:ascii="Arial" w:hAnsi="Arial" w:cs="Arial"/>
          <w:b/>
          <w:szCs w:val="22"/>
        </w:rPr>
        <w:t>Retail Merchandising Program (SRD)</w:t>
      </w:r>
    </w:p>
    <w:p w14:paraId="561485C3" w14:textId="77777777" w:rsidR="005534DA" w:rsidRPr="00177A57" w:rsidRDefault="005534DA" w:rsidP="00E56737">
      <w:pPr>
        <w:rPr>
          <w:rFonts w:ascii="Arial" w:hAnsi="Arial" w:cs="Arial"/>
          <w:b/>
          <w:szCs w:val="22"/>
        </w:rPr>
      </w:pPr>
    </w:p>
    <w:p w14:paraId="6C5C7941" w14:textId="4F8DC599" w:rsidR="00E56737" w:rsidRPr="00177A57" w:rsidRDefault="00177A57" w:rsidP="00E56737">
      <w:r w:rsidRPr="00177A57">
        <w:rPr>
          <w:rFonts w:ascii="Arial" w:hAnsi="Arial" w:cs="Arial"/>
          <w:b/>
          <w:szCs w:val="22"/>
        </w:rPr>
        <w:t xml:space="preserve">16.1 </w:t>
      </w:r>
      <w:r w:rsidR="00E56737" w:rsidRPr="00177A57">
        <w:rPr>
          <w:rFonts w:ascii="Arial" w:hAnsi="Arial" w:cs="Arial"/>
          <w:b/>
          <w:szCs w:val="22"/>
        </w:rPr>
        <w:t xml:space="preserve">Customer Invoice </w:t>
      </w:r>
      <w:r w:rsidRPr="00177A57">
        <w:rPr>
          <w:rFonts w:ascii="Arial" w:hAnsi="Arial" w:cs="Arial"/>
          <w:b/>
          <w:szCs w:val="22"/>
        </w:rPr>
        <w:t>–</w:t>
      </w:r>
      <w:r w:rsidR="00E56737" w:rsidRPr="00177A57">
        <w:rPr>
          <w:rFonts w:ascii="Arial" w:hAnsi="Arial" w:cs="Arial"/>
          <w:b/>
          <w:szCs w:val="22"/>
        </w:rPr>
        <w:t xml:space="preserve"> </w:t>
      </w:r>
      <w:r w:rsidRPr="00177A57">
        <w:rPr>
          <w:rFonts w:ascii="Arial" w:hAnsi="Arial" w:cs="Arial"/>
          <w:b/>
          <w:szCs w:val="22"/>
        </w:rPr>
        <w:t>Retail Merchandsing Progra (</w:t>
      </w:r>
      <w:r w:rsidR="00E56737" w:rsidRPr="00177A57">
        <w:rPr>
          <w:rFonts w:ascii="Arial" w:hAnsi="Arial" w:cs="Arial"/>
          <w:b/>
          <w:szCs w:val="22"/>
        </w:rPr>
        <w:t>SRD</w:t>
      </w:r>
      <w:r w:rsidRPr="00177A57">
        <w:rPr>
          <w:rFonts w:ascii="Arial" w:hAnsi="Arial" w:cs="Arial"/>
          <w:b/>
          <w:szCs w:val="22"/>
        </w:rPr>
        <w:t>)</w:t>
      </w:r>
      <w:r w:rsidR="00E56737" w:rsidRPr="00177A57">
        <w:rPr>
          <w:rFonts w:ascii="Arial" w:hAnsi="Arial" w:cs="Arial"/>
          <w:b/>
          <w:szCs w:val="22"/>
        </w:rPr>
        <w:t xml:space="preserve">: </w:t>
      </w:r>
    </w:p>
    <w:p w14:paraId="32A4B6A3" w14:textId="77777777" w:rsidR="00E56737" w:rsidRPr="00177A57" w:rsidRDefault="00E56737" w:rsidP="002C282D">
      <w:pPr>
        <w:rPr>
          <w:rFonts w:ascii="Arial" w:hAnsi="Arial" w:cs="Arial"/>
          <w:szCs w:val="22"/>
        </w:rPr>
      </w:pPr>
    </w:p>
    <w:p w14:paraId="7005AA4A" w14:textId="55878236" w:rsidR="00C11C2B" w:rsidRPr="00177A57" w:rsidRDefault="00C11C2B" w:rsidP="00E56737">
      <w:pPr>
        <w:rPr>
          <w:rFonts w:ascii="Arial" w:hAnsi="Arial" w:cs="Arial"/>
          <w:lang w:val="en-GB"/>
        </w:rPr>
      </w:pPr>
      <w:r w:rsidRPr="00177A57">
        <w:rPr>
          <w:rFonts w:ascii="Arial" w:hAnsi="Arial" w:cs="Arial"/>
          <w:lang w:val="en-GB"/>
        </w:rPr>
        <w:t>Schnucks invoice</w:t>
      </w:r>
      <w:r w:rsidR="00E56737" w:rsidRPr="00177A57">
        <w:rPr>
          <w:rFonts w:ascii="Arial" w:hAnsi="Arial" w:cs="Arial"/>
          <w:lang w:val="en-GB"/>
        </w:rPr>
        <w:t xml:space="preserve"> numbers that start with SRD are sent directly to the client</w:t>
      </w:r>
      <w:r w:rsidR="00111225" w:rsidRPr="00177A57">
        <w:rPr>
          <w:rFonts w:ascii="Arial" w:hAnsi="Arial" w:cs="Arial"/>
          <w:lang w:val="en-GB"/>
        </w:rPr>
        <w:t xml:space="preserve"> and are available in the Schnuck’s portal</w:t>
      </w:r>
      <w:r w:rsidR="00E56737" w:rsidRPr="00177A57">
        <w:rPr>
          <w:rFonts w:ascii="Arial" w:hAnsi="Arial" w:cs="Arial"/>
          <w:lang w:val="en-GB"/>
        </w:rPr>
        <w:t xml:space="preserve">.  </w:t>
      </w:r>
      <w:r w:rsidRPr="00177A57">
        <w:rPr>
          <w:rFonts w:ascii="Arial" w:hAnsi="Arial" w:cs="Arial"/>
          <w:lang w:val="en-GB"/>
        </w:rPr>
        <w:t>They usually send a copy to the Acosta St. Lou</w:t>
      </w:r>
      <w:r w:rsidR="00AC3285" w:rsidRPr="00177A57">
        <w:rPr>
          <w:rFonts w:ascii="Arial" w:hAnsi="Arial" w:cs="Arial"/>
          <w:lang w:val="en-GB"/>
        </w:rPr>
        <w:t>i</w:t>
      </w:r>
      <w:r w:rsidRPr="00177A57">
        <w:rPr>
          <w:rFonts w:ascii="Arial" w:hAnsi="Arial" w:cs="Arial"/>
          <w:lang w:val="en-GB"/>
        </w:rPr>
        <w:t xml:space="preserve">s office manager. </w:t>
      </w:r>
    </w:p>
    <w:p w14:paraId="2462D33E" w14:textId="77777777" w:rsidR="00C11C2B" w:rsidRPr="00177A57" w:rsidRDefault="00C11C2B" w:rsidP="00E56737">
      <w:pPr>
        <w:rPr>
          <w:rFonts w:ascii="Arial" w:hAnsi="Arial" w:cs="Arial"/>
          <w:lang w:val="en-GB"/>
        </w:rPr>
      </w:pPr>
    </w:p>
    <w:p w14:paraId="7E4EBCD3" w14:textId="77777777" w:rsidR="00C11C2B" w:rsidRPr="00177A57" w:rsidRDefault="004F404D" w:rsidP="00E56737">
      <w:pPr>
        <w:rPr>
          <w:rFonts w:ascii="Arial" w:hAnsi="Arial" w:cs="Arial"/>
          <w:lang w:val="en-GB"/>
        </w:rPr>
      </w:pPr>
      <w:r w:rsidRPr="00177A57">
        <w:rPr>
          <w:rFonts w:ascii="Arial" w:hAnsi="Arial" w:cs="Arial"/>
          <w:lang w:val="en-GB"/>
        </w:rPr>
        <w:t xml:space="preserve">The invoice is only required if the client specific section of this SOP says the client requires the invoice to be linked to the claim.  </w:t>
      </w:r>
      <w:r w:rsidR="00E56737" w:rsidRPr="00177A57">
        <w:rPr>
          <w:rFonts w:ascii="Arial" w:hAnsi="Arial" w:cs="Arial"/>
          <w:lang w:val="en-GB"/>
        </w:rPr>
        <w:t xml:space="preserve">If </w:t>
      </w:r>
      <w:r w:rsidR="00C11C2B" w:rsidRPr="00177A57">
        <w:rPr>
          <w:rFonts w:ascii="Arial" w:hAnsi="Arial" w:cs="Arial"/>
          <w:lang w:val="en-GB"/>
        </w:rPr>
        <w:t xml:space="preserve">a client needs a copy of the SRD invoice, </w:t>
      </w:r>
      <w:r w:rsidRPr="00177A57">
        <w:rPr>
          <w:rFonts w:ascii="Arial" w:hAnsi="Arial" w:cs="Arial"/>
          <w:lang w:val="en-GB"/>
        </w:rPr>
        <w:t>first search the repository.  If</w:t>
      </w:r>
      <w:r w:rsidR="00C11C2B" w:rsidRPr="00177A57">
        <w:rPr>
          <w:rFonts w:ascii="Arial" w:hAnsi="Arial" w:cs="Arial"/>
          <w:lang w:val="en-GB"/>
        </w:rPr>
        <w:t xml:space="preserve"> the customer invoice is not found in the repository, step the claim to sales and ask them to check their files.</w:t>
      </w:r>
      <w:r w:rsidR="00E56737" w:rsidRPr="00177A57">
        <w:rPr>
          <w:rFonts w:ascii="Arial" w:hAnsi="Arial" w:cs="Arial"/>
          <w:lang w:val="en-GB"/>
        </w:rPr>
        <w:t xml:space="preserve">  </w:t>
      </w:r>
    </w:p>
    <w:p w14:paraId="2DAED98C" w14:textId="77777777" w:rsidR="00C11C2B" w:rsidRPr="00177A57" w:rsidRDefault="00C11C2B" w:rsidP="00E56737">
      <w:pPr>
        <w:rPr>
          <w:rFonts w:ascii="Arial" w:hAnsi="Arial" w:cs="Arial"/>
          <w:lang w:val="en-GB"/>
        </w:rPr>
      </w:pPr>
    </w:p>
    <w:p w14:paraId="27DCA31B" w14:textId="77777777" w:rsidR="00E56737" w:rsidRDefault="00C11C2B" w:rsidP="00E56737">
      <w:pPr>
        <w:rPr>
          <w:rFonts w:ascii="Arial" w:hAnsi="Arial" w:cs="Arial"/>
          <w:lang w:val="en-GB"/>
        </w:rPr>
      </w:pPr>
      <w:r w:rsidRPr="00177A57">
        <w:rPr>
          <w:rFonts w:ascii="Arial" w:hAnsi="Arial" w:cs="Arial"/>
          <w:lang w:val="en-GB"/>
        </w:rPr>
        <w:t>NOTE: Clients may request assistance with obtaining specific SRD invoices as an exception to their normal processes.  These “one-off” requests should be handled as outlined above, whether the client is listed in the client specific section or not.</w:t>
      </w:r>
    </w:p>
    <w:p w14:paraId="566A1514" w14:textId="74EC4E4C" w:rsidR="005534DA" w:rsidRDefault="005534DA" w:rsidP="00E56737">
      <w:pPr>
        <w:rPr>
          <w:rFonts w:ascii="Arial" w:hAnsi="Arial" w:cs="Arial"/>
          <w:lang w:val="en-GB"/>
        </w:rPr>
      </w:pPr>
    </w:p>
    <w:p w14:paraId="2884A38F" w14:textId="038378CC" w:rsidR="00111225" w:rsidRDefault="00111225" w:rsidP="00E56737">
      <w:pPr>
        <w:rPr>
          <w:rFonts w:ascii="Arial" w:hAnsi="Arial" w:cs="Arial"/>
          <w:lang w:val="en-GB"/>
        </w:rPr>
      </w:pPr>
    </w:p>
    <w:p w14:paraId="0457D65E" w14:textId="733B3E03" w:rsidR="00E56737" w:rsidRDefault="00177A57" w:rsidP="00E56737">
      <w:pPr>
        <w:jc w:val="center"/>
        <w:rPr>
          <w:rFonts w:ascii="Arial" w:hAnsi="Arial" w:cs="Arial"/>
          <w:lang w:val="en-GB"/>
        </w:rPr>
      </w:pPr>
      <w:r>
        <w:rPr>
          <w:noProof/>
          <w:lang w:val="en-US"/>
        </w:rPr>
        <mc:AlternateContent>
          <mc:Choice Requires="wps">
            <w:drawing>
              <wp:anchor distT="0" distB="0" distL="114300" distR="114300" simplePos="0" relativeHeight="253000192" behindDoc="0" locked="0" layoutInCell="1" allowOverlap="1" wp14:anchorId="0A6D023B" wp14:editId="7C5B7800">
                <wp:simplePos x="0" y="0"/>
                <wp:positionH relativeFrom="column">
                  <wp:posOffset>1864995</wp:posOffset>
                </wp:positionH>
                <wp:positionV relativeFrom="paragraph">
                  <wp:posOffset>830580</wp:posOffset>
                </wp:positionV>
                <wp:extent cx="2298065" cy="346075"/>
                <wp:effectExtent l="0" t="0" r="26035" b="15875"/>
                <wp:wrapNone/>
                <wp:docPr id="50" name="Text Box 26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065" cy="34607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8251342" w14:textId="256A1741" w:rsidR="00393F33" w:rsidRPr="00DE13BD" w:rsidRDefault="00393F33" w:rsidP="00E56737">
                            <w:pPr>
                              <w:rPr>
                                <w:rFonts w:ascii="Arial" w:hAnsi="Arial" w:cs="Arial"/>
                                <w:sz w:val="16"/>
                                <w:szCs w:val="16"/>
                              </w:rPr>
                            </w:pPr>
                            <w:r>
                              <w:rPr>
                                <w:rFonts w:ascii="Arial" w:hAnsi="Arial" w:cs="Arial"/>
                                <w:sz w:val="16"/>
                                <w:szCs w:val="16"/>
                                <w:u w:val="single"/>
                              </w:rPr>
                              <w:t>SRD Deductions:</w:t>
                            </w:r>
                            <w:r>
                              <w:rPr>
                                <w:rFonts w:ascii="Arial" w:hAnsi="Arial" w:cs="Arial"/>
                                <w:sz w:val="16"/>
                                <w:szCs w:val="16"/>
                              </w:rPr>
                              <w:t xml:space="preserve">  SRD identifies the claim as being for Retail Merchandising Program.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6D023B" id="Text Box 2698" o:spid="_x0000_s1216" type="#_x0000_t202" style="position:absolute;left:0;text-align:left;margin-left:146.85pt;margin-top:65.4pt;width:180.95pt;height:27.25pt;z-index:25300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" fillcolor="#8db3e2 [1311]" strokeweight="1.5pt">
                <v:shadow color="#868686"/>
                <v:textbox>
                  <w:txbxContent>
                    <w:p w14:paraId="18251342" w14:textId="256A1741" w:rsidR="00393F33" w:rsidRPr="00DE13BD" w:rsidRDefault="00393F33" w:rsidP="00E56737">
                      <w:pPr>
                        <w:rPr>
                          <w:rFonts w:ascii="Arial" w:hAnsi="Arial" w:cs="Arial"/>
                          <w:sz w:val="16"/>
                          <w:szCs w:val="16"/>
                        </w:rPr>
                      </w:pPr>
                      <w:r>
                        <w:rPr>
                          <w:rFonts w:ascii="Arial" w:hAnsi="Arial" w:cs="Arial"/>
                          <w:sz w:val="16"/>
                          <w:szCs w:val="16"/>
                          <w:u w:val="single"/>
                        </w:rPr>
                        <w:t>SRD Deductions:</w:t>
                      </w:r>
                      <w:r>
                        <w:rPr>
                          <w:rFonts w:ascii="Arial" w:hAnsi="Arial" w:cs="Arial"/>
                          <w:sz w:val="16"/>
                          <w:szCs w:val="16"/>
                        </w:rPr>
                        <w:t xml:space="preserve">  SRD identifies the claim as being for Retail Merchandising Program.</w:t>
                      </w:r>
                    </w:p>
                  </w:txbxContent>
                </v:textbox>
              </v:shape>
            </w:pict>
          </mc:Fallback>
        </mc:AlternateContent>
      </w:r>
      <w:r>
        <w:rPr>
          <w:noProof/>
          <w:lang w:val="en-US"/>
        </w:rPr>
        <mc:AlternateContent>
          <mc:Choice Requires="wps">
            <w:drawing>
              <wp:anchor distT="0" distB="0" distL="114300" distR="114300" simplePos="0" relativeHeight="253002240" behindDoc="0" locked="0" layoutInCell="1" allowOverlap="1" wp14:anchorId="2639B52F" wp14:editId="538B318F">
                <wp:simplePos x="0" y="0"/>
                <wp:positionH relativeFrom="column">
                  <wp:posOffset>2895600</wp:posOffset>
                </wp:positionH>
                <wp:positionV relativeFrom="paragraph">
                  <wp:posOffset>544195</wp:posOffset>
                </wp:positionV>
                <wp:extent cx="0" cy="275590"/>
                <wp:effectExtent l="57150" t="15875" r="57150" b="22860"/>
                <wp:wrapNone/>
                <wp:docPr id="59" name="AutoShape 27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55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29B3912" id="_x0000_t32" coordsize="21600,21600" o:spt="32" o:oned="t" path="m,l21600,21600e" filled="f">
                <v:path arrowok="t" fillok="f" o:connecttype="none"/>
                <o:lock v:ext="edit" shapetype="t"/>
              </v:shapetype>
              <v:shape id="AutoShape 2700" o:spid="_x0000_s1026" type="#_x0000_t32" style="position:absolute;margin-left:228pt;margin-top:42.85pt;width:0;height:21.7pt;z-index:25300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" strokeweight="1.5pt">
                <v:stroke endarrow="block"/>
                <v:shadow color="#868686"/>
              </v:shape>
            </w:pict>
          </mc:Fallback>
        </mc:AlternateContent>
      </w:r>
      <w:r>
        <w:rPr>
          <w:noProof/>
          <w:lang w:val="en-US"/>
        </w:rPr>
        <mc:AlternateContent>
          <mc:Choice Requires="wps">
            <w:drawing>
              <wp:anchor distT="0" distB="0" distL="114300" distR="114300" simplePos="0" relativeHeight="252998144" behindDoc="0" locked="0" layoutInCell="1" allowOverlap="1" wp14:anchorId="65C6B740" wp14:editId="59DF647C">
                <wp:simplePos x="0" y="0"/>
                <wp:positionH relativeFrom="column">
                  <wp:posOffset>2757170</wp:posOffset>
                </wp:positionH>
                <wp:positionV relativeFrom="paragraph">
                  <wp:posOffset>60960</wp:posOffset>
                </wp:positionV>
                <wp:extent cx="618490" cy="490855"/>
                <wp:effectExtent l="0" t="0" r="10160" b="23495"/>
                <wp:wrapNone/>
                <wp:docPr id="56" name="AutoShape 26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490" cy="4908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7C79EF" id="AutoShape 2696" o:spid="_x0000_s1026" style="position:absolute;margin-left:217.1pt;margin-top:4.8pt;width:48.7pt;height:38.65pt;z-index:25299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" filled="f" strokecolor="red" strokeweight="1.5pt">
                <v:shadow color="#868686"/>
              </v:roundrect>
            </w:pict>
          </mc:Fallback>
        </mc:AlternateContent>
      </w:r>
      <w:r w:rsidR="00E56737">
        <w:rPr>
          <w:noProof/>
          <w:lang w:val="en-US"/>
        </w:rPr>
        <w:drawing>
          <wp:inline distT="0" distB="0" distL="0" distR="0" wp14:anchorId="587C1ABE" wp14:editId="42C6DE05">
            <wp:extent cx="5943600" cy="1207135"/>
            <wp:effectExtent l="19050" t="1905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5943600" cy="1207135"/>
                    </a:xfrm>
                    <a:prstGeom prst="rect">
                      <a:avLst/>
                    </a:prstGeom>
                    <a:ln>
                      <a:solidFill>
                        <a:schemeClr val="tx1"/>
                      </a:solidFill>
                    </a:ln>
                  </pic:spPr>
                </pic:pic>
              </a:graphicData>
            </a:graphic>
          </wp:inline>
        </w:drawing>
      </w:r>
    </w:p>
    <w:p w14:paraId="38C783F4" w14:textId="0CA6BA06" w:rsidR="00E56737" w:rsidRDefault="00E56737" w:rsidP="00E56737">
      <w:pPr>
        <w:jc w:val="center"/>
        <w:rPr>
          <w:rFonts w:ascii="Arial" w:hAnsi="Arial" w:cs="Arial"/>
          <w:lang w:val="en-GB"/>
        </w:rPr>
      </w:pPr>
    </w:p>
    <w:p w14:paraId="591DFD22" w14:textId="18A13929" w:rsidR="00E56737" w:rsidRDefault="00E56737" w:rsidP="00E56737">
      <w:pPr>
        <w:jc w:val="center"/>
        <w:rPr>
          <w:rFonts w:ascii="Arial" w:hAnsi="Arial" w:cs="Arial"/>
          <w:lang w:val="en-GB"/>
        </w:rPr>
      </w:pPr>
    </w:p>
    <w:p w14:paraId="6E84E4DB" w14:textId="77777777" w:rsidR="00E56737" w:rsidRDefault="00E56737" w:rsidP="00E56737">
      <w:pPr>
        <w:jc w:val="center"/>
        <w:rPr>
          <w:rFonts w:ascii="Arial" w:hAnsi="Arial" w:cs="Arial"/>
          <w:lang w:val="en-GB"/>
        </w:rPr>
      </w:pPr>
    </w:p>
    <w:p w14:paraId="7B4C87C9" w14:textId="77777777" w:rsidR="00E56737" w:rsidRDefault="00E56737" w:rsidP="00E56737">
      <w:pPr>
        <w:jc w:val="center"/>
        <w:rPr>
          <w:rFonts w:ascii="Arial" w:hAnsi="Arial" w:cs="Arial"/>
          <w:lang w:val="en-GB"/>
        </w:rPr>
      </w:pPr>
    </w:p>
    <w:p w14:paraId="42022F51" w14:textId="77777777" w:rsidR="00E56737" w:rsidRDefault="00E56737" w:rsidP="00E56737">
      <w:pPr>
        <w:jc w:val="center"/>
        <w:rPr>
          <w:rFonts w:ascii="Arial" w:hAnsi="Arial" w:cs="Arial"/>
          <w:lang w:val="en-GB"/>
        </w:rPr>
      </w:pPr>
    </w:p>
    <w:p w14:paraId="68DE15A8" w14:textId="77777777" w:rsidR="00AB232D" w:rsidRDefault="00AB232D" w:rsidP="00E56737">
      <w:pPr>
        <w:jc w:val="center"/>
        <w:rPr>
          <w:rFonts w:ascii="Arial" w:hAnsi="Arial" w:cs="Arial"/>
          <w:lang w:val="en-GB"/>
        </w:rPr>
      </w:pPr>
    </w:p>
    <w:p w14:paraId="2AF1C911" w14:textId="77777777" w:rsidR="00AB232D" w:rsidRDefault="00AB232D" w:rsidP="00E56737">
      <w:pPr>
        <w:jc w:val="center"/>
        <w:rPr>
          <w:rFonts w:ascii="Arial" w:hAnsi="Arial" w:cs="Arial"/>
          <w:lang w:val="en-GB"/>
        </w:rPr>
      </w:pPr>
    </w:p>
    <w:p w14:paraId="18BB4E65" w14:textId="62403311" w:rsidR="00AB232D" w:rsidRDefault="00AB232D" w:rsidP="00E56737">
      <w:pPr>
        <w:jc w:val="center"/>
        <w:rPr>
          <w:rFonts w:ascii="Arial" w:hAnsi="Arial" w:cs="Arial"/>
          <w:lang w:val="en-GB"/>
        </w:rPr>
      </w:pPr>
    </w:p>
    <w:p w14:paraId="64BB3B87" w14:textId="53F3F76E" w:rsidR="00AB232D" w:rsidRDefault="00AB232D" w:rsidP="00E56737">
      <w:pPr>
        <w:jc w:val="center"/>
        <w:rPr>
          <w:rFonts w:ascii="Arial" w:hAnsi="Arial" w:cs="Arial"/>
          <w:lang w:val="en-GB"/>
        </w:rPr>
      </w:pPr>
    </w:p>
    <w:p w14:paraId="7DE784C7" w14:textId="77777777" w:rsidR="00C538AD" w:rsidRDefault="00C538AD" w:rsidP="00E56737">
      <w:pPr>
        <w:jc w:val="center"/>
        <w:rPr>
          <w:rFonts w:ascii="Arial" w:hAnsi="Arial" w:cs="Arial"/>
          <w:lang w:val="en-GB"/>
        </w:rPr>
      </w:pPr>
    </w:p>
    <w:p w14:paraId="35DDC539" w14:textId="77777777" w:rsidR="00C538AD" w:rsidRDefault="00C538AD" w:rsidP="00E56737">
      <w:pPr>
        <w:jc w:val="center"/>
        <w:rPr>
          <w:rFonts w:ascii="Arial" w:hAnsi="Arial" w:cs="Arial"/>
          <w:lang w:val="en-GB"/>
        </w:rPr>
      </w:pPr>
    </w:p>
    <w:p w14:paraId="17E3EA29" w14:textId="51681226" w:rsidR="00C538AD" w:rsidRDefault="00C538AD" w:rsidP="00E56737">
      <w:pPr>
        <w:jc w:val="center"/>
        <w:rPr>
          <w:rFonts w:ascii="Arial" w:hAnsi="Arial" w:cs="Arial"/>
          <w:lang w:val="en-GB"/>
        </w:rPr>
      </w:pPr>
    </w:p>
    <w:p w14:paraId="1D9AE131" w14:textId="77777777" w:rsidR="00AB232D" w:rsidRDefault="00AB232D" w:rsidP="00E56737">
      <w:pPr>
        <w:jc w:val="center"/>
        <w:rPr>
          <w:rFonts w:ascii="Arial" w:hAnsi="Arial" w:cs="Arial"/>
          <w:lang w:val="en-GB"/>
        </w:rPr>
      </w:pPr>
    </w:p>
    <w:p w14:paraId="59BDD46A" w14:textId="6AAA5B40" w:rsidR="00AB232D" w:rsidRDefault="00AB232D" w:rsidP="00E56737">
      <w:pPr>
        <w:jc w:val="center"/>
        <w:rPr>
          <w:rFonts w:ascii="Arial" w:hAnsi="Arial" w:cs="Arial"/>
          <w:lang w:val="en-GB"/>
        </w:rPr>
      </w:pPr>
    </w:p>
    <w:p w14:paraId="628AC883" w14:textId="77777777" w:rsidR="00AB232D" w:rsidRDefault="00AB232D" w:rsidP="00E56737">
      <w:pPr>
        <w:jc w:val="center"/>
        <w:rPr>
          <w:rFonts w:ascii="Arial" w:hAnsi="Arial" w:cs="Arial"/>
          <w:lang w:val="en-GB"/>
        </w:rPr>
      </w:pPr>
    </w:p>
    <w:p w14:paraId="013B39E9" w14:textId="77777777" w:rsidR="00AB232D" w:rsidRDefault="00AB232D" w:rsidP="00E56737">
      <w:pPr>
        <w:jc w:val="center"/>
        <w:rPr>
          <w:rFonts w:ascii="Arial" w:hAnsi="Arial" w:cs="Arial"/>
          <w:lang w:val="en-GB"/>
        </w:rPr>
      </w:pPr>
    </w:p>
    <w:p w14:paraId="58295DD5" w14:textId="77777777" w:rsidR="00C538AD" w:rsidRDefault="00C538AD" w:rsidP="00E56737">
      <w:pPr>
        <w:jc w:val="center"/>
        <w:rPr>
          <w:rFonts w:ascii="Arial" w:hAnsi="Arial" w:cs="Arial"/>
          <w:lang w:val="en-GB"/>
        </w:rPr>
      </w:pPr>
    </w:p>
    <w:p w14:paraId="4601AB71" w14:textId="77777777" w:rsidR="00E56737" w:rsidRDefault="00E56737" w:rsidP="00E56737">
      <w:pPr>
        <w:jc w:val="center"/>
        <w:rPr>
          <w:rFonts w:ascii="Arial" w:hAnsi="Arial" w:cs="Arial"/>
          <w:lang w:val="en-GB"/>
        </w:rPr>
      </w:pPr>
    </w:p>
    <w:p w14:paraId="3690C31B" w14:textId="77777777" w:rsidR="00177A57" w:rsidRDefault="00177A57">
      <w:pPr>
        <w:overflowPunct/>
        <w:autoSpaceDE/>
        <w:autoSpaceDN/>
        <w:adjustRightInd/>
        <w:textAlignment w:val="auto"/>
        <w:rPr>
          <w:rFonts w:ascii="Arial" w:hAnsi="Arial" w:cs="Arial"/>
          <w:b/>
          <w:lang w:val="en-GB"/>
        </w:rPr>
      </w:pPr>
      <w:r>
        <w:rPr>
          <w:rFonts w:ascii="Arial" w:hAnsi="Arial" w:cs="Arial"/>
          <w:b/>
          <w:lang w:val="en-GB"/>
        </w:rPr>
        <w:br w:type="page"/>
      </w:r>
    </w:p>
    <w:p w14:paraId="491AE50B" w14:textId="74E7A31B" w:rsidR="00AB232D" w:rsidRDefault="00177A57" w:rsidP="00AB232D">
      <w:pPr>
        <w:rPr>
          <w:rFonts w:ascii="Arial" w:hAnsi="Arial" w:cs="Arial"/>
          <w:lang w:val="en-GB"/>
        </w:rPr>
      </w:pPr>
      <w:r>
        <w:rPr>
          <w:rFonts w:ascii="Arial" w:hAnsi="Arial" w:cs="Arial"/>
          <w:b/>
          <w:lang w:val="en-GB"/>
        </w:rPr>
        <w:lastRenderedPageBreak/>
        <w:t xml:space="preserve">16.2 </w:t>
      </w:r>
      <w:r w:rsidR="00E53743" w:rsidRPr="00E53743">
        <w:rPr>
          <w:rFonts w:ascii="Arial" w:hAnsi="Arial" w:cs="Arial"/>
          <w:b/>
          <w:lang w:val="en-GB"/>
        </w:rPr>
        <w:t xml:space="preserve">Vendor Agreement for </w:t>
      </w:r>
      <w:r w:rsidR="001C0875">
        <w:rPr>
          <w:rFonts w:ascii="Arial" w:hAnsi="Arial" w:cs="Arial"/>
          <w:b/>
          <w:lang w:val="en-GB"/>
        </w:rPr>
        <w:t>Retail Merchandising (</w:t>
      </w:r>
      <w:r w:rsidR="00E53743" w:rsidRPr="00E53743">
        <w:rPr>
          <w:rFonts w:ascii="Arial" w:hAnsi="Arial" w:cs="Arial"/>
          <w:b/>
          <w:lang w:val="en-GB"/>
        </w:rPr>
        <w:t>SRD</w:t>
      </w:r>
      <w:r w:rsidR="001C0875">
        <w:rPr>
          <w:rFonts w:ascii="Arial" w:hAnsi="Arial" w:cs="Arial"/>
          <w:b/>
          <w:lang w:val="en-GB"/>
        </w:rPr>
        <w:t>)</w:t>
      </w:r>
      <w:r w:rsidR="00E53743" w:rsidRPr="00E53743">
        <w:rPr>
          <w:rFonts w:ascii="Arial" w:hAnsi="Arial" w:cs="Arial"/>
          <w:b/>
          <w:lang w:val="en-GB"/>
        </w:rPr>
        <w:t xml:space="preserve"> claims</w:t>
      </w:r>
      <w:r w:rsidR="00E53743">
        <w:rPr>
          <w:rFonts w:ascii="Arial" w:hAnsi="Arial" w:cs="Arial"/>
          <w:lang w:val="en-GB"/>
        </w:rPr>
        <w:t xml:space="preserve">:  </w:t>
      </w:r>
    </w:p>
    <w:p w14:paraId="27D1AC6B" w14:textId="77777777" w:rsidR="00AB232D" w:rsidRDefault="00AB232D" w:rsidP="00AB232D">
      <w:pPr>
        <w:rPr>
          <w:rFonts w:ascii="Arial" w:hAnsi="Arial" w:cs="Arial"/>
          <w:lang w:val="en-GB"/>
        </w:rPr>
      </w:pPr>
    </w:p>
    <w:p w14:paraId="3C8D7CFD" w14:textId="5F19F3C7" w:rsidR="00E56737" w:rsidRDefault="00E53743" w:rsidP="001C0875">
      <w:pPr>
        <w:jc w:val="center"/>
        <w:rPr>
          <w:rFonts w:ascii="Arial" w:hAnsi="Arial" w:cs="Arial"/>
          <w:lang w:val="en-GB"/>
        </w:rPr>
      </w:pPr>
      <w:r>
        <w:rPr>
          <w:noProof/>
          <w:lang w:val="en-US"/>
        </w:rPr>
        <w:drawing>
          <wp:inline distT="0" distB="0" distL="0" distR="0" wp14:anchorId="4B2AD604" wp14:editId="1C18F9F0">
            <wp:extent cx="5582170" cy="7277100"/>
            <wp:effectExtent l="19050" t="19050" r="1905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5597071" cy="7296526"/>
                    </a:xfrm>
                    <a:prstGeom prst="rect">
                      <a:avLst/>
                    </a:prstGeom>
                    <a:ln>
                      <a:solidFill>
                        <a:schemeClr val="tx1"/>
                      </a:solidFill>
                    </a:ln>
                  </pic:spPr>
                </pic:pic>
              </a:graphicData>
            </a:graphic>
          </wp:inline>
        </w:drawing>
      </w:r>
    </w:p>
    <w:p w14:paraId="1B7AAD7F" w14:textId="52E266E0" w:rsidR="003C4782" w:rsidRDefault="003C4782">
      <w:pPr>
        <w:overflowPunct/>
        <w:autoSpaceDE/>
        <w:autoSpaceDN/>
        <w:adjustRightInd/>
        <w:textAlignment w:val="auto"/>
        <w:rPr>
          <w:rFonts w:ascii="Arial" w:hAnsi="Arial" w:cs="Arial"/>
          <w:lang w:val="en-GB"/>
        </w:rPr>
      </w:pPr>
      <w:r>
        <w:rPr>
          <w:rFonts w:ascii="Arial" w:hAnsi="Arial" w:cs="Arial"/>
          <w:lang w:val="en-GB"/>
        </w:rPr>
        <w:br w:type="page"/>
      </w:r>
    </w:p>
    <w:p w14:paraId="53577675" w14:textId="77777777" w:rsidR="003C4782" w:rsidRDefault="003C4782" w:rsidP="003C4782">
      <w:pPr>
        <w:rPr>
          <w:rFonts w:ascii="Arial" w:hAnsi="Arial" w:cs="Arial"/>
          <w:lang w:val="en-GB"/>
        </w:rPr>
      </w:pPr>
      <w:r>
        <w:rPr>
          <w:rFonts w:ascii="Arial" w:hAnsi="Arial" w:cs="Arial"/>
          <w:b/>
          <w:lang w:val="en-GB"/>
        </w:rPr>
        <w:lastRenderedPageBreak/>
        <w:t xml:space="preserve">16.3 </w:t>
      </w:r>
      <w:r w:rsidRPr="00E53743">
        <w:rPr>
          <w:rFonts w:ascii="Arial" w:hAnsi="Arial" w:cs="Arial"/>
          <w:b/>
          <w:lang w:val="en-GB"/>
        </w:rPr>
        <w:t xml:space="preserve">Vendor Agreement for </w:t>
      </w:r>
      <w:r>
        <w:rPr>
          <w:rFonts w:ascii="Arial" w:hAnsi="Arial" w:cs="Arial"/>
          <w:b/>
          <w:lang w:val="en-GB"/>
        </w:rPr>
        <w:t>In-Store Execution Program (ISE)</w:t>
      </w:r>
      <w:r w:rsidRPr="00E53743">
        <w:rPr>
          <w:rFonts w:ascii="Arial" w:hAnsi="Arial" w:cs="Arial"/>
          <w:b/>
          <w:lang w:val="en-GB"/>
        </w:rPr>
        <w:t xml:space="preserve"> claims</w:t>
      </w:r>
      <w:r>
        <w:rPr>
          <w:rFonts w:ascii="Arial" w:hAnsi="Arial" w:cs="Arial"/>
          <w:lang w:val="en-GB"/>
        </w:rPr>
        <w:t xml:space="preserve">:  </w:t>
      </w:r>
    </w:p>
    <w:p w14:paraId="5D68486F" w14:textId="77777777" w:rsidR="003C4782" w:rsidRDefault="003C4782" w:rsidP="003C4782">
      <w:pPr>
        <w:rPr>
          <w:rFonts w:ascii="Arial" w:hAnsi="Arial" w:cs="Arial"/>
          <w:lang w:val="en-GB"/>
        </w:rPr>
      </w:pPr>
    </w:p>
    <w:p w14:paraId="04AFB3AD" w14:textId="4577DC33" w:rsidR="003C4782" w:rsidRDefault="003C4782" w:rsidP="003C4782">
      <w:pPr>
        <w:rPr>
          <w:rFonts w:ascii="Arial" w:hAnsi="Arial" w:cs="Arial"/>
          <w:lang w:val="en-GB"/>
        </w:rPr>
      </w:pPr>
      <w:r>
        <w:rPr>
          <w:rFonts w:ascii="Arial" w:hAnsi="Arial" w:cs="Arial"/>
          <w:lang w:val="en-GB"/>
        </w:rPr>
        <w:t>Schnuck</w:t>
      </w:r>
      <w:r w:rsidR="001F7786">
        <w:rPr>
          <w:rFonts w:ascii="Arial" w:hAnsi="Arial" w:cs="Arial"/>
          <w:lang w:val="en-GB"/>
        </w:rPr>
        <w:t xml:space="preserve"> Markets</w:t>
      </w:r>
      <w:r>
        <w:rPr>
          <w:rFonts w:ascii="Arial" w:hAnsi="Arial" w:cs="Arial"/>
          <w:lang w:val="en-GB"/>
        </w:rPr>
        <w:t xml:space="preserve"> charges the client a percentage of net purchase costs. This cost covers 3</w:t>
      </w:r>
      <w:r w:rsidRPr="003C4782">
        <w:rPr>
          <w:rFonts w:ascii="Arial" w:hAnsi="Arial" w:cs="Arial"/>
          <w:vertAlign w:val="superscript"/>
          <w:lang w:val="en-GB"/>
        </w:rPr>
        <w:t>rd</w:t>
      </w:r>
      <w:r>
        <w:rPr>
          <w:rFonts w:ascii="Arial" w:hAnsi="Arial" w:cs="Arial"/>
          <w:lang w:val="en-GB"/>
        </w:rPr>
        <w:t xml:space="preserve"> party resets and new item introduction at retail. See attached program description:</w:t>
      </w:r>
    </w:p>
    <w:p w14:paraId="52918859" w14:textId="3043DAA2" w:rsidR="003C4782" w:rsidRDefault="003C4782" w:rsidP="003C4782">
      <w:pPr>
        <w:rPr>
          <w:rFonts w:ascii="Arial" w:hAnsi="Arial" w:cs="Arial"/>
          <w:lang w:val="en-GB"/>
        </w:rPr>
      </w:pPr>
    </w:p>
    <w:p w14:paraId="083372AB" w14:textId="77777777" w:rsidR="001F7786" w:rsidRDefault="003C4782">
      <w:pPr>
        <w:overflowPunct/>
        <w:autoSpaceDE/>
        <w:autoSpaceDN/>
        <w:adjustRightInd/>
        <w:textAlignment w:val="auto"/>
        <w:rPr>
          <w:rFonts w:ascii="Arial" w:hAnsi="Arial" w:cs="Arial"/>
          <w:lang w:val="en-GB"/>
        </w:rPr>
      </w:pPr>
      <w:r>
        <w:rPr>
          <w:rFonts w:ascii="Arial" w:hAnsi="Arial" w:cs="Arial"/>
          <w:lang w:val="en-GB"/>
        </w:rPr>
        <w:object w:dxaOrig="1534" w:dyaOrig="997" w14:anchorId="368B4D4B">
          <v:shape id="_x0000_i1039" type="#_x0000_t75" style="width:79.5pt;height:50.25pt" o:ole="">
            <v:imagedata r:id="rId93" o:title=""/>
          </v:shape>
          <o:OLEObject Type="Embed" ProgID="Acrobat.Document.DC" ShapeID="_x0000_i1039" DrawAspect="Icon" ObjectID="_1843107219" r:id="rId94"/>
        </w:object>
      </w:r>
    </w:p>
    <w:p w14:paraId="23E1B1E2" w14:textId="77777777" w:rsidR="001F7786" w:rsidRDefault="001F7786">
      <w:pPr>
        <w:overflowPunct/>
        <w:autoSpaceDE/>
        <w:autoSpaceDN/>
        <w:adjustRightInd/>
        <w:textAlignment w:val="auto"/>
        <w:rPr>
          <w:rFonts w:ascii="Arial" w:hAnsi="Arial" w:cs="Arial"/>
          <w:lang w:val="en-GB"/>
        </w:rPr>
      </w:pPr>
    </w:p>
    <w:p w14:paraId="007333C5" w14:textId="77777777" w:rsidR="001F7786" w:rsidRDefault="001F7786">
      <w:pPr>
        <w:overflowPunct/>
        <w:autoSpaceDE/>
        <w:autoSpaceDN/>
        <w:adjustRightInd/>
        <w:textAlignment w:val="auto"/>
        <w:rPr>
          <w:rFonts w:ascii="Arial" w:hAnsi="Arial" w:cs="Arial"/>
          <w:lang w:val="en-GB"/>
        </w:rPr>
      </w:pPr>
      <w:r>
        <w:rPr>
          <w:rFonts w:ascii="Arial" w:hAnsi="Arial" w:cs="Arial"/>
          <w:lang w:val="en-GB"/>
        </w:rPr>
        <w:t>Schnuck Markets grants permission for UNFI to collect these funds for products shipped to the 8 Schnucks locations out of the UNFI Champaign DC on their behalf. See below example of UNFI invoice:</w:t>
      </w:r>
    </w:p>
    <w:p w14:paraId="36275623" w14:textId="6B348EDC" w:rsidR="003C4782" w:rsidRDefault="001F7786">
      <w:pPr>
        <w:overflowPunct/>
        <w:autoSpaceDE/>
        <w:autoSpaceDN/>
        <w:adjustRightInd/>
        <w:textAlignment w:val="auto"/>
        <w:rPr>
          <w:rFonts w:ascii="Arial" w:hAnsi="Arial" w:cs="Arial"/>
          <w:lang w:val="en-GB"/>
        </w:rPr>
      </w:pPr>
      <w:r>
        <w:rPr>
          <w:rFonts w:ascii="Arial" w:hAnsi="Arial" w:cs="Arial"/>
          <w:b/>
          <w:noProof/>
          <w:lang w:val="en-US"/>
        </w:rPr>
        <mc:AlternateContent>
          <mc:Choice Requires="wps">
            <w:drawing>
              <wp:anchor distT="0" distB="0" distL="114300" distR="114300" simplePos="0" relativeHeight="253682176" behindDoc="0" locked="0" layoutInCell="1" allowOverlap="1" wp14:anchorId="5A597792" wp14:editId="1BE2F00F">
                <wp:simplePos x="0" y="0"/>
                <wp:positionH relativeFrom="column">
                  <wp:posOffset>1484630</wp:posOffset>
                </wp:positionH>
                <wp:positionV relativeFrom="paragraph">
                  <wp:posOffset>1066800</wp:posOffset>
                </wp:positionV>
                <wp:extent cx="4268470" cy="118745"/>
                <wp:effectExtent l="0" t="0" r="17780" b="14605"/>
                <wp:wrapNone/>
                <wp:docPr id="101" name="AutoShape 18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8470" cy="1187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0B6DB3" id="AutoShape 1897" o:spid="_x0000_s1026" style="position:absolute;margin-left:116.9pt;margin-top:84pt;width:336.1pt;height:9.35pt;z-index:2536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" filled="f" strokecolor="red" strokeweight="1.5pt">
                <v:shadow color="#868686"/>
              </v:roundrect>
            </w:pict>
          </mc:Fallback>
        </mc:AlternateContent>
      </w:r>
      <w:r>
        <w:rPr>
          <w:noProof/>
        </w:rPr>
        <w:drawing>
          <wp:inline distT="0" distB="0" distL="0" distR="0" wp14:anchorId="26F2190D" wp14:editId="20F20B6F">
            <wp:extent cx="6324600" cy="4029075"/>
            <wp:effectExtent l="19050" t="19050" r="19050" b="28575"/>
            <wp:docPr id="29" name="Picture 29" descr="A close-up of a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close-up of a receipt&#10;&#10;Description automatically generated"/>
                    <pic:cNvPicPr/>
                  </pic:nvPicPr>
                  <pic:blipFill>
                    <a:blip r:embed="rId95"/>
                    <a:stretch>
                      <a:fillRect/>
                    </a:stretch>
                  </pic:blipFill>
                  <pic:spPr>
                    <a:xfrm>
                      <a:off x="0" y="0"/>
                      <a:ext cx="6324600" cy="4029075"/>
                    </a:xfrm>
                    <a:prstGeom prst="rect">
                      <a:avLst/>
                    </a:prstGeom>
                    <a:ln>
                      <a:solidFill>
                        <a:schemeClr val="tx1"/>
                      </a:solidFill>
                    </a:ln>
                  </pic:spPr>
                </pic:pic>
              </a:graphicData>
            </a:graphic>
          </wp:inline>
        </w:drawing>
      </w:r>
      <w:r w:rsidR="003C4782">
        <w:rPr>
          <w:rFonts w:ascii="Arial" w:hAnsi="Arial" w:cs="Arial"/>
          <w:lang w:val="en-GB"/>
        </w:rPr>
        <w:br w:type="page"/>
      </w:r>
    </w:p>
    <w:p w14:paraId="66C213F7" w14:textId="77777777" w:rsidR="001F7786" w:rsidRDefault="001F7786">
      <w:pPr>
        <w:overflowPunct/>
        <w:autoSpaceDE/>
        <w:autoSpaceDN/>
        <w:adjustRightInd/>
        <w:textAlignment w:val="auto"/>
        <w:rPr>
          <w:rFonts w:ascii="Arial" w:hAnsi="Arial" w:cs="Arial"/>
          <w:lang w:val="en-GB"/>
        </w:rPr>
      </w:pPr>
    </w:p>
    <w:p w14:paraId="1722E1F9" w14:textId="77777777" w:rsidR="00374D86" w:rsidRDefault="00374D86" w:rsidP="001C0875">
      <w:pPr>
        <w:jc w:val="center"/>
        <w:rPr>
          <w:rFonts w:ascii="Arial" w:hAnsi="Arial" w:cs="Arial"/>
          <w:lang w:val="en-GB"/>
        </w:rPr>
      </w:pPr>
    </w:p>
    <w:p w14:paraId="6341363F" w14:textId="2F0038AF" w:rsidR="003C4782" w:rsidRDefault="003C4782" w:rsidP="00374D86">
      <w:pPr>
        <w:rPr>
          <w:rFonts w:ascii="Arial" w:hAnsi="Arial" w:cs="Arial"/>
          <w:lang w:val="en-GB"/>
        </w:rPr>
      </w:pPr>
    </w:p>
    <w:p w14:paraId="7BE5BAAA" w14:textId="77777777" w:rsidR="00374D86" w:rsidRDefault="00374D86" w:rsidP="00374D86">
      <w:pPr>
        <w:rPr>
          <w:rFonts w:ascii="Arial" w:hAnsi="Arial" w:cs="Arial"/>
          <w:lang w:val="en-GB"/>
        </w:rPr>
      </w:pPr>
    </w:p>
    <w:p w14:paraId="66A877FA" w14:textId="77777777" w:rsidR="00374D86" w:rsidRPr="006C2098" w:rsidRDefault="00374D86" w:rsidP="001C0875">
      <w:pPr>
        <w:jc w:val="center"/>
        <w:rPr>
          <w:rFonts w:ascii="Arial" w:hAnsi="Arial" w:cs="Arial"/>
          <w:lang w:val="en-GB"/>
        </w:rPr>
      </w:pPr>
    </w:p>
    <w:p w14:paraId="1B00DB24" w14:textId="77777777" w:rsidR="00E56737" w:rsidRDefault="00E56737" w:rsidP="002C282D">
      <w:pPr>
        <w:rPr>
          <w:rFonts w:ascii="Arial" w:hAnsi="Arial" w:cs="Arial"/>
          <w:szCs w:val="22"/>
        </w:rPr>
      </w:pPr>
    </w:p>
    <w:p w14:paraId="0AE3B6C5" w14:textId="77777777" w:rsidR="00F47F27" w:rsidRDefault="00F47F27" w:rsidP="002C282D">
      <w:pPr>
        <w:rPr>
          <w:rFonts w:ascii="Arial" w:hAnsi="Arial" w:cs="Arial"/>
          <w:szCs w:val="22"/>
        </w:rPr>
      </w:pPr>
    </w:p>
    <w:p w14:paraId="5CE74A01" w14:textId="77777777" w:rsidR="00E53743" w:rsidRDefault="00E53743" w:rsidP="002C282D">
      <w:pPr>
        <w:rPr>
          <w:rFonts w:ascii="Arial" w:hAnsi="Arial" w:cs="Arial"/>
          <w:szCs w:val="22"/>
        </w:rPr>
      </w:pPr>
    </w:p>
    <w:p w14:paraId="300EE92C" w14:textId="77777777" w:rsidR="00E53743" w:rsidRDefault="00E53743" w:rsidP="002C282D">
      <w:pPr>
        <w:rPr>
          <w:rFonts w:ascii="Arial" w:hAnsi="Arial" w:cs="Arial"/>
          <w:szCs w:val="22"/>
        </w:rPr>
      </w:pPr>
    </w:p>
    <w:p w14:paraId="05B36CF8" w14:textId="77777777" w:rsidR="00871321" w:rsidRDefault="00871321" w:rsidP="002C282D">
      <w:pPr>
        <w:rPr>
          <w:rFonts w:ascii="Arial" w:hAnsi="Arial" w:cs="Arial"/>
          <w:szCs w:val="22"/>
        </w:rPr>
      </w:pPr>
    </w:p>
    <w:p w14:paraId="2133171E" w14:textId="7C1F3D1E" w:rsidR="00CF57B7" w:rsidRPr="006F1378" w:rsidRDefault="00CF57B7" w:rsidP="001C0875">
      <w:pPr>
        <w:overflowPunct/>
        <w:autoSpaceDE/>
        <w:autoSpaceDN/>
        <w:adjustRightInd/>
        <w:textAlignment w:val="auto"/>
        <w:rPr>
          <w:rFonts w:ascii="Arial" w:hAnsi="Arial" w:cs="Arial"/>
          <w:b/>
        </w:rPr>
      </w:pPr>
      <w:bookmarkStart w:id="46" w:name="TPR"/>
      <w:r>
        <w:rPr>
          <w:rFonts w:ascii="Arial" w:hAnsi="Arial" w:cs="Arial"/>
          <w:b/>
          <w:color w:val="000000"/>
          <w:sz w:val="24"/>
          <w:szCs w:val="24"/>
          <w:lang w:val="en-GB"/>
        </w:rPr>
        <w:t>18</w:t>
      </w:r>
      <w:r w:rsidRPr="006F1378">
        <w:rPr>
          <w:rFonts w:ascii="Arial" w:hAnsi="Arial" w:cs="Arial"/>
          <w:b/>
          <w:color w:val="000000"/>
          <w:sz w:val="24"/>
          <w:szCs w:val="24"/>
          <w:lang w:val="en-GB"/>
        </w:rPr>
        <w:tab/>
      </w:r>
      <w:r w:rsidRPr="006F1378">
        <w:rPr>
          <w:rFonts w:ascii="Arial" w:hAnsi="Arial" w:cs="Arial"/>
          <w:b/>
          <w:color w:val="000000"/>
          <w:sz w:val="24"/>
          <w:szCs w:val="24"/>
          <w:u w:val="single"/>
          <w:lang w:val="en-GB"/>
        </w:rPr>
        <w:t>Deduction Type: TPR</w:t>
      </w:r>
      <w:r>
        <w:rPr>
          <w:rFonts w:ascii="Arial" w:hAnsi="Arial" w:cs="Arial"/>
          <w:b/>
          <w:color w:val="000000"/>
          <w:sz w:val="24"/>
          <w:szCs w:val="24"/>
          <w:u w:val="single"/>
          <w:lang w:val="en-GB"/>
        </w:rPr>
        <w:t xml:space="preserve"> (TAG)</w:t>
      </w:r>
    </w:p>
    <w:bookmarkEnd w:id="46"/>
    <w:p w14:paraId="3E247E22" w14:textId="77777777" w:rsidR="00CF57B7" w:rsidRDefault="00CF57B7" w:rsidP="00CF57B7">
      <w:pPr>
        <w:ind w:left="576"/>
      </w:pPr>
    </w:p>
    <w:p w14:paraId="1907C6E1" w14:textId="77777777" w:rsidR="00CF57B7" w:rsidRDefault="00CF57B7" w:rsidP="00CF57B7">
      <w:pPr>
        <w:ind w:firstLine="576"/>
      </w:pPr>
      <w:r>
        <w:object w:dxaOrig="19100" w:dyaOrig="7994" w14:anchorId="1FE8A982">
          <v:shape id="_x0000_i1040" type="#_x0000_t75" style="width:482.25pt;height:201.75pt" o:ole="">
            <v:imagedata r:id="rId96" o:title=""/>
          </v:shape>
          <o:OLEObject Type="Embed" ProgID="Visio.Drawing.11" ShapeID="_x0000_i1040" DrawAspect="Content" ObjectID="_1843107220" r:id="rId97"/>
        </w:object>
      </w:r>
    </w:p>
    <w:p w14:paraId="7A9BB170" w14:textId="2D7DA185" w:rsidR="00DA0705" w:rsidRPr="00D51CFE" w:rsidRDefault="00CF57B7" w:rsidP="00D51CFE">
      <w:pPr>
        <w:overflowPunct/>
        <w:autoSpaceDE/>
        <w:autoSpaceDN/>
        <w:adjustRightInd/>
        <w:textAlignment w:val="auto"/>
        <w:rPr>
          <w:rFonts w:ascii="Arial" w:hAnsi="Arial" w:cs="Arial"/>
          <w:b/>
          <w:szCs w:val="22"/>
        </w:rPr>
      </w:pPr>
      <w:r>
        <w:rPr>
          <w:rFonts w:ascii="Arial" w:hAnsi="Arial" w:cs="Arial"/>
          <w:szCs w:val="22"/>
        </w:rPr>
        <w:br w:type="page"/>
      </w:r>
    </w:p>
    <w:p w14:paraId="41F313F1" w14:textId="77777777" w:rsidR="00DA0705" w:rsidRDefault="00DA0705" w:rsidP="0002411F">
      <w:pPr>
        <w:rPr>
          <w:rFonts w:ascii="Arial" w:hAnsi="Arial" w:cs="Arial"/>
          <w:szCs w:val="22"/>
        </w:rPr>
      </w:pPr>
    </w:p>
    <w:p w14:paraId="2550E0F0" w14:textId="77777777" w:rsidR="00DA0C9E" w:rsidRDefault="00DA0C9E" w:rsidP="0002411F">
      <w:pPr>
        <w:rPr>
          <w:rFonts w:ascii="Arial" w:hAnsi="Arial" w:cs="Arial"/>
          <w:szCs w:val="22"/>
        </w:rPr>
      </w:pPr>
    </w:p>
    <w:p w14:paraId="4D244A28" w14:textId="0758F10C" w:rsidR="00B14E03" w:rsidRDefault="00D51CFE" w:rsidP="00B14E03">
      <w:pPr>
        <w:ind w:left="720" w:hanging="720"/>
        <w:rPr>
          <w:rFonts w:ascii="Arial" w:hAnsi="Arial" w:cs="Arial"/>
          <w:szCs w:val="22"/>
        </w:rPr>
      </w:pPr>
      <w:r>
        <w:rPr>
          <w:rFonts w:ascii="Arial" w:hAnsi="Arial" w:cs="Arial"/>
          <w:b/>
          <w:szCs w:val="22"/>
        </w:rPr>
        <w:t>1</w:t>
      </w:r>
      <w:r w:rsidR="00B14E03">
        <w:rPr>
          <w:rFonts w:ascii="Arial" w:hAnsi="Arial" w:cs="Arial"/>
          <w:b/>
          <w:szCs w:val="22"/>
        </w:rPr>
        <w:t>9</w:t>
      </w:r>
      <w:r w:rsidR="00B14E03">
        <w:rPr>
          <w:rFonts w:ascii="Arial" w:hAnsi="Arial" w:cs="Arial"/>
          <w:szCs w:val="22"/>
        </w:rPr>
        <w:tab/>
      </w:r>
      <w:bookmarkStart w:id="47" w:name="otherrecall"/>
      <w:bookmarkEnd w:id="47"/>
      <w:r w:rsidR="00B14E03">
        <w:rPr>
          <w:rFonts w:ascii="Arial" w:hAnsi="Arial" w:cs="Arial"/>
          <w:szCs w:val="22"/>
        </w:rPr>
        <w:t xml:space="preserve">OTHER </w:t>
      </w:r>
      <w:bookmarkStart w:id="48" w:name="recall"/>
      <w:bookmarkEnd w:id="48"/>
      <w:r w:rsidR="00B14E03">
        <w:rPr>
          <w:rFonts w:ascii="Arial" w:hAnsi="Arial" w:cs="Arial"/>
          <w:szCs w:val="22"/>
        </w:rPr>
        <w:t xml:space="preserve">(Non-Trade – Recall):  </w:t>
      </w:r>
    </w:p>
    <w:p w14:paraId="043DC3F7" w14:textId="77777777" w:rsidR="00B14E03" w:rsidRDefault="00B14E03" w:rsidP="00B14E03">
      <w:pPr>
        <w:ind w:left="720" w:hanging="720"/>
        <w:rPr>
          <w:rFonts w:ascii="Arial" w:hAnsi="Arial" w:cs="Arial"/>
          <w:szCs w:val="22"/>
        </w:rPr>
      </w:pPr>
    </w:p>
    <w:p w14:paraId="50938FA1" w14:textId="77777777" w:rsidR="00B14E03" w:rsidRDefault="00B14E03" w:rsidP="00B14E03">
      <w:pPr>
        <w:ind w:left="720" w:hanging="720"/>
        <w:rPr>
          <w:rFonts w:ascii="Arial" w:hAnsi="Arial" w:cs="Arial"/>
          <w:szCs w:val="22"/>
        </w:rPr>
      </w:pPr>
    </w:p>
    <w:p w14:paraId="47F9F678" w14:textId="59B6D9D3" w:rsidR="00B14E03" w:rsidRDefault="00B14E03" w:rsidP="00B14E03">
      <w:pPr>
        <w:ind w:left="810" w:hanging="810"/>
        <w:rPr>
          <w:rFonts w:ascii="Arial" w:hAnsi="Arial" w:cs="Arial"/>
          <w:lang w:val="en-GB"/>
        </w:rPr>
      </w:pPr>
      <w:r>
        <w:rPr>
          <w:rFonts w:ascii="Arial" w:hAnsi="Arial" w:cs="Arial"/>
          <w:b/>
          <w:szCs w:val="22"/>
        </w:rPr>
        <w:t>19</w:t>
      </w:r>
      <w:r w:rsidRPr="00533C11">
        <w:rPr>
          <w:rFonts w:ascii="Arial" w:hAnsi="Arial" w:cs="Arial"/>
          <w:b/>
          <w:szCs w:val="22"/>
        </w:rPr>
        <w:t>.</w:t>
      </w:r>
      <w:r>
        <w:rPr>
          <w:rFonts w:ascii="Arial" w:hAnsi="Arial" w:cs="Arial"/>
          <w:b/>
          <w:szCs w:val="22"/>
        </w:rPr>
        <w:t>1</w:t>
      </w:r>
      <w:r w:rsidRPr="00533C11">
        <w:rPr>
          <w:rFonts w:ascii="Arial" w:hAnsi="Arial" w:cs="Arial"/>
          <w:b/>
          <w:szCs w:val="22"/>
        </w:rPr>
        <w:tab/>
        <w:t>Customer Invoice</w:t>
      </w:r>
      <w:r>
        <w:rPr>
          <w:rFonts w:ascii="Arial" w:hAnsi="Arial" w:cs="Arial"/>
          <w:b/>
          <w:szCs w:val="22"/>
        </w:rPr>
        <w:t xml:space="preserve"> for </w:t>
      </w:r>
      <w:r w:rsidR="00CF57B7">
        <w:rPr>
          <w:rFonts w:ascii="Arial" w:hAnsi="Arial" w:cs="Arial"/>
          <w:b/>
          <w:szCs w:val="22"/>
        </w:rPr>
        <w:t>Other/Recall</w:t>
      </w:r>
      <w:r>
        <w:rPr>
          <w:rFonts w:ascii="Arial" w:hAnsi="Arial" w:cs="Arial"/>
          <w:szCs w:val="22"/>
        </w:rPr>
        <w:t xml:space="preserve">:  </w:t>
      </w:r>
      <w:r>
        <w:rPr>
          <w:rFonts w:ascii="Arial" w:hAnsi="Arial" w:cs="Arial"/>
          <w:b/>
          <w:szCs w:val="22"/>
        </w:rPr>
        <w:t xml:space="preserve"> </w:t>
      </w:r>
    </w:p>
    <w:p w14:paraId="4DDB5C11" w14:textId="1D9DDB2A" w:rsidR="00B14E03" w:rsidRDefault="00B14E03" w:rsidP="00B14E03">
      <w:pPr>
        <w:ind w:left="810" w:hanging="90"/>
        <w:rPr>
          <w:rFonts w:ascii="Arial" w:hAnsi="Arial" w:cs="Arial"/>
          <w:b/>
          <w:szCs w:val="22"/>
        </w:rPr>
      </w:pPr>
      <w:r>
        <w:rPr>
          <w:rFonts w:ascii="Arial" w:hAnsi="Arial" w:cs="Arial"/>
          <w:lang w:val="en-GB"/>
        </w:rPr>
        <w:t xml:space="preserve">   </w:t>
      </w:r>
      <w:bookmarkStart w:id="49" w:name="bps"/>
      <w:bookmarkEnd w:id="49"/>
    </w:p>
    <w:p w14:paraId="7367E38C" w14:textId="77777777" w:rsidR="00B14E03" w:rsidRDefault="00B14E03" w:rsidP="00B14E03">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3481472" behindDoc="0" locked="0" layoutInCell="1" allowOverlap="1" wp14:anchorId="0054C534" wp14:editId="2EC6D688">
                <wp:simplePos x="0" y="0"/>
                <wp:positionH relativeFrom="column">
                  <wp:posOffset>2084705</wp:posOffset>
                </wp:positionH>
                <wp:positionV relativeFrom="paragraph">
                  <wp:posOffset>916305</wp:posOffset>
                </wp:positionV>
                <wp:extent cx="2292350" cy="602615"/>
                <wp:effectExtent l="0" t="0" r="12700" b="26035"/>
                <wp:wrapNone/>
                <wp:docPr id="169" name="Text Box 18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0" cy="602615"/>
                        </a:xfrm>
                        <a:prstGeom prst="rect">
                          <a:avLst/>
                        </a:prstGeom>
                        <a:solidFill>
                          <a:schemeClr val="tx2">
                            <a:lumMod val="40000"/>
                            <a:lumOff val="60000"/>
                          </a:schemeClr>
                        </a:solidFill>
                        <a:ln w="19050">
                          <a:solidFill>
                            <a:srgbClr val="000000"/>
                          </a:solidFill>
                          <a:miter lim="800000"/>
                          <a:headEnd/>
                          <a:tailEnd/>
                        </a:ln>
                        <a:effectLst/>
                      </wps:spPr>
                      <wps:txbx>
                        <w:txbxContent>
                          <w:p w14:paraId="33790ED3" w14:textId="77777777" w:rsidR="00393F33" w:rsidRDefault="00393F33" w:rsidP="00B14E03">
                            <w:pPr>
                              <w:rPr>
                                <w:rFonts w:ascii="Arial" w:hAnsi="Arial" w:cs="Arial"/>
                                <w:sz w:val="16"/>
                                <w:szCs w:val="16"/>
                              </w:rPr>
                            </w:pPr>
                            <w:r>
                              <w:rPr>
                                <w:rFonts w:ascii="Arial" w:hAnsi="Arial" w:cs="Arial"/>
                                <w:sz w:val="16"/>
                                <w:szCs w:val="16"/>
                                <w:u w:val="single"/>
                              </w:rPr>
                              <w:t>Product Recall</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This confirms that the invoice is for Returns.</w:t>
                            </w:r>
                          </w:p>
                          <w:p w14:paraId="463A83B4" w14:textId="77777777" w:rsidR="00393F33" w:rsidRPr="00417484" w:rsidRDefault="00393F33" w:rsidP="00B14E03">
                            <w:pPr>
                              <w:rPr>
                                <w:sz w:val="18"/>
                                <w:szCs w:val="18"/>
                              </w:rPr>
                            </w:pPr>
                            <w:r>
                              <w:rPr>
                                <w:rFonts w:ascii="Arial" w:hAnsi="Arial" w:cs="Arial"/>
                                <w:sz w:val="16"/>
                                <w:szCs w:val="16"/>
                              </w:rPr>
                              <w:t>Once identified as a returns claim, it needs to be stepped to Acosta for further research.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54C534" id="Text Box 1896" o:spid="_x0000_s1217" type="#_x0000_t202" style="position:absolute;margin-left:164.15pt;margin-top:72.15pt;width:180.5pt;height:47.45pt;z-index:2534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" fillcolor="#8db3e2 [1311]" strokeweight="1.5pt">
                <v:textbox>
                  <w:txbxContent>
                    <w:p w14:paraId="33790ED3" w14:textId="77777777" w:rsidR="00393F33" w:rsidRDefault="00393F33" w:rsidP="00B14E03">
                      <w:pPr>
                        <w:rPr>
                          <w:rFonts w:ascii="Arial" w:hAnsi="Arial" w:cs="Arial"/>
                          <w:sz w:val="16"/>
                          <w:szCs w:val="16"/>
                        </w:rPr>
                      </w:pPr>
                      <w:r>
                        <w:rPr>
                          <w:rFonts w:ascii="Arial" w:hAnsi="Arial" w:cs="Arial"/>
                          <w:sz w:val="16"/>
                          <w:szCs w:val="16"/>
                          <w:u w:val="single"/>
                        </w:rPr>
                        <w:t>Product Recall</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This confirms that the invoice is for Returns.</w:t>
                      </w:r>
                    </w:p>
                    <w:p w14:paraId="463A83B4" w14:textId="77777777" w:rsidR="00393F33" w:rsidRPr="00417484" w:rsidRDefault="00393F33" w:rsidP="00B14E03">
                      <w:pPr>
                        <w:rPr>
                          <w:sz w:val="18"/>
                          <w:szCs w:val="18"/>
                        </w:rPr>
                      </w:pPr>
                      <w:r>
                        <w:rPr>
                          <w:rFonts w:ascii="Arial" w:hAnsi="Arial" w:cs="Arial"/>
                          <w:sz w:val="16"/>
                          <w:szCs w:val="16"/>
                        </w:rPr>
                        <w:t>Once identified as a returns claim, it needs to be stepped to Acosta for further research.</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3483520" behindDoc="0" locked="0" layoutInCell="1" allowOverlap="1" wp14:anchorId="512BE4B5" wp14:editId="1BF1CD5F">
                <wp:simplePos x="0" y="0"/>
                <wp:positionH relativeFrom="column">
                  <wp:posOffset>2868295</wp:posOffset>
                </wp:positionH>
                <wp:positionV relativeFrom="paragraph">
                  <wp:posOffset>596265</wp:posOffset>
                </wp:positionV>
                <wp:extent cx="0" cy="357505"/>
                <wp:effectExtent l="58420" t="18415" r="65405" b="24130"/>
                <wp:wrapNone/>
                <wp:docPr id="168" name="AutoShape 18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75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6740A5" id="AutoShape 1898" o:spid="_x0000_s1026" type="#_x0000_t32" style="position:absolute;margin-left:225.85pt;margin-top:46.95pt;width:0;height:28.15pt;z-index:2534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" strokeweight="1.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3482496" behindDoc="0" locked="0" layoutInCell="1" allowOverlap="1" wp14:anchorId="26607248" wp14:editId="5D0CF38B">
                <wp:simplePos x="0" y="0"/>
                <wp:positionH relativeFrom="column">
                  <wp:posOffset>2084705</wp:posOffset>
                </wp:positionH>
                <wp:positionV relativeFrom="paragraph">
                  <wp:posOffset>421005</wp:posOffset>
                </wp:positionV>
                <wp:extent cx="1485900" cy="175260"/>
                <wp:effectExtent l="17780" t="14605" r="10795" b="10160"/>
                <wp:wrapNone/>
                <wp:docPr id="167" name="AutoShape 18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1752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8B45F4" id="AutoShape 1897" o:spid="_x0000_s1026" style="position:absolute;margin-left:164.15pt;margin-top:33.15pt;width:117pt;height:13.8pt;z-index:2534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" filled="f" strokecolor="red" strokeweight="1.5pt">
                <v:shadow color="#868686"/>
              </v:roundrect>
            </w:pict>
          </mc:Fallback>
        </mc:AlternateContent>
      </w:r>
      <w:r>
        <w:rPr>
          <w:rFonts w:ascii="Arial" w:hAnsi="Arial" w:cs="Arial"/>
          <w:b/>
          <w:noProof/>
          <w:lang w:val="en-US"/>
        </w:rPr>
        <w:drawing>
          <wp:inline distT="0" distB="0" distL="0" distR="0" wp14:anchorId="54E80EF6" wp14:editId="6592C9AF">
            <wp:extent cx="6858000" cy="4990289"/>
            <wp:effectExtent l="19050" t="19050" r="0" b="127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98" cstate="print"/>
                    <a:srcRect/>
                    <a:stretch>
                      <a:fillRect/>
                    </a:stretch>
                  </pic:blipFill>
                  <pic:spPr bwMode="auto">
                    <a:xfrm>
                      <a:off x="0" y="0"/>
                      <a:ext cx="6858000" cy="4990289"/>
                    </a:xfrm>
                    <a:prstGeom prst="rect">
                      <a:avLst/>
                    </a:prstGeom>
                    <a:noFill/>
                    <a:ln w="9525">
                      <a:solidFill>
                        <a:schemeClr val="tx1"/>
                      </a:solidFill>
                      <a:miter lim="800000"/>
                      <a:headEnd/>
                      <a:tailEnd/>
                    </a:ln>
                  </pic:spPr>
                </pic:pic>
              </a:graphicData>
            </a:graphic>
          </wp:inline>
        </w:drawing>
      </w:r>
    </w:p>
    <w:p w14:paraId="739156DC" w14:textId="77777777" w:rsidR="00B14E03" w:rsidRDefault="00B14E03" w:rsidP="00B14E03">
      <w:pPr>
        <w:rPr>
          <w:rFonts w:ascii="Arial" w:hAnsi="Arial" w:cs="Arial"/>
          <w:b/>
          <w:lang w:val="en-GB"/>
        </w:rPr>
      </w:pPr>
    </w:p>
    <w:p w14:paraId="1E12B6FB" w14:textId="29BE306E" w:rsidR="00B14E03" w:rsidRDefault="00B14E03">
      <w:pPr>
        <w:overflowPunct/>
        <w:autoSpaceDE/>
        <w:autoSpaceDN/>
        <w:adjustRightInd/>
        <w:textAlignment w:val="auto"/>
        <w:rPr>
          <w:rFonts w:ascii="Arial" w:hAnsi="Arial" w:cs="Arial"/>
          <w:color w:val="FFFFFF"/>
          <w:kern w:val="28"/>
          <w:sz w:val="30"/>
          <w:szCs w:val="30"/>
          <w:lang w:val="en-GB"/>
        </w:rPr>
      </w:pPr>
    </w:p>
    <w:p w14:paraId="126335F4" w14:textId="77777777" w:rsidR="00CF57B7" w:rsidRDefault="00CF57B7">
      <w:pPr>
        <w:overflowPunct/>
        <w:autoSpaceDE/>
        <w:autoSpaceDN/>
        <w:adjustRightInd/>
        <w:textAlignment w:val="auto"/>
        <w:rPr>
          <w:rFonts w:ascii="Arial" w:hAnsi="Arial" w:cs="Arial"/>
          <w:color w:val="FFFFFF"/>
          <w:kern w:val="28"/>
          <w:sz w:val="30"/>
          <w:szCs w:val="30"/>
          <w:lang w:val="en-GB"/>
        </w:rPr>
      </w:pPr>
      <w:r>
        <w:rPr>
          <w:rFonts w:ascii="Arial" w:hAnsi="Arial" w:cs="Arial"/>
          <w:b/>
          <w:szCs w:val="30"/>
          <w:lang w:val="en-GB"/>
        </w:rPr>
        <w:br w:type="page"/>
      </w:r>
    </w:p>
    <w:p w14:paraId="2185A2CF" w14:textId="41DC14C5" w:rsidR="002F69B7" w:rsidRDefault="002F69B7" w:rsidP="002F69B7">
      <w:pPr>
        <w:ind w:left="720" w:hanging="720"/>
        <w:rPr>
          <w:rFonts w:ascii="Arial" w:hAnsi="Arial" w:cs="Arial"/>
          <w:szCs w:val="22"/>
        </w:rPr>
      </w:pPr>
      <w:r w:rsidRPr="00DA0C9E">
        <w:rPr>
          <w:rFonts w:ascii="Arial" w:hAnsi="Arial" w:cs="Arial"/>
          <w:b/>
          <w:szCs w:val="22"/>
        </w:rPr>
        <w:lastRenderedPageBreak/>
        <w:t>1</w:t>
      </w:r>
      <w:r>
        <w:rPr>
          <w:rFonts w:ascii="Arial" w:hAnsi="Arial" w:cs="Arial"/>
          <w:b/>
          <w:szCs w:val="22"/>
        </w:rPr>
        <w:t>2</w:t>
      </w:r>
      <w:r>
        <w:rPr>
          <w:rFonts w:ascii="Arial" w:hAnsi="Arial" w:cs="Arial"/>
          <w:szCs w:val="22"/>
        </w:rPr>
        <w:tab/>
        <w:t>SERV</w:t>
      </w:r>
      <w:bookmarkStart w:id="50" w:name="servicefee"/>
      <w:bookmarkEnd w:id="50"/>
      <w:r>
        <w:rPr>
          <w:rFonts w:ascii="Arial" w:hAnsi="Arial" w:cs="Arial"/>
          <w:szCs w:val="22"/>
        </w:rPr>
        <w:t xml:space="preserve">ICE FEE/PENALTY:  </w:t>
      </w:r>
    </w:p>
    <w:p w14:paraId="1EC3B2AC" w14:textId="77777777" w:rsidR="002F69B7" w:rsidRDefault="002F69B7" w:rsidP="002F69B7">
      <w:pPr>
        <w:ind w:left="720" w:hanging="720"/>
        <w:rPr>
          <w:rFonts w:ascii="Arial" w:hAnsi="Arial" w:cs="Arial"/>
          <w:szCs w:val="22"/>
        </w:rPr>
      </w:pPr>
    </w:p>
    <w:p w14:paraId="54AA314C" w14:textId="77777777" w:rsidR="002F69B7" w:rsidRDefault="002F69B7" w:rsidP="002F69B7">
      <w:pPr>
        <w:ind w:left="720" w:hanging="720"/>
        <w:rPr>
          <w:rFonts w:ascii="Arial" w:hAnsi="Arial" w:cs="Arial"/>
          <w:szCs w:val="22"/>
        </w:rPr>
      </w:pPr>
    </w:p>
    <w:p w14:paraId="20320F05" w14:textId="74793409" w:rsidR="002F69B7" w:rsidRDefault="002F69B7" w:rsidP="002F69B7">
      <w:pPr>
        <w:ind w:left="810" w:hanging="810"/>
        <w:rPr>
          <w:rFonts w:ascii="Arial" w:hAnsi="Arial" w:cs="Arial"/>
          <w:lang w:val="en-GB"/>
        </w:rPr>
      </w:pPr>
      <w:r>
        <w:rPr>
          <w:rFonts w:ascii="Arial" w:hAnsi="Arial" w:cs="Arial"/>
          <w:b/>
          <w:szCs w:val="22"/>
        </w:rPr>
        <w:t>19</w:t>
      </w:r>
      <w:r w:rsidRPr="00533C11">
        <w:rPr>
          <w:rFonts w:ascii="Arial" w:hAnsi="Arial" w:cs="Arial"/>
          <w:b/>
          <w:szCs w:val="22"/>
        </w:rPr>
        <w:t>.</w:t>
      </w:r>
      <w:r>
        <w:rPr>
          <w:rFonts w:ascii="Arial" w:hAnsi="Arial" w:cs="Arial"/>
          <w:b/>
          <w:szCs w:val="22"/>
        </w:rPr>
        <w:t>1</w:t>
      </w:r>
      <w:r w:rsidRPr="00533C11">
        <w:rPr>
          <w:rFonts w:ascii="Arial" w:hAnsi="Arial" w:cs="Arial"/>
          <w:b/>
          <w:szCs w:val="22"/>
        </w:rPr>
        <w:tab/>
        <w:t>Customer Invoice</w:t>
      </w:r>
      <w:r>
        <w:rPr>
          <w:rFonts w:ascii="Arial" w:hAnsi="Arial" w:cs="Arial"/>
          <w:b/>
          <w:szCs w:val="22"/>
        </w:rPr>
        <w:t xml:space="preserve"> for Service Fee/Penalty</w:t>
      </w:r>
      <w:r>
        <w:rPr>
          <w:rFonts w:ascii="Arial" w:hAnsi="Arial" w:cs="Arial"/>
          <w:szCs w:val="22"/>
        </w:rPr>
        <w:t xml:space="preserve">:  </w:t>
      </w:r>
      <w:r>
        <w:rPr>
          <w:rFonts w:ascii="Arial" w:hAnsi="Arial" w:cs="Arial"/>
          <w:b/>
          <w:szCs w:val="22"/>
        </w:rPr>
        <w:t xml:space="preserve"> </w:t>
      </w:r>
    </w:p>
    <w:p w14:paraId="4CFD03BF" w14:textId="1B86AAD7" w:rsidR="002F69B7" w:rsidRDefault="002F69B7">
      <w:pPr>
        <w:overflowPunct/>
        <w:autoSpaceDE/>
        <w:autoSpaceDN/>
        <w:adjustRightInd/>
        <w:textAlignment w:val="auto"/>
        <w:rPr>
          <w:rFonts w:ascii="Arial" w:hAnsi="Arial" w:cs="Arial"/>
          <w:color w:val="FFFFFF"/>
          <w:kern w:val="28"/>
          <w:sz w:val="30"/>
          <w:szCs w:val="30"/>
          <w:lang w:val="en-GB"/>
        </w:rPr>
      </w:pPr>
      <w:r w:rsidRPr="002F69B7">
        <w:rPr>
          <w:rFonts w:ascii="Arial" w:hAnsi="Arial" w:cs="Arial"/>
          <w:noProof/>
          <w:color w:val="FFFFFF"/>
          <w:kern w:val="28"/>
          <w:sz w:val="30"/>
          <w:szCs w:val="30"/>
          <w:lang w:val="en-GB"/>
        </w:rPr>
        <mc:AlternateContent>
          <mc:Choice Requires="wps">
            <w:drawing>
              <wp:anchor distT="0" distB="0" distL="114300" distR="114300" simplePos="0" relativeHeight="253584896" behindDoc="0" locked="0" layoutInCell="1" allowOverlap="1" wp14:anchorId="721FFC9A" wp14:editId="2D091E36">
                <wp:simplePos x="0" y="0"/>
                <wp:positionH relativeFrom="column">
                  <wp:posOffset>1136015</wp:posOffset>
                </wp:positionH>
                <wp:positionV relativeFrom="paragraph">
                  <wp:posOffset>1064895</wp:posOffset>
                </wp:positionV>
                <wp:extent cx="0" cy="357505"/>
                <wp:effectExtent l="58420" t="18415" r="65405" b="24130"/>
                <wp:wrapNone/>
                <wp:docPr id="330" name="AutoShape 18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75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E436547" id="_x0000_t32" coordsize="21600,21600" o:spt="32" o:oned="t" path="m,l21600,21600e" filled="f">
                <v:path arrowok="t" fillok="f" o:connecttype="none"/>
                <o:lock v:ext="edit" shapetype="t"/>
              </v:shapetype>
              <v:shape id="AutoShape 1898" o:spid="_x0000_s1026" type="#_x0000_t32" style="position:absolute;margin-left:89.45pt;margin-top:83.85pt;width:0;height:28.15pt;z-index:2535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" strokeweight="1.5pt">
                <v:stroke endarrow="block"/>
                <v:shadow color="#868686"/>
              </v:shape>
            </w:pict>
          </mc:Fallback>
        </mc:AlternateContent>
      </w:r>
      <w:r w:rsidRPr="002F69B7">
        <w:rPr>
          <w:rFonts w:ascii="Arial" w:hAnsi="Arial" w:cs="Arial"/>
          <w:noProof/>
          <w:color w:val="FFFFFF"/>
          <w:kern w:val="28"/>
          <w:sz w:val="30"/>
          <w:szCs w:val="30"/>
          <w:lang w:val="en-GB"/>
        </w:rPr>
        <mc:AlternateContent>
          <mc:Choice Requires="wps">
            <w:drawing>
              <wp:anchor distT="0" distB="0" distL="114300" distR="114300" simplePos="0" relativeHeight="253583872" behindDoc="0" locked="0" layoutInCell="1" allowOverlap="1" wp14:anchorId="2225A3AE" wp14:editId="41D96257">
                <wp:simplePos x="0" y="0"/>
                <wp:positionH relativeFrom="column">
                  <wp:posOffset>208280</wp:posOffset>
                </wp:positionH>
                <wp:positionV relativeFrom="paragraph">
                  <wp:posOffset>817245</wp:posOffset>
                </wp:positionV>
                <wp:extent cx="1485900" cy="242570"/>
                <wp:effectExtent l="0" t="0" r="19050" b="24130"/>
                <wp:wrapNone/>
                <wp:docPr id="329" name="AutoShape 18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2425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113B82" id="AutoShape 1897" o:spid="_x0000_s1026" style="position:absolute;margin-left:16.4pt;margin-top:64.35pt;width:117pt;height:19.1pt;z-index:2535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" filled="f" strokecolor="red" strokeweight="1.5pt">
                <v:shadow color="#868686"/>
              </v:roundrect>
            </w:pict>
          </mc:Fallback>
        </mc:AlternateContent>
      </w:r>
      <w:r>
        <w:rPr>
          <w:noProof/>
        </w:rPr>
        <w:drawing>
          <wp:inline distT="0" distB="0" distL="0" distR="0" wp14:anchorId="797ECE59" wp14:editId="789F2932">
            <wp:extent cx="7396843" cy="1200150"/>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r:link="rId100">
                      <a:extLst>
                        <a:ext uri="{28A0092B-C50C-407E-A947-70E740481C1C}">
                          <a14:useLocalDpi xmlns:a14="http://schemas.microsoft.com/office/drawing/2010/main" val="0"/>
                        </a:ext>
                      </a:extLst>
                    </a:blip>
                    <a:srcRect/>
                    <a:stretch>
                      <a:fillRect/>
                    </a:stretch>
                  </pic:blipFill>
                  <pic:spPr bwMode="auto">
                    <a:xfrm>
                      <a:off x="0" y="0"/>
                      <a:ext cx="7409245" cy="1202162"/>
                    </a:xfrm>
                    <a:prstGeom prst="rect">
                      <a:avLst/>
                    </a:prstGeom>
                    <a:noFill/>
                    <a:ln>
                      <a:noFill/>
                    </a:ln>
                  </pic:spPr>
                </pic:pic>
              </a:graphicData>
            </a:graphic>
          </wp:inline>
        </w:drawing>
      </w:r>
    </w:p>
    <w:p w14:paraId="47676754" w14:textId="55172F15" w:rsidR="002F69B7" w:rsidRDefault="002F69B7">
      <w:pPr>
        <w:overflowPunct/>
        <w:autoSpaceDE/>
        <w:autoSpaceDN/>
        <w:adjustRightInd/>
        <w:textAlignment w:val="auto"/>
        <w:rPr>
          <w:rFonts w:ascii="Arial" w:hAnsi="Arial" w:cs="Arial"/>
          <w:color w:val="FFFFFF"/>
          <w:kern w:val="28"/>
          <w:sz w:val="30"/>
          <w:szCs w:val="30"/>
          <w:lang w:val="en-GB"/>
        </w:rPr>
      </w:pPr>
    </w:p>
    <w:p w14:paraId="5849A73F" w14:textId="759ECFB3" w:rsidR="007F2DAA" w:rsidRDefault="007F2DAA">
      <w:pPr>
        <w:overflowPunct/>
        <w:autoSpaceDE/>
        <w:autoSpaceDN/>
        <w:adjustRightInd/>
        <w:textAlignment w:val="auto"/>
        <w:rPr>
          <w:rFonts w:ascii="Arial" w:hAnsi="Arial" w:cs="Arial"/>
          <w:color w:val="FFFFFF"/>
          <w:kern w:val="28"/>
          <w:sz w:val="30"/>
          <w:szCs w:val="30"/>
          <w:lang w:val="en-GB"/>
        </w:rPr>
      </w:pPr>
      <w:r w:rsidRPr="002F69B7">
        <w:rPr>
          <w:rFonts w:ascii="Arial" w:hAnsi="Arial" w:cs="Arial"/>
          <w:noProof/>
          <w:color w:val="FFFFFF"/>
          <w:kern w:val="28"/>
          <w:sz w:val="30"/>
          <w:szCs w:val="30"/>
          <w:lang w:val="en-GB"/>
        </w:rPr>
        <mc:AlternateContent>
          <mc:Choice Requires="wps">
            <w:drawing>
              <wp:anchor distT="0" distB="0" distL="114300" distR="114300" simplePos="0" relativeHeight="253582848" behindDoc="0" locked="0" layoutInCell="1" allowOverlap="1" wp14:anchorId="5DA99CA2" wp14:editId="313E1E61">
                <wp:simplePos x="0" y="0"/>
                <wp:positionH relativeFrom="column">
                  <wp:posOffset>276225</wp:posOffset>
                </wp:positionH>
                <wp:positionV relativeFrom="paragraph">
                  <wp:posOffset>50165</wp:posOffset>
                </wp:positionV>
                <wp:extent cx="3181350" cy="962025"/>
                <wp:effectExtent l="0" t="0" r="19050" b="28575"/>
                <wp:wrapNone/>
                <wp:docPr id="325" name="Text Box 18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1350" cy="962025"/>
                        </a:xfrm>
                        <a:prstGeom prst="rect">
                          <a:avLst/>
                        </a:prstGeom>
                        <a:solidFill>
                          <a:schemeClr val="tx2">
                            <a:lumMod val="40000"/>
                            <a:lumOff val="60000"/>
                          </a:schemeClr>
                        </a:solidFill>
                        <a:ln w="19050">
                          <a:solidFill>
                            <a:srgbClr val="000000"/>
                          </a:solidFill>
                          <a:miter lim="800000"/>
                          <a:headEnd/>
                          <a:tailEnd/>
                        </a:ln>
                        <a:effectLst/>
                      </wps:spPr>
                      <wps:txbx>
                        <w:txbxContent>
                          <w:p w14:paraId="3200291A" w14:textId="0C8784FB" w:rsidR="00393F33" w:rsidRPr="00417484" w:rsidRDefault="00393F33" w:rsidP="002F69B7">
                            <w:pPr>
                              <w:rPr>
                                <w:sz w:val="18"/>
                                <w:szCs w:val="18"/>
                              </w:rPr>
                            </w:pPr>
                            <w:r>
                              <w:rPr>
                                <w:rFonts w:ascii="Arial" w:hAnsi="Arial" w:cs="Arial"/>
                                <w:sz w:val="16"/>
                                <w:szCs w:val="16"/>
                                <w:u w:val="single"/>
                              </w:rPr>
                              <w:t>Identification</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LTL Not ON ODFL is a service fee/penalty for the client shipping product as parcel and not on ODFL without contactin Shcnucks per the Schnucks Warehouse Vendor Compliance policy. This is a penalty for not using Schnucks’ preferred LTL carrier.  No backup is provided for this.  The number listed on the check remit identifieds the PO the fee is charged for.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A99CA2" id="_x0000_s1218" type="#_x0000_t202" style="position:absolute;margin-left:21.75pt;margin-top:3.95pt;width:250.5pt;height:75.75pt;z-index:2535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" fillcolor="#8db3e2 [1311]" strokeweight="1.5pt">
                <v:textbox>
                  <w:txbxContent>
                    <w:p w14:paraId="3200291A" w14:textId="0C8784FB" w:rsidR="00393F33" w:rsidRPr="00417484" w:rsidRDefault="00393F33" w:rsidP="002F69B7">
                      <w:pPr>
                        <w:rPr>
                          <w:sz w:val="18"/>
                          <w:szCs w:val="18"/>
                        </w:rPr>
                      </w:pPr>
                      <w:r>
                        <w:rPr>
                          <w:rFonts w:ascii="Arial" w:hAnsi="Arial" w:cs="Arial"/>
                          <w:sz w:val="16"/>
                          <w:szCs w:val="16"/>
                          <w:u w:val="single"/>
                        </w:rPr>
                        <w:t>Identification</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LTL Not ON ODFL is a service fee/penalty for the client shipping product as parcel and not on ODFL without contactin Shcnucks per the Schnucks Warehouse Vendor Compliance policy. This is a penalty for not using Schnucks’ preferred LTL carrier.  No backup is provided for this.  The number listed on the check remit identifieds the PO the fee is charged for.</w:t>
                      </w:r>
                    </w:p>
                  </w:txbxContent>
                </v:textbox>
              </v:shape>
            </w:pict>
          </mc:Fallback>
        </mc:AlternateContent>
      </w:r>
    </w:p>
    <w:p w14:paraId="0D87A4CC" w14:textId="27C9D28B" w:rsidR="007F2DAA" w:rsidRDefault="007F2DAA">
      <w:pPr>
        <w:overflowPunct/>
        <w:autoSpaceDE/>
        <w:autoSpaceDN/>
        <w:adjustRightInd/>
        <w:textAlignment w:val="auto"/>
        <w:rPr>
          <w:rFonts w:ascii="Arial" w:hAnsi="Arial" w:cs="Arial"/>
          <w:color w:val="FFFFFF"/>
          <w:kern w:val="28"/>
          <w:sz w:val="30"/>
          <w:szCs w:val="30"/>
          <w:lang w:val="en-GB"/>
        </w:rPr>
      </w:pPr>
    </w:p>
    <w:p w14:paraId="049EED53" w14:textId="4635E170" w:rsidR="007F2DAA" w:rsidRDefault="007F2DAA">
      <w:pPr>
        <w:overflowPunct/>
        <w:autoSpaceDE/>
        <w:autoSpaceDN/>
        <w:adjustRightInd/>
        <w:textAlignment w:val="auto"/>
        <w:rPr>
          <w:rFonts w:ascii="Arial" w:hAnsi="Arial" w:cs="Arial"/>
          <w:color w:val="FFFFFF"/>
          <w:kern w:val="28"/>
          <w:sz w:val="30"/>
          <w:szCs w:val="30"/>
          <w:lang w:val="en-GB"/>
        </w:rPr>
      </w:pPr>
    </w:p>
    <w:p w14:paraId="77B83877" w14:textId="715B3778" w:rsidR="007F2DAA" w:rsidRDefault="007F2DAA">
      <w:pPr>
        <w:overflowPunct/>
        <w:autoSpaceDE/>
        <w:autoSpaceDN/>
        <w:adjustRightInd/>
        <w:textAlignment w:val="auto"/>
        <w:rPr>
          <w:rFonts w:ascii="Arial" w:hAnsi="Arial" w:cs="Arial"/>
          <w:color w:val="FFFFFF"/>
          <w:kern w:val="28"/>
          <w:sz w:val="30"/>
          <w:szCs w:val="30"/>
          <w:lang w:val="en-GB"/>
        </w:rPr>
      </w:pPr>
    </w:p>
    <w:p w14:paraId="536BFBBE" w14:textId="6892F166" w:rsidR="007F2DAA" w:rsidRDefault="007F2DAA">
      <w:pPr>
        <w:overflowPunct/>
        <w:autoSpaceDE/>
        <w:autoSpaceDN/>
        <w:adjustRightInd/>
        <w:textAlignment w:val="auto"/>
        <w:rPr>
          <w:rFonts w:ascii="Arial" w:hAnsi="Arial" w:cs="Arial"/>
          <w:color w:val="FFFFFF"/>
          <w:kern w:val="28"/>
          <w:sz w:val="30"/>
          <w:szCs w:val="30"/>
          <w:lang w:val="en-GB"/>
        </w:rPr>
      </w:pPr>
    </w:p>
    <w:p w14:paraId="6843BB21" w14:textId="44BA3D27" w:rsidR="007F2DAA" w:rsidRDefault="007F2DAA">
      <w:pPr>
        <w:overflowPunct/>
        <w:autoSpaceDE/>
        <w:autoSpaceDN/>
        <w:adjustRightInd/>
        <w:textAlignment w:val="auto"/>
        <w:rPr>
          <w:rFonts w:ascii="Arial" w:hAnsi="Arial" w:cs="Arial"/>
          <w:color w:val="FFFFFF"/>
          <w:kern w:val="28"/>
          <w:sz w:val="30"/>
          <w:szCs w:val="30"/>
          <w:lang w:val="en-GB"/>
        </w:rPr>
      </w:pPr>
    </w:p>
    <w:p w14:paraId="46FEB126" w14:textId="33DED6B2" w:rsidR="007F2DAA" w:rsidRDefault="007F2DAA">
      <w:pPr>
        <w:overflowPunct/>
        <w:autoSpaceDE/>
        <w:autoSpaceDN/>
        <w:adjustRightInd/>
        <w:textAlignment w:val="auto"/>
        <w:rPr>
          <w:rFonts w:ascii="Arial" w:hAnsi="Arial" w:cs="Arial"/>
          <w:kern w:val="28"/>
          <w:lang w:val="en-GB"/>
        </w:rPr>
      </w:pPr>
    </w:p>
    <w:p w14:paraId="06DF46FB" w14:textId="0C41ABB0" w:rsidR="007F2DAA" w:rsidRDefault="007F2DAA">
      <w:pPr>
        <w:overflowPunct/>
        <w:autoSpaceDE/>
        <w:autoSpaceDN/>
        <w:adjustRightInd/>
        <w:textAlignment w:val="auto"/>
        <w:rPr>
          <w:rFonts w:ascii="Arial" w:hAnsi="Arial" w:cs="Arial"/>
          <w:kern w:val="28"/>
          <w:lang w:val="en-GB"/>
        </w:rPr>
      </w:pPr>
    </w:p>
    <w:p w14:paraId="479A10A5" w14:textId="7C7D56BD" w:rsidR="00457A26" w:rsidRDefault="00457A26">
      <w:pPr>
        <w:overflowPunct/>
        <w:autoSpaceDE/>
        <w:autoSpaceDN/>
        <w:adjustRightInd/>
        <w:textAlignment w:val="auto"/>
        <w:rPr>
          <w:rFonts w:ascii="Arial" w:hAnsi="Arial" w:cs="Arial"/>
          <w:kern w:val="28"/>
          <w:lang w:val="en-GB"/>
        </w:rPr>
      </w:pPr>
    </w:p>
    <w:p w14:paraId="07029977" w14:textId="09C60F2C" w:rsidR="00457A26" w:rsidRDefault="00457A26">
      <w:pPr>
        <w:overflowPunct/>
        <w:autoSpaceDE/>
        <w:autoSpaceDN/>
        <w:adjustRightInd/>
        <w:textAlignment w:val="auto"/>
        <w:rPr>
          <w:rFonts w:ascii="Arial" w:hAnsi="Arial" w:cs="Arial"/>
          <w:kern w:val="28"/>
          <w:lang w:val="en-GB"/>
        </w:rPr>
      </w:pPr>
    </w:p>
    <w:p w14:paraId="0E40D385" w14:textId="21BD2B15" w:rsidR="00457A26" w:rsidRPr="00393F33" w:rsidRDefault="00457A26">
      <w:pPr>
        <w:overflowPunct/>
        <w:autoSpaceDE/>
        <w:autoSpaceDN/>
        <w:adjustRightInd/>
        <w:textAlignment w:val="auto"/>
        <w:rPr>
          <w:rFonts w:ascii="Arial" w:hAnsi="Arial" w:cs="Arial"/>
          <w:kern w:val="28"/>
          <w:lang w:val="en-GB"/>
        </w:rPr>
      </w:pPr>
    </w:p>
    <w:p w14:paraId="172C1BB4" w14:textId="77777777" w:rsidR="007F2DAA" w:rsidRDefault="007F2DAA">
      <w:pPr>
        <w:overflowPunct/>
        <w:autoSpaceDE/>
        <w:autoSpaceDN/>
        <w:adjustRightInd/>
        <w:textAlignment w:val="auto"/>
        <w:rPr>
          <w:rFonts w:ascii="Arial" w:hAnsi="Arial" w:cs="Arial"/>
          <w:color w:val="FFFFFF"/>
          <w:kern w:val="28"/>
          <w:sz w:val="30"/>
          <w:szCs w:val="30"/>
          <w:lang w:val="en-GB"/>
        </w:rPr>
      </w:pPr>
    </w:p>
    <w:p w14:paraId="3FED00E6" w14:textId="367D07BE" w:rsidR="002F69B7" w:rsidRDefault="002F69B7">
      <w:pPr>
        <w:overflowPunct/>
        <w:autoSpaceDE/>
        <w:autoSpaceDN/>
        <w:adjustRightInd/>
        <w:textAlignment w:val="auto"/>
        <w:rPr>
          <w:rFonts w:ascii="Arial" w:hAnsi="Arial" w:cs="Arial"/>
          <w:color w:val="FFFFFF"/>
          <w:kern w:val="28"/>
          <w:sz w:val="30"/>
          <w:szCs w:val="30"/>
          <w:lang w:val="en-GB"/>
        </w:rPr>
      </w:pPr>
      <w:r>
        <w:rPr>
          <w:rFonts w:ascii="Arial" w:hAnsi="Arial" w:cs="Arial"/>
          <w:color w:val="FFFFFF"/>
          <w:kern w:val="28"/>
          <w:sz w:val="30"/>
          <w:szCs w:val="30"/>
          <w:lang w:val="en-GB"/>
        </w:rPr>
        <w:br w:type="page"/>
      </w:r>
      <w:r w:rsidR="007F2DAA">
        <w:rPr>
          <w:rFonts w:ascii="Arial" w:hAnsi="Arial" w:cs="Arial"/>
          <w:color w:val="FFFFFF"/>
          <w:kern w:val="28"/>
          <w:sz w:val="30"/>
          <w:szCs w:val="30"/>
          <w:lang w:val="en-GB"/>
        </w:rPr>
        <w:lastRenderedPageBreak/>
        <w:t>Pa</w:t>
      </w:r>
    </w:p>
    <w:p w14:paraId="729C1A7A" w14:textId="37AF095E" w:rsidR="007F2DAA" w:rsidRDefault="007F2DAA">
      <w:pPr>
        <w:overflowPunct/>
        <w:autoSpaceDE/>
        <w:autoSpaceDN/>
        <w:adjustRightInd/>
        <w:textAlignment w:val="auto"/>
        <w:rPr>
          <w:rFonts w:ascii="Arial" w:hAnsi="Arial" w:cs="Arial"/>
          <w:color w:val="FFFFFF"/>
          <w:kern w:val="28"/>
          <w:sz w:val="30"/>
          <w:szCs w:val="30"/>
          <w:lang w:val="en-GB"/>
        </w:rPr>
      </w:pPr>
    </w:p>
    <w:p w14:paraId="51072986" w14:textId="77777777" w:rsidR="007F2DAA" w:rsidRDefault="007F2DAA">
      <w:pPr>
        <w:overflowPunct/>
        <w:autoSpaceDE/>
        <w:autoSpaceDN/>
        <w:adjustRightInd/>
        <w:textAlignment w:val="auto"/>
        <w:rPr>
          <w:rFonts w:ascii="Arial" w:hAnsi="Arial" w:cs="Arial"/>
          <w:color w:val="FFFFFF"/>
          <w:kern w:val="28"/>
          <w:sz w:val="30"/>
          <w:szCs w:val="30"/>
          <w:lang w:val="en-GB"/>
        </w:rPr>
      </w:pPr>
    </w:p>
    <w:p w14:paraId="181F8544" w14:textId="6F167E6D" w:rsidR="00BA56A1" w:rsidRDefault="00BA56A1" w:rsidP="00BA56A1">
      <w:pPr>
        <w:pStyle w:val="Heading1"/>
        <w:numPr>
          <w:ilvl w:val="0"/>
          <w:numId w:val="0"/>
        </w:numPr>
        <w:shd w:val="clear" w:color="auto" w:fill="99CCFF"/>
        <w:spacing w:before="0" w:after="0"/>
        <w:rPr>
          <w:rFonts w:ascii="Arial" w:hAnsi="Arial" w:cs="Arial"/>
          <w:szCs w:val="30"/>
          <w:lang w:val="en-GB"/>
        </w:rPr>
      </w:pPr>
      <w:r>
        <w:rPr>
          <w:rFonts w:ascii="Arial" w:hAnsi="Arial" w:cs="Arial"/>
          <w:b w:val="0"/>
          <w:szCs w:val="30"/>
          <w:lang w:val="en-GB"/>
        </w:rPr>
        <w:t>BPS TEAM INFORMATION</w:t>
      </w:r>
    </w:p>
    <w:p w14:paraId="0C483F13" w14:textId="77777777" w:rsidR="00BA56A1" w:rsidRDefault="00BA56A1" w:rsidP="00BA56A1"/>
    <w:p w14:paraId="7641A98E" w14:textId="77777777" w:rsidR="00C73B02" w:rsidRPr="0010681A" w:rsidRDefault="00C73B02" w:rsidP="00C73B02">
      <w:pPr>
        <w:pStyle w:val="Style2"/>
      </w:pPr>
      <w:r>
        <w:t>CCA CLEARING INFORMATION SPECIFIC</w:t>
      </w:r>
    </w:p>
    <w:p w14:paraId="5012914A" w14:textId="77777777" w:rsidR="00C73B02" w:rsidRDefault="00C73B02" w:rsidP="00C73B02">
      <w:pPr>
        <w:jc w:val="both"/>
        <w:rPr>
          <w:rFonts w:ascii="Arial" w:hAnsi="Arial" w:cs="Arial"/>
          <w:b/>
          <w:sz w:val="24"/>
          <w:szCs w:val="24"/>
          <w:u w:val="single"/>
          <w:lang w:val="en-GB"/>
        </w:rPr>
      </w:pPr>
    </w:p>
    <w:p w14:paraId="735CA284" w14:textId="77777777" w:rsidR="00C73B02" w:rsidRPr="0054623E" w:rsidRDefault="00C73B02" w:rsidP="00C73B02">
      <w:pPr>
        <w:jc w:val="both"/>
        <w:rPr>
          <w:rFonts w:ascii="Arial" w:hAnsi="Arial" w:cs="Arial"/>
          <w:b/>
          <w:sz w:val="24"/>
          <w:szCs w:val="24"/>
          <w:u w:val="single"/>
          <w:lang w:val="en-GB"/>
        </w:rPr>
      </w:pPr>
      <w:r w:rsidRPr="0054623E">
        <w:rPr>
          <w:rFonts w:ascii="Arial" w:hAnsi="Arial" w:cs="Arial"/>
          <w:b/>
          <w:sz w:val="24"/>
          <w:szCs w:val="24"/>
          <w:u w:val="single"/>
          <w:lang w:val="en-GB"/>
        </w:rPr>
        <w:t>CCA Client Specific</w:t>
      </w:r>
    </w:p>
    <w:p w14:paraId="43D38B9A" w14:textId="77777777" w:rsidR="00C73B02" w:rsidRDefault="00C73B02" w:rsidP="000A0886">
      <w:pPr>
        <w:tabs>
          <w:tab w:val="left" w:pos="720"/>
        </w:tabs>
        <w:rPr>
          <w:rFonts w:ascii="Arial" w:hAnsi="Arial" w:cs="Arial"/>
          <w:b/>
          <w:u w:val="single"/>
        </w:rPr>
      </w:pPr>
    </w:p>
    <w:p w14:paraId="02C92D22" w14:textId="77777777" w:rsidR="000A0886" w:rsidRDefault="000A0886" w:rsidP="002C282D">
      <w:pPr>
        <w:rPr>
          <w:rFonts w:ascii="Arial" w:hAnsi="Arial" w:cs="Arial"/>
          <w:szCs w:val="22"/>
        </w:rPr>
      </w:pPr>
    </w:p>
    <w:p w14:paraId="689BA615" w14:textId="475A247F" w:rsidR="00672F3C" w:rsidRPr="00C73B02" w:rsidRDefault="00672F3C" w:rsidP="00672F3C">
      <w:pPr>
        <w:tabs>
          <w:tab w:val="left" w:pos="720"/>
        </w:tabs>
        <w:rPr>
          <w:rFonts w:ascii="Arial" w:hAnsi="Arial" w:cs="Arial"/>
          <w:b/>
          <w:sz w:val="22"/>
          <w:u w:val="single"/>
        </w:rPr>
      </w:pPr>
      <w:r>
        <w:rPr>
          <w:rFonts w:ascii="Arial" w:hAnsi="Arial" w:cs="Arial"/>
          <w:b/>
          <w:sz w:val="22"/>
          <w:u w:val="single"/>
        </w:rPr>
        <w:t>KEN</w:t>
      </w:r>
      <w:r w:rsidRPr="00C73B02">
        <w:rPr>
          <w:rFonts w:ascii="Arial" w:hAnsi="Arial" w:cs="Arial"/>
          <w:b/>
          <w:sz w:val="22"/>
          <w:u w:val="single"/>
        </w:rPr>
        <w:t>’S</w:t>
      </w:r>
    </w:p>
    <w:p w14:paraId="5D95D7D6" w14:textId="77777777" w:rsidR="00665B18" w:rsidRDefault="00665B18" w:rsidP="00665B18">
      <w:pPr>
        <w:rPr>
          <w:rFonts w:ascii="Arial" w:hAnsi="Arial" w:cs="Arial"/>
        </w:rPr>
      </w:pPr>
    </w:p>
    <w:p w14:paraId="1B4FADC2" w14:textId="3134DE50" w:rsidR="00665B18" w:rsidRDefault="00665B18" w:rsidP="00665B18">
      <w:pPr>
        <w:rPr>
          <w:rFonts w:ascii="Arial" w:hAnsi="Arial" w:cs="Arial"/>
        </w:rPr>
      </w:pPr>
      <w:r>
        <w:rPr>
          <w:noProof/>
        </w:rPr>
        <w:drawing>
          <wp:inline distT="0" distB="0" distL="0" distR="0" wp14:anchorId="20A433FC" wp14:editId="510722BD">
            <wp:extent cx="7105345" cy="3867150"/>
            <wp:effectExtent l="19050" t="19050" r="19685" b="19050"/>
            <wp:docPr id="475857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5731" name="Picture 1" descr="A screenshot of a computer&#10;&#10;Description automatically generated"/>
                    <pic:cNvPicPr>
                      <a:picLocks noChangeAspect="1" noChangeArrowheads="1"/>
                    </pic:cNvPicPr>
                  </pic:nvPicPr>
                  <pic:blipFill>
                    <a:blip r:embed="rId101" r:link="rId102">
                      <a:extLst>
                        <a:ext uri="{28A0092B-C50C-407E-A947-70E740481C1C}">
                          <a14:useLocalDpi xmlns:a14="http://schemas.microsoft.com/office/drawing/2010/main" val="0"/>
                        </a:ext>
                      </a:extLst>
                    </a:blip>
                    <a:srcRect/>
                    <a:stretch>
                      <a:fillRect/>
                    </a:stretch>
                  </pic:blipFill>
                  <pic:spPr bwMode="auto">
                    <a:xfrm>
                      <a:off x="0" y="0"/>
                      <a:ext cx="7106807" cy="3867946"/>
                    </a:xfrm>
                    <a:prstGeom prst="rect">
                      <a:avLst/>
                    </a:prstGeom>
                    <a:noFill/>
                    <a:ln>
                      <a:solidFill>
                        <a:schemeClr val="tx1"/>
                      </a:solidFill>
                    </a:ln>
                  </pic:spPr>
                </pic:pic>
              </a:graphicData>
            </a:graphic>
          </wp:inline>
        </w:drawing>
      </w:r>
    </w:p>
    <w:p w14:paraId="083FFB80" w14:textId="77777777" w:rsidR="00665B18" w:rsidRPr="00665B18" w:rsidRDefault="00665B18" w:rsidP="00665B18">
      <w:pPr>
        <w:rPr>
          <w:rFonts w:ascii="Arial" w:hAnsi="Arial" w:cs="Arial"/>
        </w:rPr>
      </w:pPr>
    </w:p>
    <w:p w14:paraId="625DC3FE" w14:textId="62167419" w:rsidR="006B3D04" w:rsidRPr="00665B18" w:rsidRDefault="006B3D04" w:rsidP="00665B18">
      <w:pPr>
        <w:pStyle w:val="ListParagraph"/>
        <w:numPr>
          <w:ilvl w:val="0"/>
          <w:numId w:val="17"/>
        </w:numPr>
        <w:rPr>
          <w:rFonts w:ascii="Arial" w:hAnsi="Arial" w:cs="Arial"/>
        </w:rPr>
      </w:pPr>
      <w:r>
        <w:rPr>
          <w:rFonts w:ascii="Arial" w:hAnsi="Arial" w:cs="Arial"/>
        </w:rPr>
        <w:t xml:space="preserve">Store Damages (VGP Vendor Guaranteed Product) will deduct at certain times throughout the year. </w:t>
      </w:r>
      <w:r w:rsidR="00AD245C">
        <w:rPr>
          <w:rFonts w:ascii="Arial" w:hAnsi="Arial" w:cs="Arial"/>
        </w:rPr>
        <w:t xml:space="preserve">A </w:t>
      </w:r>
      <w:r>
        <w:rPr>
          <w:rFonts w:ascii="Arial" w:hAnsi="Arial" w:cs="Arial"/>
        </w:rPr>
        <w:t xml:space="preserve">client event number </w:t>
      </w:r>
      <w:r w:rsidR="00AD245C">
        <w:rPr>
          <w:rFonts w:ascii="Arial" w:hAnsi="Arial" w:cs="Arial"/>
        </w:rPr>
        <w:t xml:space="preserve">will be </w:t>
      </w:r>
      <w:r>
        <w:rPr>
          <w:rFonts w:ascii="Arial" w:hAnsi="Arial" w:cs="Arial"/>
        </w:rPr>
        <w:t>provided</w:t>
      </w:r>
      <w:r w:rsidR="00AD245C">
        <w:rPr>
          <w:rFonts w:ascii="Arial" w:hAnsi="Arial" w:cs="Arial"/>
        </w:rPr>
        <w:t xml:space="preserve"> by the Sales team</w:t>
      </w:r>
      <w:r>
        <w:rPr>
          <w:rFonts w:ascii="Arial" w:hAnsi="Arial" w:cs="Arial"/>
        </w:rPr>
        <w:t xml:space="preserve"> to clear </w:t>
      </w:r>
      <w:r w:rsidR="00AD245C">
        <w:rPr>
          <w:rFonts w:ascii="Arial" w:hAnsi="Arial" w:cs="Arial"/>
        </w:rPr>
        <w:t xml:space="preserve">the </w:t>
      </w:r>
      <w:r>
        <w:rPr>
          <w:rFonts w:ascii="Arial" w:hAnsi="Arial" w:cs="Arial"/>
        </w:rPr>
        <w:t>damages. Th</w:t>
      </w:r>
      <w:r w:rsidR="00AD245C">
        <w:rPr>
          <w:rFonts w:ascii="Arial" w:hAnsi="Arial" w:cs="Arial"/>
        </w:rPr>
        <w:t>is</w:t>
      </w:r>
      <w:r>
        <w:rPr>
          <w:rFonts w:ascii="Arial" w:hAnsi="Arial" w:cs="Arial"/>
        </w:rPr>
        <w:t xml:space="preserve"> CE # changes every 6 months. See attached portal instructions</w:t>
      </w:r>
      <w:r w:rsidR="00AD245C">
        <w:rPr>
          <w:rFonts w:ascii="Arial" w:hAnsi="Arial" w:cs="Arial"/>
        </w:rPr>
        <w:t>:</w:t>
      </w:r>
      <w:r>
        <w:rPr>
          <w:rFonts w:ascii="Arial" w:hAnsi="Arial" w:cs="Arial"/>
        </w:rPr>
        <w:t xml:space="preserve"> </w:t>
      </w:r>
      <w:bookmarkStart w:id="51" w:name="_MON_1724157352"/>
      <w:bookmarkEnd w:id="51"/>
      <w:r>
        <w:object w:dxaOrig="1534" w:dyaOrig="997" w14:anchorId="29B327D8">
          <v:shape id="_x0000_i1041" type="#_x0000_t75" style="width:79.5pt;height:50.25pt" o:ole="">
            <v:imagedata r:id="rId103" o:title=""/>
          </v:shape>
          <o:OLEObject Type="Embed" ProgID="Word.Document.12" ShapeID="_x0000_i1041" DrawAspect="Icon" ObjectID="_1843107221" r:id="rId104">
            <o:FieldCodes>\s</o:FieldCodes>
          </o:OLEObject>
        </w:object>
      </w:r>
    </w:p>
    <w:p w14:paraId="70D3A982" w14:textId="77777777" w:rsidR="00FD23A5" w:rsidRDefault="00FD23A5" w:rsidP="002C282D">
      <w:pPr>
        <w:rPr>
          <w:rFonts w:ascii="Arial" w:hAnsi="Arial" w:cs="Arial"/>
          <w:szCs w:val="22"/>
        </w:rPr>
      </w:pPr>
    </w:p>
    <w:p w14:paraId="031AE5FA" w14:textId="77777777" w:rsidR="00FD23A5" w:rsidRDefault="00FD23A5" w:rsidP="002C282D">
      <w:pPr>
        <w:rPr>
          <w:rFonts w:ascii="Arial" w:hAnsi="Arial" w:cs="Arial"/>
          <w:szCs w:val="22"/>
        </w:rPr>
      </w:pPr>
    </w:p>
    <w:p w14:paraId="39F56423" w14:textId="77777777" w:rsidR="00FD23A5" w:rsidRDefault="00FD23A5" w:rsidP="002C282D">
      <w:pPr>
        <w:rPr>
          <w:rFonts w:ascii="Arial" w:hAnsi="Arial" w:cs="Arial"/>
          <w:szCs w:val="22"/>
        </w:rPr>
      </w:pPr>
    </w:p>
    <w:p w14:paraId="160F7507" w14:textId="77777777" w:rsidR="00F91DB4" w:rsidRDefault="00F91DB4" w:rsidP="002C282D">
      <w:pPr>
        <w:rPr>
          <w:rFonts w:ascii="Arial" w:hAnsi="Arial" w:cs="Arial"/>
          <w:szCs w:val="22"/>
        </w:rPr>
      </w:pPr>
    </w:p>
    <w:p w14:paraId="6A093DA5" w14:textId="77777777" w:rsidR="00F91DB4" w:rsidRDefault="00F91DB4" w:rsidP="002C282D">
      <w:pPr>
        <w:rPr>
          <w:rFonts w:ascii="Arial" w:hAnsi="Arial" w:cs="Arial"/>
          <w:szCs w:val="22"/>
        </w:rPr>
      </w:pPr>
    </w:p>
    <w:p w14:paraId="7F8ED44E" w14:textId="77777777" w:rsidR="00F91DB4" w:rsidRDefault="00F91DB4" w:rsidP="002C282D">
      <w:pPr>
        <w:rPr>
          <w:rFonts w:ascii="Arial" w:hAnsi="Arial" w:cs="Arial"/>
          <w:szCs w:val="22"/>
        </w:rPr>
      </w:pPr>
    </w:p>
    <w:p w14:paraId="2573ADB9" w14:textId="77777777" w:rsidR="00F91DB4" w:rsidRDefault="00F91DB4" w:rsidP="002C282D">
      <w:pPr>
        <w:rPr>
          <w:rFonts w:ascii="Arial" w:hAnsi="Arial" w:cs="Arial"/>
          <w:szCs w:val="22"/>
        </w:rPr>
      </w:pPr>
    </w:p>
    <w:p w14:paraId="61DC4F92" w14:textId="77777777" w:rsidR="00F91DB4" w:rsidRDefault="00F91DB4" w:rsidP="002C282D">
      <w:pPr>
        <w:rPr>
          <w:rFonts w:ascii="Arial" w:hAnsi="Arial" w:cs="Arial"/>
          <w:szCs w:val="22"/>
        </w:rPr>
      </w:pPr>
    </w:p>
    <w:p w14:paraId="5BE58B2C" w14:textId="77777777" w:rsidR="009945B7" w:rsidRDefault="009945B7" w:rsidP="002C282D">
      <w:pPr>
        <w:rPr>
          <w:rFonts w:ascii="Arial" w:hAnsi="Arial" w:cs="Arial"/>
          <w:szCs w:val="22"/>
        </w:rPr>
      </w:pPr>
    </w:p>
    <w:p w14:paraId="10190FD9" w14:textId="5DF5B81F" w:rsidR="009945B7" w:rsidRDefault="009945B7" w:rsidP="002C282D">
      <w:pPr>
        <w:rPr>
          <w:rFonts w:ascii="Arial" w:hAnsi="Arial" w:cs="Arial"/>
          <w:szCs w:val="22"/>
        </w:rPr>
      </w:pPr>
    </w:p>
    <w:p w14:paraId="36A5608B" w14:textId="017581D4" w:rsidR="00F25FF5" w:rsidRDefault="00F25FF5" w:rsidP="002C282D">
      <w:pPr>
        <w:rPr>
          <w:rFonts w:ascii="Arial" w:hAnsi="Arial" w:cs="Arial"/>
          <w:szCs w:val="22"/>
        </w:rPr>
      </w:pPr>
    </w:p>
    <w:p w14:paraId="14024084" w14:textId="3571B8A9" w:rsidR="00F25FF5" w:rsidRDefault="00F25FF5" w:rsidP="002C282D">
      <w:pPr>
        <w:rPr>
          <w:rFonts w:ascii="Arial" w:hAnsi="Arial" w:cs="Arial"/>
          <w:szCs w:val="22"/>
        </w:rPr>
      </w:pPr>
    </w:p>
    <w:p w14:paraId="66C5ECEB" w14:textId="521EDA79" w:rsidR="00F25FF5" w:rsidRDefault="00F25FF5" w:rsidP="002C282D">
      <w:pPr>
        <w:rPr>
          <w:rFonts w:ascii="Arial" w:hAnsi="Arial" w:cs="Arial"/>
          <w:szCs w:val="22"/>
        </w:rPr>
      </w:pPr>
    </w:p>
    <w:p w14:paraId="04B02B67" w14:textId="757DC0EB" w:rsidR="00F25FF5" w:rsidRDefault="00F25FF5" w:rsidP="002C282D">
      <w:pPr>
        <w:rPr>
          <w:rFonts w:ascii="Arial" w:hAnsi="Arial" w:cs="Arial"/>
          <w:szCs w:val="22"/>
        </w:rPr>
      </w:pPr>
    </w:p>
    <w:p w14:paraId="745EE18B" w14:textId="76FF7A2B" w:rsidR="00F25FF5" w:rsidRDefault="00F25FF5" w:rsidP="002C282D">
      <w:pPr>
        <w:rPr>
          <w:rFonts w:ascii="Arial" w:hAnsi="Arial" w:cs="Arial"/>
          <w:szCs w:val="22"/>
        </w:rPr>
      </w:pPr>
    </w:p>
    <w:p w14:paraId="41FEBA62" w14:textId="644117B1" w:rsidR="00F25FF5" w:rsidRDefault="00F25FF5" w:rsidP="002C282D">
      <w:pPr>
        <w:rPr>
          <w:rFonts w:ascii="Arial" w:hAnsi="Arial" w:cs="Arial"/>
          <w:szCs w:val="22"/>
        </w:rPr>
      </w:pPr>
    </w:p>
    <w:p w14:paraId="3036D631" w14:textId="42C3D710" w:rsidR="00F25FF5" w:rsidRDefault="00F25FF5" w:rsidP="002C282D">
      <w:pPr>
        <w:rPr>
          <w:rFonts w:ascii="Arial" w:hAnsi="Arial" w:cs="Arial"/>
          <w:szCs w:val="22"/>
        </w:rPr>
      </w:pPr>
    </w:p>
    <w:p w14:paraId="6E1E62AB" w14:textId="1EBC1C81" w:rsidR="00F25FF5" w:rsidRDefault="00F25FF5" w:rsidP="002C282D">
      <w:pPr>
        <w:rPr>
          <w:rFonts w:ascii="Arial" w:hAnsi="Arial" w:cs="Arial"/>
          <w:szCs w:val="22"/>
        </w:rPr>
      </w:pPr>
    </w:p>
    <w:p w14:paraId="319E475F" w14:textId="2024DE6E" w:rsidR="00F25FF5" w:rsidRDefault="00F25FF5" w:rsidP="002C282D">
      <w:pPr>
        <w:rPr>
          <w:rFonts w:ascii="Arial" w:hAnsi="Arial" w:cs="Arial"/>
          <w:szCs w:val="22"/>
        </w:rPr>
      </w:pPr>
    </w:p>
    <w:p w14:paraId="4175F069" w14:textId="6494CCCD" w:rsidR="00F25FF5" w:rsidRDefault="00F25FF5" w:rsidP="002C282D">
      <w:pPr>
        <w:rPr>
          <w:rFonts w:ascii="Arial" w:hAnsi="Arial" w:cs="Arial"/>
          <w:szCs w:val="22"/>
        </w:rPr>
      </w:pPr>
    </w:p>
    <w:p w14:paraId="3B81BA73" w14:textId="7ADAAFC8" w:rsidR="00F25FF5" w:rsidRDefault="00F25FF5" w:rsidP="002C282D">
      <w:pPr>
        <w:rPr>
          <w:rFonts w:ascii="Arial" w:hAnsi="Arial" w:cs="Arial"/>
          <w:szCs w:val="22"/>
        </w:rPr>
      </w:pPr>
    </w:p>
    <w:p w14:paraId="32967BFA" w14:textId="22EAE073" w:rsidR="00F25FF5" w:rsidRDefault="00F25FF5" w:rsidP="002C282D">
      <w:pPr>
        <w:rPr>
          <w:rFonts w:ascii="Arial" w:hAnsi="Arial" w:cs="Arial"/>
          <w:szCs w:val="22"/>
        </w:rPr>
      </w:pPr>
    </w:p>
    <w:p w14:paraId="27B168F5" w14:textId="5C1435ED" w:rsidR="00145877" w:rsidRDefault="00145877" w:rsidP="002C282D">
      <w:pPr>
        <w:rPr>
          <w:rFonts w:ascii="Arial" w:hAnsi="Arial" w:cs="Arial"/>
          <w:szCs w:val="22"/>
        </w:rPr>
      </w:pPr>
    </w:p>
    <w:p w14:paraId="0E65A469" w14:textId="6C61056B" w:rsidR="00145877" w:rsidRDefault="00145877" w:rsidP="002C282D">
      <w:pPr>
        <w:rPr>
          <w:rFonts w:ascii="Arial" w:hAnsi="Arial" w:cs="Arial"/>
          <w:szCs w:val="22"/>
        </w:rPr>
      </w:pPr>
    </w:p>
    <w:p w14:paraId="6119B954" w14:textId="32E7B53E" w:rsidR="00145877" w:rsidRDefault="00145877" w:rsidP="002C282D">
      <w:pPr>
        <w:rPr>
          <w:rFonts w:ascii="Arial" w:hAnsi="Arial" w:cs="Arial"/>
          <w:szCs w:val="22"/>
        </w:rPr>
      </w:pPr>
    </w:p>
    <w:p w14:paraId="7E20CA4F" w14:textId="77777777" w:rsidR="00145877" w:rsidRDefault="00145877" w:rsidP="002C282D">
      <w:pPr>
        <w:rPr>
          <w:rFonts w:ascii="Arial" w:hAnsi="Arial" w:cs="Arial"/>
          <w:szCs w:val="22"/>
        </w:rPr>
      </w:pPr>
    </w:p>
    <w:p w14:paraId="0620F7AA" w14:textId="39C9D5CD" w:rsidR="00F25FF5" w:rsidRDefault="00F25FF5" w:rsidP="002C282D">
      <w:pPr>
        <w:rPr>
          <w:rFonts w:ascii="Arial" w:hAnsi="Arial" w:cs="Arial"/>
          <w:szCs w:val="22"/>
        </w:rPr>
      </w:pPr>
    </w:p>
    <w:p w14:paraId="0F1BF749" w14:textId="3EEA6EE1" w:rsidR="00F25FF5" w:rsidRDefault="00F25FF5" w:rsidP="002C282D">
      <w:pPr>
        <w:rPr>
          <w:rFonts w:ascii="Arial" w:hAnsi="Arial" w:cs="Arial"/>
          <w:szCs w:val="22"/>
        </w:rPr>
      </w:pPr>
    </w:p>
    <w:p w14:paraId="42AC92E4" w14:textId="718C16E8" w:rsidR="00F25FF5" w:rsidRDefault="00F25FF5" w:rsidP="002C282D">
      <w:pPr>
        <w:rPr>
          <w:rFonts w:ascii="Arial" w:hAnsi="Arial" w:cs="Arial"/>
          <w:szCs w:val="22"/>
        </w:rPr>
      </w:pPr>
    </w:p>
    <w:p w14:paraId="2657B992" w14:textId="77777777" w:rsidR="00F25FF5" w:rsidRDefault="00F25FF5" w:rsidP="002C282D">
      <w:pPr>
        <w:rPr>
          <w:rFonts w:ascii="Arial" w:hAnsi="Arial" w:cs="Arial"/>
          <w:szCs w:val="22"/>
        </w:rPr>
      </w:pPr>
    </w:p>
    <w:p w14:paraId="2C81AAC9" w14:textId="77777777" w:rsidR="009945B7" w:rsidRDefault="009945B7" w:rsidP="002C282D">
      <w:pPr>
        <w:rPr>
          <w:rFonts w:ascii="Arial" w:hAnsi="Arial" w:cs="Arial"/>
          <w:szCs w:val="22"/>
        </w:rPr>
      </w:pPr>
    </w:p>
    <w:p w14:paraId="0581A848" w14:textId="77777777" w:rsidR="00254AEC" w:rsidRDefault="00254AEC" w:rsidP="002C282D">
      <w:pPr>
        <w:rPr>
          <w:rFonts w:ascii="Arial" w:hAnsi="Arial" w:cs="Arial"/>
          <w:szCs w:val="22"/>
        </w:rPr>
      </w:pPr>
    </w:p>
    <w:p w14:paraId="5A217BAA" w14:textId="77777777" w:rsidR="00254AEC" w:rsidRDefault="00254AEC" w:rsidP="002C282D">
      <w:pPr>
        <w:rPr>
          <w:rFonts w:ascii="Arial" w:hAnsi="Arial" w:cs="Arial"/>
          <w:szCs w:val="22"/>
        </w:rPr>
      </w:pPr>
    </w:p>
    <w:p w14:paraId="51921AB9" w14:textId="77777777" w:rsidR="00254AEC" w:rsidRDefault="00254AEC" w:rsidP="002C282D">
      <w:pPr>
        <w:rPr>
          <w:rFonts w:ascii="Arial" w:hAnsi="Arial" w:cs="Arial"/>
          <w:szCs w:val="22"/>
        </w:rPr>
      </w:pPr>
    </w:p>
    <w:p w14:paraId="6D180F9C" w14:textId="77777777" w:rsidR="009945B7" w:rsidRDefault="009945B7" w:rsidP="002C282D">
      <w:pPr>
        <w:rPr>
          <w:rFonts w:ascii="Arial" w:hAnsi="Arial" w:cs="Arial"/>
          <w:szCs w:val="22"/>
        </w:rPr>
      </w:pPr>
    </w:p>
    <w:p w14:paraId="4F1BBCCC" w14:textId="6EAB967E" w:rsidR="00C81BB0" w:rsidRDefault="00C81BB0">
      <w:pPr>
        <w:overflowPunct/>
        <w:autoSpaceDE/>
        <w:autoSpaceDN/>
        <w:adjustRightInd/>
        <w:textAlignment w:val="auto"/>
        <w:rPr>
          <w:rFonts w:ascii="Arial" w:hAnsi="Arial" w:cs="Arial"/>
          <w:szCs w:val="22"/>
        </w:rPr>
      </w:pPr>
      <w:r>
        <w:rPr>
          <w:rFonts w:ascii="Arial" w:hAnsi="Arial" w:cs="Arial"/>
          <w:szCs w:val="22"/>
        </w:rPr>
        <w:br w:type="page"/>
      </w:r>
    </w:p>
    <w:p w14:paraId="47B96106" w14:textId="77777777" w:rsidR="009945B7" w:rsidRDefault="009945B7" w:rsidP="002C282D">
      <w:pPr>
        <w:rPr>
          <w:rFonts w:ascii="Arial" w:hAnsi="Arial" w:cs="Arial"/>
          <w:szCs w:val="22"/>
        </w:rPr>
      </w:pPr>
    </w:p>
    <w:p w14:paraId="7626B1F3" w14:textId="77777777" w:rsidR="009945B7" w:rsidRPr="004B48C4" w:rsidRDefault="009031FE" w:rsidP="009945B7">
      <w:pPr>
        <w:pStyle w:val="Heading1"/>
        <w:numPr>
          <w:ilvl w:val="0"/>
          <w:numId w:val="0"/>
        </w:numPr>
        <w:shd w:val="clear" w:color="auto" w:fill="99CCFF"/>
        <w:rPr>
          <w:rFonts w:ascii="Arial" w:hAnsi="Arial" w:cs="Arial"/>
          <w:lang w:val="en-GB"/>
        </w:rPr>
      </w:pPr>
      <w:bookmarkStart w:id="52" w:name="versionhistory"/>
      <w:bookmarkEnd w:id="52"/>
      <w:r>
        <w:rPr>
          <w:rFonts w:ascii="Arial" w:hAnsi="Arial" w:cs="Arial"/>
          <w:lang w:val="en-GB"/>
        </w:rPr>
        <w:t xml:space="preserve">COMPLETE </w:t>
      </w:r>
      <w:r w:rsidR="009945B7" w:rsidRPr="004B48C4">
        <w:rPr>
          <w:rFonts w:ascii="Arial" w:hAnsi="Arial" w:cs="Arial"/>
          <w:lang w:val="en-GB"/>
        </w:rPr>
        <w:t>VERSION HISTORY</w:t>
      </w:r>
    </w:p>
    <w:p w14:paraId="4585C14C" w14:textId="77777777" w:rsidR="009945B7" w:rsidRPr="004B48C4" w:rsidRDefault="009945B7" w:rsidP="009945B7">
      <w:pPr>
        <w:jc w:val="center"/>
        <w:rPr>
          <w:rFonts w:ascii="Arial" w:hAnsi="Arial" w:cs="Arial"/>
          <w:sz w:val="16"/>
          <w:szCs w:val="16"/>
          <w:lang w:val="en-GB"/>
        </w:rPr>
      </w:pPr>
    </w:p>
    <w:tbl>
      <w:tblPr>
        <w:tblW w:w="1068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444"/>
        <w:gridCol w:w="270"/>
        <w:gridCol w:w="1260"/>
        <w:gridCol w:w="360"/>
        <w:gridCol w:w="1350"/>
      </w:tblGrid>
      <w:tr w:rsidR="00C035A2" w:rsidRPr="004B48C4" w14:paraId="4F186CDC" w14:textId="77777777" w:rsidTr="00C035A2">
        <w:trPr>
          <w:cantSplit/>
          <w:trHeight w:val="491"/>
        </w:trPr>
        <w:tc>
          <w:tcPr>
            <w:tcW w:w="7444" w:type="dxa"/>
            <w:tcBorders>
              <w:top w:val="single" w:sz="6" w:space="0" w:color="auto"/>
              <w:left w:val="single" w:sz="6" w:space="0" w:color="auto"/>
              <w:bottom w:val="single" w:sz="6" w:space="0" w:color="auto"/>
              <w:right w:val="single" w:sz="6" w:space="0" w:color="auto"/>
            </w:tcBorders>
            <w:shd w:val="pct40" w:color="auto" w:fill="000000"/>
            <w:vAlign w:val="center"/>
          </w:tcPr>
          <w:p w14:paraId="37554A91" w14:textId="77777777" w:rsidR="00C035A2" w:rsidRPr="004B48C4" w:rsidRDefault="00C035A2" w:rsidP="00E06C6B">
            <w:pPr>
              <w:jc w:val="center"/>
              <w:rPr>
                <w:rFonts w:ascii="Arial" w:hAnsi="Arial" w:cs="Arial"/>
                <w:b/>
                <w:color w:val="FFFFFF"/>
                <w:sz w:val="24"/>
                <w:szCs w:val="24"/>
                <w:lang w:val="en-GB"/>
              </w:rPr>
            </w:pPr>
            <w:r w:rsidRPr="004B48C4">
              <w:rPr>
                <w:rFonts w:ascii="Arial" w:hAnsi="Arial" w:cs="Arial"/>
                <w:b/>
                <w:color w:val="FFFFFF"/>
                <w:sz w:val="24"/>
                <w:szCs w:val="24"/>
                <w:lang w:val="en-GB"/>
              </w:rPr>
              <w:t>UPDATE DESCRIPTION</w:t>
            </w:r>
          </w:p>
        </w:tc>
        <w:tc>
          <w:tcPr>
            <w:tcW w:w="1890" w:type="dxa"/>
            <w:gridSpan w:val="3"/>
            <w:tcBorders>
              <w:top w:val="single" w:sz="6" w:space="0" w:color="auto"/>
              <w:left w:val="single" w:sz="6" w:space="0" w:color="auto"/>
              <w:bottom w:val="single" w:sz="6" w:space="0" w:color="auto"/>
              <w:right w:val="single" w:sz="6" w:space="0" w:color="auto"/>
            </w:tcBorders>
            <w:shd w:val="pct40" w:color="auto" w:fill="000000"/>
            <w:vAlign w:val="center"/>
          </w:tcPr>
          <w:p w14:paraId="5E1A5ADD" w14:textId="77777777" w:rsidR="00C035A2" w:rsidRPr="004B48C4" w:rsidRDefault="00C035A2" w:rsidP="00E06C6B">
            <w:pPr>
              <w:jc w:val="center"/>
              <w:rPr>
                <w:rFonts w:ascii="Arial" w:hAnsi="Arial" w:cs="Arial"/>
                <w:b/>
                <w:color w:val="FFFFFF"/>
                <w:sz w:val="24"/>
                <w:szCs w:val="24"/>
                <w:lang w:val="en-GB"/>
              </w:rPr>
            </w:pPr>
            <w:r w:rsidRPr="004B48C4">
              <w:rPr>
                <w:rFonts w:ascii="Arial" w:hAnsi="Arial" w:cs="Arial"/>
                <w:b/>
                <w:color w:val="FFFFFF"/>
                <w:sz w:val="24"/>
                <w:szCs w:val="24"/>
                <w:lang w:val="en-GB"/>
              </w:rPr>
              <w:t xml:space="preserve">DATE </w:t>
            </w:r>
          </w:p>
        </w:tc>
        <w:tc>
          <w:tcPr>
            <w:tcW w:w="1350" w:type="dxa"/>
            <w:tcBorders>
              <w:top w:val="single" w:sz="6" w:space="0" w:color="auto"/>
              <w:left w:val="single" w:sz="6" w:space="0" w:color="auto"/>
              <w:bottom w:val="single" w:sz="6" w:space="0" w:color="auto"/>
              <w:right w:val="single" w:sz="6" w:space="0" w:color="auto"/>
            </w:tcBorders>
            <w:shd w:val="pct40" w:color="auto" w:fill="000000"/>
            <w:vAlign w:val="center"/>
          </w:tcPr>
          <w:p w14:paraId="341CC759" w14:textId="77777777" w:rsidR="00C035A2" w:rsidRPr="004B48C4" w:rsidRDefault="00C035A2" w:rsidP="00E06C6B">
            <w:pPr>
              <w:jc w:val="center"/>
              <w:rPr>
                <w:rFonts w:ascii="Arial" w:hAnsi="Arial" w:cs="Arial"/>
                <w:b/>
                <w:color w:val="FFFFFF"/>
                <w:sz w:val="24"/>
                <w:szCs w:val="24"/>
                <w:lang w:val="en-GB"/>
              </w:rPr>
            </w:pPr>
            <w:r w:rsidRPr="004B48C4">
              <w:rPr>
                <w:rFonts w:ascii="Arial" w:hAnsi="Arial" w:cs="Arial"/>
                <w:b/>
                <w:color w:val="FFFFFF"/>
                <w:sz w:val="24"/>
                <w:szCs w:val="24"/>
                <w:lang w:val="en-GB"/>
              </w:rPr>
              <w:t>AUTHOR</w:t>
            </w:r>
          </w:p>
        </w:tc>
      </w:tr>
      <w:tr w:rsidR="00C035A2" w:rsidRPr="004B48C4" w14:paraId="3664A1F5"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7715115B" w14:textId="77777777" w:rsidR="00C035A2" w:rsidRPr="009945B7" w:rsidRDefault="00C035A2" w:rsidP="00E06C6B">
            <w:pPr>
              <w:rPr>
                <w:rFonts w:ascii="Arial" w:hAnsi="Arial" w:cs="Arial"/>
                <w:sz w:val="18"/>
                <w:szCs w:val="18"/>
              </w:rPr>
            </w:pPr>
            <w:r w:rsidRPr="009945B7">
              <w:rPr>
                <w:rFonts w:ascii="Arial" w:hAnsi="Arial" w:cs="Arial"/>
                <w:sz w:val="18"/>
                <w:szCs w:val="18"/>
              </w:rPr>
              <w:t>First draft of the SchnucksSOP</w:t>
            </w:r>
          </w:p>
        </w:tc>
        <w:tc>
          <w:tcPr>
            <w:tcW w:w="1260" w:type="dxa"/>
            <w:tcBorders>
              <w:top w:val="single" w:sz="6" w:space="0" w:color="auto"/>
              <w:left w:val="single" w:sz="6" w:space="0" w:color="auto"/>
              <w:bottom w:val="single" w:sz="6" w:space="0" w:color="auto"/>
              <w:right w:val="single" w:sz="6" w:space="0" w:color="auto"/>
            </w:tcBorders>
          </w:tcPr>
          <w:p w14:paraId="7E47BD4D" w14:textId="77777777" w:rsidR="00C035A2" w:rsidRPr="009945B7" w:rsidRDefault="00C035A2" w:rsidP="00E06C6B">
            <w:pPr>
              <w:rPr>
                <w:rFonts w:ascii="Arial" w:hAnsi="Arial" w:cs="Arial"/>
                <w:sz w:val="18"/>
                <w:szCs w:val="18"/>
              </w:rPr>
            </w:pPr>
            <w:r w:rsidRPr="009945B7">
              <w:rPr>
                <w:rFonts w:ascii="Arial" w:hAnsi="Arial" w:cs="Arial"/>
                <w:sz w:val="18"/>
                <w:szCs w:val="18"/>
              </w:rPr>
              <w:t>04/27/2012</w:t>
            </w:r>
          </w:p>
        </w:tc>
        <w:tc>
          <w:tcPr>
            <w:tcW w:w="1710" w:type="dxa"/>
            <w:gridSpan w:val="2"/>
            <w:tcBorders>
              <w:top w:val="single" w:sz="6" w:space="0" w:color="auto"/>
              <w:left w:val="single" w:sz="6" w:space="0" w:color="auto"/>
              <w:bottom w:val="single" w:sz="6" w:space="0" w:color="auto"/>
              <w:right w:val="single" w:sz="6" w:space="0" w:color="auto"/>
            </w:tcBorders>
          </w:tcPr>
          <w:p w14:paraId="21362CE2" w14:textId="77777777" w:rsidR="00C035A2" w:rsidRPr="009945B7" w:rsidRDefault="00C035A2" w:rsidP="00E06C6B">
            <w:pPr>
              <w:rPr>
                <w:rFonts w:ascii="Arial" w:hAnsi="Arial" w:cs="Arial"/>
                <w:sz w:val="18"/>
                <w:szCs w:val="18"/>
              </w:rPr>
            </w:pPr>
            <w:r w:rsidRPr="009945B7">
              <w:rPr>
                <w:rFonts w:ascii="Arial" w:hAnsi="Arial" w:cs="Arial"/>
                <w:sz w:val="18"/>
                <w:szCs w:val="18"/>
              </w:rPr>
              <w:t>Amol Kumar</w:t>
            </w:r>
          </w:p>
        </w:tc>
      </w:tr>
      <w:tr w:rsidR="00C035A2" w:rsidRPr="004B48C4" w14:paraId="64C744E4"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4DA61543" w14:textId="77777777" w:rsidR="00C035A2" w:rsidRPr="009945B7" w:rsidRDefault="00C035A2" w:rsidP="00E06C6B">
            <w:pPr>
              <w:rPr>
                <w:rFonts w:ascii="Arial" w:hAnsi="Arial" w:cs="Arial"/>
                <w:sz w:val="18"/>
                <w:szCs w:val="18"/>
              </w:rPr>
            </w:pPr>
            <w:r w:rsidRPr="009945B7">
              <w:rPr>
                <w:rFonts w:ascii="Arial" w:hAnsi="Arial" w:cs="Arial"/>
                <w:sz w:val="18"/>
                <w:szCs w:val="18"/>
              </w:rPr>
              <w:t>Changes by Kristin</w:t>
            </w:r>
          </w:p>
        </w:tc>
        <w:tc>
          <w:tcPr>
            <w:tcW w:w="1260" w:type="dxa"/>
            <w:tcBorders>
              <w:top w:val="single" w:sz="6" w:space="0" w:color="auto"/>
              <w:left w:val="single" w:sz="6" w:space="0" w:color="auto"/>
              <w:bottom w:val="single" w:sz="6" w:space="0" w:color="auto"/>
              <w:right w:val="single" w:sz="6" w:space="0" w:color="auto"/>
            </w:tcBorders>
          </w:tcPr>
          <w:p w14:paraId="778A7C56" w14:textId="77777777" w:rsidR="00C035A2" w:rsidRPr="009945B7" w:rsidRDefault="00C035A2" w:rsidP="00E06C6B">
            <w:pPr>
              <w:rPr>
                <w:rFonts w:ascii="Arial" w:hAnsi="Arial" w:cs="Arial"/>
                <w:sz w:val="18"/>
                <w:szCs w:val="18"/>
              </w:rPr>
            </w:pPr>
            <w:r w:rsidRPr="009945B7">
              <w:rPr>
                <w:rFonts w:ascii="Arial" w:hAnsi="Arial" w:cs="Arial"/>
                <w:sz w:val="18"/>
                <w:szCs w:val="18"/>
              </w:rPr>
              <w:t>5/8/2012</w:t>
            </w:r>
          </w:p>
        </w:tc>
        <w:tc>
          <w:tcPr>
            <w:tcW w:w="1710" w:type="dxa"/>
            <w:gridSpan w:val="2"/>
            <w:tcBorders>
              <w:top w:val="single" w:sz="6" w:space="0" w:color="auto"/>
              <w:left w:val="single" w:sz="6" w:space="0" w:color="auto"/>
              <w:bottom w:val="single" w:sz="6" w:space="0" w:color="auto"/>
              <w:right w:val="single" w:sz="6" w:space="0" w:color="auto"/>
            </w:tcBorders>
          </w:tcPr>
          <w:p w14:paraId="16D0D6A5" w14:textId="77777777" w:rsidR="00C035A2" w:rsidRPr="009945B7" w:rsidRDefault="00C035A2" w:rsidP="00E06C6B">
            <w:pPr>
              <w:rPr>
                <w:rFonts w:ascii="Arial" w:hAnsi="Arial" w:cs="Arial"/>
                <w:sz w:val="18"/>
                <w:szCs w:val="18"/>
              </w:rPr>
            </w:pPr>
            <w:r w:rsidRPr="009945B7">
              <w:rPr>
                <w:rFonts w:ascii="Arial" w:hAnsi="Arial" w:cs="Arial"/>
                <w:sz w:val="18"/>
                <w:szCs w:val="18"/>
              </w:rPr>
              <w:t>Kristin Jones</w:t>
            </w:r>
          </w:p>
        </w:tc>
      </w:tr>
      <w:tr w:rsidR="00C035A2" w:rsidRPr="004B48C4" w14:paraId="01E4D784"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4BAACD92"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Revised Flow Charts and Definitions</w:t>
            </w:r>
          </w:p>
        </w:tc>
        <w:tc>
          <w:tcPr>
            <w:tcW w:w="1260" w:type="dxa"/>
            <w:tcBorders>
              <w:top w:val="single" w:sz="6" w:space="0" w:color="auto"/>
              <w:left w:val="single" w:sz="6" w:space="0" w:color="auto"/>
              <w:bottom w:val="single" w:sz="6" w:space="0" w:color="auto"/>
              <w:right w:val="single" w:sz="6" w:space="0" w:color="auto"/>
            </w:tcBorders>
          </w:tcPr>
          <w:p w14:paraId="729D45B5" w14:textId="77777777" w:rsidR="00C035A2" w:rsidRPr="009945B7" w:rsidRDefault="00C035A2" w:rsidP="00E06C6B">
            <w:pPr>
              <w:rPr>
                <w:rFonts w:ascii="Arial" w:hAnsi="Arial" w:cs="Arial"/>
                <w:sz w:val="18"/>
                <w:szCs w:val="18"/>
                <w:lang w:val="en-GB"/>
              </w:rPr>
            </w:pPr>
            <w:r w:rsidRPr="009945B7">
              <w:rPr>
                <w:rFonts w:ascii="Arial" w:hAnsi="Arial" w:cs="Arial"/>
                <w:sz w:val="18"/>
                <w:szCs w:val="18"/>
              </w:rPr>
              <w:t>5/14/2012</w:t>
            </w:r>
          </w:p>
        </w:tc>
        <w:tc>
          <w:tcPr>
            <w:tcW w:w="1710" w:type="dxa"/>
            <w:gridSpan w:val="2"/>
            <w:tcBorders>
              <w:top w:val="single" w:sz="6" w:space="0" w:color="auto"/>
              <w:left w:val="single" w:sz="6" w:space="0" w:color="auto"/>
              <w:bottom w:val="single" w:sz="6" w:space="0" w:color="auto"/>
              <w:right w:val="single" w:sz="6" w:space="0" w:color="auto"/>
            </w:tcBorders>
          </w:tcPr>
          <w:p w14:paraId="168831A2"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Narendra Gangaram</w:t>
            </w:r>
          </w:p>
        </w:tc>
      </w:tr>
      <w:tr w:rsidR="00C035A2" w:rsidRPr="004B48C4" w14:paraId="47F60647"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432C9741"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 xml:space="preserve">Updated by Michelle </w:t>
            </w:r>
          </w:p>
        </w:tc>
        <w:tc>
          <w:tcPr>
            <w:tcW w:w="1260" w:type="dxa"/>
            <w:tcBorders>
              <w:top w:val="single" w:sz="6" w:space="0" w:color="auto"/>
              <w:left w:val="single" w:sz="6" w:space="0" w:color="auto"/>
              <w:bottom w:val="single" w:sz="6" w:space="0" w:color="auto"/>
              <w:right w:val="single" w:sz="6" w:space="0" w:color="auto"/>
            </w:tcBorders>
          </w:tcPr>
          <w:p w14:paraId="20B36A37"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07/19/2012</w:t>
            </w:r>
          </w:p>
        </w:tc>
        <w:tc>
          <w:tcPr>
            <w:tcW w:w="1710" w:type="dxa"/>
            <w:gridSpan w:val="2"/>
            <w:tcBorders>
              <w:top w:val="single" w:sz="6" w:space="0" w:color="auto"/>
              <w:left w:val="single" w:sz="6" w:space="0" w:color="auto"/>
              <w:bottom w:val="single" w:sz="6" w:space="0" w:color="auto"/>
              <w:right w:val="single" w:sz="6" w:space="0" w:color="auto"/>
            </w:tcBorders>
          </w:tcPr>
          <w:p w14:paraId="1DFE830B"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 xml:space="preserve">Michelle Roll </w:t>
            </w:r>
          </w:p>
        </w:tc>
      </w:tr>
      <w:tr w:rsidR="00C035A2" w:rsidRPr="004B48C4" w14:paraId="005320DD"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445B9DFF"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Adjustment to Ad Date language in Section 3</w:t>
            </w:r>
          </w:p>
        </w:tc>
        <w:tc>
          <w:tcPr>
            <w:tcW w:w="1260" w:type="dxa"/>
            <w:tcBorders>
              <w:top w:val="single" w:sz="6" w:space="0" w:color="auto"/>
              <w:left w:val="single" w:sz="6" w:space="0" w:color="auto"/>
              <w:bottom w:val="single" w:sz="6" w:space="0" w:color="auto"/>
              <w:right w:val="single" w:sz="6" w:space="0" w:color="auto"/>
            </w:tcBorders>
          </w:tcPr>
          <w:p w14:paraId="09C90F10"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08/16/2012</w:t>
            </w:r>
          </w:p>
        </w:tc>
        <w:tc>
          <w:tcPr>
            <w:tcW w:w="1710" w:type="dxa"/>
            <w:gridSpan w:val="2"/>
            <w:tcBorders>
              <w:top w:val="single" w:sz="6" w:space="0" w:color="auto"/>
              <w:left w:val="single" w:sz="6" w:space="0" w:color="auto"/>
              <w:bottom w:val="single" w:sz="6" w:space="0" w:color="auto"/>
              <w:right w:val="single" w:sz="6" w:space="0" w:color="auto"/>
            </w:tcBorders>
          </w:tcPr>
          <w:p w14:paraId="0153A0F9"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Geoffrey Van Syckle</w:t>
            </w:r>
          </w:p>
        </w:tc>
      </w:tr>
      <w:tr w:rsidR="00C035A2" w:rsidRPr="004B48C4" w14:paraId="417C00A2"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10207ECE"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Update IRI/Nielsen information for price point pg 2</w:t>
            </w:r>
          </w:p>
        </w:tc>
        <w:tc>
          <w:tcPr>
            <w:tcW w:w="1260" w:type="dxa"/>
            <w:tcBorders>
              <w:top w:val="single" w:sz="6" w:space="0" w:color="auto"/>
              <w:left w:val="single" w:sz="6" w:space="0" w:color="auto"/>
              <w:bottom w:val="single" w:sz="6" w:space="0" w:color="auto"/>
              <w:right w:val="single" w:sz="6" w:space="0" w:color="auto"/>
            </w:tcBorders>
          </w:tcPr>
          <w:p w14:paraId="49AD4C82"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9/10/2012</w:t>
            </w:r>
          </w:p>
        </w:tc>
        <w:tc>
          <w:tcPr>
            <w:tcW w:w="1710" w:type="dxa"/>
            <w:gridSpan w:val="2"/>
            <w:tcBorders>
              <w:top w:val="single" w:sz="6" w:space="0" w:color="auto"/>
              <w:left w:val="single" w:sz="6" w:space="0" w:color="auto"/>
              <w:bottom w:val="single" w:sz="6" w:space="0" w:color="auto"/>
              <w:right w:val="single" w:sz="6" w:space="0" w:color="auto"/>
            </w:tcBorders>
          </w:tcPr>
          <w:p w14:paraId="185CF6FD"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Rick Smith</w:t>
            </w:r>
          </w:p>
        </w:tc>
      </w:tr>
      <w:tr w:rsidR="00C035A2" w:rsidRPr="004B48C4" w14:paraId="2E8C4381"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4D310D95"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Updated hyperlinks to deduction types</w:t>
            </w:r>
          </w:p>
        </w:tc>
        <w:tc>
          <w:tcPr>
            <w:tcW w:w="1260" w:type="dxa"/>
            <w:tcBorders>
              <w:top w:val="single" w:sz="6" w:space="0" w:color="auto"/>
              <w:left w:val="single" w:sz="6" w:space="0" w:color="auto"/>
              <w:bottom w:val="single" w:sz="6" w:space="0" w:color="auto"/>
              <w:right w:val="single" w:sz="6" w:space="0" w:color="auto"/>
            </w:tcBorders>
          </w:tcPr>
          <w:p w14:paraId="6DE2F8F3"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09/16/2012</w:t>
            </w:r>
          </w:p>
        </w:tc>
        <w:tc>
          <w:tcPr>
            <w:tcW w:w="1710" w:type="dxa"/>
            <w:gridSpan w:val="2"/>
            <w:tcBorders>
              <w:top w:val="single" w:sz="6" w:space="0" w:color="auto"/>
              <w:left w:val="single" w:sz="6" w:space="0" w:color="auto"/>
              <w:bottom w:val="single" w:sz="6" w:space="0" w:color="auto"/>
              <w:right w:val="single" w:sz="6" w:space="0" w:color="auto"/>
            </w:tcBorders>
          </w:tcPr>
          <w:p w14:paraId="37756ABA"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Nagesh Kumar</w:t>
            </w:r>
          </w:p>
        </w:tc>
      </w:tr>
      <w:tr w:rsidR="00C035A2" w:rsidRPr="004B48C4" w14:paraId="5232EA45"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56066ED9"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Added cash discount example</w:t>
            </w:r>
          </w:p>
        </w:tc>
        <w:tc>
          <w:tcPr>
            <w:tcW w:w="1260" w:type="dxa"/>
            <w:tcBorders>
              <w:top w:val="single" w:sz="6" w:space="0" w:color="auto"/>
              <w:left w:val="single" w:sz="6" w:space="0" w:color="auto"/>
              <w:bottom w:val="single" w:sz="6" w:space="0" w:color="auto"/>
              <w:right w:val="single" w:sz="6" w:space="0" w:color="auto"/>
            </w:tcBorders>
          </w:tcPr>
          <w:p w14:paraId="4FD76382"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10/26/12</w:t>
            </w:r>
          </w:p>
        </w:tc>
        <w:tc>
          <w:tcPr>
            <w:tcW w:w="1710" w:type="dxa"/>
            <w:gridSpan w:val="2"/>
            <w:tcBorders>
              <w:top w:val="single" w:sz="6" w:space="0" w:color="auto"/>
              <w:left w:val="single" w:sz="6" w:space="0" w:color="auto"/>
              <w:bottom w:val="single" w:sz="6" w:space="0" w:color="auto"/>
              <w:right w:val="single" w:sz="6" w:space="0" w:color="auto"/>
            </w:tcBorders>
          </w:tcPr>
          <w:p w14:paraId="1511428D"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Kristin Jones</w:t>
            </w:r>
          </w:p>
        </w:tc>
      </w:tr>
      <w:tr w:rsidR="00C035A2" w:rsidRPr="004B48C4" w14:paraId="2C0EABA0"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06524B1C"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Changes by Suzy</w:t>
            </w:r>
          </w:p>
        </w:tc>
        <w:tc>
          <w:tcPr>
            <w:tcW w:w="1260" w:type="dxa"/>
            <w:tcBorders>
              <w:top w:val="single" w:sz="6" w:space="0" w:color="auto"/>
              <w:left w:val="single" w:sz="6" w:space="0" w:color="auto"/>
              <w:bottom w:val="single" w:sz="6" w:space="0" w:color="auto"/>
              <w:right w:val="single" w:sz="6" w:space="0" w:color="auto"/>
            </w:tcBorders>
          </w:tcPr>
          <w:p w14:paraId="1E18362F"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12/13/2012</w:t>
            </w:r>
          </w:p>
        </w:tc>
        <w:tc>
          <w:tcPr>
            <w:tcW w:w="1710" w:type="dxa"/>
            <w:gridSpan w:val="2"/>
            <w:tcBorders>
              <w:top w:val="single" w:sz="6" w:space="0" w:color="auto"/>
              <w:left w:val="single" w:sz="6" w:space="0" w:color="auto"/>
              <w:bottom w:val="single" w:sz="6" w:space="0" w:color="auto"/>
              <w:right w:val="single" w:sz="6" w:space="0" w:color="auto"/>
            </w:tcBorders>
          </w:tcPr>
          <w:p w14:paraId="21E367B7"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Suzy Fields</w:t>
            </w:r>
          </w:p>
        </w:tc>
      </w:tr>
      <w:tr w:rsidR="00C035A2" w:rsidRPr="004B48C4" w14:paraId="0D2B209A"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49DAF24A"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Added example of returns invoice; added client specific section</w:t>
            </w:r>
          </w:p>
        </w:tc>
        <w:tc>
          <w:tcPr>
            <w:tcW w:w="1260" w:type="dxa"/>
            <w:tcBorders>
              <w:top w:val="single" w:sz="6" w:space="0" w:color="auto"/>
              <w:left w:val="single" w:sz="6" w:space="0" w:color="auto"/>
              <w:bottom w:val="single" w:sz="6" w:space="0" w:color="auto"/>
              <w:right w:val="single" w:sz="6" w:space="0" w:color="auto"/>
            </w:tcBorders>
            <w:vAlign w:val="bottom"/>
          </w:tcPr>
          <w:p w14:paraId="6F8DE090"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03/11/2013</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30ECF2CB"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Suzy Fields</w:t>
            </w:r>
          </w:p>
        </w:tc>
      </w:tr>
      <w:tr w:rsidR="00C035A2" w:rsidRPr="004B48C4" w14:paraId="60D3405C"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4A8E7907"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Added explanation of flag on contract to specify all items in product group are included (3942); instruction for working 02 BB claims without detail (4267)</w:t>
            </w:r>
          </w:p>
        </w:tc>
        <w:tc>
          <w:tcPr>
            <w:tcW w:w="1260" w:type="dxa"/>
            <w:tcBorders>
              <w:top w:val="single" w:sz="6" w:space="0" w:color="auto"/>
              <w:left w:val="single" w:sz="6" w:space="0" w:color="auto"/>
              <w:bottom w:val="single" w:sz="6" w:space="0" w:color="auto"/>
              <w:right w:val="single" w:sz="6" w:space="0" w:color="auto"/>
            </w:tcBorders>
            <w:vAlign w:val="bottom"/>
          </w:tcPr>
          <w:p w14:paraId="56C5ED83"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08/12/2013</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0235B0FB"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Suzy Fields</w:t>
            </w:r>
          </w:p>
        </w:tc>
      </w:tr>
      <w:tr w:rsidR="00C035A2" w:rsidRPr="004B48C4" w14:paraId="115DB6A2"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2358E597"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Updated information on ad date changes (5131)</w:t>
            </w:r>
          </w:p>
        </w:tc>
        <w:tc>
          <w:tcPr>
            <w:tcW w:w="1260" w:type="dxa"/>
            <w:tcBorders>
              <w:top w:val="single" w:sz="6" w:space="0" w:color="auto"/>
              <w:left w:val="single" w:sz="6" w:space="0" w:color="auto"/>
              <w:bottom w:val="single" w:sz="6" w:space="0" w:color="auto"/>
              <w:right w:val="single" w:sz="6" w:space="0" w:color="auto"/>
            </w:tcBorders>
            <w:vAlign w:val="bottom"/>
          </w:tcPr>
          <w:p w14:paraId="246C8602"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08/19/2013</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725DBE62"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Suzy Fields</w:t>
            </w:r>
          </w:p>
        </w:tc>
      </w:tr>
      <w:tr w:rsidR="00C035A2" w:rsidRPr="004B48C4" w14:paraId="423D7F58"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5334103C"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Added National PA Toolbox Exception information</w:t>
            </w:r>
          </w:p>
        </w:tc>
        <w:tc>
          <w:tcPr>
            <w:tcW w:w="1260" w:type="dxa"/>
            <w:tcBorders>
              <w:top w:val="single" w:sz="6" w:space="0" w:color="auto"/>
              <w:left w:val="single" w:sz="6" w:space="0" w:color="auto"/>
              <w:bottom w:val="single" w:sz="6" w:space="0" w:color="auto"/>
              <w:right w:val="single" w:sz="6" w:space="0" w:color="auto"/>
            </w:tcBorders>
            <w:vAlign w:val="bottom"/>
          </w:tcPr>
          <w:p w14:paraId="0F5FAE28"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09/27/2013</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64A8FEA2"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Suzy Fields</w:t>
            </w:r>
          </w:p>
        </w:tc>
      </w:tr>
      <w:tr w:rsidR="00C035A2" w:rsidRPr="004B48C4" w14:paraId="341B24AD"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4C4B1B6D"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Added link to customer sign-on job aid (5675)</w:t>
            </w:r>
          </w:p>
        </w:tc>
        <w:tc>
          <w:tcPr>
            <w:tcW w:w="1260" w:type="dxa"/>
            <w:tcBorders>
              <w:top w:val="single" w:sz="6" w:space="0" w:color="auto"/>
              <w:left w:val="single" w:sz="6" w:space="0" w:color="auto"/>
              <w:bottom w:val="single" w:sz="6" w:space="0" w:color="auto"/>
              <w:right w:val="single" w:sz="6" w:space="0" w:color="auto"/>
            </w:tcBorders>
            <w:vAlign w:val="bottom"/>
          </w:tcPr>
          <w:p w14:paraId="7867F0DF"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10/04/2013</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469097C4"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Suzy Fields</w:t>
            </w:r>
          </w:p>
        </w:tc>
      </w:tr>
      <w:tr w:rsidR="00C035A2" w:rsidRPr="004B48C4" w14:paraId="5DDADC98"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105ADEF6"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Updated direction for working demo claims (6020); moved client specific section in front of OI section</w:t>
            </w:r>
          </w:p>
        </w:tc>
        <w:tc>
          <w:tcPr>
            <w:tcW w:w="1260" w:type="dxa"/>
            <w:tcBorders>
              <w:top w:val="single" w:sz="6" w:space="0" w:color="auto"/>
              <w:left w:val="single" w:sz="6" w:space="0" w:color="auto"/>
              <w:bottom w:val="single" w:sz="6" w:space="0" w:color="auto"/>
              <w:right w:val="single" w:sz="6" w:space="0" w:color="auto"/>
            </w:tcBorders>
            <w:vAlign w:val="bottom"/>
          </w:tcPr>
          <w:p w14:paraId="09283C3E"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11/25/2013</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679BC4D4"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Suzy Fields</w:t>
            </w:r>
          </w:p>
        </w:tc>
      </w:tr>
      <w:tr w:rsidR="00C035A2" w:rsidRPr="004B48C4" w14:paraId="795DEE75"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304D9C6B"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Added note to Scan section regarding case UPCs (7813); added example of different customer invoice for billback (6828)</w:t>
            </w:r>
          </w:p>
        </w:tc>
        <w:tc>
          <w:tcPr>
            <w:tcW w:w="1260" w:type="dxa"/>
            <w:tcBorders>
              <w:top w:val="single" w:sz="6" w:space="0" w:color="auto"/>
              <w:left w:val="single" w:sz="6" w:space="0" w:color="auto"/>
              <w:bottom w:val="single" w:sz="6" w:space="0" w:color="auto"/>
              <w:right w:val="single" w:sz="6" w:space="0" w:color="auto"/>
            </w:tcBorders>
            <w:vAlign w:val="bottom"/>
          </w:tcPr>
          <w:p w14:paraId="2C768F9C"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6/23/2014</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5B702C3C"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Suzy Fields</w:t>
            </w:r>
          </w:p>
        </w:tc>
      </w:tr>
      <w:tr w:rsidR="00C035A2" w:rsidRPr="004B48C4" w14:paraId="48E1D9DF"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2391F797"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Added note to OI section regarding swell allowances shown as OI2 on contracts (8987)</w:t>
            </w:r>
          </w:p>
        </w:tc>
        <w:tc>
          <w:tcPr>
            <w:tcW w:w="1260" w:type="dxa"/>
            <w:tcBorders>
              <w:top w:val="single" w:sz="6" w:space="0" w:color="auto"/>
              <w:left w:val="single" w:sz="6" w:space="0" w:color="auto"/>
              <w:bottom w:val="single" w:sz="6" w:space="0" w:color="auto"/>
              <w:right w:val="single" w:sz="6" w:space="0" w:color="auto"/>
            </w:tcBorders>
            <w:vAlign w:val="bottom"/>
          </w:tcPr>
          <w:p w14:paraId="31D423B7"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8/4/2014</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326ADE60"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Suzy Fields</w:t>
            </w:r>
          </w:p>
        </w:tc>
      </w:tr>
      <w:tr w:rsidR="00C035A2" w:rsidRPr="004B48C4" w14:paraId="4F32C18F"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1B70276A"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General instructions – Schnucks is a deduct only customer for all clients (10099)</w:t>
            </w:r>
          </w:p>
        </w:tc>
        <w:tc>
          <w:tcPr>
            <w:tcW w:w="1260" w:type="dxa"/>
            <w:tcBorders>
              <w:top w:val="single" w:sz="6" w:space="0" w:color="auto"/>
              <w:left w:val="single" w:sz="6" w:space="0" w:color="auto"/>
              <w:bottom w:val="single" w:sz="6" w:space="0" w:color="auto"/>
              <w:right w:val="single" w:sz="6" w:space="0" w:color="auto"/>
            </w:tcBorders>
            <w:vAlign w:val="bottom"/>
          </w:tcPr>
          <w:p w14:paraId="38A4DA76"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9/2982014</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275DA940"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Suzy Fields</w:t>
            </w:r>
          </w:p>
        </w:tc>
      </w:tr>
      <w:tr w:rsidR="00C035A2" w:rsidRPr="004B48C4" w14:paraId="1B31D55F"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69386576"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Client Specific section: Expanded directions for Kens coupon claims (10769)</w:t>
            </w:r>
          </w:p>
        </w:tc>
        <w:tc>
          <w:tcPr>
            <w:tcW w:w="1260" w:type="dxa"/>
            <w:tcBorders>
              <w:top w:val="single" w:sz="6" w:space="0" w:color="auto"/>
              <w:left w:val="single" w:sz="6" w:space="0" w:color="auto"/>
              <w:bottom w:val="single" w:sz="6" w:space="0" w:color="auto"/>
              <w:right w:val="single" w:sz="6" w:space="0" w:color="auto"/>
            </w:tcBorders>
            <w:vAlign w:val="bottom"/>
          </w:tcPr>
          <w:p w14:paraId="339949E4"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11/10/2014</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1AB48A7E"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Suzy Fields</w:t>
            </w:r>
          </w:p>
        </w:tc>
      </w:tr>
      <w:tr w:rsidR="00C035A2" w:rsidRPr="004B48C4" w14:paraId="4537DC49"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61D36FEE"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Client specific section: Added instruction for Kraft claims where the invoice amount and claim amount do not match (11700)</w:t>
            </w:r>
          </w:p>
        </w:tc>
        <w:tc>
          <w:tcPr>
            <w:tcW w:w="1260" w:type="dxa"/>
            <w:tcBorders>
              <w:top w:val="single" w:sz="6" w:space="0" w:color="auto"/>
              <w:left w:val="single" w:sz="6" w:space="0" w:color="auto"/>
              <w:bottom w:val="single" w:sz="6" w:space="0" w:color="auto"/>
              <w:right w:val="single" w:sz="6" w:space="0" w:color="auto"/>
            </w:tcBorders>
            <w:vAlign w:val="bottom"/>
          </w:tcPr>
          <w:p w14:paraId="0779F62D"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1/5/5014</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6CE5C15C"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Suzy Fields</w:t>
            </w:r>
          </w:p>
        </w:tc>
      </w:tr>
      <w:tr w:rsidR="00C035A2" w:rsidRPr="004B48C4" w14:paraId="355A2E9B"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0B0AABB9"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Client specific section: Added Sun Products 2014 UT and ECF client event numbers (11891)</w:t>
            </w:r>
          </w:p>
        </w:tc>
        <w:tc>
          <w:tcPr>
            <w:tcW w:w="1260" w:type="dxa"/>
            <w:tcBorders>
              <w:top w:val="single" w:sz="6" w:space="0" w:color="auto"/>
              <w:left w:val="single" w:sz="6" w:space="0" w:color="auto"/>
              <w:bottom w:val="single" w:sz="6" w:space="0" w:color="auto"/>
              <w:right w:val="single" w:sz="6" w:space="0" w:color="auto"/>
            </w:tcBorders>
            <w:vAlign w:val="bottom"/>
          </w:tcPr>
          <w:p w14:paraId="336A8B76"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3/2/2015</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1974EAA3"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Suzy Fields</w:t>
            </w:r>
          </w:p>
        </w:tc>
      </w:tr>
      <w:tr w:rsidR="00C035A2" w:rsidRPr="004B48C4" w14:paraId="57659BDF"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5FBABD68"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Client specific section: Boulder Brands contracts with ad date (12724)</w:t>
            </w:r>
          </w:p>
        </w:tc>
        <w:tc>
          <w:tcPr>
            <w:tcW w:w="1260" w:type="dxa"/>
            <w:tcBorders>
              <w:top w:val="single" w:sz="6" w:space="0" w:color="auto"/>
              <w:left w:val="single" w:sz="6" w:space="0" w:color="auto"/>
              <w:bottom w:val="single" w:sz="6" w:space="0" w:color="auto"/>
              <w:right w:val="single" w:sz="6" w:space="0" w:color="auto"/>
            </w:tcBorders>
            <w:vAlign w:val="bottom"/>
          </w:tcPr>
          <w:p w14:paraId="1A013B77"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3/30/2015</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3C53014C"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Suzy Fields</w:t>
            </w:r>
          </w:p>
        </w:tc>
      </w:tr>
      <w:tr w:rsidR="00C035A2" w:rsidRPr="004B48C4" w14:paraId="293BA799"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70199CFD"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Client specific section: McCormick accrual validation and clearing information (13134); updated validity code references to reflect 4.1 system change (13197)</w:t>
            </w:r>
          </w:p>
        </w:tc>
        <w:tc>
          <w:tcPr>
            <w:tcW w:w="1260" w:type="dxa"/>
            <w:tcBorders>
              <w:top w:val="single" w:sz="6" w:space="0" w:color="auto"/>
              <w:left w:val="single" w:sz="6" w:space="0" w:color="auto"/>
              <w:bottom w:val="single" w:sz="6" w:space="0" w:color="auto"/>
              <w:right w:val="single" w:sz="6" w:space="0" w:color="auto"/>
            </w:tcBorders>
            <w:vAlign w:val="bottom"/>
          </w:tcPr>
          <w:p w14:paraId="21A89417"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4/13/2015</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5B460BB3"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Suzy Fields</w:t>
            </w:r>
          </w:p>
        </w:tc>
      </w:tr>
      <w:tr w:rsidR="00C035A2" w:rsidRPr="004B48C4" w14:paraId="0D21FCE9"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70995CB0"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Added information on customer type (13429); revised verbiage from DemandTec to TradePoint (13461) and updated note that Schnucks stopped using TradePoint in 2014</w:t>
            </w:r>
          </w:p>
        </w:tc>
        <w:tc>
          <w:tcPr>
            <w:tcW w:w="1260" w:type="dxa"/>
            <w:tcBorders>
              <w:top w:val="single" w:sz="6" w:space="0" w:color="auto"/>
              <w:left w:val="single" w:sz="6" w:space="0" w:color="auto"/>
              <w:bottom w:val="single" w:sz="6" w:space="0" w:color="auto"/>
              <w:right w:val="single" w:sz="6" w:space="0" w:color="auto"/>
            </w:tcBorders>
            <w:vAlign w:val="bottom"/>
          </w:tcPr>
          <w:p w14:paraId="4685D069"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4/27/2015</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16992B62"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Suzy Fields</w:t>
            </w:r>
          </w:p>
        </w:tc>
      </w:tr>
      <w:tr w:rsidR="00C035A2" w:rsidRPr="004B48C4" w14:paraId="6B1400A3"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6BF033DC"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Added BPS Team Information section; added CIT backup process (13772)</w:t>
            </w:r>
          </w:p>
        </w:tc>
        <w:tc>
          <w:tcPr>
            <w:tcW w:w="1260" w:type="dxa"/>
            <w:tcBorders>
              <w:top w:val="single" w:sz="6" w:space="0" w:color="auto"/>
              <w:left w:val="single" w:sz="6" w:space="0" w:color="auto"/>
              <w:bottom w:val="single" w:sz="6" w:space="0" w:color="auto"/>
              <w:right w:val="single" w:sz="6" w:space="0" w:color="auto"/>
            </w:tcBorders>
            <w:vAlign w:val="bottom"/>
          </w:tcPr>
          <w:p w14:paraId="7902681E"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5/25/2015</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6C6147FF" w14:textId="77777777" w:rsidR="00C035A2" w:rsidRPr="009945B7" w:rsidRDefault="00C035A2" w:rsidP="00E06C6B">
            <w:pPr>
              <w:rPr>
                <w:rFonts w:ascii="Arial" w:hAnsi="Arial" w:cs="Arial"/>
                <w:sz w:val="18"/>
                <w:szCs w:val="18"/>
                <w:lang w:val="en-GB"/>
              </w:rPr>
            </w:pPr>
            <w:r w:rsidRPr="009945B7">
              <w:rPr>
                <w:rFonts w:ascii="Arial" w:hAnsi="Arial" w:cs="Arial"/>
                <w:sz w:val="18"/>
                <w:szCs w:val="18"/>
                <w:lang w:val="en-GB"/>
              </w:rPr>
              <w:t>Suzy Fields</w:t>
            </w:r>
          </w:p>
        </w:tc>
      </w:tr>
      <w:tr w:rsidR="00C035A2" w:rsidRPr="004B48C4" w14:paraId="6E4F7448"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796968EB" w14:textId="77777777" w:rsidR="00C035A2" w:rsidRPr="009945B7" w:rsidRDefault="00C035A2" w:rsidP="00E06C6B">
            <w:pPr>
              <w:rPr>
                <w:rFonts w:ascii="Arial" w:hAnsi="Arial" w:cs="Arial"/>
                <w:sz w:val="18"/>
                <w:szCs w:val="18"/>
                <w:lang w:val="en-GB"/>
              </w:rPr>
            </w:pPr>
            <w:r>
              <w:rPr>
                <w:rFonts w:ascii="Arial" w:hAnsi="Arial" w:cs="Arial"/>
                <w:sz w:val="18"/>
                <w:szCs w:val="18"/>
                <w:lang w:val="en-GB"/>
              </w:rPr>
              <w:t>Client specific section: added Clorox date shift information (14330)</w:t>
            </w:r>
          </w:p>
        </w:tc>
        <w:tc>
          <w:tcPr>
            <w:tcW w:w="1260" w:type="dxa"/>
            <w:tcBorders>
              <w:top w:val="single" w:sz="6" w:space="0" w:color="auto"/>
              <w:left w:val="single" w:sz="6" w:space="0" w:color="auto"/>
              <w:bottom w:val="single" w:sz="6" w:space="0" w:color="auto"/>
              <w:right w:val="single" w:sz="6" w:space="0" w:color="auto"/>
            </w:tcBorders>
            <w:vAlign w:val="bottom"/>
          </w:tcPr>
          <w:p w14:paraId="5BEAFB60" w14:textId="77777777" w:rsidR="00C035A2" w:rsidRPr="009945B7" w:rsidRDefault="00C035A2" w:rsidP="00E06C6B">
            <w:pPr>
              <w:rPr>
                <w:rFonts w:ascii="Arial" w:hAnsi="Arial" w:cs="Arial"/>
                <w:sz w:val="18"/>
                <w:szCs w:val="18"/>
                <w:lang w:val="en-GB"/>
              </w:rPr>
            </w:pPr>
            <w:r>
              <w:rPr>
                <w:rFonts w:ascii="Arial" w:hAnsi="Arial" w:cs="Arial"/>
                <w:sz w:val="18"/>
                <w:szCs w:val="18"/>
                <w:lang w:val="en-GB"/>
              </w:rPr>
              <w:t>7/20/2015</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60BA8364" w14:textId="77777777" w:rsidR="00C035A2" w:rsidRPr="009945B7" w:rsidRDefault="00C035A2" w:rsidP="00E06C6B">
            <w:pPr>
              <w:rPr>
                <w:rFonts w:ascii="Arial" w:hAnsi="Arial" w:cs="Arial"/>
                <w:sz w:val="18"/>
                <w:szCs w:val="18"/>
                <w:lang w:val="en-GB"/>
              </w:rPr>
            </w:pPr>
            <w:r>
              <w:rPr>
                <w:rFonts w:ascii="Arial" w:hAnsi="Arial" w:cs="Arial"/>
                <w:sz w:val="18"/>
                <w:szCs w:val="18"/>
                <w:lang w:val="en-GB"/>
              </w:rPr>
              <w:t>Suzy Fields</w:t>
            </w:r>
          </w:p>
        </w:tc>
      </w:tr>
      <w:tr w:rsidR="00C035A2" w:rsidRPr="004B48C4" w14:paraId="4AF1F19E"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792CF001" w14:textId="77777777" w:rsidR="00C035A2" w:rsidRDefault="00C035A2" w:rsidP="00D76F5D">
            <w:pPr>
              <w:rPr>
                <w:rFonts w:ascii="Arial" w:hAnsi="Arial" w:cs="Arial"/>
                <w:sz w:val="18"/>
                <w:szCs w:val="18"/>
                <w:lang w:val="en-GB"/>
              </w:rPr>
            </w:pPr>
            <w:r>
              <w:rPr>
                <w:rFonts w:ascii="Arial" w:hAnsi="Arial" w:cs="Arial"/>
                <w:sz w:val="18"/>
                <w:szCs w:val="18"/>
                <w:lang w:val="en-GB"/>
              </w:rPr>
              <w:t>Client specific section: Clorox contract and POP requirements for SRD invoices (14354); Sunny D process for SRD invoices (14626).  General info section: added example and explanation of new format customer invoice for PO related claims (14441); added direction regarding copies of SRD invoices (14699); Cleanup and reorganization of information (14730)</w:t>
            </w:r>
          </w:p>
        </w:tc>
        <w:tc>
          <w:tcPr>
            <w:tcW w:w="1260" w:type="dxa"/>
            <w:tcBorders>
              <w:top w:val="single" w:sz="6" w:space="0" w:color="auto"/>
              <w:left w:val="single" w:sz="6" w:space="0" w:color="auto"/>
              <w:bottom w:val="single" w:sz="6" w:space="0" w:color="auto"/>
              <w:right w:val="single" w:sz="6" w:space="0" w:color="auto"/>
            </w:tcBorders>
            <w:vAlign w:val="bottom"/>
          </w:tcPr>
          <w:p w14:paraId="4C004E53" w14:textId="77777777" w:rsidR="00C035A2" w:rsidRDefault="00C035A2" w:rsidP="00E06C6B">
            <w:pPr>
              <w:rPr>
                <w:rFonts w:ascii="Arial" w:hAnsi="Arial" w:cs="Arial"/>
                <w:sz w:val="18"/>
                <w:szCs w:val="18"/>
                <w:lang w:val="en-GB"/>
              </w:rPr>
            </w:pPr>
            <w:r>
              <w:rPr>
                <w:rFonts w:ascii="Arial" w:hAnsi="Arial" w:cs="Arial"/>
                <w:sz w:val="18"/>
                <w:szCs w:val="18"/>
                <w:lang w:val="en-GB"/>
              </w:rPr>
              <w:t>8/17/2015</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42C998A6" w14:textId="77777777" w:rsidR="00C035A2" w:rsidRDefault="00C035A2" w:rsidP="00E06C6B">
            <w:pPr>
              <w:rPr>
                <w:rFonts w:ascii="Arial" w:hAnsi="Arial" w:cs="Arial"/>
                <w:sz w:val="18"/>
                <w:szCs w:val="18"/>
                <w:lang w:val="en-GB"/>
              </w:rPr>
            </w:pPr>
            <w:r>
              <w:rPr>
                <w:rFonts w:ascii="Arial" w:hAnsi="Arial" w:cs="Arial"/>
                <w:sz w:val="18"/>
                <w:szCs w:val="18"/>
                <w:lang w:val="en-GB"/>
              </w:rPr>
              <w:t>Suzy Fields</w:t>
            </w:r>
          </w:p>
        </w:tc>
      </w:tr>
      <w:tr w:rsidR="00C035A2" w:rsidRPr="004B48C4" w14:paraId="4901FE52"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3ECF2805" w14:textId="77777777" w:rsidR="00C035A2" w:rsidRDefault="00C035A2" w:rsidP="00D76F5D">
            <w:pPr>
              <w:rPr>
                <w:rFonts w:ascii="Arial" w:hAnsi="Arial" w:cs="Arial"/>
                <w:sz w:val="18"/>
                <w:szCs w:val="18"/>
                <w:lang w:val="en-GB"/>
              </w:rPr>
            </w:pPr>
            <w:r>
              <w:rPr>
                <w:rFonts w:ascii="Arial" w:hAnsi="Arial" w:cs="Arial"/>
                <w:sz w:val="18"/>
                <w:szCs w:val="18"/>
                <w:lang w:val="en-GB"/>
              </w:rPr>
              <w:t>Client Specific section: added Harvest Hill swell allowance detail (14790); added example of SRD invoice and additional processing detail in General Info section (14723); Unsaleable (Non-Trade) section: added example of new customer invoice for VGP claims (14912).</w:t>
            </w:r>
          </w:p>
        </w:tc>
        <w:tc>
          <w:tcPr>
            <w:tcW w:w="1260" w:type="dxa"/>
            <w:tcBorders>
              <w:top w:val="single" w:sz="6" w:space="0" w:color="auto"/>
              <w:left w:val="single" w:sz="6" w:space="0" w:color="auto"/>
              <w:bottom w:val="single" w:sz="6" w:space="0" w:color="auto"/>
              <w:right w:val="single" w:sz="6" w:space="0" w:color="auto"/>
            </w:tcBorders>
            <w:vAlign w:val="bottom"/>
          </w:tcPr>
          <w:p w14:paraId="2C3F17B1" w14:textId="77777777" w:rsidR="00C035A2" w:rsidRDefault="00C035A2" w:rsidP="00E06C6B">
            <w:pPr>
              <w:rPr>
                <w:rFonts w:ascii="Arial" w:hAnsi="Arial" w:cs="Arial"/>
                <w:sz w:val="18"/>
                <w:szCs w:val="18"/>
                <w:lang w:val="en-GB"/>
              </w:rPr>
            </w:pPr>
            <w:r>
              <w:rPr>
                <w:rFonts w:ascii="Arial" w:hAnsi="Arial" w:cs="Arial"/>
                <w:sz w:val="18"/>
                <w:szCs w:val="18"/>
                <w:lang w:val="en-GB"/>
              </w:rPr>
              <w:t>8/31/2015</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0B7CACE8" w14:textId="77777777" w:rsidR="00C035A2" w:rsidRDefault="00C035A2" w:rsidP="00E06C6B">
            <w:pPr>
              <w:rPr>
                <w:rFonts w:ascii="Arial" w:hAnsi="Arial" w:cs="Arial"/>
                <w:sz w:val="18"/>
                <w:szCs w:val="18"/>
                <w:lang w:val="en-GB"/>
              </w:rPr>
            </w:pPr>
            <w:r>
              <w:rPr>
                <w:rFonts w:ascii="Arial" w:hAnsi="Arial" w:cs="Arial"/>
                <w:sz w:val="18"/>
                <w:szCs w:val="18"/>
                <w:lang w:val="en-GB"/>
              </w:rPr>
              <w:t>Suzy Fields</w:t>
            </w:r>
          </w:p>
        </w:tc>
      </w:tr>
      <w:tr w:rsidR="00C035A2" w:rsidRPr="004B48C4" w14:paraId="33DBBCED"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6C8678E9" w14:textId="77777777" w:rsidR="00C035A2" w:rsidRPr="00754D8E" w:rsidRDefault="00C035A2" w:rsidP="00754D8E">
            <w:r>
              <w:rPr>
                <w:rFonts w:ascii="Arial" w:hAnsi="Arial" w:cs="Arial"/>
                <w:sz w:val="18"/>
                <w:szCs w:val="18"/>
                <w:lang w:val="en-GB"/>
              </w:rPr>
              <w:t>Added example of new customer invoice to scan section (14991); removed comment box on post audit invoice example 2, as a T at the end of the invoice number does not necessarily mean it’s a post audit (15017); updated stepping instructions for Sunny D SRD invoices (14626)</w:t>
            </w:r>
          </w:p>
        </w:tc>
        <w:tc>
          <w:tcPr>
            <w:tcW w:w="1260" w:type="dxa"/>
            <w:tcBorders>
              <w:top w:val="single" w:sz="6" w:space="0" w:color="auto"/>
              <w:left w:val="single" w:sz="6" w:space="0" w:color="auto"/>
              <w:bottom w:val="single" w:sz="6" w:space="0" w:color="auto"/>
              <w:right w:val="single" w:sz="6" w:space="0" w:color="auto"/>
            </w:tcBorders>
            <w:vAlign w:val="bottom"/>
          </w:tcPr>
          <w:p w14:paraId="7DD97CC6" w14:textId="77777777" w:rsidR="00C035A2" w:rsidRPr="009945B7" w:rsidRDefault="00C035A2" w:rsidP="00FD7B96">
            <w:pPr>
              <w:rPr>
                <w:rFonts w:ascii="Arial" w:hAnsi="Arial" w:cs="Arial"/>
                <w:sz w:val="18"/>
                <w:szCs w:val="18"/>
                <w:lang w:val="en-GB"/>
              </w:rPr>
            </w:pPr>
            <w:r>
              <w:rPr>
                <w:rFonts w:ascii="Arial" w:hAnsi="Arial" w:cs="Arial"/>
                <w:sz w:val="18"/>
                <w:szCs w:val="18"/>
                <w:lang w:val="en-GB"/>
              </w:rPr>
              <w:t>9/14/2015</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1B94BB22" w14:textId="77777777" w:rsidR="00C035A2" w:rsidRPr="009945B7" w:rsidRDefault="00C035A2" w:rsidP="00FD7B96">
            <w:pPr>
              <w:rPr>
                <w:rFonts w:ascii="Arial" w:hAnsi="Arial" w:cs="Arial"/>
                <w:sz w:val="18"/>
                <w:szCs w:val="18"/>
                <w:lang w:val="en-GB"/>
              </w:rPr>
            </w:pPr>
            <w:r>
              <w:rPr>
                <w:rFonts w:ascii="Arial" w:hAnsi="Arial" w:cs="Arial"/>
                <w:sz w:val="18"/>
                <w:szCs w:val="18"/>
                <w:lang w:val="en-GB"/>
              </w:rPr>
              <w:t>Suzy Fields</w:t>
            </w:r>
          </w:p>
        </w:tc>
      </w:tr>
      <w:tr w:rsidR="00C035A2" w:rsidRPr="004B48C4" w14:paraId="3CFAB01C"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0FEBA512" w14:textId="77777777" w:rsidR="00C035A2" w:rsidRPr="009945B7" w:rsidRDefault="00C035A2" w:rsidP="00936D19">
            <w:pPr>
              <w:rPr>
                <w:rFonts w:ascii="Arial" w:hAnsi="Arial" w:cs="Arial"/>
                <w:sz w:val="18"/>
                <w:szCs w:val="18"/>
                <w:lang w:val="en-GB"/>
              </w:rPr>
            </w:pPr>
            <w:r>
              <w:rPr>
                <w:rFonts w:ascii="Arial" w:hAnsi="Arial" w:cs="Arial"/>
                <w:sz w:val="18"/>
                <w:szCs w:val="18"/>
                <w:lang w:val="en-GB"/>
              </w:rPr>
              <w:t>Customer Invoice section: Added process for SRD invoices; Client Specific section:  Added instruction for Sun Products SRD invoices (15146)</w:t>
            </w:r>
          </w:p>
        </w:tc>
        <w:tc>
          <w:tcPr>
            <w:tcW w:w="1260" w:type="dxa"/>
            <w:tcBorders>
              <w:top w:val="single" w:sz="6" w:space="0" w:color="auto"/>
              <w:left w:val="single" w:sz="6" w:space="0" w:color="auto"/>
              <w:bottom w:val="single" w:sz="6" w:space="0" w:color="auto"/>
              <w:right w:val="single" w:sz="6" w:space="0" w:color="auto"/>
            </w:tcBorders>
            <w:vAlign w:val="bottom"/>
          </w:tcPr>
          <w:p w14:paraId="5E285644" w14:textId="77777777" w:rsidR="00C035A2" w:rsidRPr="009945B7" w:rsidRDefault="00C035A2" w:rsidP="00936D19">
            <w:pPr>
              <w:rPr>
                <w:rFonts w:ascii="Arial" w:hAnsi="Arial" w:cs="Arial"/>
                <w:sz w:val="18"/>
                <w:szCs w:val="18"/>
                <w:lang w:val="en-GB"/>
              </w:rPr>
            </w:pPr>
            <w:r>
              <w:rPr>
                <w:rFonts w:ascii="Arial" w:hAnsi="Arial" w:cs="Arial"/>
                <w:sz w:val="18"/>
                <w:szCs w:val="18"/>
                <w:lang w:val="en-GB"/>
              </w:rPr>
              <w:t>9/28/2015</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4C82476B" w14:textId="77777777" w:rsidR="00C035A2" w:rsidRPr="009945B7" w:rsidRDefault="00C035A2" w:rsidP="00936D19">
            <w:pPr>
              <w:rPr>
                <w:rFonts w:ascii="Arial" w:hAnsi="Arial" w:cs="Arial"/>
                <w:sz w:val="18"/>
                <w:szCs w:val="18"/>
                <w:lang w:val="en-GB"/>
              </w:rPr>
            </w:pPr>
            <w:r>
              <w:rPr>
                <w:rFonts w:ascii="Arial" w:hAnsi="Arial" w:cs="Arial"/>
                <w:sz w:val="18"/>
                <w:szCs w:val="18"/>
                <w:lang w:val="en-GB"/>
              </w:rPr>
              <w:t>Suzy Fields</w:t>
            </w:r>
          </w:p>
        </w:tc>
      </w:tr>
      <w:tr w:rsidR="00C035A2" w:rsidRPr="004B48C4" w14:paraId="3ABE25F7"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7842ECA6" w14:textId="77777777" w:rsidR="00C035A2" w:rsidRPr="009945B7" w:rsidRDefault="00C035A2" w:rsidP="00936D19">
            <w:pPr>
              <w:rPr>
                <w:rFonts w:ascii="Arial" w:hAnsi="Arial" w:cs="Arial"/>
                <w:sz w:val="18"/>
                <w:szCs w:val="18"/>
                <w:lang w:val="en-GB"/>
              </w:rPr>
            </w:pPr>
            <w:r>
              <w:rPr>
                <w:rFonts w:ascii="Arial" w:hAnsi="Arial" w:cs="Arial"/>
                <w:sz w:val="18"/>
                <w:szCs w:val="18"/>
                <w:lang w:val="en-GB"/>
              </w:rPr>
              <w:t>BPS/CCA section:  Added Campbell’s process for SAS, resets, merchandising fee and SRD percent claims (15418)</w:t>
            </w:r>
          </w:p>
        </w:tc>
        <w:tc>
          <w:tcPr>
            <w:tcW w:w="1260" w:type="dxa"/>
            <w:tcBorders>
              <w:top w:val="single" w:sz="6" w:space="0" w:color="auto"/>
              <w:left w:val="single" w:sz="6" w:space="0" w:color="auto"/>
              <w:bottom w:val="single" w:sz="6" w:space="0" w:color="auto"/>
              <w:right w:val="single" w:sz="6" w:space="0" w:color="auto"/>
            </w:tcBorders>
            <w:vAlign w:val="bottom"/>
          </w:tcPr>
          <w:p w14:paraId="3A7D8B46" w14:textId="77777777" w:rsidR="00C035A2" w:rsidRPr="009945B7" w:rsidRDefault="00C035A2" w:rsidP="00936D19">
            <w:pPr>
              <w:rPr>
                <w:rFonts w:ascii="Arial" w:hAnsi="Arial" w:cs="Arial"/>
                <w:sz w:val="18"/>
                <w:szCs w:val="18"/>
                <w:lang w:val="en-GB"/>
              </w:rPr>
            </w:pPr>
            <w:r>
              <w:rPr>
                <w:rFonts w:ascii="Arial" w:hAnsi="Arial" w:cs="Arial"/>
                <w:sz w:val="18"/>
                <w:szCs w:val="18"/>
                <w:lang w:val="en-GB"/>
              </w:rPr>
              <w:t>10/12/2015</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7D54D6B7" w14:textId="77777777" w:rsidR="00C035A2" w:rsidRPr="009945B7" w:rsidRDefault="00C035A2" w:rsidP="00936D19">
            <w:pPr>
              <w:rPr>
                <w:rFonts w:ascii="Arial" w:hAnsi="Arial" w:cs="Arial"/>
                <w:sz w:val="18"/>
                <w:szCs w:val="18"/>
                <w:lang w:val="en-GB"/>
              </w:rPr>
            </w:pPr>
            <w:r>
              <w:rPr>
                <w:rFonts w:ascii="Arial" w:hAnsi="Arial" w:cs="Arial"/>
                <w:sz w:val="18"/>
                <w:szCs w:val="18"/>
                <w:lang w:val="en-GB"/>
              </w:rPr>
              <w:t>Suzy Fields</w:t>
            </w:r>
          </w:p>
        </w:tc>
      </w:tr>
      <w:tr w:rsidR="00C035A2" w:rsidRPr="004B48C4" w14:paraId="0C8C9067"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2BC33565" w14:textId="77777777" w:rsidR="00C035A2" w:rsidRPr="009945B7" w:rsidRDefault="00C035A2" w:rsidP="00936D19">
            <w:pPr>
              <w:rPr>
                <w:rFonts w:ascii="Arial" w:hAnsi="Arial" w:cs="Arial"/>
                <w:sz w:val="18"/>
                <w:szCs w:val="18"/>
                <w:lang w:val="en-GB"/>
              </w:rPr>
            </w:pPr>
            <w:r>
              <w:rPr>
                <w:rFonts w:ascii="Arial" w:hAnsi="Arial" w:cs="Arial"/>
                <w:sz w:val="18"/>
                <w:szCs w:val="18"/>
                <w:lang w:val="en-GB"/>
              </w:rPr>
              <w:lastRenderedPageBreak/>
              <w:t>Added line level detail statement to Customer General Info section (15509)</w:t>
            </w:r>
          </w:p>
        </w:tc>
        <w:tc>
          <w:tcPr>
            <w:tcW w:w="1260" w:type="dxa"/>
            <w:tcBorders>
              <w:top w:val="single" w:sz="6" w:space="0" w:color="auto"/>
              <w:left w:val="single" w:sz="6" w:space="0" w:color="auto"/>
              <w:bottom w:val="single" w:sz="6" w:space="0" w:color="auto"/>
              <w:right w:val="single" w:sz="6" w:space="0" w:color="auto"/>
            </w:tcBorders>
            <w:vAlign w:val="bottom"/>
          </w:tcPr>
          <w:p w14:paraId="7AE43429" w14:textId="77777777" w:rsidR="00C035A2" w:rsidRPr="009945B7" w:rsidRDefault="00C035A2" w:rsidP="00936D19">
            <w:pPr>
              <w:rPr>
                <w:rFonts w:ascii="Arial" w:hAnsi="Arial" w:cs="Arial"/>
                <w:sz w:val="18"/>
                <w:szCs w:val="18"/>
                <w:lang w:val="en-GB"/>
              </w:rPr>
            </w:pPr>
            <w:r>
              <w:rPr>
                <w:rFonts w:ascii="Arial" w:hAnsi="Arial" w:cs="Arial"/>
                <w:sz w:val="18"/>
                <w:szCs w:val="18"/>
                <w:lang w:val="en-GB"/>
              </w:rPr>
              <w:t>10/26/2015</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1FB20C3F" w14:textId="77777777" w:rsidR="00C035A2" w:rsidRPr="009945B7" w:rsidRDefault="00C035A2" w:rsidP="00936D19">
            <w:pPr>
              <w:rPr>
                <w:rFonts w:ascii="Arial" w:hAnsi="Arial" w:cs="Arial"/>
                <w:sz w:val="18"/>
                <w:szCs w:val="18"/>
                <w:lang w:val="en-GB"/>
              </w:rPr>
            </w:pPr>
            <w:r>
              <w:rPr>
                <w:rFonts w:ascii="Arial" w:hAnsi="Arial" w:cs="Arial"/>
                <w:sz w:val="18"/>
                <w:szCs w:val="18"/>
                <w:lang w:val="en-GB"/>
              </w:rPr>
              <w:t>Suzy Fields</w:t>
            </w:r>
          </w:p>
        </w:tc>
      </w:tr>
      <w:tr w:rsidR="00C035A2" w:rsidRPr="004B48C4" w14:paraId="63428E96"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078C65C9" w14:textId="77777777" w:rsidR="00C035A2" w:rsidRPr="009945B7" w:rsidRDefault="00C035A2" w:rsidP="00220ACC">
            <w:pPr>
              <w:rPr>
                <w:rFonts w:ascii="Arial" w:hAnsi="Arial" w:cs="Arial"/>
                <w:sz w:val="18"/>
                <w:szCs w:val="18"/>
                <w:lang w:val="en-GB"/>
              </w:rPr>
            </w:pPr>
            <w:r>
              <w:rPr>
                <w:rFonts w:ascii="Arial" w:hAnsi="Arial" w:cs="Arial"/>
                <w:sz w:val="18"/>
                <w:szCs w:val="18"/>
                <w:lang w:val="en-GB"/>
              </w:rPr>
              <w:t>Client Specific section:  Added instruction for Campbell’s missed OI claims (15360); added instruction for Bush SRD/SAS customer invoices (15619)</w:t>
            </w:r>
          </w:p>
        </w:tc>
        <w:tc>
          <w:tcPr>
            <w:tcW w:w="1260" w:type="dxa"/>
            <w:tcBorders>
              <w:top w:val="single" w:sz="6" w:space="0" w:color="auto"/>
              <w:left w:val="single" w:sz="6" w:space="0" w:color="auto"/>
              <w:bottom w:val="single" w:sz="6" w:space="0" w:color="auto"/>
              <w:right w:val="single" w:sz="6" w:space="0" w:color="auto"/>
            </w:tcBorders>
            <w:vAlign w:val="bottom"/>
          </w:tcPr>
          <w:p w14:paraId="3029837F" w14:textId="77777777" w:rsidR="00C035A2" w:rsidRPr="009945B7" w:rsidRDefault="00C035A2" w:rsidP="00220ACC">
            <w:pPr>
              <w:rPr>
                <w:rFonts w:ascii="Arial" w:hAnsi="Arial" w:cs="Arial"/>
                <w:sz w:val="18"/>
                <w:szCs w:val="18"/>
                <w:lang w:val="en-GB"/>
              </w:rPr>
            </w:pPr>
            <w:r>
              <w:rPr>
                <w:rFonts w:ascii="Arial" w:hAnsi="Arial" w:cs="Arial"/>
                <w:sz w:val="18"/>
                <w:szCs w:val="18"/>
                <w:lang w:val="en-GB"/>
              </w:rPr>
              <w:t>11/9/2015</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43A670CF" w14:textId="77777777" w:rsidR="00C035A2" w:rsidRPr="009945B7" w:rsidRDefault="00C035A2" w:rsidP="00220ACC">
            <w:pPr>
              <w:rPr>
                <w:rFonts w:ascii="Arial" w:hAnsi="Arial" w:cs="Arial"/>
                <w:sz w:val="18"/>
                <w:szCs w:val="18"/>
                <w:lang w:val="en-GB"/>
              </w:rPr>
            </w:pPr>
            <w:r>
              <w:rPr>
                <w:rFonts w:ascii="Arial" w:hAnsi="Arial" w:cs="Arial"/>
                <w:sz w:val="18"/>
                <w:szCs w:val="18"/>
                <w:lang w:val="en-GB"/>
              </w:rPr>
              <w:t>Suzy Fields</w:t>
            </w:r>
          </w:p>
        </w:tc>
      </w:tr>
      <w:tr w:rsidR="00C035A2" w:rsidRPr="004B48C4" w14:paraId="1FB30FA6"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0B650516" w14:textId="77777777" w:rsidR="00C035A2" w:rsidRPr="009945B7" w:rsidRDefault="00C035A2" w:rsidP="004935DA">
            <w:pPr>
              <w:rPr>
                <w:rFonts w:ascii="Arial" w:hAnsi="Arial" w:cs="Arial"/>
                <w:sz w:val="18"/>
                <w:szCs w:val="18"/>
                <w:lang w:val="en-GB"/>
              </w:rPr>
            </w:pPr>
            <w:r>
              <w:rPr>
                <w:rFonts w:ascii="Arial" w:hAnsi="Arial" w:cs="Arial"/>
                <w:sz w:val="18"/>
                <w:szCs w:val="18"/>
                <w:lang w:val="en-GB"/>
              </w:rPr>
              <w:t>Client Specific section: added Old Orchard processes for stepping validated and escalated claims (15986) and for SRD claim processing (16022).  CIT and CRA section: added instruction for backup retrieval for French’s (15639)</w:t>
            </w:r>
          </w:p>
        </w:tc>
        <w:tc>
          <w:tcPr>
            <w:tcW w:w="1260" w:type="dxa"/>
            <w:tcBorders>
              <w:top w:val="single" w:sz="6" w:space="0" w:color="auto"/>
              <w:left w:val="single" w:sz="6" w:space="0" w:color="auto"/>
              <w:bottom w:val="single" w:sz="6" w:space="0" w:color="auto"/>
              <w:right w:val="single" w:sz="6" w:space="0" w:color="auto"/>
            </w:tcBorders>
            <w:vAlign w:val="bottom"/>
          </w:tcPr>
          <w:p w14:paraId="3D80C262" w14:textId="77777777" w:rsidR="00C035A2" w:rsidRPr="009945B7" w:rsidRDefault="00C035A2" w:rsidP="004935DA">
            <w:pPr>
              <w:rPr>
                <w:rFonts w:ascii="Arial" w:hAnsi="Arial" w:cs="Arial"/>
                <w:sz w:val="18"/>
                <w:szCs w:val="18"/>
                <w:lang w:val="en-GB"/>
              </w:rPr>
            </w:pPr>
            <w:r>
              <w:rPr>
                <w:rFonts w:ascii="Arial" w:hAnsi="Arial" w:cs="Arial"/>
                <w:sz w:val="18"/>
                <w:szCs w:val="18"/>
                <w:lang w:val="en-GB"/>
              </w:rPr>
              <w:t>12/7/2015</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0FADF595" w14:textId="77777777" w:rsidR="00C035A2" w:rsidRPr="009945B7" w:rsidRDefault="00C035A2" w:rsidP="004935DA">
            <w:pPr>
              <w:rPr>
                <w:rFonts w:ascii="Arial" w:hAnsi="Arial" w:cs="Arial"/>
                <w:sz w:val="18"/>
                <w:szCs w:val="18"/>
                <w:lang w:val="en-GB"/>
              </w:rPr>
            </w:pPr>
            <w:r>
              <w:rPr>
                <w:rFonts w:ascii="Arial" w:hAnsi="Arial" w:cs="Arial"/>
                <w:sz w:val="18"/>
                <w:szCs w:val="18"/>
                <w:lang w:val="en-GB"/>
              </w:rPr>
              <w:t>Suzy Fields</w:t>
            </w:r>
          </w:p>
        </w:tc>
      </w:tr>
      <w:tr w:rsidR="00C035A2" w:rsidRPr="004B48C4" w14:paraId="61E3C6ED"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336C27D3" w14:textId="77777777" w:rsidR="00C035A2" w:rsidRPr="009945B7" w:rsidRDefault="00C035A2" w:rsidP="00A533B2">
            <w:pPr>
              <w:rPr>
                <w:rFonts w:ascii="Arial" w:hAnsi="Arial" w:cs="Arial"/>
                <w:sz w:val="18"/>
                <w:szCs w:val="18"/>
                <w:lang w:val="en-GB"/>
              </w:rPr>
            </w:pPr>
            <w:r>
              <w:rPr>
                <w:rFonts w:ascii="Arial" w:hAnsi="Arial" w:cs="Arial"/>
                <w:sz w:val="18"/>
                <w:szCs w:val="18"/>
                <w:lang w:val="en-GB"/>
              </w:rPr>
              <w:t>Client Specific section: updated Tyson POP for AD claims pre-11/1/15 (16049).  Added clarification on contracts showing “suggested ad performance” (16376)</w:t>
            </w:r>
          </w:p>
        </w:tc>
        <w:tc>
          <w:tcPr>
            <w:tcW w:w="1260" w:type="dxa"/>
            <w:tcBorders>
              <w:top w:val="single" w:sz="6" w:space="0" w:color="auto"/>
              <w:left w:val="single" w:sz="6" w:space="0" w:color="auto"/>
              <w:bottom w:val="single" w:sz="6" w:space="0" w:color="auto"/>
              <w:right w:val="single" w:sz="6" w:space="0" w:color="auto"/>
            </w:tcBorders>
            <w:vAlign w:val="bottom"/>
          </w:tcPr>
          <w:p w14:paraId="57409F4B" w14:textId="77777777" w:rsidR="00C035A2" w:rsidRPr="009945B7" w:rsidRDefault="00C035A2" w:rsidP="00A533B2">
            <w:pPr>
              <w:rPr>
                <w:rFonts w:ascii="Arial" w:hAnsi="Arial" w:cs="Arial"/>
                <w:sz w:val="18"/>
                <w:szCs w:val="18"/>
                <w:lang w:val="en-GB"/>
              </w:rPr>
            </w:pPr>
            <w:r>
              <w:rPr>
                <w:rFonts w:ascii="Arial" w:hAnsi="Arial" w:cs="Arial"/>
                <w:sz w:val="18"/>
                <w:szCs w:val="18"/>
                <w:lang w:val="en-GB"/>
              </w:rPr>
              <w:t>1/4/2016</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652BF1B0" w14:textId="77777777" w:rsidR="00C035A2" w:rsidRPr="009945B7" w:rsidRDefault="00C035A2" w:rsidP="00A533B2">
            <w:pPr>
              <w:rPr>
                <w:rFonts w:ascii="Arial" w:hAnsi="Arial" w:cs="Arial"/>
                <w:sz w:val="18"/>
                <w:szCs w:val="18"/>
                <w:lang w:val="en-GB"/>
              </w:rPr>
            </w:pPr>
            <w:r>
              <w:rPr>
                <w:rFonts w:ascii="Arial" w:hAnsi="Arial" w:cs="Arial"/>
                <w:sz w:val="18"/>
                <w:szCs w:val="18"/>
                <w:lang w:val="en-GB"/>
              </w:rPr>
              <w:t>Suzy Fields</w:t>
            </w:r>
          </w:p>
        </w:tc>
      </w:tr>
      <w:tr w:rsidR="00C035A2" w:rsidRPr="004B48C4" w14:paraId="21E836C6"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7A5351B4" w14:textId="77777777" w:rsidR="00C035A2" w:rsidRPr="006863C1" w:rsidRDefault="00C035A2" w:rsidP="00206B46">
            <w:pPr>
              <w:rPr>
                <w:rFonts w:ascii="Arial" w:hAnsi="Arial" w:cs="Arial"/>
                <w:sz w:val="18"/>
                <w:szCs w:val="18"/>
                <w:lang w:val="en-GB"/>
              </w:rPr>
            </w:pPr>
            <w:r w:rsidRPr="006863C1">
              <w:rPr>
                <w:rFonts w:ascii="Arial" w:hAnsi="Arial" w:cs="Arial"/>
                <w:sz w:val="18"/>
                <w:szCs w:val="18"/>
                <w:lang w:val="en-GB"/>
              </w:rPr>
              <w:t>Client Specific section: added Kikkoman process for SRD customer invoices (16436); Client specific section: Tyson - clarification for contracts on pre-11.1.15 claims (16614)</w:t>
            </w:r>
          </w:p>
        </w:tc>
        <w:tc>
          <w:tcPr>
            <w:tcW w:w="1260" w:type="dxa"/>
            <w:tcBorders>
              <w:top w:val="single" w:sz="6" w:space="0" w:color="auto"/>
              <w:left w:val="single" w:sz="6" w:space="0" w:color="auto"/>
              <w:bottom w:val="single" w:sz="6" w:space="0" w:color="auto"/>
              <w:right w:val="single" w:sz="6" w:space="0" w:color="auto"/>
            </w:tcBorders>
            <w:vAlign w:val="bottom"/>
          </w:tcPr>
          <w:p w14:paraId="69725DE6" w14:textId="77777777" w:rsidR="00C035A2" w:rsidRPr="006863C1" w:rsidRDefault="00C035A2" w:rsidP="00206B46">
            <w:pPr>
              <w:rPr>
                <w:rFonts w:ascii="Arial" w:hAnsi="Arial" w:cs="Arial"/>
                <w:sz w:val="18"/>
                <w:szCs w:val="18"/>
                <w:lang w:val="en-GB"/>
              </w:rPr>
            </w:pPr>
            <w:r w:rsidRPr="006863C1">
              <w:rPr>
                <w:rFonts w:ascii="Arial" w:hAnsi="Arial" w:cs="Arial"/>
                <w:sz w:val="18"/>
                <w:szCs w:val="18"/>
                <w:lang w:val="en-GB"/>
              </w:rPr>
              <w:t>2/1/2016</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638935F7" w14:textId="77777777" w:rsidR="00C035A2" w:rsidRPr="006863C1" w:rsidRDefault="00C035A2" w:rsidP="00206B46">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5B51BE14"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648A0EF0" w14:textId="77777777" w:rsidR="00C035A2" w:rsidRPr="006863C1" w:rsidRDefault="00C035A2" w:rsidP="000954E5">
            <w:pPr>
              <w:rPr>
                <w:rFonts w:ascii="Arial" w:hAnsi="Arial" w:cs="Arial"/>
                <w:sz w:val="18"/>
                <w:szCs w:val="18"/>
                <w:lang w:val="en-GB"/>
              </w:rPr>
            </w:pPr>
            <w:r w:rsidRPr="006863C1">
              <w:rPr>
                <w:rFonts w:ascii="Arial" w:hAnsi="Arial" w:cs="Arial"/>
                <w:sz w:val="18"/>
                <w:szCs w:val="18"/>
                <w:lang w:val="en-GB"/>
              </w:rPr>
              <w:t xml:space="preserve">Client Specific section: </w:t>
            </w:r>
            <w:r>
              <w:rPr>
                <w:rFonts w:ascii="Arial" w:hAnsi="Arial" w:cs="Arial"/>
                <w:sz w:val="18"/>
                <w:szCs w:val="18"/>
                <w:lang w:val="en-GB"/>
              </w:rPr>
              <w:t>McCormick process for SRD/SAS claims (17162)</w:t>
            </w:r>
          </w:p>
        </w:tc>
        <w:tc>
          <w:tcPr>
            <w:tcW w:w="1260" w:type="dxa"/>
            <w:tcBorders>
              <w:top w:val="single" w:sz="6" w:space="0" w:color="auto"/>
              <w:left w:val="single" w:sz="6" w:space="0" w:color="auto"/>
              <w:bottom w:val="single" w:sz="6" w:space="0" w:color="auto"/>
              <w:right w:val="single" w:sz="6" w:space="0" w:color="auto"/>
            </w:tcBorders>
            <w:vAlign w:val="bottom"/>
          </w:tcPr>
          <w:p w14:paraId="1F6BF231" w14:textId="77777777" w:rsidR="00C035A2" w:rsidRPr="006863C1" w:rsidRDefault="00C035A2" w:rsidP="000954E5">
            <w:pPr>
              <w:rPr>
                <w:rFonts w:ascii="Arial" w:hAnsi="Arial" w:cs="Arial"/>
                <w:sz w:val="18"/>
                <w:szCs w:val="18"/>
                <w:lang w:val="en-GB"/>
              </w:rPr>
            </w:pPr>
            <w:r>
              <w:rPr>
                <w:rFonts w:ascii="Arial" w:hAnsi="Arial" w:cs="Arial"/>
                <w:sz w:val="18"/>
                <w:szCs w:val="18"/>
                <w:lang w:val="en-GB"/>
              </w:rPr>
              <w:t>3/14/2016</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0B3715F3" w14:textId="77777777" w:rsidR="00C035A2" w:rsidRPr="006863C1" w:rsidRDefault="00C035A2" w:rsidP="000954E5">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26C91EF2"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69F5E4F2" w14:textId="77777777" w:rsidR="00C035A2" w:rsidRPr="006863C1" w:rsidRDefault="00C035A2" w:rsidP="005B243F">
            <w:pPr>
              <w:rPr>
                <w:rFonts w:ascii="Arial" w:hAnsi="Arial" w:cs="Arial"/>
                <w:sz w:val="18"/>
                <w:szCs w:val="18"/>
                <w:lang w:val="en-GB"/>
              </w:rPr>
            </w:pPr>
            <w:r>
              <w:rPr>
                <w:rFonts w:ascii="Arial" w:hAnsi="Arial" w:cs="Arial"/>
                <w:sz w:val="18"/>
                <w:szCs w:val="18"/>
                <w:lang w:val="en-GB"/>
              </w:rPr>
              <w:t>Client specific section – added SRD processing instructions for Tillamook (17793); BPS Team Information/CCA/Client specific section – updated contact for Campbell’s (17774)</w:t>
            </w:r>
          </w:p>
        </w:tc>
        <w:tc>
          <w:tcPr>
            <w:tcW w:w="1260" w:type="dxa"/>
            <w:tcBorders>
              <w:top w:val="single" w:sz="6" w:space="0" w:color="auto"/>
              <w:left w:val="single" w:sz="6" w:space="0" w:color="auto"/>
              <w:bottom w:val="single" w:sz="6" w:space="0" w:color="auto"/>
              <w:right w:val="single" w:sz="6" w:space="0" w:color="auto"/>
            </w:tcBorders>
            <w:vAlign w:val="bottom"/>
          </w:tcPr>
          <w:p w14:paraId="195D1665" w14:textId="77777777" w:rsidR="00C035A2" w:rsidRPr="006863C1" w:rsidRDefault="00C035A2" w:rsidP="000954E5">
            <w:pPr>
              <w:rPr>
                <w:rFonts w:ascii="Arial" w:hAnsi="Arial" w:cs="Arial"/>
                <w:sz w:val="18"/>
                <w:szCs w:val="18"/>
                <w:lang w:val="en-GB"/>
              </w:rPr>
            </w:pPr>
            <w:r>
              <w:rPr>
                <w:rFonts w:ascii="Arial" w:hAnsi="Arial" w:cs="Arial"/>
                <w:sz w:val="18"/>
                <w:szCs w:val="18"/>
                <w:lang w:val="en-GB"/>
              </w:rPr>
              <w:t>4/11/2016</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2330EB8C" w14:textId="77777777" w:rsidR="00C035A2" w:rsidRPr="006863C1" w:rsidRDefault="00C035A2" w:rsidP="000954E5">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2A3B7FA0"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0CB4EF87" w14:textId="77777777" w:rsidR="00C035A2" w:rsidRDefault="00C035A2" w:rsidP="00242C59">
            <w:pPr>
              <w:rPr>
                <w:rFonts w:ascii="Arial" w:hAnsi="Arial" w:cs="Arial"/>
                <w:sz w:val="18"/>
                <w:szCs w:val="18"/>
                <w:lang w:val="en-GB"/>
              </w:rPr>
            </w:pPr>
            <w:r>
              <w:rPr>
                <w:rFonts w:ascii="Arial" w:hAnsi="Arial" w:cs="Arial"/>
                <w:sz w:val="18"/>
                <w:szCs w:val="18"/>
                <w:lang w:val="en-GB"/>
              </w:rPr>
              <w:t>Client specific section – added SRD processing instructions for Tillamook (17793); BPS Team Information/CCA/Client specific section – updated contact for Campbell’s (17774)</w:t>
            </w:r>
          </w:p>
        </w:tc>
        <w:tc>
          <w:tcPr>
            <w:tcW w:w="1260" w:type="dxa"/>
            <w:tcBorders>
              <w:top w:val="single" w:sz="6" w:space="0" w:color="auto"/>
              <w:left w:val="single" w:sz="6" w:space="0" w:color="auto"/>
              <w:bottom w:val="single" w:sz="6" w:space="0" w:color="auto"/>
              <w:right w:val="single" w:sz="6" w:space="0" w:color="auto"/>
            </w:tcBorders>
            <w:vAlign w:val="bottom"/>
          </w:tcPr>
          <w:p w14:paraId="1455B7B5" w14:textId="77777777" w:rsidR="00C035A2" w:rsidRDefault="00C035A2" w:rsidP="000E7A3A">
            <w:pPr>
              <w:rPr>
                <w:rFonts w:ascii="Arial" w:hAnsi="Arial" w:cs="Arial"/>
                <w:sz w:val="18"/>
                <w:szCs w:val="18"/>
                <w:lang w:val="en-GB"/>
              </w:rPr>
            </w:pPr>
            <w:r>
              <w:rPr>
                <w:rFonts w:ascii="Arial" w:hAnsi="Arial" w:cs="Arial"/>
                <w:sz w:val="18"/>
                <w:szCs w:val="18"/>
                <w:lang w:val="en-GB"/>
              </w:rPr>
              <w:t>4/25/2016</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37754DEE" w14:textId="77777777" w:rsidR="00C035A2" w:rsidRPr="006863C1" w:rsidRDefault="00C035A2" w:rsidP="00242C59">
            <w:pPr>
              <w:rPr>
                <w:rFonts w:ascii="Arial" w:hAnsi="Arial" w:cs="Arial"/>
                <w:sz w:val="18"/>
                <w:szCs w:val="18"/>
                <w:lang w:val="en-GB"/>
              </w:rPr>
            </w:pPr>
            <w:r>
              <w:rPr>
                <w:rFonts w:ascii="Arial" w:hAnsi="Arial" w:cs="Arial"/>
                <w:sz w:val="18"/>
                <w:szCs w:val="18"/>
                <w:lang w:val="en-GB"/>
              </w:rPr>
              <w:t>Suzy Fields</w:t>
            </w:r>
          </w:p>
        </w:tc>
      </w:tr>
      <w:tr w:rsidR="00C035A2" w:rsidRPr="004B48C4" w14:paraId="5FE9AA00"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479BE0A3" w14:textId="77777777" w:rsidR="00C035A2" w:rsidRPr="006863C1" w:rsidRDefault="00C035A2" w:rsidP="00242C59">
            <w:pPr>
              <w:rPr>
                <w:rFonts w:ascii="Arial" w:hAnsi="Arial" w:cs="Arial"/>
                <w:sz w:val="18"/>
                <w:szCs w:val="18"/>
                <w:lang w:val="en-GB"/>
              </w:rPr>
            </w:pPr>
            <w:r>
              <w:rPr>
                <w:rFonts w:ascii="Arial" w:hAnsi="Arial" w:cs="Arial"/>
                <w:sz w:val="18"/>
                <w:szCs w:val="18"/>
                <w:lang w:val="en-GB"/>
              </w:rPr>
              <w:t>Client specific section – added info on Tyson private label products (17808); JJSNAK SRD backup process (17885)</w:t>
            </w:r>
          </w:p>
        </w:tc>
        <w:tc>
          <w:tcPr>
            <w:tcW w:w="1260" w:type="dxa"/>
            <w:tcBorders>
              <w:top w:val="single" w:sz="6" w:space="0" w:color="auto"/>
              <w:left w:val="single" w:sz="6" w:space="0" w:color="auto"/>
              <w:bottom w:val="single" w:sz="6" w:space="0" w:color="auto"/>
              <w:right w:val="single" w:sz="6" w:space="0" w:color="auto"/>
            </w:tcBorders>
            <w:vAlign w:val="bottom"/>
          </w:tcPr>
          <w:p w14:paraId="420599F1" w14:textId="77777777" w:rsidR="00C035A2" w:rsidRPr="006863C1" w:rsidRDefault="00C035A2" w:rsidP="000E7A3A">
            <w:pPr>
              <w:rPr>
                <w:rFonts w:ascii="Arial" w:hAnsi="Arial" w:cs="Arial"/>
                <w:sz w:val="18"/>
                <w:szCs w:val="18"/>
                <w:lang w:val="en-GB"/>
              </w:rPr>
            </w:pPr>
            <w:r>
              <w:rPr>
                <w:rFonts w:ascii="Arial" w:hAnsi="Arial" w:cs="Arial"/>
                <w:sz w:val="18"/>
                <w:szCs w:val="18"/>
                <w:lang w:val="en-GB"/>
              </w:rPr>
              <w:t>5/9/2016</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6BEF8C63" w14:textId="77777777" w:rsidR="00C035A2" w:rsidRPr="006863C1" w:rsidRDefault="00C035A2" w:rsidP="00242C59">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0BCAFE11"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222B9B8B" w14:textId="77777777" w:rsidR="00C035A2" w:rsidRPr="006863C1" w:rsidRDefault="00C035A2" w:rsidP="00C73B02">
            <w:pPr>
              <w:rPr>
                <w:rFonts w:ascii="Arial" w:hAnsi="Arial" w:cs="Arial"/>
                <w:sz w:val="18"/>
                <w:szCs w:val="18"/>
                <w:lang w:val="en-GB"/>
              </w:rPr>
            </w:pPr>
            <w:r>
              <w:rPr>
                <w:rFonts w:ascii="Arial" w:hAnsi="Arial" w:cs="Arial"/>
                <w:sz w:val="18"/>
                <w:szCs w:val="18"/>
                <w:lang w:val="en-GB"/>
              </w:rPr>
              <w:t>Client specific section – added French’s SRD clearing process; BPS section – added French’s backup request process and SRD clearing information (17937 and 18167)</w:t>
            </w:r>
          </w:p>
        </w:tc>
        <w:tc>
          <w:tcPr>
            <w:tcW w:w="1260" w:type="dxa"/>
            <w:tcBorders>
              <w:top w:val="single" w:sz="6" w:space="0" w:color="auto"/>
              <w:left w:val="single" w:sz="6" w:space="0" w:color="auto"/>
              <w:bottom w:val="single" w:sz="6" w:space="0" w:color="auto"/>
              <w:right w:val="single" w:sz="6" w:space="0" w:color="auto"/>
            </w:tcBorders>
            <w:vAlign w:val="bottom"/>
          </w:tcPr>
          <w:p w14:paraId="7DFAD94B" w14:textId="77777777" w:rsidR="00C035A2" w:rsidRPr="006863C1" w:rsidRDefault="00C035A2" w:rsidP="00C73B02">
            <w:pPr>
              <w:rPr>
                <w:rFonts w:ascii="Arial" w:hAnsi="Arial" w:cs="Arial"/>
                <w:sz w:val="18"/>
                <w:szCs w:val="18"/>
                <w:lang w:val="en-GB"/>
              </w:rPr>
            </w:pPr>
            <w:r>
              <w:rPr>
                <w:rFonts w:ascii="Arial" w:hAnsi="Arial" w:cs="Arial"/>
                <w:sz w:val="18"/>
                <w:szCs w:val="18"/>
                <w:lang w:val="en-GB"/>
              </w:rPr>
              <w:t>5/23/2016</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1B6EFC1F" w14:textId="77777777" w:rsidR="00C035A2" w:rsidRPr="006863C1" w:rsidRDefault="00C035A2" w:rsidP="00C73B02">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517D72B8"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05818CA0" w14:textId="77777777" w:rsidR="00C035A2" w:rsidRPr="006863C1" w:rsidRDefault="00C035A2" w:rsidP="004E2D10">
            <w:pPr>
              <w:rPr>
                <w:rFonts w:ascii="Arial" w:hAnsi="Arial" w:cs="Arial"/>
                <w:sz w:val="18"/>
                <w:szCs w:val="18"/>
                <w:lang w:val="en-GB"/>
              </w:rPr>
            </w:pPr>
            <w:r>
              <w:rPr>
                <w:rFonts w:ascii="Arial" w:hAnsi="Arial" w:cs="Arial"/>
                <w:sz w:val="18"/>
                <w:szCs w:val="18"/>
                <w:lang w:val="en-GB"/>
              </w:rPr>
              <w:t>Client specific section – added Produr/Duracell info (18405); added info from CIM to BPS section; BPS section – updated Req CI from CIT info (18033</w:t>
            </w:r>
          </w:p>
        </w:tc>
        <w:tc>
          <w:tcPr>
            <w:tcW w:w="1260" w:type="dxa"/>
            <w:tcBorders>
              <w:top w:val="single" w:sz="6" w:space="0" w:color="auto"/>
              <w:left w:val="single" w:sz="6" w:space="0" w:color="auto"/>
              <w:bottom w:val="single" w:sz="6" w:space="0" w:color="auto"/>
              <w:right w:val="single" w:sz="6" w:space="0" w:color="auto"/>
            </w:tcBorders>
            <w:vAlign w:val="bottom"/>
          </w:tcPr>
          <w:p w14:paraId="55FC7D50" w14:textId="77777777" w:rsidR="00C035A2" w:rsidRPr="006863C1" w:rsidRDefault="00C035A2" w:rsidP="004E2D10">
            <w:pPr>
              <w:rPr>
                <w:rFonts w:ascii="Arial" w:hAnsi="Arial" w:cs="Arial"/>
                <w:sz w:val="18"/>
                <w:szCs w:val="18"/>
                <w:lang w:val="en-GB"/>
              </w:rPr>
            </w:pPr>
            <w:r>
              <w:rPr>
                <w:rFonts w:ascii="Arial" w:hAnsi="Arial" w:cs="Arial"/>
                <w:sz w:val="18"/>
                <w:szCs w:val="18"/>
                <w:lang w:val="en-GB"/>
              </w:rPr>
              <w:t>6/20/2016</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52603FD3" w14:textId="77777777" w:rsidR="00C035A2" w:rsidRPr="006863C1" w:rsidRDefault="00C035A2" w:rsidP="004E2D10">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1D007EF5"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54A6DA5A" w14:textId="77777777" w:rsidR="00C035A2" w:rsidRPr="006863C1" w:rsidRDefault="00C035A2" w:rsidP="003D53E9">
            <w:pPr>
              <w:rPr>
                <w:rFonts w:ascii="Arial" w:hAnsi="Arial" w:cs="Arial"/>
                <w:sz w:val="18"/>
                <w:szCs w:val="18"/>
                <w:lang w:val="en-GB"/>
              </w:rPr>
            </w:pPr>
            <w:r>
              <w:rPr>
                <w:rFonts w:ascii="Arial" w:hAnsi="Arial" w:cs="Arial"/>
                <w:sz w:val="18"/>
                <w:szCs w:val="18"/>
                <w:lang w:val="en-GB"/>
              </w:rPr>
              <w:t>Client specific section and BPS CCA client specific section – updated Kikkoman process for SRD invoices (18668)</w:t>
            </w:r>
          </w:p>
        </w:tc>
        <w:tc>
          <w:tcPr>
            <w:tcW w:w="1260" w:type="dxa"/>
            <w:tcBorders>
              <w:top w:val="single" w:sz="6" w:space="0" w:color="auto"/>
              <w:left w:val="single" w:sz="6" w:space="0" w:color="auto"/>
              <w:bottom w:val="single" w:sz="6" w:space="0" w:color="auto"/>
              <w:right w:val="single" w:sz="6" w:space="0" w:color="auto"/>
            </w:tcBorders>
            <w:vAlign w:val="bottom"/>
          </w:tcPr>
          <w:p w14:paraId="2013A2E9" w14:textId="77777777" w:rsidR="00C035A2" w:rsidRPr="006863C1" w:rsidRDefault="00C035A2" w:rsidP="003D53E9">
            <w:pPr>
              <w:rPr>
                <w:rFonts w:ascii="Arial" w:hAnsi="Arial" w:cs="Arial"/>
                <w:sz w:val="18"/>
                <w:szCs w:val="18"/>
                <w:lang w:val="en-GB"/>
              </w:rPr>
            </w:pPr>
            <w:r>
              <w:rPr>
                <w:rFonts w:ascii="Arial" w:hAnsi="Arial" w:cs="Arial"/>
                <w:sz w:val="18"/>
                <w:szCs w:val="18"/>
                <w:lang w:val="en-GB"/>
              </w:rPr>
              <w:t>7/4/2016</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2C5D93EC" w14:textId="77777777" w:rsidR="00C035A2" w:rsidRPr="006863C1" w:rsidRDefault="00C035A2" w:rsidP="003D53E9">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045FE426"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371335A7" w14:textId="77777777" w:rsidR="00C035A2" w:rsidRPr="006863C1" w:rsidRDefault="00C035A2" w:rsidP="003D53E9">
            <w:pPr>
              <w:rPr>
                <w:rFonts w:ascii="Arial" w:hAnsi="Arial" w:cs="Arial"/>
                <w:sz w:val="18"/>
                <w:szCs w:val="18"/>
                <w:lang w:val="en-GB"/>
              </w:rPr>
            </w:pPr>
            <w:r w:rsidRPr="00011C98">
              <w:rPr>
                <w:rFonts w:ascii="Arial" w:hAnsi="Arial" w:cs="Arial"/>
                <w:sz w:val="18"/>
                <w:szCs w:val="18"/>
                <w:lang w:val="en-GB"/>
              </w:rPr>
              <w:t>Client specific section:  Updated stepping instruction for Old Orchard (18663)</w:t>
            </w:r>
          </w:p>
        </w:tc>
        <w:tc>
          <w:tcPr>
            <w:tcW w:w="1260" w:type="dxa"/>
            <w:tcBorders>
              <w:top w:val="single" w:sz="6" w:space="0" w:color="auto"/>
              <w:left w:val="single" w:sz="6" w:space="0" w:color="auto"/>
              <w:bottom w:val="single" w:sz="6" w:space="0" w:color="auto"/>
              <w:right w:val="single" w:sz="6" w:space="0" w:color="auto"/>
            </w:tcBorders>
            <w:vAlign w:val="bottom"/>
          </w:tcPr>
          <w:p w14:paraId="76FE076E" w14:textId="77777777" w:rsidR="00C035A2" w:rsidRPr="006863C1" w:rsidRDefault="00C035A2" w:rsidP="003D53E9">
            <w:pPr>
              <w:rPr>
                <w:rFonts w:ascii="Arial" w:hAnsi="Arial" w:cs="Arial"/>
                <w:sz w:val="18"/>
                <w:szCs w:val="18"/>
                <w:lang w:val="en-GB"/>
              </w:rPr>
            </w:pPr>
            <w:r>
              <w:rPr>
                <w:rFonts w:ascii="Arial" w:hAnsi="Arial" w:cs="Arial"/>
                <w:sz w:val="18"/>
                <w:szCs w:val="18"/>
                <w:lang w:val="en-GB"/>
              </w:rPr>
              <w:t>7/18/2016</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0A6FF6E8" w14:textId="77777777" w:rsidR="00C035A2" w:rsidRPr="006863C1" w:rsidRDefault="00C035A2" w:rsidP="003D53E9">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037746CE"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6DC02C51" w14:textId="77777777" w:rsidR="00C035A2" w:rsidRPr="006863C1" w:rsidRDefault="00C035A2" w:rsidP="002F0EA8">
            <w:pPr>
              <w:rPr>
                <w:rFonts w:ascii="Arial" w:hAnsi="Arial" w:cs="Arial"/>
                <w:sz w:val="18"/>
                <w:szCs w:val="18"/>
                <w:lang w:val="en-GB"/>
              </w:rPr>
            </w:pPr>
            <w:r w:rsidRPr="00011C98">
              <w:rPr>
                <w:rFonts w:ascii="Arial" w:hAnsi="Arial" w:cs="Arial"/>
                <w:sz w:val="18"/>
                <w:szCs w:val="18"/>
                <w:lang w:val="en-GB"/>
              </w:rPr>
              <w:t>Added in-store promo example to scan section (18715); ); removed Boulder Brands from client specific section (19016)</w:t>
            </w:r>
          </w:p>
        </w:tc>
        <w:tc>
          <w:tcPr>
            <w:tcW w:w="1260" w:type="dxa"/>
            <w:tcBorders>
              <w:top w:val="single" w:sz="6" w:space="0" w:color="auto"/>
              <w:left w:val="single" w:sz="6" w:space="0" w:color="auto"/>
              <w:bottom w:val="single" w:sz="6" w:space="0" w:color="auto"/>
              <w:right w:val="single" w:sz="6" w:space="0" w:color="auto"/>
            </w:tcBorders>
            <w:vAlign w:val="bottom"/>
          </w:tcPr>
          <w:p w14:paraId="00710735" w14:textId="77777777" w:rsidR="00C035A2" w:rsidRPr="006863C1" w:rsidRDefault="00C035A2" w:rsidP="002F0EA8">
            <w:pPr>
              <w:rPr>
                <w:rFonts w:ascii="Arial" w:hAnsi="Arial" w:cs="Arial"/>
                <w:sz w:val="18"/>
                <w:szCs w:val="18"/>
                <w:lang w:val="en-GB"/>
              </w:rPr>
            </w:pPr>
            <w:r>
              <w:rPr>
                <w:rFonts w:ascii="Arial" w:hAnsi="Arial" w:cs="Arial"/>
                <w:sz w:val="18"/>
                <w:szCs w:val="18"/>
                <w:lang w:val="en-GB"/>
              </w:rPr>
              <w:t>8/1/2016</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0B2E1F66" w14:textId="77777777" w:rsidR="00C035A2" w:rsidRPr="006863C1" w:rsidRDefault="00C035A2" w:rsidP="002F0EA8">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217296C3"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11E3F50A" w14:textId="77777777" w:rsidR="00C035A2" w:rsidRPr="006863C1" w:rsidRDefault="00C035A2" w:rsidP="002F0EA8">
            <w:pPr>
              <w:rPr>
                <w:rFonts w:ascii="Arial" w:hAnsi="Arial" w:cs="Arial"/>
                <w:sz w:val="18"/>
                <w:szCs w:val="18"/>
                <w:lang w:val="en-GB"/>
              </w:rPr>
            </w:pPr>
            <w:r w:rsidRPr="00011C98">
              <w:rPr>
                <w:rFonts w:ascii="Arial" w:hAnsi="Arial" w:cs="Arial"/>
                <w:sz w:val="18"/>
                <w:szCs w:val="18"/>
                <w:lang w:val="en-GB"/>
              </w:rPr>
              <w:t>Post Audit section: updated header and customer invoice example (19056); client specific section: removed Kraft (19311)</w:t>
            </w:r>
          </w:p>
        </w:tc>
        <w:tc>
          <w:tcPr>
            <w:tcW w:w="1260" w:type="dxa"/>
            <w:tcBorders>
              <w:top w:val="single" w:sz="6" w:space="0" w:color="auto"/>
              <w:left w:val="single" w:sz="6" w:space="0" w:color="auto"/>
              <w:bottom w:val="single" w:sz="6" w:space="0" w:color="auto"/>
              <w:right w:val="single" w:sz="6" w:space="0" w:color="auto"/>
            </w:tcBorders>
            <w:vAlign w:val="bottom"/>
          </w:tcPr>
          <w:p w14:paraId="713C3232" w14:textId="77777777" w:rsidR="00C035A2" w:rsidRPr="006863C1" w:rsidRDefault="00C035A2" w:rsidP="002F0EA8">
            <w:pPr>
              <w:rPr>
                <w:rFonts w:ascii="Arial" w:hAnsi="Arial" w:cs="Arial"/>
                <w:sz w:val="18"/>
                <w:szCs w:val="18"/>
                <w:lang w:val="en-GB"/>
              </w:rPr>
            </w:pPr>
            <w:r>
              <w:rPr>
                <w:rFonts w:ascii="Arial" w:hAnsi="Arial" w:cs="Arial"/>
                <w:sz w:val="18"/>
                <w:szCs w:val="18"/>
                <w:lang w:val="en-GB"/>
              </w:rPr>
              <w:t>8/29/2016</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2D5E9B25" w14:textId="77777777" w:rsidR="00C035A2" w:rsidRPr="006863C1" w:rsidRDefault="00C035A2" w:rsidP="002F0EA8">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4EF6FE3E"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440E72C8" w14:textId="77777777" w:rsidR="00C035A2" w:rsidRPr="006863C1" w:rsidRDefault="00C035A2" w:rsidP="002C7DB4">
            <w:pPr>
              <w:rPr>
                <w:rFonts w:ascii="Arial" w:hAnsi="Arial" w:cs="Arial"/>
                <w:sz w:val="18"/>
                <w:szCs w:val="18"/>
                <w:lang w:val="en-GB"/>
              </w:rPr>
            </w:pPr>
            <w:r w:rsidRPr="00011C98">
              <w:rPr>
                <w:rFonts w:ascii="Arial" w:hAnsi="Arial" w:cs="Arial"/>
                <w:sz w:val="18"/>
                <w:szCs w:val="18"/>
                <w:lang w:val="en-GB"/>
              </w:rPr>
              <w:t>Client specific section: added McCormick date flexibility info (19319)</w:t>
            </w:r>
          </w:p>
        </w:tc>
        <w:tc>
          <w:tcPr>
            <w:tcW w:w="1260" w:type="dxa"/>
            <w:tcBorders>
              <w:top w:val="single" w:sz="6" w:space="0" w:color="auto"/>
              <w:left w:val="single" w:sz="6" w:space="0" w:color="auto"/>
              <w:bottom w:val="single" w:sz="6" w:space="0" w:color="auto"/>
              <w:right w:val="single" w:sz="6" w:space="0" w:color="auto"/>
            </w:tcBorders>
            <w:vAlign w:val="bottom"/>
          </w:tcPr>
          <w:p w14:paraId="7956487B" w14:textId="77777777" w:rsidR="00C035A2" w:rsidRPr="006863C1" w:rsidRDefault="00C035A2" w:rsidP="002C7DB4">
            <w:pPr>
              <w:rPr>
                <w:rFonts w:ascii="Arial" w:hAnsi="Arial" w:cs="Arial"/>
                <w:sz w:val="18"/>
                <w:szCs w:val="18"/>
                <w:lang w:val="en-GB"/>
              </w:rPr>
            </w:pPr>
            <w:r>
              <w:rPr>
                <w:rFonts w:ascii="Arial" w:hAnsi="Arial" w:cs="Arial"/>
                <w:sz w:val="18"/>
                <w:szCs w:val="18"/>
                <w:lang w:val="en-GB"/>
              </w:rPr>
              <w:t>9/12/2016</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7E27911D" w14:textId="77777777" w:rsidR="00C035A2" w:rsidRPr="006863C1" w:rsidRDefault="00C035A2" w:rsidP="002C7DB4">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35ECF80B"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74848256" w14:textId="77777777" w:rsidR="00C035A2" w:rsidRPr="006863C1" w:rsidRDefault="00C035A2" w:rsidP="00C83BD8">
            <w:pPr>
              <w:rPr>
                <w:rFonts w:ascii="Arial" w:hAnsi="Arial" w:cs="Arial"/>
                <w:sz w:val="18"/>
                <w:szCs w:val="18"/>
                <w:lang w:val="en-GB"/>
              </w:rPr>
            </w:pPr>
            <w:r>
              <w:rPr>
                <w:rFonts w:ascii="Arial" w:hAnsi="Arial" w:cs="Arial"/>
                <w:sz w:val="18"/>
                <w:szCs w:val="18"/>
                <w:lang w:val="en-GB"/>
              </w:rPr>
              <w:t>Post audit section:  Instructions and examples updated (19056); Client specific section: removed info on Harvest Hill swell allowances/claims for damages (19358)</w:t>
            </w:r>
          </w:p>
        </w:tc>
        <w:tc>
          <w:tcPr>
            <w:tcW w:w="1260" w:type="dxa"/>
            <w:tcBorders>
              <w:top w:val="single" w:sz="6" w:space="0" w:color="auto"/>
              <w:left w:val="single" w:sz="6" w:space="0" w:color="auto"/>
              <w:bottom w:val="single" w:sz="6" w:space="0" w:color="auto"/>
              <w:right w:val="single" w:sz="6" w:space="0" w:color="auto"/>
            </w:tcBorders>
            <w:vAlign w:val="bottom"/>
          </w:tcPr>
          <w:p w14:paraId="1A891A13" w14:textId="77777777" w:rsidR="00C035A2" w:rsidRPr="006863C1" w:rsidRDefault="00C035A2" w:rsidP="004057B4">
            <w:pPr>
              <w:rPr>
                <w:rFonts w:ascii="Arial" w:hAnsi="Arial" w:cs="Arial"/>
                <w:sz w:val="18"/>
                <w:szCs w:val="18"/>
                <w:lang w:val="en-GB"/>
              </w:rPr>
            </w:pPr>
            <w:r>
              <w:rPr>
                <w:rFonts w:ascii="Arial" w:hAnsi="Arial" w:cs="Arial"/>
                <w:sz w:val="18"/>
                <w:szCs w:val="18"/>
                <w:lang w:val="en-GB"/>
              </w:rPr>
              <w:t>9/26/2016</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18BA160F" w14:textId="77777777" w:rsidR="00C035A2" w:rsidRPr="006863C1" w:rsidRDefault="00C035A2" w:rsidP="004057B4">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3D84473E"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5EF4997B" w14:textId="77777777" w:rsidR="00C035A2" w:rsidRPr="006863C1" w:rsidRDefault="00C035A2" w:rsidP="00874117">
            <w:pPr>
              <w:rPr>
                <w:rFonts w:ascii="Arial" w:hAnsi="Arial" w:cs="Arial"/>
                <w:sz w:val="18"/>
                <w:szCs w:val="18"/>
                <w:lang w:val="en-GB"/>
              </w:rPr>
            </w:pPr>
            <w:r>
              <w:rPr>
                <w:rFonts w:ascii="Arial" w:hAnsi="Arial" w:cs="Arial"/>
                <w:sz w:val="18"/>
                <w:szCs w:val="18"/>
                <w:lang w:val="en-GB"/>
              </w:rPr>
              <w:t>Removed extra contract examples and POP examples (19418)</w:t>
            </w:r>
          </w:p>
        </w:tc>
        <w:tc>
          <w:tcPr>
            <w:tcW w:w="1260" w:type="dxa"/>
            <w:tcBorders>
              <w:top w:val="single" w:sz="6" w:space="0" w:color="auto"/>
              <w:left w:val="single" w:sz="6" w:space="0" w:color="auto"/>
              <w:bottom w:val="single" w:sz="6" w:space="0" w:color="auto"/>
              <w:right w:val="single" w:sz="6" w:space="0" w:color="auto"/>
            </w:tcBorders>
            <w:vAlign w:val="bottom"/>
          </w:tcPr>
          <w:p w14:paraId="68B0FB91" w14:textId="77777777" w:rsidR="00C035A2" w:rsidRPr="006863C1" w:rsidRDefault="00C035A2" w:rsidP="00874117">
            <w:pPr>
              <w:rPr>
                <w:rFonts w:ascii="Arial" w:hAnsi="Arial" w:cs="Arial"/>
                <w:sz w:val="18"/>
                <w:szCs w:val="18"/>
                <w:lang w:val="en-GB"/>
              </w:rPr>
            </w:pPr>
            <w:r>
              <w:rPr>
                <w:rFonts w:ascii="Arial" w:hAnsi="Arial" w:cs="Arial"/>
                <w:sz w:val="18"/>
                <w:szCs w:val="18"/>
                <w:lang w:val="en-GB"/>
              </w:rPr>
              <w:t>10/10/2016</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68AFDB7D" w14:textId="77777777" w:rsidR="00C035A2" w:rsidRPr="006863C1" w:rsidRDefault="00C035A2" w:rsidP="00874117">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43348845"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16ADE088" w14:textId="77777777" w:rsidR="00C035A2" w:rsidRPr="006863C1" w:rsidRDefault="00C035A2" w:rsidP="00CF4690">
            <w:pPr>
              <w:rPr>
                <w:rFonts w:ascii="Arial" w:hAnsi="Arial" w:cs="Arial"/>
                <w:sz w:val="18"/>
                <w:szCs w:val="18"/>
                <w:lang w:val="en-GB"/>
              </w:rPr>
            </w:pPr>
            <w:r>
              <w:rPr>
                <w:rFonts w:ascii="Arial" w:hAnsi="Arial" w:cs="Arial"/>
                <w:sz w:val="18"/>
                <w:szCs w:val="18"/>
                <w:lang w:val="en-GB"/>
              </w:rPr>
              <w:t>Client specific section:  Added Barilla process for SRD invoices (19598); Clorox reset fee process (19719)</w:t>
            </w:r>
          </w:p>
        </w:tc>
        <w:tc>
          <w:tcPr>
            <w:tcW w:w="1260" w:type="dxa"/>
            <w:tcBorders>
              <w:top w:val="single" w:sz="6" w:space="0" w:color="auto"/>
              <w:left w:val="single" w:sz="6" w:space="0" w:color="auto"/>
              <w:bottom w:val="single" w:sz="6" w:space="0" w:color="auto"/>
              <w:right w:val="single" w:sz="6" w:space="0" w:color="auto"/>
            </w:tcBorders>
            <w:vAlign w:val="bottom"/>
          </w:tcPr>
          <w:p w14:paraId="278B6E11" w14:textId="77777777" w:rsidR="00C035A2" w:rsidRPr="006863C1" w:rsidRDefault="00C035A2" w:rsidP="00620D7E">
            <w:pPr>
              <w:rPr>
                <w:rFonts w:ascii="Arial" w:hAnsi="Arial" w:cs="Arial"/>
                <w:sz w:val="18"/>
                <w:szCs w:val="18"/>
                <w:lang w:val="en-GB"/>
              </w:rPr>
            </w:pPr>
            <w:r>
              <w:rPr>
                <w:rFonts w:ascii="Arial" w:hAnsi="Arial" w:cs="Arial"/>
                <w:sz w:val="18"/>
                <w:szCs w:val="18"/>
                <w:lang w:val="en-GB"/>
              </w:rPr>
              <w:t>10/24/2016</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2B0A3F8B" w14:textId="77777777" w:rsidR="00C035A2" w:rsidRPr="006863C1" w:rsidRDefault="00C035A2" w:rsidP="00620D7E">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6872C442"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515C9190" w14:textId="77777777" w:rsidR="00C035A2" w:rsidRPr="006863C1" w:rsidRDefault="00C035A2" w:rsidP="00BA7CC4">
            <w:pPr>
              <w:rPr>
                <w:rFonts w:ascii="Arial" w:hAnsi="Arial" w:cs="Arial"/>
                <w:sz w:val="18"/>
                <w:szCs w:val="18"/>
                <w:lang w:val="en-GB"/>
              </w:rPr>
            </w:pPr>
            <w:r>
              <w:rPr>
                <w:rFonts w:ascii="Arial" w:hAnsi="Arial" w:cs="Arial"/>
                <w:sz w:val="18"/>
                <w:szCs w:val="18"/>
                <w:lang w:val="en-GB"/>
              </w:rPr>
              <w:t>Client specific section: added Coca Cola (CCNA) process for SRD (retail merchandising/Fair Share) billings (19525); added new section with SRD (retail merchandising/Fair Share) claim information; moved info from customer invoice section and imbedded SRD agreement letter in section (19809).</w:t>
            </w:r>
          </w:p>
        </w:tc>
        <w:tc>
          <w:tcPr>
            <w:tcW w:w="1260" w:type="dxa"/>
            <w:tcBorders>
              <w:top w:val="single" w:sz="6" w:space="0" w:color="auto"/>
              <w:left w:val="single" w:sz="6" w:space="0" w:color="auto"/>
              <w:bottom w:val="single" w:sz="6" w:space="0" w:color="auto"/>
              <w:right w:val="single" w:sz="6" w:space="0" w:color="auto"/>
            </w:tcBorders>
            <w:vAlign w:val="bottom"/>
          </w:tcPr>
          <w:p w14:paraId="67491AA0" w14:textId="77777777" w:rsidR="00C035A2" w:rsidRPr="006863C1" w:rsidRDefault="00C035A2" w:rsidP="00620D7E">
            <w:pPr>
              <w:rPr>
                <w:rFonts w:ascii="Arial" w:hAnsi="Arial" w:cs="Arial"/>
                <w:sz w:val="18"/>
                <w:szCs w:val="18"/>
                <w:lang w:val="en-GB"/>
              </w:rPr>
            </w:pPr>
            <w:r>
              <w:rPr>
                <w:rFonts w:ascii="Arial" w:hAnsi="Arial" w:cs="Arial"/>
                <w:sz w:val="18"/>
                <w:szCs w:val="18"/>
                <w:lang w:val="en-GB"/>
              </w:rPr>
              <w:t>11/7/2016</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7A8F59BE" w14:textId="77777777" w:rsidR="00C035A2" w:rsidRPr="006863C1" w:rsidRDefault="00C035A2" w:rsidP="00620D7E">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0050BE62"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15E00A18" w14:textId="77777777" w:rsidR="00C035A2" w:rsidRPr="006863C1" w:rsidRDefault="00C035A2" w:rsidP="00253BBB">
            <w:pPr>
              <w:rPr>
                <w:rFonts w:ascii="Arial" w:hAnsi="Arial" w:cs="Arial"/>
                <w:sz w:val="18"/>
                <w:szCs w:val="18"/>
                <w:lang w:val="en-GB"/>
              </w:rPr>
            </w:pPr>
            <w:r>
              <w:rPr>
                <w:rFonts w:ascii="Arial" w:hAnsi="Arial" w:cs="Arial"/>
                <w:sz w:val="18"/>
                <w:szCs w:val="18"/>
                <w:lang w:val="en-GB"/>
              </w:rPr>
              <w:t>BPS  section – CRA Client specific:  Removed French’s backup contact info (20480)</w:t>
            </w:r>
          </w:p>
        </w:tc>
        <w:tc>
          <w:tcPr>
            <w:tcW w:w="1260" w:type="dxa"/>
            <w:tcBorders>
              <w:top w:val="single" w:sz="6" w:space="0" w:color="auto"/>
              <w:left w:val="single" w:sz="6" w:space="0" w:color="auto"/>
              <w:bottom w:val="single" w:sz="6" w:space="0" w:color="auto"/>
              <w:right w:val="single" w:sz="6" w:space="0" w:color="auto"/>
            </w:tcBorders>
            <w:vAlign w:val="bottom"/>
          </w:tcPr>
          <w:p w14:paraId="4EF006B2" w14:textId="77777777" w:rsidR="00C035A2" w:rsidRPr="006863C1" w:rsidRDefault="00C035A2" w:rsidP="00253BBB">
            <w:pPr>
              <w:rPr>
                <w:rFonts w:ascii="Arial" w:hAnsi="Arial" w:cs="Arial"/>
                <w:sz w:val="18"/>
                <w:szCs w:val="18"/>
                <w:lang w:val="en-GB"/>
              </w:rPr>
            </w:pPr>
            <w:r>
              <w:rPr>
                <w:rFonts w:ascii="Arial" w:hAnsi="Arial" w:cs="Arial"/>
                <w:sz w:val="18"/>
                <w:szCs w:val="18"/>
                <w:lang w:val="en-GB"/>
              </w:rPr>
              <w:t>1/30/2017</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693DBB8B" w14:textId="77777777" w:rsidR="00C035A2" w:rsidRPr="006863C1" w:rsidRDefault="00C035A2" w:rsidP="00253BBB">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246D44CF"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34A464E2" w14:textId="77777777" w:rsidR="00C035A2" w:rsidRPr="006863C1" w:rsidRDefault="00C035A2" w:rsidP="001E12FB">
            <w:pPr>
              <w:rPr>
                <w:rFonts w:ascii="Arial" w:hAnsi="Arial" w:cs="Arial"/>
                <w:sz w:val="18"/>
                <w:szCs w:val="18"/>
                <w:lang w:val="en-GB"/>
              </w:rPr>
            </w:pPr>
            <w:r>
              <w:rPr>
                <w:rFonts w:ascii="Arial" w:hAnsi="Arial" w:cs="Arial"/>
                <w:sz w:val="18"/>
                <w:szCs w:val="18"/>
                <w:lang w:val="en-GB"/>
              </w:rPr>
              <w:t>Added new section/information regarding New Warehouse Conversion Fee customer invoices and validation process (20744); added new section/.information regarding New Store Free Refill customer invoices and validation process (20814); updated information on requesting customer invoices added to BPS section (20710)</w:t>
            </w:r>
          </w:p>
        </w:tc>
        <w:tc>
          <w:tcPr>
            <w:tcW w:w="1260" w:type="dxa"/>
            <w:tcBorders>
              <w:top w:val="single" w:sz="6" w:space="0" w:color="auto"/>
              <w:left w:val="single" w:sz="6" w:space="0" w:color="auto"/>
              <w:bottom w:val="single" w:sz="6" w:space="0" w:color="auto"/>
              <w:right w:val="single" w:sz="6" w:space="0" w:color="auto"/>
            </w:tcBorders>
            <w:vAlign w:val="bottom"/>
          </w:tcPr>
          <w:p w14:paraId="21BEFD2F" w14:textId="77777777" w:rsidR="00C035A2" w:rsidRPr="006863C1" w:rsidRDefault="00C035A2" w:rsidP="001E12FB">
            <w:pPr>
              <w:rPr>
                <w:rFonts w:ascii="Arial" w:hAnsi="Arial" w:cs="Arial"/>
                <w:sz w:val="18"/>
                <w:szCs w:val="18"/>
                <w:lang w:val="en-GB"/>
              </w:rPr>
            </w:pPr>
            <w:r>
              <w:rPr>
                <w:rFonts w:ascii="Arial" w:hAnsi="Arial" w:cs="Arial"/>
                <w:sz w:val="18"/>
                <w:szCs w:val="18"/>
                <w:lang w:val="en-GB"/>
              </w:rPr>
              <w:t>2/27/2017</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3703B616" w14:textId="77777777" w:rsidR="00C035A2" w:rsidRPr="006863C1" w:rsidRDefault="00C035A2" w:rsidP="001E12FB">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071E5278"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0EF5725F" w14:textId="77777777" w:rsidR="00C035A2" w:rsidRPr="006863C1" w:rsidRDefault="00C035A2" w:rsidP="0046793E">
            <w:pPr>
              <w:rPr>
                <w:rFonts w:ascii="Arial" w:hAnsi="Arial" w:cs="Arial"/>
                <w:sz w:val="18"/>
                <w:szCs w:val="18"/>
                <w:lang w:val="en-GB"/>
              </w:rPr>
            </w:pPr>
            <w:r>
              <w:rPr>
                <w:rFonts w:ascii="Arial" w:hAnsi="Arial" w:cs="Arial"/>
                <w:sz w:val="18"/>
                <w:szCs w:val="18"/>
                <w:lang w:val="en-GB"/>
              </w:rPr>
              <w:t>Updated Retail Merchandising Program (SRD) section with info on searching for invoices in the repository (21007)</w:t>
            </w:r>
          </w:p>
        </w:tc>
        <w:tc>
          <w:tcPr>
            <w:tcW w:w="1260" w:type="dxa"/>
            <w:tcBorders>
              <w:top w:val="single" w:sz="6" w:space="0" w:color="auto"/>
              <w:left w:val="single" w:sz="6" w:space="0" w:color="auto"/>
              <w:bottom w:val="single" w:sz="6" w:space="0" w:color="auto"/>
              <w:right w:val="single" w:sz="6" w:space="0" w:color="auto"/>
            </w:tcBorders>
            <w:vAlign w:val="bottom"/>
          </w:tcPr>
          <w:p w14:paraId="793170B0" w14:textId="77777777" w:rsidR="00C035A2" w:rsidRPr="006863C1" w:rsidRDefault="00C035A2" w:rsidP="0046793E">
            <w:pPr>
              <w:rPr>
                <w:rFonts w:ascii="Arial" w:hAnsi="Arial" w:cs="Arial"/>
                <w:sz w:val="18"/>
                <w:szCs w:val="18"/>
                <w:lang w:val="en-GB"/>
              </w:rPr>
            </w:pPr>
            <w:r>
              <w:rPr>
                <w:rFonts w:ascii="Arial" w:hAnsi="Arial" w:cs="Arial"/>
                <w:sz w:val="18"/>
                <w:szCs w:val="18"/>
                <w:lang w:val="en-GB"/>
              </w:rPr>
              <w:t>3/27/2017</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78BD0965" w14:textId="77777777" w:rsidR="00C035A2" w:rsidRPr="006863C1" w:rsidRDefault="00C035A2" w:rsidP="0046793E">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2EAFF854"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314E72ED" w14:textId="77777777" w:rsidR="00C035A2" w:rsidRPr="006863C1" w:rsidRDefault="00C035A2" w:rsidP="00B92904">
            <w:pPr>
              <w:rPr>
                <w:rFonts w:ascii="Arial" w:hAnsi="Arial" w:cs="Arial"/>
                <w:sz w:val="18"/>
                <w:szCs w:val="18"/>
                <w:lang w:val="en-GB"/>
              </w:rPr>
            </w:pPr>
            <w:r>
              <w:rPr>
                <w:rFonts w:ascii="Arial" w:hAnsi="Arial" w:cs="Arial"/>
                <w:sz w:val="18"/>
                <w:szCs w:val="18"/>
                <w:lang w:val="en-GB"/>
              </w:rPr>
              <w:t>Added White Wave to client specific section (21179) ); updated backup retrieval process in BPS section (19980); added Clorox process for requesting Schnucks Discrepancy Reports (19462)</w:t>
            </w:r>
          </w:p>
        </w:tc>
        <w:tc>
          <w:tcPr>
            <w:tcW w:w="1260" w:type="dxa"/>
            <w:tcBorders>
              <w:top w:val="single" w:sz="6" w:space="0" w:color="auto"/>
              <w:left w:val="single" w:sz="6" w:space="0" w:color="auto"/>
              <w:bottom w:val="single" w:sz="6" w:space="0" w:color="auto"/>
              <w:right w:val="single" w:sz="6" w:space="0" w:color="auto"/>
            </w:tcBorders>
            <w:vAlign w:val="bottom"/>
          </w:tcPr>
          <w:p w14:paraId="299BC3D1" w14:textId="77777777" w:rsidR="00C035A2" w:rsidRPr="006863C1" w:rsidRDefault="00C035A2" w:rsidP="00B92904">
            <w:pPr>
              <w:rPr>
                <w:rFonts w:ascii="Arial" w:hAnsi="Arial" w:cs="Arial"/>
                <w:sz w:val="18"/>
                <w:szCs w:val="18"/>
                <w:lang w:val="en-GB"/>
              </w:rPr>
            </w:pPr>
            <w:r>
              <w:rPr>
                <w:rFonts w:ascii="Arial" w:hAnsi="Arial" w:cs="Arial"/>
                <w:sz w:val="18"/>
                <w:szCs w:val="18"/>
                <w:lang w:val="en-GB"/>
              </w:rPr>
              <w:t>5/8/2017</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57B3FAF9" w14:textId="77777777" w:rsidR="00C035A2" w:rsidRPr="006863C1" w:rsidRDefault="00C035A2" w:rsidP="00B92904">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7CB7462F"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2FD66823" w14:textId="77777777" w:rsidR="00C035A2" w:rsidRPr="006863C1" w:rsidRDefault="00C035A2" w:rsidP="0002126D">
            <w:pPr>
              <w:rPr>
                <w:rFonts w:ascii="Arial" w:hAnsi="Arial" w:cs="Arial"/>
                <w:sz w:val="18"/>
                <w:szCs w:val="18"/>
                <w:lang w:val="en-GB"/>
              </w:rPr>
            </w:pPr>
            <w:r>
              <w:rPr>
                <w:rFonts w:ascii="Arial" w:hAnsi="Arial" w:cs="Arial"/>
                <w:sz w:val="18"/>
                <w:szCs w:val="18"/>
                <w:lang w:val="en-GB"/>
              </w:rPr>
              <w:t>Client specific section: Added Pinnacle POP info for product bought through DOT Foods (21430)</w:t>
            </w:r>
          </w:p>
        </w:tc>
        <w:tc>
          <w:tcPr>
            <w:tcW w:w="1260" w:type="dxa"/>
            <w:tcBorders>
              <w:top w:val="single" w:sz="6" w:space="0" w:color="auto"/>
              <w:left w:val="single" w:sz="6" w:space="0" w:color="auto"/>
              <w:bottom w:val="single" w:sz="6" w:space="0" w:color="auto"/>
              <w:right w:val="single" w:sz="6" w:space="0" w:color="auto"/>
            </w:tcBorders>
            <w:vAlign w:val="bottom"/>
          </w:tcPr>
          <w:p w14:paraId="4F65D457" w14:textId="77777777" w:rsidR="00C035A2" w:rsidRPr="006863C1" w:rsidRDefault="00C035A2" w:rsidP="0002126D">
            <w:pPr>
              <w:rPr>
                <w:rFonts w:ascii="Arial" w:hAnsi="Arial" w:cs="Arial"/>
                <w:sz w:val="18"/>
                <w:szCs w:val="18"/>
                <w:lang w:val="en-GB"/>
              </w:rPr>
            </w:pPr>
            <w:r>
              <w:rPr>
                <w:rFonts w:ascii="Arial" w:hAnsi="Arial" w:cs="Arial"/>
                <w:sz w:val="18"/>
                <w:szCs w:val="18"/>
                <w:lang w:val="en-GB"/>
              </w:rPr>
              <w:t>5/8/2017</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108FEE57" w14:textId="77777777" w:rsidR="00C035A2" w:rsidRPr="006863C1" w:rsidRDefault="00C035A2" w:rsidP="0002126D">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150F66D4"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1E0C7D53" w14:textId="77777777" w:rsidR="00C035A2" w:rsidRPr="006863C1" w:rsidRDefault="00C035A2" w:rsidP="0002126D">
            <w:pPr>
              <w:rPr>
                <w:rFonts w:ascii="Arial" w:hAnsi="Arial" w:cs="Arial"/>
                <w:sz w:val="18"/>
                <w:szCs w:val="18"/>
                <w:lang w:val="en-GB"/>
              </w:rPr>
            </w:pPr>
            <w:r>
              <w:rPr>
                <w:rFonts w:ascii="Arial" w:hAnsi="Arial" w:cs="Arial"/>
                <w:sz w:val="18"/>
                <w:szCs w:val="18"/>
                <w:lang w:val="en-GB"/>
              </w:rPr>
              <w:t>Client specific section: Removed Sun Products (21793)</w:t>
            </w:r>
          </w:p>
        </w:tc>
        <w:tc>
          <w:tcPr>
            <w:tcW w:w="1260" w:type="dxa"/>
            <w:tcBorders>
              <w:top w:val="single" w:sz="6" w:space="0" w:color="auto"/>
              <w:left w:val="single" w:sz="6" w:space="0" w:color="auto"/>
              <w:bottom w:val="single" w:sz="6" w:space="0" w:color="auto"/>
              <w:right w:val="single" w:sz="6" w:space="0" w:color="auto"/>
            </w:tcBorders>
            <w:vAlign w:val="bottom"/>
          </w:tcPr>
          <w:p w14:paraId="6030A38E" w14:textId="77777777" w:rsidR="00C035A2" w:rsidRPr="006863C1" w:rsidRDefault="00C035A2" w:rsidP="0002126D">
            <w:pPr>
              <w:rPr>
                <w:rFonts w:ascii="Arial" w:hAnsi="Arial" w:cs="Arial"/>
                <w:sz w:val="18"/>
                <w:szCs w:val="18"/>
                <w:lang w:val="en-GB"/>
              </w:rPr>
            </w:pPr>
            <w:r>
              <w:rPr>
                <w:rFonts w:ascii="Arial" w:hAnsi="Arial" w:cs="Arial"/>
                <w:sz w:val="18"/>
                <w:szCs w:val="18"/>
                <w:lang w:val="en-GB"/>
              </w:rPr>
              <w:t>6/19/2017</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44FF6696" w14:textId="77777777" w:rsidR="00C035A2" w:rsidRPr="006863C1" w:rsidRDefault="00C035A2" w:rsidP="0002126D">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7D46433B"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0AE8A0CB" w14:textId="77777777" w:rsidR="00C035A2" w:rsidRPr="006863C1" w:rsidRDefault="00C035A2" w:rsidP="0002126D">
            <w:pPr>
              <w:rPr>
                <w:rFonts w:ascii="Arial" w:hAnsi="Arial" w:cs="Arial"/>
                <w:sz w:val="18"/>
                <w:szCs w:val="18"/>
                <w:lang w:val="en-GB"/>
              </w:rPr>
            </w:pPr>
            <w:r>
              <w:rPr>
                <w:rFonts w:ascii="Arial" w:hAnsi="Arial" w:cs="Arial"/>
                <w:sz w:val="18"/>
                <w:szCs w:val="18"/>
                <w:lang w:val="en-GB"/>
              </w:rPr>
              <w:t>Client specific section: Removed outdated McCormick event information – no longer valid due to proprietary system change (22295)</w:t>
            </w:r>
          </w:p>
        </w:tc>
        <w:tc>
          <w:tcPr>
            <w:tcW w:w="1260" w:type="dxa"/>
            <w:tcBorders>
              <w:top w:val="single" w:sz="6" w:space="0" w:color="auto"/>
              <w:left w:val="single" w:sz="6" w:space="0" w:color="auto"/>
              <w:bottom w:val="single" w:sz="6" w:space="0" w:color="auto"/>
              <w:right w:val="single" w:sz="6" w:space="0" w:color="auto"/>
            </w:tcBorders>
            <w:vAlign w:val="bottom"/>
          </w:tcPr>
          <w:p w14:paraId="196D540E" w14:textId="77777777" w:rsidR="00C035A2" w:rsidRPr="006863C1" w:rsidRDefault="00C035A2" w:rsidP="0002126D">
            <w:pPr>
              <w:rPr>
                <w:rFonts w:ascii="Arial" w:hAnsi="Arial" w:cs="Arial"/>
                <w:sz w:val="18"/>
                <w:szCs w:val="18"/>
                <w:lang w:val="en-GB"/>
              </w:rPr>
            </w:pPr>
            <w:r>
              <w:rPr>
                <w:rFonts w:ascii="Arial" w:hAnsi="Arial" w:cs="Arial"/>
                <w:sz w:val="18"/>
                <w:szCs w:val="18"/>
                <w:lang w:val="en-GB"/>
              </w:rPr>
              <w:t>8/14/2017</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123E5B6E" w14:textId="77777777" w:rsidR="00C035A2" w:rsidRPr="006863C1" w:rsidRDefault="00C035A2" w:rsidP="0002126D">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348F0389"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0B8E1816" w14:textId="77777777" w:rsidR="00C035A2" w:rsidRPr="006863C1" w:rsidRDefault="00C035A2" w:rsidP="0002126D">
            <w:pPr>
              <w:rPr>
                <w:rFonts w:ascii="Arial" w:hAnsi="Arial" w:cs="Arial"/>
                <w:sz w:val="18"/>
                <w:szCs w:val="18"/>
                <w:lang w:val="en-GB"/>
              </w:rPr>
            </w:pPr>
            <w:r>
              <w:rPr>
                <w:rFonts w:ascii="Arial" w:hAnsi="Arial" w:cs="Arial"/>
                <w:sz w:val="18"/>
                <w:szCs w:val="18"/>
                <w:lang w:val="en-GB"/>
              </w:rPr>
              <w:t>Client specific section: Removed Bush direction for SRD invoices (22566)</w:t>
            </w:r>
          </w:p>
        </w:tc>
        <w:tc>
          <w:tcPr>
            <w:tcW w:w="1260" w:type="dxa"/>
            <w:tcBorders>
              <w:top w:val="single" w:sz="6" w:space="0" w:color="auto"/>
              <w:left w:val="single" w:sz="6" w:space="0" w:color="auto"/>
              <w:bottom w:val="single" w:sz="6" w:space="0" w:color="auto"/>
              <w:right w:val="single" w:sz="6" w:space="0" w:color="auto"/>
            </w:tcBorders>
            <w:vAlign w:val="bottom"/>
          </w:tcPr>
          <w:p w14:paraId="653EBBF6" w14:textId="77777777" w:rsidR="00C035A2" w:rsidRPr="006863C1" w:rsidRDefault="00C035A2" w:rsidP="0002126D">
            <w:pPr>
              <w:rPr>
                <w:rFonts w:ascii="Arial" w:hAnsi="Arial" w:cs="Arial"/>
                <w:sz w:val="18"/>
                <w:szCs w:val="18"/>
                <w:lang w:val="en-GB"/>
              </w:rPr>
            </w:pPr>
            <w:r>
              <w:rPr>
                <w:rFonts w:ascii="Arial" w:hAnsi="Arial" w:cs="Arial"/>
                <w:sz w:val="18"/>
                <w:szCs w:val="18"/>
                <w:lang w:val="en-GB"/>
              </w:rPr>
              <w:t>9/25/2017</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32BDC082" w14:textId="77777777" w:rsidR="00C035A2" w:rsidRPr="006863C1" w:rsidRDefault="00C035A2" w:rsidP="0002126D">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4E3C5C2D"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6D875D1B" w14:textId="77777777" w:rsidR="00C035A2" w:rsidRPr="006863C1" w:rsidRDefault="00C035A2" w:rsidP="00600CC0">
            <w:pPr>
              <w:rPr>
                <w:rFonts w:ascii="Arial" w:hAnsi="Arial" w:cs="Arial"/>
                <w:sz w:val="18"/>
                <w:szCs w:val="18"/>
                <w:lang w:val="en-GB"/>
              </w:rPr>
            </w:pPr>
            <w:r>
              <w:rPr>
                <w:rFonts w:ascii="Arial" w:hAnsi="Arial" w:cs="Arial"/>
                <w:sz w:val="18"/>
                <w:szCs w:val="18"/>
                <w:lang w:val="en-GB"/>
              </w:rPr>
              <w:t>Client specific section: Updated verbiage on Tyson private label info due to move from client and customer SOPs to only customer SOP (22764)</w:t>
            </w:r>
          </w:p>
        </w:tc>
        <w:tc>
          <w:tcPr>
            <w:tcW w:w="1260" w:type="dxa"/>
            <w:tcBorders>
              <w:top w:val="single" w:sz="6" w:space="0" w:color="auto"/>
              <w:left w:val="single" w:sz="6" w:space="0" w:color="auto"/>
              <w:bottom w:val="single" w:sz="6" w:space="0" w:color="auto"/>
              <w:right w:val="single" w:sz="6" w:space="0" w:color="auto"/>
            </w:tcBorders>
            <w:vAlign w:val="bottom"/>
          </w:tcPr>
          <w:p w14:paraId="7D0BD9CE" w14:textId="77777777" w:rsidR="00C035A2" w:rsidRPr="006863C1" w:rsidRDefault="00C035A2" w:rsidP="00600CC0">
            <w:pPr>
              <w:rPr>
                <w:rFonts w:ascii="Arial" w:hAnsi="Arial" w:cs="Arial"/>
                <w:sz w:val="18"/>
                <w:szCs w:val="18"/>
                <w:lang w:val="en-GB"/>
              </w:rPr>
            </w:pPr>
            <w:r>
              <w:rPr>
                <w:rFonts w:ascii="Arial" w:hAnsi="Arial" w:cs="Arial"/>
                <w:sz w:val="18"/>
                <w:szCs w:val="18"/>
                <w:lang w:val="en-GB"/>
              </w:rPr>
              <w:t>11/9/2017</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4AAF9D8F" w14:textId="77777777" w:rsidR="00C035A2" w:rsidRPr="006863C1" w:rsidRDefault="00C035A2" w:rsidP="00600CC0">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21D649A6"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7CA91365" w14:textId="77777777" w:rsidR="00C035A2" w:rsidRPr="006863C1" w:rsidRDefault="00C035A2" w:rsidP="004836A0">
            <w:pPr>
              <w:rPr>
                <w:rFonts w:ascii="Arial" w:hAnsi="Arial" w:cs="Arial"/>
                <w:sz w:val="18"/>
                <w:szCs w:val="18"/>
                <w:lang w:val="en-GB"/>
              </w:rPr>
            </w:pPr>
            <w:r>
              <w:rPr>
                <w:rFonts w:ascii="Arial" w:hAnsi="Arial" w:cs="Arial"/>
                <w:sz w:val="18"/>
                <w:szCs w:val="18"/>
                <w:lang w:val="en-GB"/>
              </w:rPr>
              <w:lastRenderedPageBreak/>
              <w:t xml:space="preserve">Customer invoice section: Added information about DOT invoices for Schnucks deductions (23351); </w:t>
            </w:r>
            <w:r>
              <w:rPr>
                <w:rFonts w:ascii="Arial" w:hAnsi="Arial" w:cs="Arial"/>
                <w:color w:val="FF0000"/>
                <w:sz w:val="18"/>
                <w:szCs w:val="18"/>
                <w:lang w:val="en-GB"/>
              </w:rPr>
              <w:t>1/30/2018 – updated hyperlink to Customer Sign-on job aid (23751)</w:t>
            </w:r>
          </w:p>
        </w:tc>
        <w:tc>
          <w:tcPr>
            <w:tcW w:w="1260" w:type="dxa"/>
            <w:tcBorders>
              <w:top w:val="single" w:sz="6" w:space="0" w:color="auto"/>
              <w:left w:val="single" w:sz="6" w:space="0" w:color="auto"/>
              <w:bottom w:val="single" w:sz="6" w:space="0" w:color="auto"/>
              <w:right w:val="single" w:sz="6" w:space="0" w:color="auto"/>
            </w:tcBorders>
            <w:vAlign w:val="bottom"/>
          </w:tcPr>
          <w:p w14:paraId="7D59FCDA" w14:textId="77777777" w:rsidR="00C035A2" w:rsidRPr="006863C1" w:rsidRDefault="00C035A2" w:rsidP="004836A0">
            <w:pPr>
              <w:rPr>
                <w:rFonts w:ascii="Arial" w:hAnsi="Arial" w:cs="Arial"/>
                <w:sz w:val="18"/>
                <w:szCs w:val="18"/>
                <w:lang w:val="en-GB"/>
              </w:rPr>
            </w:pPr>
            <w:r>
              <w:rPr>
                <w:rFonts w:ascii="Arial" w:hAnsi="Arial" w:cs="Arial"/>
                <w:sz w:val="18"/>
                <w:szCs w:val="18"/>
                <w:lang w:val="en-GB"/>
              </w:rPr>
              <w:t>1/15/2018</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00463E72" w14:textId="77777777" w:rsidR="00C035A2" w:rsidRPr="006863C1" w:rsidRDefault="00C035A2" w:rsidP="004836A0">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0D5CFA05"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34D41B8E" w14:textId="77777777" w:rsidR="00C035A2" w:rsidRPr="00C5628C" w:rsidRDefault="00C035A2" w:rsidP="003A3C67">
            <w:pPr>
              <w:rPr>
                <w:rFonts w:ascii="Arial" w:hAnsi="Arial" w:cs="Arial"/>
                <w:color w:val="FF0000"/>
                <w:sz w:val="18"/>
                <w:szCs w:val="18"/>
                <w:lang w:val="en-GB"/>
              </w:rPr>
            </w:pPr>
            <w:r>
              <w:rPr>
                <w:rFonts w:ascii="Arial" w:hAnsi="Arial" w:cs="Arial"/>
                <w:sz w:val="18"/>
                <w:szCs w:val="18"/>
                <w:lang w:val="en-GB"/>
              </w:rPr>
              <w:t xml:space="preserve">Client specific section: Removed French’s information (23861); </w:t>
            </w:r>
            <w:r w:rsidRPr="009E4F9F">
              <w:rPr>
                <w:rFonts w:ascii="Arial" w:hAnsi="Arial" w:cs="Arial"/>
                <w:color w:val="FF0000"/>
                <w:sz w:val="18"/>
                <w:lang w:val="en-GB"/>
              </w:rPr>
              <w:t>removed information on using Req Assist Client Manager (5/9/2018)</w:t>
            </w:r>
          </w:p>
        </w:tc>
        <w:tc>
          <w:tcPr>
            <w:tcW w:w="1260" w:type="dxa"/>
            <w:tcBorders>
              <w:top w:val="single" w:sz="6" w:space="0" w:color="auto"/>
              <w:left w:val="single" w:sz="6" w:space="0" w:color="auto"/>
              <w:bottom w:val="single" w:sz="6" w:space="0" w:color="auto"/>
              <w:right w:val="single" w:sz="6" w:space="0" w:color="auto"/>
            </w:tcBorders>
            <w:vAlign w:val="bottom"/>
          </w:tcPr>
          <w:p w14:paraId="4831EBEE" w14:textId="77777777" w:rsidR="00C035A2" w:rsidRPr="006863C1" w:rsidRDefault="00C035A2" w:rsidP="003A3C67">
            <w:pPr>
              <w:rPr>
                <w:rFonts w:ascii="Arial" w:hAnsi="Arial" w:cs="Arial"/>
                <w:sz w:val="18"/>
                <w:szCs w:val="18"/>
                <w:lang w:val="en-GB"/>
              </w:rPr>
            </w:pPr>
            <w:r>
              <w:rPr>
                <w:rFonts w:ascii="Arial" w:hAnsi="Arial" w:cs="Arial"/>
                <w:sz w:val="18"/>
                <w:szCs w:val="18"/>
                <w:lang w:val="en-GB"/>
              </w:rPr>
              <w:t>3/12/2018</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3E34DF08" w14:textId="77777777" w:rsidR="00C035A2" w:rsidRPr="006863C1" w:rsidRDefault="00C035A2" w:rsidP="003A3C67">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37D009A0"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42F04990" w14:textId="77777777" w:rsidR="00C035A2" w:rsidRPr="00C5628C" w:rsidRDefault="00C035A2" w:rsidP="00802D53">
            <w:pPr>
              <w:rPr>
                <w:rFonts w:ascii="Arial" w:hAnsi="Arial" w:cs="Arial"/>
                <w:color w:val="FF0000"/>
                <w:sz w:val="18"/>
                <w:szCs w:val="18"/>
                <w:lang w:val="en-GB"/>
              </w:rPr>
            </w:pPr>
            <w:r>
              <w:rPr>
                <w:rFonts w:ascii="Arial" w:hAnsi="Arial" w:cs="Arial"/>
                <w:sz w:val="18"/>
                <w:szCs w:val="18"/>
                <w:lang w:val="en-GB"/>
              </w:rPr>
              <w:t>Client specific section: Updated SRD invoice processing instructions (24620)</w:t>
            </w:r>
          </w:p>
        </w:tc>
        <w:tc>
          <w:tcPr>
            <w:tcW w:w="1260" w:type="dxa"/>
            <w:tcBorders>
              <w:top w:val="single" w:sz="6" w:space="0" w:color="auto"/>
              <w:left w:val="single" w:sz="6" w:space="0" w:color="auto"/>
              <w:bottom w:val="single" w:sz="6" w:space="0" w:color="auto"/>
              <w:right w:val="single" w:sz="6" w:space="0" w:color="auto"/>
            </w:tcBorders>
            <w:vAlign w:val="bottom"/>
          </w:tcPr>
          <w:p w14:paraId="1742F88D" w14:textId="77777777" w:rsidR="00C035A2" w:rsidRPr="006863C1" w:rsidRDefault="00C035A2" w:rsidP="00802D53">
            <w:pPr>
              <w:rPr>
                <w:rFonts w:ascii="Arial" w:hAnsi="Arial" w:cs="Arial"/>
                <w:sz w:val="18"/>
                <w:szCs w:val="18"/>
                <w:lang w:val="en-GB"/>
              </w:rPr>
            </w:pPr>
            <w:r>
              <w:rPr>
                <w:rFonts w:ascii="Arial" w:hAnsi="Arial" w:cs="Arial"/>
                <w:sz w:val="18"/>
                <w:szCs w:val="18"/>
                <w:lang w:val="en-GB"/>
              </w:rPr>
              <w:t>5/14/2018</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7F45E786" w14:textId="77777777" w:rsidR="00C035A2" w:rsidRPr="006863C1" w:rsidRDefault="00C035A2" w:rsidP="00802D53">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5F51D260"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430E0209" w14:textId="77777777" w:rsidR="00C035A2" w:rsidRPr="00C5628C" w:rsidRDefault="00C035A2" w:rsidP="000A373A">
            <w:pPr>
              <w:rPr>
                <w:rFonts w:ascii="Arial" w:hAnsi="Arial" w:cs="Arial"/>
                <w:color w:val="FF0000"/>
                <w:sz w:val="18"/>
                <w:szCs w:val="18"/>
                <w:lang w:val="en-GB"/>
              </w:rPr>
            </w:pPr>
            <w:r>
              <w:rPr>
                <w:rFonts w:ascii="Arial" w:hAnsi="Arial" w:cs="Arial"/>
                <w:sz w:val="18"/>
                <w:szCs w:val="18"/>
                <w:lang w:val="en-GB"/>
              </w:rPr>
              <w:t>Client specific section: Added Nestle &amp; shipment report instructions (22020)</w:t>
            </w:r>
          </w:p>
        </w:tc>
        <w:tc>
          <w:tcPr>
            <w:tcW w:w="1260" w:type="dxa"/>
            <w:tcBorders>
              <w:top w:val="single" w:sz="6" w:space="0" w:color="auto"/>
              <w:left w:val="single" w:sz="6" w:space="0" w:color="auto"/>
              <w:bottom w:val="single" w:sz="6" w:space="0" w:color="auto"/>
              <w:right w:val="single" w:sz="6" w:space="0" w:color="auto"/>
            </w:tcBorders>
            <w:vAlign w:val="bottom"/>
          </w:tcPr>
          <w:p w14:paraId="0B70F4FB" w14:textId="77777777" w:rsidR="00C035A2" w:rsidRPr="006863C1" w:rsidRDefault="00C035A2" w:rsidP="000A373A">
            <w:pPr>
              <w:rPr>
                <w:rFonts w:ascii="Arial" w:hAnsi="Arial" w:cs="Arial"/>
                <w:sz w:val="18"/>
                <w:szCs w:val="18"/>
                <w:lang w:val="en-GB"/>
              </w:rPr>
            </w:pPr>
            <w:r>
              <w:rPr>
                <w:rFonts w:ascii="Arial" w:hAnsi="Arial" w:cs="Arial"/>
                <w:sz w:val="18"/>
                <w:szCs w:val="18"/>
                <w:lang w:val="en-GB"/>
              </w:rPr>
              <w:t>7/2/2018</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0772EF45" w14:textId="77777777" w:rsidR="00C035A2" w:rsidRPr="006863C1" w:rsidRDefault="00C035A2" w:rsidP="000A373A">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058FC047"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6100A270" w14:textId="77777777" w:rsidR="00C035A2" w:rsidRPr="00C5628C" w:rsidRDefault="00C035A2" w:rsidP="00084105">
            <w:pPr>
              <w:rPr>
                <w:rFonts w:ascii="Arial" w:hAnsi="Arial" w:cs="Arial"/>
                <w:color w:val="FF0000"/>
                <w:sz w:val="18"/>
                <w:szCs w:val="18"/>
                <w:lang w:val="en-GB"/>
              </w:rPr>
            </w:pPr>
            <w:r>
              <w:rPr>
                <w:rFonts w:ascii="Arial" w:hAnsi="Arial" w:cs="Arial"/>
                <w:sz w:val="18"/>
                <w:szCs w:val="18"/>
                <w:lang w:val="en-GB"/>
              </w:rPr>
              <w:t>Client Specific section:  Removed White Wave information, as client took in house (25171); added Ainsworth process for Ready to Clear claims (25338).  Added Colgate process for Reset Fee/Retail Merchandising claims to client specific and BPS sections (25249);</w:t>
            </w:r>
          </w:p>
        </w:tc>
        <w:tc>
          <w:tcPr>
            <w:tcW w:w="1260" w:type="dxa"/>
            <w:tcBorders>
              <w:top w:val="single" w:sz="6" w:space="0" w:color="auto"/>
              <w:left w:val="single" w:sz="6" w:space="0" w:color="auto"/>
              <w:bottom w:val="single" w:sz="6" w:space="0" w:color="auto"/>
              <w:right w:val="single" w:sz="6" w:space="0" w:color="auto"/>
            </w:tcBorders>
            <w:vAlign w:val="bottom"/>
          </w:tcPr>
          <w:p w14:paraId="70647C4D" w14:textId="77777777" w:rsidR="00C035A2" w:rsidRPr="006863C1" w:rsidRDefault="00C035A2" w:rsidP="00084105">
            <w:pPr>
              <w:rPr>
                <w:rFonts w:ascii="Arial" w:hAnsi="Arial" w:cs="Arial"/>
                <w:sz w:val="18"/>
                <w:szCs w:val="18"/>
                <w:lang w:val="en-GB"/>
              </w:rPr>
            </w:pPr>
            <w:r>
              <w:rPr>
                <w:rFonts w:ascii="Arial" w:hAnsi="Arial" w:cs="Arial"/>
                <w:sz w:val="18"/>
                <w:szCs w:val="18"/>
                <w:lang w:val="en-GB"/>
              </w:rPr>
              <w:t>8/13/2018</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5A01791A" w14:textId="77777777" w:rsidR="00C035A2" w:rsidRPr="006863C1" w:rsidRDefault="00C035A2" w:rsidP="00084105">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26595835"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76D0117F" w14:textId="77777777" w:rsidR="00C035A2" w:rsidRPr="00C5628C" w:rsidRDefault="00C035A2" w:rsidP="005A0EEC">
            <w:pPr>
              <w:rPr>
                <w:rFonts w:ascii="Arial" w:hAnsi="Arial" w:cs="Arial"/>
                <w:color w:val="FF0000"/>
                <w:sz w:val="18"/>
                <w:szCs w:val="18"/>
                <w:lang w:val="en-GB"/>
              </w:rPr>
            </w:pPr>
            <w:r>
              <w:rPr>
                <w:rFonts w:ascii="Arial" w:hAnsi="Arial" w:cs="Arial"/>
                <w:sz w:val="18"/>
                <w:szCs w:val="18"/>
                <w:lang w:val="en-GB"/>
              </w:rPr>
              <w:t>Client Specific section:  Added Noosa swell allowance info (25570)</w:t>
            </w:r>
          </w:p>
        </w:tc>
        <w:tc>
          <w:tcPr>
            <w:tcW w:w="1260" w:type="dxa"/>
            <w:tcBorders>
              <w:top w:val="single" w:sz="6" w:space="0" w:color="auto"/>
              <w:left w:val="single" w:sz="6" w:space="0" w:color="auto"/>
              <w:bottom w:val="single" w:sz="6" w:space="0" w:color="auto"/>
              <w:right w:val="single" w:sz="6" w:space="0" w:color="auto"/>
            </w:tcBorders>
            <w:vAlign w:val="bottom"/>
          </w:tcPr>
          <w:p w14:paraId="273C2DB3" w14:textId="77777777" w:rsidR="00C035A2" w:rsidRPr="006863C1" w:rsidRDefault="00C035A2" w:rsidP="005A0EEC">
            <w:pPr>
              <w:rPr>
                <w:rFonts w:ascii="Arial" w:hAnsi="Arial" w:cs="Arial"/>
                <w:sz w:val="18"/>
                <w:szCs w:val="18"/>
                <w:lang w:val="en-GB"/>
              </w:rPr>
            </w:pPr>
            <w:r>
              <w:rPr>
                <w:rFonts w:ascii="Arial" w:hAnsi="Arial" w:cs="Arial"/>
                <w:sz w:val="18"/>
                <w:szCs w:val="18"/>
                <w:lang w:val="en-GB"/>
              </w:rPr>
              <w:t>8/27/2018</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4AB1E98B" w14:textId="77777777" w:rsidR="00C035A2" w:rsidRPr="006863C1" w:rsidRDefault="00C035A2" w:rsidP="005A0EEC">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345FA0E5"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4C99B382" w14:textId="77777777" w:rsidR="00C035A2" w:rsidRPr="00C5628C" w:rsidRDefault="00C035A2" w:rsidP="00887B9B">
            <w:pPr>
              <w:rPr>
                <w:rFonts w:ascii="Arial" w:hAnsi="Arial" w:cs="Arial"/>
                <w:color w:val="FF0000"/>
                <w:sz w:val="18"/>
                <w:szCs w:val="18"/>
                <w:lang w:val="en-GB"/>
              </w:rPr>
            </w:pPr>
            <w:r>
              <w:rPr>
                <w:rFonts w:ascii="Arial" w:hAnsi="Arial" w:cs="Arial"/>
                <w:sz w:val="18"/>
                <w:szCs w:val="18"/>
                <w:lang w:val="en-GB"/>
              </w:rPr>
              <w:t>Removed reference to Doc Type 5</w:t>
            </w:r>
          </w:p>
        </w:tc>
        <w:tc>
          <w:tcPr>
            <w:tcW w:w="1260" w:type="dxa"/>
            <w:tcBorders>
              <w:top w:val="single" w:sz="6" w:space="0" w:color="auto"/>
              <w:left w:val="single" w:sz="6" w:space="0" w:color="auto"/>
              <w:bottom w:val="single" w:sz="6" w:space="0" w:color="auto"/>
              <w:right w:val="single" w:sz="6" w:space="0" w:color="auto"/>
            </w:tcBorders>
            <w:vAlign w:val="bottom"/>
          </w:tcPr>
          <w:p w14:paraId="3F885C4A" w14:textId="77777777" w:rsidR="00C035A2" w:rsidRPr="006863C1" w:rsidRDefault="00C035A2" w:rsidP="00887B9B">
            <w:pPr>
              <w:rPr>
                <w:rFonts w:ascii="Arial" w:hAnsi="Arial" w:cs="Arial"/>
                <w:sz w:val="18"/>
                <w:szCs w:val="18"/>
                <w:lang w:val="en-GB"/>
              </w:rPr>
            </w:pPr>
            <w:r>
              <w:rPr>
                <w:rFonts w:ascii="Arial" w:hAnsi="Arial" w:cs="Arial"/>
                <w:sz w:val="18"/>
                <w:szCs w:val="18"/>
                <w:lang w:val="en-GB"/>
              </w:rPr>
              <w:t>10/12/2018</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6D496975" w14:textId="77777777" w:rsidR="00C035A2" w:rsidRPr="006863C1" w:rsidRDefault="00C035A2" w:rsidP="00887B9B">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7D05165E"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53AC408A" w14:textId="77777777" w:rsidR="00C035A2" w:rsidRPr="00C5628C" w:rsidRDefault="00C035A2" w:rsidP="00297CB6">
            <w:pPr>
              <w:rPr>
                <w:rFonts w:ascii="Arial" w:hAnsi="Arial" w:cs="Arial"/>
                <w:color w:val="FF0000"/>
                <w:sz w:val="18"/>
                <w:szCs w:val="18"/>
                <w:lang w:val="en-GB"/>
              </w:rPr>
            </w:pPr>
            <w:r>
              <w:rPr>
                <w:rFonts w:ascii="Arial" w:hAnsi="Arial" w:cs="Arial"/>
                <w:sz w:val="18"/>
                <w:szCs w:val="18"/>
                <w:lang w:val="en-GB"/>
              </w:rPr>
              <w:t>Client specific section: Coca Cola date flexibility (26125)</w:t>
            </w:r>
          </w:p>
        </w:tc>
        <w:tc>
          <w:tcPr>
            <w:tcW w:w="1260" w:type="dxa"/>
            <w:tcBorders>
              <w:top w:val="single" w:sz="6" w:space="0" w:color="auto"/>
              <w:left w:val="single" w:sz="6" w:space="0" w:color="auto"/>
              <w:bottom w:val="single" w:sz="6" w:space="0" w:color="auto"/>
              <w:right w:val="single" w:sz="6" w:space="0" w:color="auto"/>
            </w:tcBorders>
            <w:vAlign w:val="bottom"/>
          </w:tcPr>
          <w:p w14:paraId="1234D5B0" w14:textId="77777777" w:rsidR="00C035A2" w:rsidRPr="006863C1" w:rsidRDefault="00C035A2" w:rsidP="00297CB6">
            <w:pPr>
              <w:rPr>
                <w:rFonts w:ascii="Arial" w:hAnsi="Arial" w:cs="Arial"/>
                <w:sz w:val="18"/>
                <w:szCs w:val="18"/>
                <w:lang w:val="en-GB"/>
              </w:rPr>
            </w:pPr>
            <w:r>
              <w:rPr>
                <w:rFonts w:ascii="Arial" w:hAnsi="Arial" w:cs="Arial"/>
                <w:sz w:val="18"/>
                <w:szCs w:val="18"/>
                <w:lang w:val="en-GB"/>
              </w:rPr>
              <w:t>11/5/2018</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0FF67577" w14:textId="77777777" w:rsidR="00C035A2" w:rsidRPr="006863C1" w:rsidRDefault="00C035A2" w:rsidP="00297CB6">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0FEDA5B9"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47380092" w14:textId="77777777" w:rsidR="00C035A2" w:rsidRPr="00C5628C" w:rsidRDefault="00C035A2" w:rsidP="005D4914">
            <w:pPr>
              <w:rPr>
                <w:rFonts w:ascii="Arial" w:hAnsi="Arial" w:cs="Arial"/>
                <w:color w:val="FF0000"/>
                <w:sz w:val="18"/>
                <w:szCs w:val="18"/>
                <w:lang w:val="en-GB"/>
              </w:rPr>
            </w:pPr>
            <w:r>
              <w:rPr>
                <w:rFonts w:ascii="Arial" w:hAnsi="Arial" w:cs="Arial"/>
                <w:sz w:val="18"/>
                <w:szCs w:val="18"/>
                <w:lang w:val="en-GB"/>
              </w:rPr>
              <w:t>Client specific section: Added Colgate DBW instructions (26291)</w:t>
            </w:r>
          </w:p>
        </w:tc>
        <w:tc>
          <w:tcPr>
            <w:tcW w:w="1260" w:type="dxa"/>
            <w:tcBorders>
              <w:top w:val="single" w:sz="6" w:space="0" w:color="auto"/>
              <w:left w:val="single" w:sz="6" w:space="0" w:color="auto"/>
              <w:bottom w:val="single" w:sz="6" w:space="0" w:color="auto"/>
              <w:right w:val="single" w:sz="6" w:space="0" w:color="auto"/>
            </w:tcBorders>
            <w:vAlign w:val="bottom"/>
          </w:tcPr>
          <w:p w14:paraId="4A7AB495" w14:textId="77777777" w:rsidR="00C035A2" w:rsidRPr="006863C1" w:rsidRDefault="00C035A2" w:rsidP="005D4914">
            <w:pPr>
              <w:rPr>
                <w:rFonts w:ascii="Arial" w:hAnsi="Arial" w:cs="Arial"/>
                <w:sz w:val="18"/>
                <w:szCs w:val="18"/>
                <w:lang w:val="en-GB"/>
              </w:rPr>
            </w:pPr>
            <w:r>
              <w:rPr>
                <w:rFonts w:ascii="Arial" w:hAnsi="Arial" w:cs="Arial"/>
                <w:sz w:val="18"/>
                <w:szCs w:val="18"/>
                <w:lang w:val="en-GB"/>
              </w:rPr>
              <w:t>11/19/2018</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606EA646" w14:textId="77777777" w:rsidR="00C035A2" w:rsidRPr="006863C1" w:rsidRDefault="00C035A2" w:rsidP="005D4914">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29BC0B3F"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2AFB58F7" w14:textId="77777777" w:rsidR="00C035A2" w:rsidRPr="00241A00" w:rsidRDefault="00C035A2" w:rsidP="00677583">
            <w:pPr>
              <w:rPr>
                <w:rFonts w:ascii="Arial" w:hAnsi="Arial" w:cs="Arial"/>
                <w:sz w:val="18"/>
                <w:szCs w:val="18"/>
                <w:lang w:val="en-GB"/>
              </w:rPr>
            </w:pPr>
            <w:r>
              <w:rPr>
                <w:rFonts w:ascii="Arial" w:hAnsi="Arial" w:cs="Arial"/>
                <w:sz w:val="18"/>
                <w:szCs w:val="18"/>
                <w:lang w:val="en-GB"/>
              </w:rPr>
              <w:t>New Store Free Refill section:  Added detail related to Schnucks’ purchase of Stop and Save stores (26414)</w:t>
            </w:r>
          </w:p>
        </w:tc>
        <w:tc>
          <w:tcPr>
            <w:tcW w:w="1260" w:type="dxa"/>
            <w:tcBorders>
              <w:top w:val="single" w:sz="6" w:space="0" w:color="auto"/>
              <w:left w:val="single" w:sz="6" w:space="0" w:color="auto"/>
              <w:bottom w:val="single" w:sz="6" w:space="0" w:color="auto"/>
              <w:right w:val="single" w:sz="6" w:space="0" w:color="auto"/>
            </w:tcBorders>
            <w:vAlign w:val="bottom"/>
          </w:tcPr>
          <w:p w14:paraId="0790BC66" w14:textId="77777777" w:rsidR="00C035A2" w:rsidRPr="006863C1" w:rsidRDefault="00C035A2" w:rsidP="00677583">
            <w:pPr>
              <w:rPr>
                <w:rFonts w:ascii="Arial" w:hAnsi="Arial" w:cs="Arial"/>
                <w:sz w:val="18"/>
                <w:szCs w:val="18"/>
                <w:lang w:val="en-GB"/>
              </w:rPr>
            </w:pPr>
            <w:r>
              <w:rPr>
                <w:rFonts w:ascii="Arial" w:hAnsi="Arial" w:cs="Arial"/>
                <w:sz w:val="18"/>
                <w:szCs w:val="18"/>
                <w:lang w:val="en-GB"/>
              </w:rPr>
              <w:t>12/3/2018</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56983F2A" w14:textId="77777777" w:rsidR="00C035A2" w:rsidRPr="006863C1" w:rsidRDefault="00C035A2" w:rsidP="00677583">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581C4F9B"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2E083353" w14:textId="77777777" w:rsidR="00C035A2" w:rsidRPr="00241A00" w:rsidRDefault="00C035A2" w:rsidP="008C0014">
            <w:pPr>
              <w:rPr>
                <w:rFonts w:ascii="Arial" w:hAnsi="Arial" w:cs="Arial"/>
                <w:sz w:val="18"/>
                <w:szCs w:val="18"/>
                <w:lang w:val="en-GB"/>
              </w:rPr>
            </w:pPr>
            <w:r>
              <w:rPr>
                <w:rFonts w:ascii="Arial" w:hAnsi="Arial" w:cs="Arial"/>
                <w:szCs w:val="18"/>
                <w:lang w:val="en-GB"/>
              </w:rPr>
              <w:t>Client specific section: Removed Nestle Nutrition and spin requirement (26576)</w:t>
            </w:r>
          </w:p>
        </w:tc>
        <w:tc>
          <w:tcPr>
            <w:tcW w:w="1260" w:type="dxa"/>
            <w:tcBorders>
              <w:top w:val="single" w:sz="6" w:space="0" w:color="auto"/>
              <w:left w:val="single" w:sz="6" w:space="0" w:color="auto"/>
              <w:bottom w:val="single" w:sz="6" w:space="0" w:color="auto"/>
              <w:right w:val="single" w:sz="6" w:space="0" w:color="auto"/>
            </w:tcBorders>
            <w:vAlign w:val="bottom"/>
          </w:tcPr>
          <w:p w14:paraId="0BA5BCEA" w14:textId="77777777" w:rsidR="00C035A2" w:rsidRPr="006863C1" w:rsidRDefault="00C035A2" w:rsidP="008C0014">
            <w:pPr>
              <w:rPr>
                <w:rFonts w:ascii="Arial" w:hAnsi="Arial" w:cs="Arial"/>
                <w:sz w:val="18"/>
                <w:szCs w:val="18"/>
                <w:lang w:val="en-GB"/>
              </w:rPr>
            </w:pPr>
            <w:r>
              <w:rPr>
                <w:rFonts w:ascii="Arial" w:hAnsi="Arial" w:cs="Arial"/>
                <w:sz w:val="18"/>
                <w:szCs w:val="18"/>
                <w:lang w:val="en-GB"/>
              </w:rPr>
              <w:t>12/17/2018</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704D149A" w14:textId="77777777" w:rsidR="00C035A2" w:rsidRPr="006863C1" w:rsidRDefault="00C035A2" w:rsidP="008C0014">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2E5BF7DC"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5126CA4B" w14:textId="77777777" w:rsidR="00C035A2" w:rsidRPr="00241A00" w:rsidRDefault="00C035A2" w:rsidP="00377428">
            <w:pPr>
              <w:rPr>
                <w:rFonts w:ascii="Arial" w:hAnsi="Arial" w:cs="Arial"/>
                <w:sz w:val="18"/>
                <w:szCs w:val="18"/>
                <w:lang w:val="en-GB"/>
              </w:rPr>
            </w:pPr>
            <w:r>
              <w:rPr>
                <w:rFonts w:ascii="Arial" w:hAnsi="Arial" w:cs="Arial"/>
                <w:szCs w:val="18"/>
                <w:lang w:val="en-GB"/>
              </w:rPr>
              <w:t>Client specific section: Added Pepperidge Farm and instructions for missed OI claims (26694)</w:t>
            </w:r>
          </w:p>
        </w:tc>
        <w:tc>
          <w:tcPr>
            <w:tcW w:w="1260" w:type="dxa"/>
            <w:tcBorders>
              <w:top w:val="single" w:sz="6" w:space="0" w:color="auto"/>
              <w:left w:val="single" w:sz="6" w:space="0" w:color="auto"/>
              <w:bottom w:val="single" w:sz="6" w:space="0" w:color="auto"/>
              <w:right w:val="single" w:sz="6" w:space="0" w:color="auto"/>
            </w:tcBorders>
            <w:vAlign w:val="bottom"/>
          </w:tcPr>
          <w:p w14:paraId="582B890B" w14:textId="77777777" w:rsidR="00C035A2" w:rsidRPr="006863C1" w:rsidRDefault="00C035A2" w:rsidP="00377428">
            <w:pPr>
              <w:rPr>
                <w:rFonts w:ascii="Arial" w:hAnsi="Arial" w:cs="Arial"/>
                <w:sz w:val="18"/>
                <w:szCs w:val="18"/>
                <w:lang w:val="en-GB"/>
              </w:rPr>
            </w:pPr>
            <w:r>
              <w:rPr>
                <w:rFonts w:ascii="Arial" w:hAnsi="Arial" w:cs="Arial"/>
                <w:sz w:val="18"/>
                <w:szCs w:val="18"/>
                <w:lang w:val="en-GB"/>
              </w:rPr>
              <w:t>1/4/2019</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1935571F" w14:textId="77777777" w:rsidR="00C035A2" w:rsidRPr="006863C1" w:rsidRDefault="00C035A2" w:rsidP="00377428">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73259C4A"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19408439" w14:textId="77777777" w:rsidR="00C035A2" w:rsidRDefault="00C035A2" w:rsidP="00377428">
            <w:pPr>
              <w:rPr>
                <w:rFonts w:ascii="Arial" w:hAnsi="Arial" w:cs="Arial"/>
                <w:szCs w:val="18"/>
                <w:lang w:val="en-GB"/>
              </w:rPr>
            </w:pPr>
            <w:r>
              <w:rPr>
                <w:rFonts w:ascii="Arial" w:hAnsi="Arial" w:cs="Arial"/>
                <w:szCs w:val="18"/>
                <w:lang w:val="en-GB"/>
              </w:rPr>
              <w:t>Client specific section: Added Pepperidge Farm and instructions for missed OI claims (26694)</w:t>
            </w:r>
          </w:p>
        </w:tc>
        <w:tc>
          <w:tcPr>
            <w:tcW w:w="1260" w:type="dxa"/>
            <w:tcBorders>
              <w:top w:val="single" w:sz="6" w:space="0" w:color="auto"/>
              <w:left w:val="single" w:sz="6" w:space="0" w:color="auto"/>
              <w:bottom w:val="single" w:sz="6" w:space="0" w:color="auto"/>
              <w:right w:val="single" w:sz="6" w:space="0" w:color="auto"/>
            </w:tcBorders>
            <w:vAlign w:val="bottom"/>
          </w:tcPr>
          <w:p w14:paraId="5B1D3541" w14:textId="77777777" w:rsidR="00C035A2" w:rsidRDefault="00C035A2" w:rsidP="00377428">
            <w:pPr>
              <w:rPr>
                <w:rFonts w:ascii="Arial" w:hAnsi="Arial" w:cs="Arial"/>
                <w:sz w:val="18"/>
                <w:szCs w:val="18"/>
                <w:lang w:val="en-GB"/>
              </w:rPr>
            </w:pPr>
            <w:r>
              <w:rPr>
                <w:rFonts w:ascii="Arial" w:hAnsi="Arial" w:cs="Arial"/>
                <w:sz w:val="18"/>
                <w:szCs w:val="18"/>
                <w:lang w:val="en-GB"/>
              </w:rPr>
              <w:t>1/14/2019</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0A90E173" w14:textId="77777777" w:rsidR="00C035A2" w:rsidRPr="006863C1" w:rsidRDefault="00C035A2" w:rsidP="00377428">
            <w:pPr>
              <w:rPr>
                <w:rFonts w:ascii="Arial" w:hAnsi="Arial" w:cs="Arial"/>
                <w:sz w:val="18"/>
                <w:szCs w:val="18"/>
                <w:lang w:val="en-GB"/>
              </w:rPr>
            </w:pPr>
            <w:r w:rsidRPr="0013422B">
              <w:rPr>
                <w:rFonts w:ascii="Arial" w:hAnsi="Arial" w:cs="Arial"/>
                <w:sz w:val="18"/>
                <w:szCs w:val="18"/>
                <w:lang w:val="en-GB"/>
              </w:rPr>
              <w:t>Suzy Fields</w:t>
            </w:r>
          </w:p>
        </w:tc>
      </w:tr>
      <w:tr w:rsidR="00C035A2" w:rsidRPr="004B48C4" w14:paraId="75774F0E"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04E9C6D6" w14:textId="77777777" w:rsidR="00C035A2" w:rsidRPr="00241A00" w:rsidRDefault="00C035A2" w:rsidP="008C74E2">
            <w:pPr>
              <w:rPr>
                <w:rFonts w:ascii="Arial" w:hAnsi="Arial" w:cs="Arial"/>
                <w:sz w:val="18"/>
                <w:szCs w:val="18"/>
                <w:lang w:val="en-GB"/>
              </w:rPr>
            </w:pPr>
            <w:r>
              <w:rPr>
                <w:rFonts w:ascii="Arial" w:hAnsi="Arial" w:cs="Arial"/>
                <w:szCs w:val="18"/>
                <w:lang w:val="en-GB"/>
              </w:rPr>
              <w:t>Client specific section: Removed Produr/Duracell (26833)</w:t>
            </w:r>
          </w:p>
        </w:tc>
        <w:tc>
          <w:tcPr>
            <w:tcW w:w="1260" w:type="dxa"/>
            <w:tcBorders>
              <w:top w:val="single" w:sz="6" w:space="0" w:color="auto"/>
              <w:left w:val="single" w:sz="6" w:space="0" w:color="auto"/>
              <w:bottom w:val="single" w:sz="6" w:space="0" w:color="auto"/>
              <w:right w:val="single" w:sz="6" w:space="0" w:color="auto"/>
            </w:tcBorders>
            <w:vAlign w:val="bottom"/>
          </w:tcPr>
          <w:p w14:paraId="177DAE47" w14:textId="77777777" w:rsidR="00C035A2" w:rsidRPr="006863C1" w:rsidRDefault="00C035A2" w:rsidP="008C74E2">
            <w:pPr>
              <w:rPr>
                <w:rFonts w:ascii="Arial" w:hAnsi="Arial" w:cs="Arial"/>
                <w:sz w:val="18"/>
                <w:szCs w:val="18"/>
                <w:lang w:val="en-GB"/>
              </w:rPr>
            </w:pPr>
            <w:r>
              <w:rPr>
                <w:rFonts w:ascii="Arial" w:hAnsi="Arial" w:cs="Arial"/>
                <w:sz w:val="18"/>
                <w:szCs w:val="18"/>
                <w:lang w:val="en-GB"/>
              </w:rPr>
              <w:t>2/1/2019</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4B93858D" w14:textId="77777777" w:rsidR="00C035A2" w:rsidRPr="006863C1" w:rsidRDefault="00C035A2" w:rsidP="008C74E2">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7605323E"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7D20CE4F" w14:textId="77777777" w:rsidR="00C035A2" w:rsidRPr="00241A00" w:rsidRDefault="00C035A2" w:rsidP="008C74E2">
            <w:pPr>
              <w:rPr>
                <w:rFonts w:ascii="Arial" w:hAnsi="Arial" w:cs="Arial"/>
                <w:sz w:val="18"/>
                <w:szCs w:val="18"/>
                <w:lang w:val="en-GB"/>
              </w:rPr>
            </w:pPr>
            <w:r>
              <w:rPr>
                <w:rFonts w:ascii="Arial" w:hAnsi="Arial" w:cs="Arial"/>
                <w:szCs w:val="18"/>
                <w:lang w:val="en-GB"/>
              </w:rPr>
              <w:t>Client specific section: Removed McCormick (26829)</w:t>
            </w:r>
          </w:p>
        </w:tc>
        <w:tc>
          <w:tcPr>
            <w:tcW w:w="1260" w:type="dxa"/>
            <w:tcBorders>
              <w:top w:val="single" w:sz="6" w:space="0" w:color="auto"/>
              <w:left w:val="single" w:sz="6" w:space="0" w:color="auto"/>
              <w:bottom w:val="single" w:sz="6" w:space="0" w:color="auto"/>
              <w:right w:val="single" w:sz="6" w:space="0" w:color="auto"/>
            </w:tcBorders>
            <w:vAlign w:val="bottom"/>
          </w:tcPr>
          <w:p w14:paraId="6E97A136" w14:textId="77777777" w:rsidR="00C035A2" w:rsidRPr="006863C1" w:rsidRDefault="00C035A2" w:rsidP="008C74E2">
            <w:pPr>
              <w:rPr>
                <w:rFonts w:ascii="Arial" w:hAnsi="Arial" w:cs="Arial"/>
                <w:sz w:val="18"/>
                <w:szCs w:val="18"/>
                <w:lang w:val="en-GB"/>
              </w:rPr>
            </w:pPr>
            <w:r>
              <w:rPr>
                <w:rFonts w:ascii="Arial" w:hAnsi="Arial" w:cs="Arial"/>
                <w:sz w:val="18"/>
                <w:szCs w:val="18"/>
                <w:lang w:val="en-GB"/>
              </w:rPr>
              <w:t>2/13/2019</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4A107FD7" w14:textId="77777777" w:rsidR="00C035A2" w:rsidRPr="006863C1" w:rsidRDefault="00C035A2" w:rsidP="008C74E2">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481070C4"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40657E3E" w14:textId="77777777" w:rsidR="00C035A2" w:rsidRPr="00241A00" w:rsidRDefault="00C035A2" w:rsidP="00AE7CBB">
            <w:pPr>
              <w:rPr>
                <w:rFonts w:ascii="Arial" w:hAnsi="Arial" w:cs="Arial"/>
                <w:sz w:val="18"/>
                <w:szCs w:val="18"/>
                <w:lang w:val="en-GB"/>
              </w:rPr>
            </w:pPr>
            <w:r>
              <w:rPr>
                <w:rFonts w:ascii="Arial" w:hAnsi="Arial" w:cs="Arial"/>
                <w:szCs w:val="18"/>
                <w:lang w:val="en-GB"/>
              </w:rPr>
              <w:t>Retail Merchandising Program (SRD) section: Added CI example without PO number &amp; instructions to use COI number to locate the order (26975)</w:t>
            </w:r>
          </w:p>
        </w:tc>
        <w:tc>
          <w:tcPr>
            <w:tcW w:w="1260" w:type="dxa"/>
            <w:tcBorders>
              <w:top w:val="single" w:sz="6" w:space="0" w:color="auto"/>
              <w:left w:val="single" w:sz="6" w:space="0" w:color="auto"/>
              <w:bottom w:val="single" w:sz="6" w:space="0" w:color="auto"/>
              <w:right w:val="single" w:sz="6" w:space="0" w:color="auto"/>
            </w:tcBorders>
            <w:vAlign w:val="bottom"/>
          </w:tcPr>
          <w:p w14:paraId="10A8E4F9" w14:textId="77777777" w:rsidR="00C035A2" w:rsidRPr="006863C1" w:rsidRDefault="00C035A2" w:rsidP="00AE7CBB">
            <w:pPr>
              <w:rPr>
                <w:rFonts w:ascii="Arial" w:hAnsi="Arial" w:cs="Arial"/>
                <w:sz w:val="18"/>
                <w:szCs w:val="18"/>
                <w:lang w:val="en-GB"/>
              </w:rPr>
            </w:pPr>
            <w:r>
              <w:rPr>
                <w:rFonts w:ascii="Arial" w:hAnsi="Arial" w:cs="Arial"/>
                <w:sz w:val="18"/>
                <w:szCs w:val="18"/>
                <w:lang w:val="en-GB"/>
              </w:rPr>
              <w:t>2/25/2019</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3A64CCC5" w14:textId="77777777" w:rsidR="00C035A2" w:rsidRPr="006863C1" w:rsidRDefault="00C035A2" w:rsidP="00AE7CBB">
            <w:pPr>
              <w:rPr>
                <w:rFonts w:ascii="Arial" w:hAnsi="Arial" w:cs="Arial"/>
                <w:sz w:val="18"/>
                <w:szCs w:val="18"/>
                <w:lang w:val="en-GB"/>
              </w:rPr>
            </w:pPr>
            <w:r w:rsidRPr="006863C1">
              <w:rPr>
                <w:rFonts w:ascii="Arial" w:hAnsi="Arial" w:cs="Arial"/>
                <w:sz w:val="18"/>
                <w:szCs w:val="18"/>
                <w:lang w:val="en-GB"/>
              </w:rPr>
              <w:t>Suzy Fields</w:t>
            </w:r>
          </w:p>
        </w:tc>
      </w:tr>
      <w:tr w:rsidR="00C035A2" w:rsidRPr="004B48C4" w14:paraId="4B387035"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39C2E8D1" w14:textId="77777777" w:rsidR="00C035A2" w:rsidRPr="00241A00" w:rsidRDefault="00C035A2" w:rsidP="00CA7B64">
            <w:pPr>
              <w:rPr>
                <w:rFonts w:ascii="Arial" w:hAnsi="Arial" w:cs="Arial"/>
                <w:sz w:val="18"/>
                <w:szCs w:val="18"/>
                <w:lang w:val="en-GB"/>
              </w:rPr>
            </w:pPr>
            <w:r>
              <w:rPr>
                <w:rFonts w:ascii="Arial" w:hAnsi="Arial" w:cs="Arial"/>
                <w:szCs w:val="18"/>
                <w:lang w:val="en-GB"/>
              </w:rPr>
              <w:t>Client Specific section: Added Mars info for Retail Merchandising (27234)</w:t>
            </w:r>
          </w:p>
        </w:tc>
        <w:tc>
          <w:tcPr>
            <w:tcW w:w="1260" w:type="dxa"/>
            <w:tcBorders>
              <w:top w:val="single" w:sz="6" w:space="0" w:color="auto"/>
              <w:left w:val="single" w:sz="6" w:space="0" w:color="auto"/>
              <w:bottom w:val="single" w:sz="6" w:space="0" w:color="auto"/>
              <w:right w:val="single" w:sz="6" w:space="0" w:color="auto"/>
            </w:tcBorders>
            <w:vAlign w:val="bottom"/>
          </w:tcPr>
          <w:p w14:paraId="056A7D0F" w14:textId="77777777" w:rsidR="00C035A2" w:rsidRPr="006863C1" w:rsidRDefault="00C035A2" w:rsidP="00CA7B64">
            <w:pPr>
              <w:rPr>
                <w:rFonts w:ascii="Arial" w:hAnsi="Arial" w:cs="Arial"/>
                <w:sz w:val="18"/>
                <w:szCs w:val="18"/>
                <w:lang w:val="en-GB"/>
              </w:rPr>
            </w:pPr>
            <w:r>
              <w:rPr>
                <w:rFonts w:ascii="Arial" w:hAnsi="Arial" w:cs="Arial"/>
                <w:sz w:val="18"/>
                <w:szCs w:val="18"/>
                <w:lang w:val="en-GB"/>
              </w:rPr>
              <w:t>3/25/2019</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614C67D6" w14:textId="77777777" w:rsidR="00C035A2" w:rsidRPr="006863C1" w:rsidRDefault="00C035A2" w:rsidP="00CA7B64">
            <w:pPr>
              <w:rPr>
                <w:rFonts w:ascii="Arial" w:hAnsi="Arial" w:cs="Arial"/>
                <w:sz w:val="18"/>
                <w:szCs w:val="18"/>
                <w:lang w:val="en-GB"/>
              </w:rPr>
            </w:pPr>
            <w:r w:rsidRPr="006863C1">
              <w:rPr>
                <w:rFonts w:ascii="Arial" w:hAnsi="Arial" w:cs="Arial"/>
                <w:sz w:val="18"/>
                <w:szCs w:val="18"/>
                <w:lang w:val="en-GB"/>
              </w:rPr>
              <w:t>Suzy Fields</w:t>
            </w:r>
          </w:p>
        </w:tc>
      </w:tr>
      <w:tr w:rsidR="00A84B1D" w:rsidRPr="004B48C4" w14:paraId="6FCE419E"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4F357792" w14:textId="77777777" w:rsidR="00A84B1D" w:rsidRDefault="00A84B1D" w:rsidP="00A84B1D">
            <w:pPr>
              <w:rPr>
                <w:rFonts w:ascii="Arial" w:hAnsi="Arial" w:cs="Arial"/>
                <w:szCs w:val="18"/>
                <w:lang w:val="en-GB"/>
              </w:rPr>
            </w:pPr>
            <w:r>
              <w:rPr>
                <w:rFonts w:ascii="Arial" w:hAnsi="Arial" w:cs="Arial"/>
                <w:szCs w:val="18"/>
                <w:lang w:val="en-GB"/>
              </w:rPr>
              <w:t>Slotting section:  Moved new store free refill from its own section into slotting (27393)</w:t>
            </w:r>
          </w:p>
          <w:p w14:paraId="5138FF78" w14:textId="77777777" w:rsidR="00A84B1D" w:rsidRPr="00A84B1D" w:rsidRDefault="00A84B1D" w:rsidP="00A84B1D">
            <w:pPr>
              <w:rPr>
                <w:rFonts w:ascii="Arial" w:hAnsi="Arial" w:cs="Arial"/>
                <w:color w:val="FF0000"/>
                <w:sz w:val="18"/>
                <w:szCs w:val="18"/>
                <w:lang w:val="en-GB"/>
              </w:rPr>
            </w:pPr>
            <w:r>
              <w:rPr>
                <w:rFonts w:ascii="Arial" w:hAnsi="Arial" w:cs="Arial"/>
                <w:color w:val="FF0000"/>
                <w:sz w:val="18"/>
                <w:szCs w:val="18"/>
                <w:lang w:val="en-GB"/>
              </w:rPr>
              <w:t>Removed Produr/Duracell from client specific section</w:t>
            </w:r>
          </w:p>
        </w:tc>
        <w:tc>
          <w:tcPr>
            <w:tcW w:w="1260" w:type="dxa"/>
            <w:tcBorders>
              <w:top w:val="single" w:sz="6" w:space="0" w:color="auto"/>
              <w:left w:val="single" w:sz="6" w:space="0" w:color="auto"/>
              <w:bottom w:val="single" w:sz="6" w:space="0" w:color="auto"/>
              <w:right w:val="single" w:sz="6" w:space="0" w:color="auto"/>
            </w:tcBorders>
            <w:vAlign w:val="bottom"/>
          </w:tcPr>
          <w:p w14:paraId="12AD79DC" w14:textId="77777777" w:rsidR="00A84B1D" w:rsidRDefault="00A84B1D" w:rsidP="00A84B1D">
            <w:pPr>
              <w:rPr>
                <w:rFonts w:ascii="Arial" w:hAnsi="Arial" w:cs="Arial"/>
                <w:sz w:val="18"/>
                <w:szCs w:val="18"/>
                <w:lang w:val="en-GB"/>
              </w:rPr>
            </w:pPr>
            <w:r>
              <w:rPr>
                <w:rFonts w:ascii="Arial" w:hAnsi="Arial" w:cs="Arial"/>
                <w:sz w:val="18"/>
                <w:szCs w:val="18"/>
                <w:lang w:val="en-GB"/>
              </w:rPr>
              <w:t>4/8/2019</w:t>
            </w:r>
          </w:p>
          <w:p w14:paraId="2428A98A" w14:textId="77777777" w:rsidR="00A84B1D" w:rsidRPr="006863C1" w:rsidRDefault="00A84B1D" w:rsidP="00A84B1D">
            <w:pPr>
              <w:rPr>
                <w:rFonts w:ascii="Arial" w:hAnsi="Arial" w:cs="Arial"/>
                <w:sz w:val="18"/>
                <w:szCs w:val="18"/>
                <w:lang w:val="en-GB"/>
              </w:rPr>
            </w:pPr>
            <w:r w:rsidRPr="00A84B1D">
              <w:rPr>
                <w:rFonts w:ascii="Arial" w:hAnsi="Arial" w:cs="Arial"/>
                <w:color w:val="FF0000"/>
                <w:sz w:val="18"/>
                <w:szCs w:val="18"/>
                <w:lang w:val="en-GB"/>
              </w:rPr>
              <w:t>4/22/2019</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46FCEAF3" w14:textId="77777777" w:rsidR="00A84B1D" w:rsidRPr="006863C1" w:rsidRDefault="00A84B1D" w:rsidP="00A84B1D">
            <w:pPr>
              <w:rPr>
                <w:rFonts w:ascii="Arial" w:hAnsi="Arial" w:cs="Arial"/>
                <w:sz w:val="18"/>
                <w:szCs w:val="18"/>
                <w:lang w:val="en-GB"/>
              </w:rPr>
            </w:pPr>
            <w:r w:rsidRPr="006863C1">
              <w:rPr>
                <w:rFonts w:ascii="Arial" w:hAnsi="Arial" w:cs="Arial"/>
                <w:sz w:val="18"/>
                <w:szCs w:val="18"/>
                <w:lang w:val="en-GB"/>
              </w:rPr>
              <w:t>Suzy Fields</w:t>
            </w:r>
          </w:p>
        </w:tc>
      </w:tr>
      <w:tr w:rsidR="000B084A" w:rsidRPr="004B48C4" w14:paraId="578BF8FB"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56B84654" w14:textId="77777777" w:rsidR="000B084A" w:rsidRPr="00A84B1D" w:rsidRDefault="000B084A" w:rsidP="000B084A">
            <w:pPr>
              <w:rPr>
                <w:rFonts w:ascii="Arial" w:hAnsi="Arial" w:cs="Arial"/>
                <w:color w:val="FF0000"/>
                <w:sz w:val="18"/>
                <w:szCs w:val="18"/>
                <w:lang w:val="en-GB"/>
              </w:rPr>
            </w:pPr>
            <w:r>
              <w:rPr>
                <w:rFonts w:ascii="Arial" w:hAnsi="Arial" w:cs="Arial"/>
                <w:szCs w:val="18"/>
                <w:lang w:val="en-GB"/>
              </w:rPr>
              <w:t>Client specific section:  removed Tyson (27728)</w:t>
            </w:r>
          </w:p>
        </w:tc>
        <w:tc>
          <w:tcPr>
            <w:tcW w:w="1260" w:type="dxa"/>
            <w:tcBorders>
              <w:top w:val="single" w:sz="6" w:space="0" w:color="auto"/>
              <w:left w:val="single" w:sz="6" w:space="0" w:color="auto"/>
              <w:bottom w:val="single" w:sz="6" w:space="0" w:color="auto"/>
              <w:right w:val="single" w:sz="6" w:space="0" w:color="auto"/>
            </w:tcBorders>
            <w:vAlign w:val="bottom"/>
          </w:tcPr>
          <w:p w14:paraId="766EEF23" w14:textId="77777777" w:rsidR="000B084A" w:rsidRPr="006863C1" w:rsidRDefault="000B084A" w:rsidP="000B084A">
            <w:pPr>
              <w:rPr>
                <w:rFonts w:ascii="Arial" w:hAnsi="Arial" w:cs="Arial"/>
                <w:sz w:val="18"/>
                <w:szCs w:val="18"/>
                <w:lang w:val="en-GB"/>
              </w:rPr>
            </w:pPr>
            <w:r>
              <w:rPr>
                <w:rFonts w:ascii="Arial" w:hAnsi="Arial" w:cs="Arial"/>
                <w:sz w:val="18"/>
                <w:szCs w:val="18"/>
                <w:lang w:val="en-GB"/>
              </w:rPr>
              <w:t>4/26/2019</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18D8FDC4" w14:textId="77777777" w:rsidR="000B084A" w:rsidRPr="006863C1" w:rsidRDefault="000B084A" w:rsidP="000B084A">
            <w:pPr>
              <w:rPr>
                <w:rFonts w:ascii="Arial" w:hAnsi="Arial" w:cs="Arial"/>
                <w:sz w:val="18"/>
                <w:szCs w:val="18"/>
                <w:lang w:val="en-GB"/>
              </w:rPr>
            </w:pPr>
            <w:r w:rsidRPr="006863C1">
              <w:rPr>
                <w:rFonts w:ascii="Arial" w:hAnsi="Arial" w:cs="Arial"/>
                <w:sz w:val="18"/>
                <w:szCs w:val="18"/>
                <w:lang w:val="en-GB"/>
              </w:rPr>
              <w:t>Suzy Fields</w:t>
            </w:r>
          </w:p>
        </w:tc>
      </w:tr>
      <w:tr w:rsidR="001A7C31" w:rsidRPr="004B48C4" w14:paraId="61E23372"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2FDB988A" w14:textId="77777777" w:rsidR="001A7C31" w:rsidRDefault="001A7C31" w:rsidP="001A7C31">
            <w:pPr>
              <w:rPr>
                <w:rFonts w:ascii="Arial" w:hAnsi="Arial" w:cs="Arial"/>
                <w:szCs w:val="18"/>
                <w:lang w:val="en-GB"/>
              </w:rPr>
            </w:pPr>
            <w:r>
              <w:rPr>
                <w:rFonts w:ascii="Arial" w:hAnsi="Arial" w:cs="Arial"/>
                <w:szCs w:val="18"/>
                <w:lang w:val="en-GB"/>
              </w:rPr>
              <w:t>Customer General Information section:  Added detail about buying relationship between Rockford, IL stores and SuperValu (28074)</w:t>
            </w:r>
          </w:p>
          <w:p w14:paraId="1677BA6E" w14:textId="77777777" w:rsidR="001A7C31" w:rsidRPr="00A84B1D" w:rsidRDefault="001A7C31" w:rsidP="001A7C31">
            <w:pPr>
              <w:rPr>
                <w:rFonts w:ascii="Arial" w:hAnsi="Arial" w:cs="Arial"/>
                <w:color w:val="FF0000"/>
                <w:sz w:val="18"/>
                <w:szCs w:val="18"/>
                <w:lang w:val="en-GB"/>
              </w:rPr>
            </w:pPr>
            <w:r w:rsidRPr="001A7C31">
              <w:rPr>
                <w:rFonts w:ascii="Arial" w:hAnsi="Arial" w:cs="Arial"/>
                <w:szCs w:val="18"/>
                <w:lang w:val="en-GB"/>
              </w:rPr>
              <w:t>Client specific section:  removed Clorox as we no longer represent (28157)</w:t>
            </w:r>
          </w:p>
        </w:tc>
        <w:tc>
          <w:tcPr>
            <w:tcW w:w="1260" w:type="dxa"/>
            <w:tcBorders>
              <w:top w:val="single" w:sz="6" w:space="0" w:color="auto"/>
              <w:left w:val="single" w:sz="6" w:space="0" w:color="auto"/>
              <w:bottom w:val="single" w:sz="6" w:space="0" w:color="auto"/>
              <w:right w:val="single" w:sz="6" w:space="0" w:color="auto"/>
            </w:tcBorders>
            <w:vAlign w:val="bottom"/>
          </w:tcPr>
          <w:p w14:paraId="0A37CEB4" w14:textId="77777777" w:rsidR="001A7C31" w:rsidRDefault="001A7C31" w:rsidP="001A7C31">
            <w:pPr>
              <w:rPr>
                <w:rFonts w:ascii="Arial" w:hAnsi="Arial" w:cs="Arial"/>
                <w:sz w:val="18"/>
                <w:szCs w:val="18"/>
                <w:lang w:val="en-GB"/>
              </w:rPr>
            </w:pPr>
            <w:r>
              <w:rPr>
                <w:rFonts w:ascii="Arial" w:hAnsi="Arial" w:cs="Arial"/>
                <w:sz w:val="18"/>
                <w:szCs w:val="18"/>
                <w:lang w:val="en-GB"/>
              </w:rPr>
              <w:t>6/21/2019</w:t>
            </w:r>
          </w:p>
          <w:p w14:paraId="1A018079" w14:textId="77777777" w:rsidR="001A7C31" w:rsidRDefault="001A7C31" w:rsidP="001A7C31">
            <w:pPr>
              <w:rPr>
                <w:rFonts w:ascii="Arial" w:hAnsi="Arial" w:cs="Arial"/>
                <w:sz w:val="18"/>
                <w:szCs w:val="18"/>
                <w:lang w:val="en-GB"/>
              </w:rPr>
            </w:pPr>
          </w:p>
          <w:p w14:paraId="46AA5475" w14:textId="77777777" w:rsidR="001A7C31" w:rsidRPr="006863C1" w:rsidRDefault="001A7C31" w:rsidP="001A7C31">
            <w:pPr>
              <w:rPr>
                <w:rFonts w:ascii="Arial" w:hAnsi="Arial" w:cs="Arial"/>
                <w:sz w:val="18"/>
                <w:szCs w:val="18"/>
                <w:lang w:val="en-GB"/>
              </w:rPr>
            </w:pPr>
            <w:r>
              <w:rPr>
                <w:rFonts w:ascii="Arial" w:hAnsi="Arial" w:cs="Arial"/>
                <w:sz w:val="18"/>
                <w:szCs w:val="18"/>
                <w:lang w:val="en-GB"/>
              </w:rPr>
              <w:t>7/1/2019</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0F76F6AE" w14:textId="77777777" w:rsidR="001A7C31" w:rsidRPr="006863C1" w:rsidRDefault="001A7C31" w:rsidP="001A7C31">
            <w:pPr>
              <w:rPr>
                <w:rFonts w:ascii="Arial" w:hAnsi="Arial" w:cs="Arial"/>
                <w:sz w:val="18"/>
                <w:szCs w:val="18"/>
                <w:lang w:val="en-GB"/>
              </w:rPr>
            </w:pPr>
            <w:r w:rsidRPr="006863C1">
              <w:rPr>
                <w:rFonts w:ascii="Arial" w:hAnsi="Arial" w:cs="Arial"/>
                <w:sz w:val="18"/>
                <w:szCs w:val="18"/>
                <w:lang w:val="en-GB"/>
              </w:rPr>
              <w:t>Suzy Fields</w:t>
            </w:r>
          </w:p>
        </w:tc>
      </w:tr>
      <w:tr w:rsidR="00254AEC" w:rsidRPr="004B48C4" w14:paraId="0E7CCE15"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3DDC8C22" w14:textId="77777777" w:rsidR="00254AEC" w:rsidRPr="00A84B1D" w:rsidRDefault="00254AEC" w:rsidP="00254AEC">
            <w:pPr>
              <w:rPr>
                <w:rFonts w:ascii="Arial" w:hAnsi="Arial" w:cs="Arial"/>
                <w:color w:val="FF0000"/>
                <w:sz w:val="18"/>
                <w:szCs w:val="18"/>
                <w:lang w:val="en-GB"/>
              </w:rPr>
            </w:pPr>
            <w:r>
              <w:rPr>
                <w:rFonts w:ascii="Arial" w:hAnsi="Arial" w:cs="Arial"/>
                <w:szCs w:val="18"/>
                <w:lang w:val="en-GB"/>
              </w:rPr>
              <w:t>Removed Pinnacle information as Acosta no longer handles effective 8/26/2019</w:t>
            </w:r>
          </w:p>
        </w:tc>
        <w:tc>
          <w:tcPr>
            <w:tcW w:w="1260" w:type="dxa"/>
            <w:tcBorders>
              <w:top w:val="single" w:sz="6" w:space="0" w:color="auto"/>
              <w:left w:val="single" w:sz="6" w:space="0" w:color="auto"/>
              <w:bottom w:val="single" w:sz="6" w:space="0" w:color="auto"/>
              <w:right w:val="single" w:sz="6" w:space="0" w:color="auto"/>
            </w:tcBorders>
            <w:vAlign w:val="bottom"/>
          </w:tcPr>
          <w:p w14:paraId="50F8C785" w14:textId="77777777" w:rsidR="00254AEC" w:rsidRPr="006863C1" w:rsidRDefault="00254AEC" w:rsidP="00254AEC">
            <w:pPr>
              <w:rPr>
                <w:rFonts w:ascii="Arial" w:hAnsi="Arial" w:cs="Arial"/>
                <w:sz w:val="18"/>
                <w:szCs w:val="18"/>
                <w:lang w:val="en-GB"/>
              </w:rPr>
            </w:pPr>
            <w:r>
              <w:rPr>
                <w:rFonts w:ascii="Arial" w:hAnsi="Arial" w:cs="Arial"/>
                <w:sz w:val="18"/>
                <w:szCs w:val="18"/>
                <w:lang w:val="en-GB"/>
              </w:rPr>
              <w:t>8/26/2019</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730B2AFB" w14:textId="77777777" w:rsidR="00254AEC" w:rsidRPr="006863C1" w:rsidRDefault="00254AEC" w:rsidP="00254AEC">
            <w:pPr>
              <w:rPr>
                <w:rFonts w:ascii="Arial" w:hAnsi="Arial" w:cs="Arial"/>
                <w:sz w:val="18"/>
                <w:szCs w:val="18"/>
                <w:lang w:val="en-GB"/>
              </w:rPr>
            </w:pPr>
            <w:r w:rsidRPr="006863C1">
              <w:rPr>
                <w:rFonts w:ascii="Arial" w:hAnsi="Arial" w:cs="Arial"/>
                <w:sz w:val="18"/>
                <w:szCs w:val="18"/>
                <w:lang w:val="en-GB"/>
              </w:rPr>
              <w:t>Suzy Fields</w:t>
            </w:r>
          </w:p>
        </w:tc>
      </w:tr>
      <w:tr w:rsidR="008B01FA" w:rsidRPr="004B48C4" w14:paraId="1CE52D5D"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64FAA882" w14:textId="77777777" w:rsidR="008B01FA" w:rsidRPr="00A84B1D" w:rsidRDefault="008B01FA" w:rsidP="008B01FA">
            <w:pPr>
              <w:rPr>
                <w:rFonts w:ascii="Arial" w:hAnsi="Arial" w:cs="Arial"/>
                <w:color w:val="FF0000"/>
                <w:sz w:val="18"/>
                <w:szCs w:val="18"/>
                <w:lang w:val="en-GB"/>
              </w:rPr>
            </w:pPr>
            <w:r>
              <w:rPr>
                <w:rFonts w:ascii="Arial" w:hAnsi="Arial" w:cs="Arial"/>
                <w:szCs w:val="18"/>
                <w:lang w:val="en-GB"/>
              </w:rPr>
              <w:t>Client specific section:  Removed Noosa (28692)</w:t>
            </w:r>
          </w:p>
        </w:tc>
        <w:tc>
          <w:tcPr>
            <w:tcW w:w="1260" w:type="dxa"/>
            <w:tcBorders>
              <w:top w:val="single" w:sz="6" w:space="0" w:color="auto"/>
              <w:left w:val="single" w:sz="6" w:space="0" w:color="auto"/>
              <w:bottom w:val="single" w:sz="6" w:space="0" w:color="auto"/>
              <w:right w:val="single" w:sz="6" w:space="0" w:color="auto"/>
            </w:tcBorders>
            <w:vAlign w:val="bottom"/>
          </w:tcPr>
          <w:p w14:paraId="7F1F7BDC" w14:textId="77777777" w:rsidR="008B01FA" w:rsidRPr="006863C1" w:rsidRDefault="008B01FA" w:rsidP="008B01FA">
            <w:pPr>
              <w:rPr>
                <w:rFonts w:ascii="Arial" w:hAnsi="Arial" w:cs="Arial"/>
                <w:sz w:val="18"/>
                <w:szCs w:val="18"/>
                <w:lang w:val="en-GB"/>
              </w:rPr>
            </w:pPr>
            <w:r>
              <w:rPr>
                <w:rFonts w:ascii="Arial" w:hAnsi="Arial" w:cs="Arial"/>
                <w:sz w:val="18"/>
                <w:szCs w:val="18"/>
                <w:lang w:val="en-GB"/>
              </w:rPr>
              <w:t>10/21/2019</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75DF91B1" w14:textId="77777777" w:rsidR="008B01FA" w:rsidRPr="006863C1" w:rsidRDefault="008B01FA" w:rsidP="008B01FA">
            <w:pPr>
              <w:rPr>
                <w:rFonts w:ascii="Arial" w:hAnsi="Arial" w:cs="Arial"/>
                <w:sz w:val="18"/>
                <w:szCs w:val="18"/>
                <w:lang w:val="en-GB"/>
              </w:rPr>
            </w:pPr>
            <w:r w:rsidRPr="006863C1">
              <w:rPr>
                <w:rFonts w:ascii="Arial" w:hAnsi="Arial" w:cs="Arial"/>
                <w:sz w:val="18"/>
                <w:szCs w:val="18"/>
                <w:lang w:val="en-GB"/>
              </w:rPr>
              <w:t>Suzy Fields</w:t>
            </w:r>
          </w:p>
        </w:tc>
      </w:tr>
      <w:tr w:rsidR="00F25FF5" w:rsidRPr="004B48C4" w14:paraId="4D2A53EE"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55F5DD18" w14:textId="7E036266" w:rsidR="00F25FF5" w:rsidRDefault="000E2497" w:rsidP="008B01FA">
            <w:pPr>
              <w:rPr>
                <w:rFonts w:ascii="Arial" w:hAnsi="Arial" w:cs="Arial"/>
                <w:szCs w:val="18"/>
                <w:lang w:val="en-GB"/>
              </w:rPr>
            </w:pPr>
            <w:r>
              <w:rPr>
                <w:rFonts w:ascii="Arial" w:hAnsi="Arial" w:cs="Arial"/>
                <w:szCs w:val="18"/>
                <w:lang w:val="en-GB"/>
              </w:rPr>
              <w:t>Created Backup Retrieval Section (28906)</w:t>
            </w:r>
          </w:p>
        </w:tc>
        <w:tc>
          <w:tcPr>
            <w:tcW w:w="1260" w:type="dxa"/>
            <w:tcBorders>
              <w:top w:val="single" w:sz="6" w:space="0" w:color="auto"/>
              <w:left w:val="single" w:sz="6" w:space="0" w:color="auto"/>
              <w:bottom w:val="single" w:sz="6" w:space="0" w:color="auto"/>
              <w:right w:val="single" w:sz="6" w:space="0" w:color="auto"/>
            </w:tcBorders>
            <w:vAlign w:val="bottom"/>
          </w:tcPr>
          <w:p w14:paraId="542FD7CE" w14:textId="21807AA0" w:rsidR="00F25FF5" w:rsidRDefault="000E2497" w:rsidP="008B01FA">
            <w:pPr>
              <w:rPr>
                <w:rFonts w:ascii="Arial" w:hAnsi="Arial" w:cs="Arial"/>
                <w:sz w:val="18"/>
                <w:szCs w:val="18"/>
                <w:lang w:val="en-GB"/>
              </w:rPr>
            </w:pPr>
            <w:r>
              <w:rPr>
                <w:rFonts w:ascii="Arial" w:hAnsi="Arial" w:cs="Arial"/>
                <w:sz w:val="18"/>
                <w:szCs w:val="18"/>
                <w:lang w:val="en-GB"/>
              </w:rPr>
              <w:t>11/8/2019</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4A76DDDD" w14:textId="081321C9" w:rsidR="00F25FF5" w:rsidRPr="006863C1" w:rsidRDefault="000E2497" w:rsidP="008B01FA">
            <w:pPr>
              <w:rPr>
                <w:rFonts w:ascii="Arial" w:hAnsi="Arial" w:cs="Arial"/>
                <w:sz w:val="18"/>
                <w:szCs w:val="18"/>
                <w:lang w:val="en-GB"/>
              </w:rPr>
            </w:pPr>
            <w:r w:rsidRPr="000E2497">
              <w:rPr>
                <w:rFonts w:ascii="Arial" w:hAnsi="Arial" w:cs="Arial"/>
                <w:sz w:val="18"/>
                <w:szCs w:val="18"/>
                <w:lang w:val="en-GB"/>
              </w:rPr>
              <w:t>Suzy Fields</w:t>
            </w:r>
          </w:p>
        </w:tc>
      </w:tr>
      <w:tr w:rsidR="00FA3609" w:rsidRPr="004B48C4" w14:paraId="10620017"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2423251D" w14:textId="07C92E34" w:rsidR="00FA3609" w:rsidRPr="00FA3609" w:rsidRDefault="00FA3609" w:rsidP="00FA3609">
            <w:pPr>
              <w:rPr>
                <w:rFonts w:ascii="Arial" w:hAnsi="Arial" w:cs="Arial"/>
                <w:b/>
                <w:szCs w:val="18"/>
                <w:lang w:val="en-GB"/>
              </w:rPr>
            </w:pPr>
            <w:r>
              <w:rPr>
                <w:rFonts w:ascii="Arial" w:hAnsi="Arial" w:cs="Arial"/>
                <w:szCs w:val="18"/>
                <w:lang w:val="en-GB"/>
              </w:rPr>
              <w:t>Removed Old Orchard information as Acosta no longer represents (28915)</w:t>
            </w:r>
          </w:p>
        </w:tc>
        <w:tc>
          <w:tcPr>
            <w:tcW w:w="1260" w:type="dxa"/>
            <w:tcBorders>
              <w:top w:val="single" w:sz="6" w:space="0" w:color="auto"/>
              <w:left w:val="single" w:sz="6" w:space="0" w:color="auto"/>
              <w:bottom w:val="single" w:sz="6" w:space="0" w:color="auto"/>
              <w:right w:val="single" w:sz="6" w:space="0" w:color="auto"/>
            </w:tcBorders>
            <w:vAlign w:val="bottom"/>
          </w:tcPr>
          <w:p w14:paraId="735397D5" w14:textId="4BFE26CE" w:rsidR="00FA3609" w:rsidRDefault="00FA3609" w:rsidP="00FA3609">
            <w:pPr>
              <w:rPr>
                <w:rFonts w:ascii="Arial" w:hAnsi="Arial" w:cs="Arial"/>
                <w:sz w:val="18"/>
                <w:szCs w:val="18"/>
                <w:lang w:val="en-GB"/>
              </w:rPr>
            </w:pPr>
            <w:r>
              <w:rPr>
                <w:rFonts w:ascii="Arial" w:hAnsi="Arial" w:cs="Arial"/>
                <w:sz w:val="18"/>
                <w:szCs w:val="18"/>
                <w:lang w:val="en-GB"/>
              </w:rPr>
              <w:t>12/5/2019</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68F4BF76" w14:textId="7023833A" w:rsidR="00FA3609" w:rsidRPr="000E2497" w:rsidRDefault="00FA3609" w:rsidP="00FA3609">
            <w:pPr>
              <w:rPr>
                <w:rFonts w:ascii="Arial" w:hAnsi="Arial" w:cs="Arial"/>
                <w:sz w:val="18"/>
                <w:szCs w:val="18"/>
                <w:lang w:val="en-GB"/>
              </w:rPr>
            </w:pPr>
            <w:r w:rsidRPr="000E2497">
              <w:rPr>
                <w:rFonts w:ascii="Arial" w:hAnsi="Arial" w:cs="Arial"/>
                <w:sz w:val="18"/>
                <w:szCs w:val="18"/>
                <w:lang w:val="en-GB"/>
              </w:rPr>
              <w:t>Suzy Fields</w:t>
            </w:r>
          </w:p>
        </w:tc>
      </w:tr>
      <w:tr w:rsidR="000E3966" w:rsidRPr="004B48C4" w14:paraId="12003B30"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28E1293D" w14:textId="10B5283D" w:rsidR="000E3966" w:rsidRDefault="000E3966" w:rsidP="000E3966">
            <w:pPr>
              <w:rPr>
                <w:rFonts w:ascii="Arial" w:hAnsi="Arial" w:cs="Arial"/>
                <w:szCs w:val="18"/>
                <w:lang w:val="en-GB"/>
              </w:rPr>
            </w:pPr>
            <w:r>
              <w:rPr>
                <w:rFonts w:ascii="Arial" w:hAnsi="Arial" w:cs="Arial"/>
                <w:szCs w:val="18"/>
                <w:lang w:val="en-GB"/>
              </w:rPr>
              <w:t>Client Specific section:  Added Nestle USA POP instructions (28893)</w:t>
            </w:r>
          </w:p>
        </w:tc>
        <w:tc>
          <w:tcPr>
            <w:tcW w:w="1260" w:type="dxa"/>
            <w:tcBorders>
              <w:top w:val="single" w:sz="6" w:space="0" w:color="auto"/>
              <w:left w:val="single" w:sz="6" w:space="0" w:color="auto"/>
              <w:bottom w:val="single" w:sz="6" w:space="0" w:color="auto"/>
              <w:right w:val="single" w:sz="6" w:space="0" w:color="auto"/>
            </w:tcBorders>
            <w:vAlign w:val="bottom"/>
          </w:tcPr>
          <w:p w14:paraId="60F7C134" w14:textId="10D57059" w:rsidR="000E3966" w:rsidRDefault="000E3966" w:rsidP="000E3966">
            <w:pPr>
              <w:rPr>
                <w:rFonts w:ascii="Arial" w:hAnsi="Arial" w:cs="Arial"/>
                <w:sz w:val="18"/>
                <w:szCs w:val="18"/>
                <w:lang w:val="en-GB"/>
              </w:rPr>
            </w:pPr>
            <w:r>
              <w:rPr>
                <w:rFonts w:ascii="Arial" w:hAnsi="Arial" w:cs="Arial"/>
                <w:sz w:val="18"/>
                <w:szCs w:val="18"/>
                <w:lang w:val="en-GB"/>
              </w:rPr>
              <w:t>12/16/2019</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1BBBE300" w14:textId="6743C50C" w:rsidR="000E3966" w:rsidRPr="000E2497" w:rsidRDefault="000E3966" w:rsidP="000E3966">
            <w:pPr>
              <w:rPr>
                <w:rFonts w:ascii="Arial" w:hAnsi="Arial" w:cs="Arial"/>
                <w:sz w:val="18"/>
                <w:szCs w:val="18"/>
                <w:lang w:val="en-GB"/>
              </w:rPr>
            </w:pPr>
            <w:r w:rsidRPr="000E2497">
              <w:rPr>
                <w:rFonts w:ascii="Arial" w:hAnsi="Arial" w:cs="Arial"/>
                <w:sz w:val="18"/>
                <w:szCs w:val="18"/>
                <w:lang w:val="en-GB"/>
              </w:rPr>
              <w:t>Suzy Fields</w:t>
            </w:r>
          </w:p>
        </w:tc>
      </w:tr>
      <w:tr w:rsidR="006100E1" w:rsidRPr="004B48C4" w14:paraId="2CEE58B8"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6D29CF34" w14:textId="6C840190" w:rsidR="006100E1" w:rsidRDefault="00DC1C8F" w:rsidP="006100E1">
            <w:pPr>
              <w:rPr>
                <w:rFonts w:ascii="Arial" w:hAnsi="Arial" w:cs="Arial"/>
                <w:szCs w:val="18"/>
                <w:lang w:val="en-GB"/>
              </w:rPr>
            </w:pPr>
            <w:r>
              <w:rPr>
                <w:rFonts w:ascii="Arial" w:hAnsi="Arial" w:cs="Arial"/>
                <w:szCs w:val="18"/>
                <w:lang w:val="en-GB"/>
              </w:rPr>
              <w:t>Customer General Information section:  added store 749 to list of SuperValu stores as it was mistakenly left off in original posting (29555); (Client Specific section:  Added P&amp;G process for scan check requests (29467); removed Colgate information as Acosta no longer represents (29496)</w:t>
            </w:r>
          </w:p>
        </w:tc>
        <w:tc>
          <w:tcPr>
            <w:tcW w:w="1260" w:type="dxa"/>
            <w:tcBorders>
              <w:top w:val="single" w:sz="6" w:space="0" w:color="auto"/>
              <w:left w:val="single" w:sz="6" w:space="0" w:color="auto"/>
              <w:bottom w:val="single" w:sz="6" w:space="0" w:color="auto"/>
              <w:right w:val="single" w:sz="6" w:space="0" w:color="auto"/>
            </w:tcBorders>
            <w:vAlign w:val="bottom"/>
          </w:tcPr>
          <w:p w14:paraId="77FF018A" w14:textId="18688F75" w:rsidR="006100E1" w:rsidRDefault="006100E1" w:rsidP="006100E1">
            <w:pPr>
              <w:rPr>
                <w:rFonts w:ascii="Arial" w:hAnsi="Arial" w:cs="Arial"/>
                <w:sz w:val="18"/>
                <w:szCs w:val="18"/>
                <w:lang w:val="en-GB"/>
              </w:rPr>
            </w:pPr>
            <w:r>
              <w:rPr>
                <w:rFonts w:ascii="Arial" w:hAnsi="Arial" w:cs="Arial"/>
                <w:sz w:val="18"/>
                <w:szCs w:val="18"/>
                <w:lang w:val="en-GB"/>
              </w:rPr>
              <w:t>2/24/2020</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0CEAF60F" w14:textId="7E5433D9" w:rsidR="006100E1" w:rsidRPr="000E2497" w:rsidRDefault="006100E1" w:rsidP="006100E1">
            <w:pPr>
              <w:rPr>
                <w:rFonts w:ascii="Arial" w:hAnsi="Arial" w:cs="Arial"/>
                <w:sz w:val="18"/>
                <w:szCs w:val="18"/>
                <w:lang w:val="en-GB"/>
              </w:rPr>
            </w:pPr>
            <w:r w:rsidRPr="000E2497">
              <w:rPr>
                <w:rFonts w:ascii="Arial" w:hAnsi="Arial" w:cs="Arial"/>
                <w:sz w:val="18"/>
                <w:szCs w:val="18"/>
                <w:lang w:val="en-GB"/>
              </w:rPr>
              <w:t>Suzy Fields</w:t>
            </w:r>
          </w:p>
        </w:tc>
      </w:tr>
      <w:tr w:rsidR="00CB319C" w:rsidRPr="004B48C4" w14:paraId="3440E4C0" w14:textId="77777777" w:rsidTr="00C035A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20C1533A" w14:textId="4D9BADF4" w:rsidR="00CB319C" w:rsidRDefault="00CB319C" w:rsidP="00CB319C">
            <w:pPr>
              <w:rPr>
                <w:rFonts w:ascii="Arial" w:hAnsi="Arial" w:cs="Arial"/>
                <w:szCs w:val="18"/>
                <w:lang w:val="en-GB"/>
              </w:rPr>
            </w:pPr>
            <w:r>
              <w:rPr>
                <w:rFonts w:ascii="Arial" w:hAnsi="Arial" w:cs="Arial"/>
                <w:szCs w:val="18"/>
                <w:lang w:val="en-GB"/>
              </w:rPr>
              <w:t>Backup Retrieval Information section: updated with customer portal and post audit ATG information (29879)</w:t>
            </w:r>
          </w:p>
        </w:tc>
        <w:tc>
          <w:tcPr>
            <w:tcW w:w="1260" w:type="dxa"/>
            <w:tcBorders>
              <w:top w:val="single" w:sz="6" w:space="0" w:color="auto"/>
              <w:left w:val="single" w:sz="6" w:space="0" w:color="auto"/>
              <w:bottom w:val="single" w:sz="6" w:space="0" w:color="auto"/>
              <w:right w:val="single" w:sz="6" w:space="0" w:color="auto"/>
            </w:tcBorders>
            <w:vAlign w:val="bottom"/>
          </w:tcPr>
          <w:p w14:paraId="33A2AA6B" w14:textId="34E7F548" w:rsidR="00CB319C" w:rsidRDefault="00CB319C" w:rsidP="00CB319C">
            <w:pPr>
              <w:rPr>
                <w:rFonts w:ascii="Arial" w:hAnsi="Arial" w:cs="Arial"/>
                <w:sz w:val="18"/>
                <w:szCs w:val="18"/>
                <w:lang w:val="en-GB"/>
              </w:rPr>
            </w:pPr>
            <w:r>
              <w:rPr>
                <w:rFonts w:ascii="Arial" w:hAnsi="Arial" w:cs="Arial"/>
                <w:sz w:val="18"/>
                <w:szCs w:val="18"/>
                <w:lang w:val="en-GB"/>
              </w:rPr>
              <w:t>3/27/2020</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02709641" w14:textId="43BAE82F" w:rsidR="00CB319C" w:rsidRPr="000E2497" w:rsidRDefault="00CB319C" w:rsidP="00CB319C">
            <w:pPr>
              <w:rPr>
                <w:rFonts w:ascii="Arial" w:hAnsi="Arial" w:cs="Arial"/>
                <w:sz w:val="18"/>
                <w:szCs w:val="18"/>
                <w:lang w:val="en-GB"/>
              </w:rPr>
            </w:pPr>
            <w:r w:rsidRPr="000E2497">
              <w:rPr>
                <w:rFonts w:ascii="Arial" w:hAnsi="Arial" w:cs="Arial"/>
                <w:sz w:val="18"/>
                <w:szCs w:val="18"/>
                <w:lang w:val="en-GB"/>
              </w:rPr>
              <w:t>Suzy Fields</w:t>
            </w:r>
          </w:p>
        </w:tc>
      </w:tr>
      <w:tr w:rsidR="0075547A" w:rsidRPr="004B48C4" w14:paraId="7C915CBA" w14:textId="77777777" w:rsidTr="0075547A">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53EC5174" w14:textId="77777777" w:rsidR="0075547A" w:rsidRPr="0075547A" w:rsidRDefault="0075547A" w:rsidP="00754D55">
            <w:pPr>
              <w:rPr>
                <w:rFonts w:ascii="Arial" w:hAnsi="Arial" w:cs="Arial"/>
                <w:szCs w:val="18"/>
                <w:lang w:val="en-GB"/>
              </w:rPr>
            </w:pPr>
            <w:r>
              <w:rPr>
                <w:rFonts w:ascii="Arial" w:hAnsi="Arial" w:cs="Arial"/>
                <w:szCs w:val="18"/>
                <w:lang w:val="en-GB"/>
              </w:rPr>
              <w:t>Backup Retrieval Information section: updated with customer portal and post audit ATG information (29879)</w:t>
            </w:r>
          </w:p>
        </w:tc>
        <w:tc>
          <w:tcPr>
            <w:tcW w:w="1260" w:type="dxa"/>
            <w:tcBorders>
              <w:top w:val="single" w:sz="6" w:space="0" w:color="auto"/>
              <w:left w:val="single" w:sz="6" w:space="0" w:color="auto"/>
              <w:bottom w:val="single" w:sz="6" w:space="0" w:color="auto"/>
              <w:right w:val="single" w:sz="6" w:space="0" w:color="auto"/>
            </w:tcBorders>
            <w:vAlign w:val="bottom"/>
          </w:tcPr>
          <w:p w14:paraId="2BFDA922" w14:textId="77777777" w:rsidR="0075547A" w:rsidRPr="006863C1" w:rsidRDefault="0075547A" w:rsidP="00754D55">
            <w:pPr>
              <w:rPr>
                <w:rFonts w:ascii="Arial" w:hAnsi="Arial" w:cs="Arial"/>
                <w:sz w:val="18"/>
                <w:szCs w:val="18"/>
                <w:lang w:val="en-GB"/>
              </w:rPr>
            </w:pPr>
            <w:r>
              <w:rPr>
                <w:rFonts w:ascii="Arial" w:hAnsi="Arial" w:cs="Arial"/>
                <w:sz w:val="18"/>
                <w:szCs w:val="18"/>
                <w:lang w:val="en-GB"/>
              </w:rPr>
              <w:t>3/27/2020</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3D4E3699" w14:textId="77777777" w:rsidR="0075547A" w:rsidRPr="006863C1" w:rsidRDefault="0075547A" w:rsidP="00754D55">
            <w:pPr>
              <w:rPr>
                <w:rFonts w:ascii="Arial" w:hAnsi="Arial" w:cs="Arial"/>
                <w:sz w:val="18"/>
                <w:szCs w:val="18"/>
                <w:lang w:val="en-GB"/>
              </w:rPr>
            </w:pPr>
            <w:r w:rsidRPr="000E2497">
              <w:rPr>
                <w:rFonts w:ascii="Arial" w:hAnsi="Arial" w:cs="Arial"/>
                <w:sz w:val="18"/>
                <w:szCs w:val="18"/>
                <w:lang w:val="en-GB"/>
              </w:rPr>
              <w:t>Suzy Fields</w:t>
            </w:r>
          </w:p>
        </w:tc>
      </w:tr>
      <w:tr w:rsidR="00740C6F" w:rsidRPr="004B48C4" w14:paraId="70AE08A1" w14:textId="77777777" w:rsidTr="00740C6F">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2A3DFAE7" w14:textId="77777777" w:rsidR="00740C6F" w:rsidRPr="00740C6F" w:rsidRDefault="00740C6F" w:rsidP="00754D55">
            <w:pPr>
              <w:rPr>
                <w:rFonts w:ascii="Arial" w:hAnsi="Arial" w:cs="Arial"/>
                <w:szCs w:val="18"/>
                <w:lang w:val="en-GB"/>
              </w:rPr>
            </w:pPr>
            <w:r w:rsidRPr="00740C6F">
              <w:rPr>
                <w:rFonts w:ascii="Arial" w:hAnsi="Arial" w:cs="Arial"/>
                <w:szCs w:val="18"/>
                <w:lang w:val="en-GB"/>
              </w:rPr>
              <w:t>Added Hostess-specific section (29710).</w:t>
            </w:r>
          </w:p>
        </w:tc>
        <w:tc>
          <w:tcPr>
            <w:tcW w:w="1260" w:type="dxa"/>
            <w:tcBorders>
              <w:top w:val="single" w:sz="6" w:space="0" w:color="auto"/>
              <w:left w:val="single" w:sz="6" w:space="0" w:color="auto"/>
              <w:bottom w:val="single" w:sz="6" w:space="0" w:color="auto"/>
              <w:right w:val="single" w:sz="6" w:space="0" w:color="auto"/>
            </w:tcBorders>
            <w:vAlign w:val="bottom"/>
          </w:tcPr>
          <w:p w14:paraId="26CF4976" w14:textId="77777777" w:rsidR="00740C6F" w:rsidRPr="006863C1" w:rsidRDefault="00740C6F" w:rsidP="00754D55">
            <w:pPr>
              <w:rPr>
                <w:rFonts w:ascii="Arial" w:hAnsi="Arial" w:cs="Arial"/>
                <w:sz w:val="18"/>
                <w:szCs w:val="18"/>
                <w:lang w:val="en-GB"/>
              </w:rPr>
            </w:pPr>
            <w:r>
              <w:rPr>
                <w:rFonts w:ascii="Arial" w:hAnsi="Arial" w:cs="Arial"/>
                <w:sz w:val="18"/>
                <w:szCs w:val="18"/>
                <w:lang w:val="en-GB"/>
              </w:rPr>
              <w:t>6/01/2020</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7941E9AA" w14:textId="77777777" w:rsidR="00740C6F" w:rsidRPr="006863C1" w:rsidRDefault="00740C6F" w:rsidP="00754D55">
            <w:pPr>
              <w:rPr>
                <w:rFonts w:ascii="Arial" w:hAnsi="Arial" w:cs="Arial"/>
                <w:sz w:val="18"/>
                <w:szCs w:val="18"/>
                <w:lang w:val="en-GB"/>
              </w:rPr>
            </w:pPr>
            <w:r>
              <w:rPr>
                <w:rFonts w:ascii="Arial" w:hAnsi="Arial" w:cs="Arial"/>
                <w:sz w:val="18"/>
                <w:szCs w:val="18"/>
                <w:lang w:val="en-GB"/>
              </w:rPr>
              <w:t>Kristin Jones</w:t>
            </w:r>
          </w:p>
        </w:tc>
      </w:tr>
      <w:tr w:rsidR="00965437" w:rsidRPr="004B48C4" w14:paraId="14296562" w14:textId="77777777" w:rsidTr="00965437">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1E239C3C" w14:textId="77777777" w:rsidR="00965437" w:rsidRPr="00965437" w:rsidRDefault="00965437" w:rsidP="00754D55">
            <w:pPr>
              <w:rPr>
                <w:rFonts w:ascii="Arial" w:hAnsi="Arial" w:cs="Arial"/>
                <w:szCs w:val="18"/>
                <w:lang w:val="en-GB"/>
              </w:rPr>
            </w:pPr>
            <w:r w:rsidRPr="00965437">
              <w:rPr>
                <w:rFonts w:ascii="Arial" w:hAnsi="Arial" w:cs="Arial"/>
                <w:szCs w:val="18"/>
                <w:lang w:val="en-GB"/>
              </w:rPr>
              <w:t>In Ken’s section, added not requirement when alerting sales for SV stores (30171).</w:t>
            </w:r>
          </w:p>
        </w:tc>
        <w:tc>
          <w:tcPr>
            <w:tcW w:w="1260" w:type="dxa"/>
            <w:tcBorders>
              <w:top w:val="single" w:sz="6" w:space="0" w:color="auto"/>
              <w:left w:val="single" w:sz="6" w:space="0" w:color="auto"/>
              <w:bottom w:val="single" w:sz="6" w:space="0" w:color="auto"/>
              <w:right w:val="single" w:sz="6" w:space="0" w:color="auto"/>
            </w:tcBorders>
            <w:vAlign w:val="bottom"/>
          </w:tcPr>
          <w:p w14:paraId="572D5CE6" w14:textId="77777777" w:rsidR="00965437" w:rsidRPr="006863C1" w:rsidRDefault="00965437" w:rsidP="00754D55">
            <w:pPr>
              <w:rPr>
                <w:rFonts w:ascii="Arial" w:hAnsi="Arial" w:cs="Arial"/>
                <w:sz w:val="18"/>
                <w:szCs w:val="18"/>
                <w:lang w:val="en-GB"/>
              </w:rPr>
            </w:pPr>
            <w:r>
              <w:rPr>
                <w:rFonts w:ascii="Arial" w:hAnsi="Arial" w:cs="Arial"/>
                <w:sz w:val="18"/>
                <w:szCs w:val="18"/>
                <w:lang w:val="en-GB"/>
              </w:rPr>
              <w:t>6/15/2020</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0251B8C1" w14:textId="77777777" w:rsidR="00965437" w:rsidRPr="006863C1" w:rsidRDefault="00965437" w:rsidP="00754D55">
            <w:pPr>
              <w:rPr>
                <w:rFonts w:ascii="Arial" w:hAnsi="Arial" w:cs="Arial"/>
                <w:sz w:val="18"/>
                <w:szCs w:val="18"/>
                <w:lang w:val="en-GB"/>
              </w:rPr>
            </w:pPr>
            <w:r>
              <w:rPr>
                <w:rFonts w:ascii="Arial" w:hAnsi="Arial" w:cs="Arial"/>
                <w:sz w:val="18"/>
                <w:szCs w:val="18"/>
                <w:lang w:val="en-GB"/>
              </w:rPr>
              <w:t>Kristin Jones</w:t>
            </w:r>
          </w:p>
        </w:tc>
      </w:tr>
      <w:tr w:rsidR="0082000F" w:rsidRPr="004B48C4" w14:paraId="4AED452F" w14:textId="77777777" w:rsidTr="0082000F">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41A039C8" w14:textId="77777777" w:rsidR="0082000F" w:rsidRPr="0082000F" w:rsidRDefault="0082000F" w:rsidP="00754D55">
            <w:pPr>
              <w:rPr>
                <w:rFonts w:ascii="Arial" w:hAnsi="Arial" w:cs="Arial"/>
                <w:szCs w:val="18"/>
                <w:lang w:val="en-GB"/>
              </w:rPr>
            </w:pPr>
            <w:r w:rsidRPr="0082000F">
              <w:rPr>
                <w:rFonts w:ascii="Arial" w:hAnsi="Arial" w:cs="Arial"/>
                <w:szCs w:val="18"/>
                <w:lang w:val="en-GB"/>
              </w:rPr>
              <w:t>In Customer Invoice section, added info about contract ID (30387).</w:t>
            </w:r>
          </w:p>
        </w:tc>
        <w:tc>
          <w:tcPr>
            <w:tcW w:w="1260" w:type="dxa"/>
            <w:tcBorders>
              <w:top w:val="single" w:sz="6" w:space="0" w:color="auto"/>
              <w:left w:val="single" w:sz="6" w:space="0" w:color="auto"/>
              <w:bottom w:val="single" w:sz="6" w:space="0" w:color="auto"/>
              <w:right w:val="single" w:sz="6" w:space="0" w:color="auto"/>
            </w:tcBorders>
            <w:vAlign w:val="bottom"/>
          </w:tcPr>
          <w:p w14:paraId="3AD58DF1" w14:textId="77777777" w:rsidR="0082000F" w:rsidRPr="006863C1" w:rsidRDefault="0082000F" w:rsidP="00754D55">
            <w:pPr>
              <w:rPr>
                <w:rFonts w:ascii="Arial" w:hAnsi="Arial" w:cs="Arial"/>
                <w:sz w:val="18"/>
                <w:szCs w:val="18"/>
                <w:lang w:val="en-GB"/>
              </w:rPr>
            </w:pPr>
            <w:r>
              <w:rPr>
                <w:rFonts w:ascii="Arial" w:hAnsi="Arial" w:cs="Arial"/>
                <w:sz w:val="18"/>
                <w:szCs w:val="18"/>
                <w:lang w:val="en-GB"/>
              </w:rPr>
              <w:t>6/29/2020</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2DB319B0" w14:textId="77777777" w:rsidR="0082000F" w:rsidRPr="006863C1" w:rsidRDefault="0082000F" w:rsidP="00754D55">
            <w:pPr>
              <w:rPr>
                <w:rFonts w:ascii="Arial" w:hAnsi="Arial" w:cs="Arial"/>
                <w:sz w:val="18"/>
                <w:szCs w:val="18"/>
                <w:lang w:val="en-GB"/>
              </w:rPr>
            </w:pPr>
            <w:r>
              <w:rPr>
                <w:rFonts w:ascii="Arial" w:hAnsi="Arial" w:cs="Arial"/>
                <w:sz w:val="18"/>
                <w:szCs w:val="18"/>
                <w:lang w:val="en-GB"/>
              </w:rPr>
              <w:t>Kristin Jones</w:t>
            </w:r>
          </w:p>
        </w:tc>
      </w:tr>
      <w:tr w:rsidR="00672F3C" w:rsidRPr="004B48C4" w14:paraId="1E74FEC3" w14:textId="77777777" w:rsidTr="00672F3C">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42DD8096" w14:textId="77777777" w:rsidR="00672F3C" w:rsidRPr="00672F3C" w:rsidRDefault="00672F3C" w:rsidP="00754D55">
            <w:pPr>
              <w:rPr>
                <w:rFonts w:ascii="Arial" w:hAnsi="Arial" w:cs="Arial"/>
                <w:szCs w:val="18"/>
                <w:lang w:val="en-GB"/>
              </w:rPr>
            </w:pPr>
            <w:r w:rsidRPr="00672F3C">
              <w:rPr>
                <w:rFonts w:ascii="Arial" w:hAnsi="Arial" w:cs="Arial"/>
                <w:szCs w:val="18"/>
                <w:lang w:val="en-GB"/>
              </w:rPr>
              <w:t>Removed Nestle USA (30502).</w:t>
            </w:r>
          </w:p>
        </w:tc>
        <w:tc>
          <w:tcPr>
            <w:tcW w:w="1260" w:type="dxa"/>
            <w:tcBorders>
              <w:top w:val="single" w:sz="6" w:space="0" w:color="auto"/>
              <w:left w:val="single" w:sz="6" w:space="0" w:color="auto"/>
              <w:bottom w:val="single" w:sz="6" w:space="0" w:color="auto"/>
              <w:right w:val="single" w:sz="6" w:space="0" w:color="auto"/>
            </w:tcBorders>
            <w:vAlign w:val="bottom"/>
          </w:tcPr>
          <w:p w14:paraId="469ADF32" w14:textId="77777777" w:rsidR="00672F3C" w:rsidRPr="006863C1" w:rsidRDefault="00672F3C" w:rsidP="00754D55">
            <w:pPr>
              <w:rPr>
                <w:rFonts w:ascii="Arial" w:hAnsi="Arial" w:cs="Arial"/>
                <w:sz w:val="18"/>
                <w:szCs w:val="18"/>
                <w:lang w:val="en-GB"/>
              </w:rPr>
            </w:pPr>
            <w:r>
              <w:rPr>
                <w:rFonts w:ascii="Arial" w:hAnsi="Arial" w:cs="Arial"/>
                <w:sz w:val="18"/>
                <w:szCs w:val="18"/>
                <w:lang w:val="en-GB"/>
              </w:rPr>
              <w:t>07-13-20</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3E715FCD" w14:textId="77777777" w:rsidR="00672F3C" w:rsidRPr="006863C1" w:rsidRDefault="00672F3C" w:rsidP="00754D55">
            <w:pPr>
              <w:rPr>
                <w:rFonts w:ascii="Arial" w:hAnsi="Arial" w:cs="Arial"/>
                <w:sz w:val="18"/>
                <w:szCs w:val="18"/>
                <w:lang w:val="en-GB"/>
              </w:rPr>
            </w:pPr>
            <w:r>
              <w:rPr>
                <w:rFonts w:ascii="Arial" w:hAnsi="Arial" w:cs="Arial"/>
                <w:sz w:val="18"/>
                <w:szCs w:val="18"/>
                <w:lang w:val="en-GB"/>
              </w:rPr>
              <w:t>Kristin Jones</w:t>
            </w:r>
          </w:p>
        </w:tc>
      </w:tr>
      <w:tr w:rsidR="00105351" w:rsidRPr="004B48C4" w14:paraId="7155027B" w14:textId="77777777" w:rsidTr="00105351">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0C9B5856" w14:textId="77777777" w:rsidR="00105351" w:rsidRPr="00105351" w:rsidRDefault="00105351" w:rsidP="00782042">
            <w:pPr>
              <w:rPr>
                <w:rFonts w:ascii="Arial" w:hAnsi="Arial" w:cs="Arial"/>
                <w:szCs w:val="18"/>
                <w:lang w:val="en-GB"/>
              </w:rPr>
            </w:pPr>
            <w:r w:rsidRPr="00105351">
              <w:rPr>
                <w:rFonts w:ascii="Arial" w:hAnsi="Arial" w:cs="Arial"/>
                <w:szCs w:val="18"/>
                <w:lang w:val="en-GB"/>
              </w:rPr>
              <w:t>In Ken’s section, removed ‘when alerting sales’ from note requirement for SV purchases.  In BPS/CCA section, added Ken’s info (30527).  Scrubbed entire SOP (30570).</w:t>
            </w:r>
          </w:p>
        </w:tc>
        <w:tc>
          <w:tcPr>
            <w:tcW w:w="1260" w:type="dxa"/>
            <w:tcBorders>
              <w:top w:val="single" w:sz="6" w:space="0" w:color="auto"/>
              <w:left w:val="single" w:sz="6" w:space="0" w:color="auto"/>
              <w:bottom w:val="single" w:sz="6" w:space="0" w:color="auto"/>
              <w:right w:val="single" w:sz="6" w:space="0" w:color="auto"/>
            </w:tcBorders>
            <w:vAlign w:val="bottom"/>
          </w:tcPr>
          <w:p w14:paraId="3E988B32" w14:textId="77777777" w:rsidR="00105351" w:rsidRPr="006863C1" w:rsidRDefault="00105351" w:rsidP="00782042">
            <w:pPr>
              <w:rPr>
                <w:rFonts w:ascii="Arial" w:hAnsi="Arial" w:cs="Arial"/>
                <w:sz w:val="18"/>
                <w:szCs w:val="18"/>
                <w:lang w:val="en-GB"/>
              </w:rPr>
            </w:pPr>
            <w:r>
              <w:rPr>
                <w:rFonts w:ascii="Arial" w:hAnsi="Arial" w:cs="Arial"/>
                <w:sz w:val="18"/>
                <w:szCs w:val="18"/>
                <w:lang w:val="en-GB"/>
              </w:rPr>
              <w:t>07-27-20</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7D20E097" w14:textId="77777777" w:rsidR="00105351" w:rsidRPr="006863C1" w:rsidRDefault="00105351" w:rsidP="00782042">
            <w:pPr>
              <w:rPr>
                <w:rFonts w:ascii="Arial" w:hAnsi="Arial" w:cs="Arial"/>
                <w:sz w:val="18"/>
                <w:szCs w:val="18"/>
                <w:lang w:val="en-GB"/>
              </w:rPr>
            </w:pPr>
            <w:r>
              <w:rPr>
                <w:rFonts w:ascii="Arial" w:hAnsi="Arial" w:cs="Arial"/>
                <w:sz w:val="18"/>
                <w:szCs w:val="18"/>
                <w:lang w:val="en-GB"/>
              </w:rPr>
              <w:t>Kristin Jones</w:t>
            </w:r>
          </w:p>
        </w:tc>
      </w:tr>
      <w:tr w:rsidR="00782042" w:rsidRPr="004B48C4" w14:paraId="36EC63F8" w14:textId="77777777" w:rsidTr="00782042">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6E2BFA2D" w14:textId="77777777" w:rsidR="00782042" w:rsidRPr="00782042" w:rsidRDefault="00782042" w:rsidP="00782042">
            <w:pPr>
              <w:rPr>
                <w:rFonts w:ascii="Arial" w:hAnsi="Arial" w:cs="Arial"/>
                <w:szCs w:val="18"/>
                <w:lang w:val="en-GB"/>
              </w:rPr>
            </w:pPr>
            <w:r w:rsidRPr="00782042">
              <w:rPr>
                <w:rFonts w:ascii="Arial" w:hAnsi="Arial" w:cs="Arial"/>
                <w:szCs w:val="18"/>
                <w:lang w:val="en-GB"/>
              </w:rPr>
              <w:lastRenderedPageBreak/>
              <w:t>In BPS section, updated Ken’s specific info (30623).  Adjust rate callout box fo OI example (30653).</w:t>
            </w:r>
          </w:p>
        </w:tc>
        <w:tc>
          <w:tcPr>
            <w:tcW w:w="1260" w:type="dxa"/>
            <w:tcBorders>
              <w:top w:val="single" w:sz="6" w:space="0" w:color="auto"/>
              <w:left w:val="single" w:sz="6" w:space="0" w:color="auto"/>
              <w:bottom w:val="single" w:sz="6" w:space="0" w:color="auto"/>
              <w:right w:val="single" w:sz="6" w:space="0" w:color="auto"/>
            </w:tcBorders>
            <w:vAlign w:val="bottom"/>
          </w:tcPr>
          <w:p w14:paraId="282972BB" w14:textId="77777777" w:rsidR="00782042" w:rsidRPr="006863C1" w:rsidRDefault="00782042" w:rsidP="00782042">
            <w:pPr>
              <w:rPr>
                <w:rFonts w:ascii="Arial" w:hAnsi="Arial" w:cs="Arial"/>
                <w:sz w:val="18"/>
                <w:szCs w:val="18"/>
                <w:lang w:val="en-GB"/>
              </w:rPr>
            </w:pPr>
            <w:r>
              <w:rPr>
                <w:rFonts w:ascii="Arial" w:hAnsi="Arial" w:cs="Arial"/>
                <w:sz w:val="18"/>
                <w:szCs w:val="18"/>
                <w:lang w:val="en-GB"/>
              </w:rPr>
              <w:t>08-10-20</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59233671" w14:textId="77777777" w:rsidR="00782042" w:rsidRPr="006863C1" w:rsidRDefault="00782042" w:rsidP="00782042">
            <w:pPr>
              <w:rPr>
                <w:rFonts w:ascii="Arial" w:hAnsi="Arial" w:cs="Arial"/>
                <w:sz w:val="18"/>
                <w:szCs w:val="18"/>
                <w:lang w:val="en-GB"/>
              </w:rPr>
            </w:pPr>
            <w:r>
              <w:rPr>
                <w:rFonts w:ascii="Arial" w:hAnsi="Arial" w:cs="Arial"/>
                <w:sz w:val="18"/>
                <w:szCs w:val="18"/>
                <w:lang w:val="en-GB"/>
              </w:rPr>
              <w:t>Kristin Jones</w:t>
            </w:r>
          </w:p>
        </w:tc>
      </w:tr>
      <w:tr w:rsidR="00F76CB7" w:rsidRPr="004B48C4" w14:paraId="1D09E19B" w14:textId="77777777" w:rsidTr="00F76CB7">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0E2B0683" w14:textId="77777777" w:rsidR="00F76CB7" w:rsidRPr="00F76CB7" w:rsidRDefault="00F76CB7" w:rsidP="00FF301B">
            <w:pPr>
              <w:rPr>
                <w:rFonts w:ascii="Arial" w:hAnsi="Arial" w:cs="Arial"/>
                <w:szCs w:val="18"/>
                <w:lang w:val="en-GB"/>
              </w:rPr>
            </w:pPr>
            <w:r w:rsidRPr="00F76CB7">
              <w:rPr>
                <w:rFonts w:ascii="Arial" w:hAnsi="Arial" w:cs="Arial"/>
                <w:szCs w:val="18"/>
                <w:lang w:val="en-GB"/>
              </w:rPr>
              <w:t>Added Service Fee/Penalty example (30908).</w:t>
            </w:r>
          </w:p>
        </w:tc>
        <w:tc>
          <w:tcPr>
            <w:tcW w:w="1260" w:type="dxa"/>
            <w:tcBorders>
              <w:top w:val="single" w:sz="6" w:space="0" w:color="auto"/>
              <w:left w:val="single" w:sz="6" w:space="0" w:color="auto"/>
              <w:bottom w:val="single" w:sz="6" w:space="0" w:color="auto"/>
              <w:right w:val="single" w:sz="6" w:space="0" w:color="auto"/>
            </w:tcBorders>
            <w:vAlign w:val="bottom"/>
          </w:tcPr>
          <w:p w14:paraId="23A58E75" w14:textId="77777777" w:rsidR="00F76CB7" w:rsidRPr="006863C1" w:rsidRDefault="00F76CB7" w:rsidP="00FF301B">
            <w:pPr>
              <w:rPr>
                <w:rFonts w:ascii="Arial" w:hAnsi="Arial" w:cs="Arial"/>
                <w:sz w:val="18"/>
                <w:szCs w:val="18"/>
                <w:lang w:val="en-GB"/>
              </w:rPr>
            </w:pPr>
            <w:r>
              <w:rPr>
                <w:rFonts w:ascii="Arial" w:hAnsi="Arial" w:cs="Arial"/>
                <w:sz w:val="18"/>
                <w:szCs w:val="18"/>
                <w:lang w:val="en-GB"/>
              </w:rPr>
              <w:t>10-05-20</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2156E131" w14:textId="77777777" w:rsidR="00F76CB7" w:rsidRPr="006863C1" w:rsidRDefault="00F76CB7" w:rsidP="00FF301B">
            <w:pPr>
              <w:rPr>
                <w:rFonts w:ascii="Arial" w:hAnsi="Arial" w:cs="Arial"/>
                <w:sz w:val="18"/>
                <w:szCs w:val="18"/>
                <w:lang w:val="en-GB"/>
              </w:rPr>
            </w:pPr>
            <w:r>
              <w:rPr>
                <w:rFonts w:ascii="Arial" w:hAnsi="Arial" w:cs="Arial"/>
                <w:sz w:val="18"/>
                <w:szCs w:val="18"/>
                <w:lang w:val="en-GB"/>
              </w:rPr>
              <w:t>Kristin Jones</w:t>
            </w:r>
          </w:p>
        </w:tc>
      </w:tr>
      <w:tr w:rsidR="00FF301B" w:rsidRPr="004B48C4" w14:paraId="22819D12" w14:textId="77777777" w:rsidTr="00FF301B">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133F2556" w14:textId="77777777" w:rsidR="00FF301B" w:rsidRPr="00FF301B" w:rsidRDefault="00FF301B" w:rsidP="00FF301B">
            <w:pPr>
              <w:rPr>
                <w:rFonts w:ascii="Arial" w:hAnsi="Arial" w:cs="Arial"/>
                <w:szCs w:val="18"/>
                <w:lang w:val="en-GB"/>
              </w:rPr>
            </w:pPr>
            <w:r w:rsidRPr="00FF301B">
              <w:rPr>
                <w:rFonts w:ascii="Arial" w:hAnsi="Arial" w:cs="Arial"/>
                <w:szCs w:val="18"/>
                <w:lang w:val="en-GB"/>
              </w:rPr>
              <w:t>In Coke section, removed Retail Merch info (30970).</w:t>
            </w:r>
          </w:p>
        </w:tc>
        <w:tc>
          <w:tcPr>
            <w:tcW w:w="1260" w:type="dxa"/>
            <w:tcBorders>
              <w:top w:val="single" w:sz="6" w:space="0" w:color="auto"/>
              <w:left w:val="single" w:sz="6" w:space="0" w:color="auto"/>
              <w:bottom w:val="single" w:sz="6" w:space="0" w:color="auto"/>
              <w:right w:val="single" w:sz="6" w:space="0" w:color="auto"/>
            </w:tcBorders>
            <w:vAlign w:val="bottom"/>
          </w:tcPr>
          <w:p w14:paraId="78881E91" w14:textId="77777777" w:rsidR="00FF301B" w:rsidRPr="006863C1" w:rsidRDefault="00FF301B" w:rsidP="00FF301B">
            <w:pPr>
              <w:rPr>
                <w:rFonts w:ascii="Arial" w:hAnsi="Arial" w:cs="Arial"/>
                <w:sz w:val="18"/>
                <w:szCs w:val="18"/>
                <w:lang w:val="en-GB"/>
              </w:rPr>
            </w:pPr>
            <w:r>
              <w:rPr>
                <w:rFonts w:ascii="Arial" w:hAnsi="Arial" w:cs="Arial"/>
                <w:sz w:val="18"/>
                <w:szCs w:val="18"/>
                <w:lang w:val="en-GB"/>
              </w:rPr>
              <w:t>10-19-20</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1909A813" w14:textId="77777777" w:rsidR="00FF301B" w:rsidRPr="006863C1" w:rsidRDefault="00FF301B" w:rsidP="00FF301B">
            <w:pPr>
              <w:rPr>
                <w:rFonts w:ascii="Arial" w:hAnsi="Arial" w:cs="Arial"/>
                <w:sz w:val="18"/>
                <w:szCs w:val="18"/>
                <w:lang w:val="en-GB"/>
              </w:rPr>
            </w:pPr>
            <w:r>
              <w:rPr>
                <w:rFonts w:ascii="Arial" w:hAnsi="Arial" w:cs="Arial"/>
                <w:sz w:val="18"/>
                <w:szCs w:val="18"/>
                <w:lang w:val="en-GB"/>
              </w:rPr>
              <w:t>Kristin Jones</w:t>
            </w:r>
          </w:p>
        </w:tc>
      </w:tr>
      <w:tr w:rsidR="00D04388" w:rsidRPr="00D04388" w14:paraId="20F70C86" w14:textId="77777777" w:rsidTr="00FF301B">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503C40D8" w14:textId="09FD49D2" w:rsidR="00D04388" w:rsidRPr="00D04388" w:rsidRDefault="00D04388" w:rsidP="00D04388">
            <w:pPr>
              <w:rPr>
                <w:rFonts w:ascii="Arial" w:hAnsi="Arial" w:cs="Arial"/>
                <w:lang w:val="en-GB"/>
              </w:rPr>
            </w:pPr>
            <w:r w:rsidRPr="00D04388">
              <w:rPr>
                <w:rFonts w:ascii="Arial" w:hAnsi="Arial" w:cs="Arial"/>
                <w:lang w:val="en-GB"/>
              </w:rPr>
              <w:t>In Scan section, added Points Activity/Diigtal Coupon example (30793).</w:t>
            </w:r>
          </w:p>
        </w:tc>
        <w:tc>
          <w:tcPr>
            <w:tcW w:w="1260" w:type="dxa"/>
            <w:tcBorders>
              <w:top w:val="single" w:sz="6" w:space="0" w:color="auto"/>
              <w:left w:val="single" w:sz="6" w:space="0" w:color="auto"/>
              <w:bottom w:val="single" w:sz="6" w:space="0" w:color="auto"/>
              <w:right w:val="single" w:sz="6" w:space="0" w:color="auto"/>
            </w:tcBorders>
            <w:vAlign w:val="bottom"/>
          </w:tcPr>
          <w:p w14:paraId="32908DD0" w14:textId="5505B629" w:rsidR="00D04388" w:rsidRPr="00D04388" w:rsidRDefault="00D04388" w:rsidP="00D04388">
            <w:pPr>
              <w:rPr>
                <w:rFonts w:ascii="Arial" w:hAnsi="Arial" w:cs="Arial"/>
                <w:lang w:val="en-GB"/>
              </w:rPr>
            </w:pPr>
            <w:r w:rsidRPr="00D04388">
              <w:rPr>
                <w:rFonts w:ascii="Arial" w:hAnsi="Arial" w:cs="Arial"/>
                <w:lang w:val="en-GB"/>
              </w:rPr>
              <w:t>11-02-20</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6E9D3B41" w14:textId="572A1790" w:rsidR="00D04388" w:rsidRPr="00D04388" w:rsidRDefault="00D04388" w:rsidP="00D04388">
            <w:pPr>
              <w:rPr>
                <w:rFonts w:ascii="Arial" w:hAnsi="Arial" w:cs="Arial"/>
                <w:lang w:val="en-GB"/>
              </w:rPr>
            </w:pPr>
            <w:r w:rsidRPr="00D04388">
              <w:rPr>
                <w:rFonts w:ascii="Arial" w:hAnsi="Arial" w:cs="Arial"/>
                <w:lang w:val="en-GB"/>
              </w:rPr>
              <w:t>Kristin Jones</w:t>
            </w:r>
          </w:p>
        </w:tc>
      </w:tr>
      <w:tr w:rsidR="000E4791" w:rsidRPr="00D04388" w14:paraId="392044B2" w14:textId="77777777" w:rsidTr="00FF301B">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44E24591" w14:textId="36254989" w:rsidR="000E4791" w:rsidRPr="00D04388" w:rsidRDefault="000E4791" w:rsidP="000E4791">
            <w:pPr>
              <w:rPr>
                <w:rFonts w:ascii="Arial" w:hAnsi="Arial" w:cs="Arial"/>
                <w:lang w:val="en-GB"/>
              </w:rPr>
            </w:pPr>
            <w:r w:rsidRPr="00D04388">
              <w:rPr>
                <w:rFonts w:ascii="Arial" w:hAnsi="Arial" w:cs="Arial"/>
                <w:lang w:val="en-GB"/>
              </w:rPr>
              <w:t>In CCA Client specific section updated Kens clearing instructions</w:t>
            </w:r>
            <w:r>
              <w:rPr>
                <w:rFonts w:ascii="Arial" w:hAnsi="Arial" w:cs="Arial"/>
                <w:lang w:val="en-GB"/>
              </w:rPr>
              <w:t>. Regional Mgr will provide events on stores buying through UNFI (31446)</w:t>
            </w:r>
          </w:p>
        </w:tc>
        <w:tc>
          <w:tcPr>
            <w:tcW w:w="1260" w:type="dxa"/>
            <w:tcBorders>
              <w:top w:val="single" w:sz="6" w:space="0" w:color="auto"/>
              <w:left w:val="single" w:sz="6" w:space="0" w:color="auto"/>
              <w:bottom w:val="single" w:sz="6" w:space="0" w:color="auto"/>
              <w:right w:val="single" w:sz="6" w:space="0" w:color="auto"/>
            </w:tcBorders>
            <w:vAlign w:val="bottom"/>
          </w:tcPr>
          <w:p w14:paraId="379395A1" w14:textId="4F82EF4D" w:rsidR="000E4791" w:rsidRPr="00D04388" w:rsidRDefault="000E4791" w:rsidP="000E4791">
            <w:pPr>
              <w:rPr>
                <w:rFonts w:ascii="Arial" w:hAnsi="Arial" w:cs="Arial"/>
                <w:lang w:val="en-GB"/>
              </w:rPr>
            </w:pPr>
            <w:r>
              <w:rPr>
                <w:rFonts w:ascii="Arial" w:hAnsi="Arial" w:cs="Arial"/>
                <w:lang w:val="en-GB"/>
              </w:rPr>
              <w:t>01</w:t>
            </w:r>
            <w:r w:rsidRPr="00D04388">
              <w:rPr>
                <w:rFonts w:ascii="Arial" w:hAnsi="Arial" w:cs="Arial"/>
                <w:lang w:val="en-GB"/>
              </w:rPr>
              <w:t>/15/21</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33E0260B" w14:textId="6D233157" w:rsidR="000E4791" w:rsidRPr="00D04388" w:rsidRDefault="000E4791" w:rsidP="000E4791">
            <w:pPr>
              <w:rPr>
                <w:rFonts w:ascii="Arial" w:hAnsi="Arial" w:cs="Arial"/>
                <w:lang w:val="en-GB"/>
              </w:rPr>
            </w:pPr>
            <w:r w:rsidRPr="00D04388">
              <w:rPr>
                <w:rFonts w:ascii="Arial" w:hAnsi="Arial" w:cs="Arial"/>
                <w:lang w:val="en-GB"/>
              </w:rPr>
              <w:t>Liz Vogel</w:t>
            </w:r>
          </w:p>
        </w:tc>
      </w:tr>
      <w:tr w:rsidR="007F2DAA" w:rsidRPr="00D04388" w14:paraId="27FCD16F" w14:textId="77777777" w:rsidTr="00FF301B">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2C36E088" w14:textId="18589958" w:rsidR="007F2DAA" w:rsidRPr="00D04388" w:rsidRDefault="007F2DAA" w:rsidP="007F2DAA">
            <w:pPr>
              <w:rPr>
                <w:rFonts w:ascii="Arial" w:hAnsi="Arial" w:cs="Arial"/>
                <w:lang w:val="en-GB"/>
              </w:rPr>
            </w:pPr>
            <w:r>
              <w:rPr>
                <w:rFonts w:ascii="Arial" w:hAnsi="Arial" w:cs="Arial"/>
                <w:lang w:val="en-GB"/>
              </w:rPr>
              <w:t>Updated General Section verbiage about Schnucks stores buying through UNFI to remove confusion about contracts and Updated Client Specific Validation section for Kens that “claim will be stepped Awaiting Processing CCA without event” (31508)</w:t>
            </w:r>
          </w:p>
        </w:tc>
        <w:tc>
          <w:tcPr>
            <w:tcW w:w="1260" w:type="dxa"/>
            <w:tcBorders>
              <w:top w:val="single" w:sz="6" w:space="0" w:color="auto"/>
              <w:left w:val="single" w:sz="6" w:space="0" w:color="auto"/>
              <w:bottom w:val="single" w:sz="6" w:space="0" w:color="auto"/>
              <w:right w:val="single" w:sz="6" w:space="0" w:color="auto"/>
            </w:tcBorders>
            <w:vAlign w:val="bottom"/>
          </w:tcPr>
          <w:p w14:paraId="50509A7F" w14:textId="19FF9512" w:rsidR="007F2DAA" w:rsidRDefault="007F2DAA" w:rsidP="007F2DAA">
            <w:pPr>
              <w:rPr>
                <w:rFonts w:ascii="Arial" w:hAnsi="Arial" w:cs="Arial"/>
                <w:lang w:val="en-GB"/>
              </w:rPr>
            </w:pPr>
            <w:r>
              <w:rPr>
                <w:rFonts w:ascii="Arial" w:hAnsi="Arial" w:cs="Arial"/>
                <w:lang w:val="en-GB"/>
              </w:rPr>
              <w:t>01</w:t>
            </w:r>
            <w:r w:rsidRPr="00D04388">
              <w:rPr>
                <w:rFonts w:ascii="Arial" w:hAnsi="Arial" w:cs="Arial"/>
                <w:lang w:val="en-GB"/>
              </w:rPr>
              <w:t>/</w:t>
            </w:r>
            <w:r>
              <w:rPr>
                <w:rFonts w:ascii="Arial" w:hAnsi="Arial" w:cs="Arial"/>
                <w:lang w:val="en-GB"/>
              </w:rPr>
              <w:t>29</w:t>
            </w:r>
            <w:r w:rsidRPr="00D04388">
              <w:rPr>
                <w:rFonts w:ascii="Arial" w:hAnsi="Arial" w:cs="Arial"/>
                <w:lang w:val="en-GB"/>
              </w:rPr>
              <w:t>/21</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3F43D2DA" w14:textId="7D068DAE" w:rsidR="007F2DAA" w:rsidRPr="00D04388" w:rsidRDefault="007F2DAA" w:rsidP="007F2DAA">
            <w:pPr>
              <w:rPr>
                <w:rFonts w:ascii="Arial" w:hAnsi="Arial" w:cs="Arial"/>
                <w:lang w:val="en-GB"/>
              </w:rPr>
            </w:pPr>
            <w:r w:rsidRPr="00D04388">
              <w:rPr>
                <w:rFonts w:ascii="Arial" w:hAnsi="Arial" w:cs="Arial"/>
                <w:lang w:val="en-GB"/>
              </w:rPr>
              <w:t>Liz Vogel</w:t>
            </w:r>
          </w:p>
        </w:tc>
      </w:tr>
      <w:tr w:rsidR="00F046FE" w:rsidRPr="00D04388" w14:paraId="18C60D2C" w14:textId="77777777" w:rsidTr="00FF301B">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7DB1F81A" w14:textId="26B8FAE7" w:rsidR="00F046FE" w:rsidRDefault="00F046FE" w:rsidP="00F046FE">
            <w:pPr>
              <w:rPr>
                <w:rFonts w:ascii="Arial" w:hAnsi="Arial" w:cs="Arial"/>
                <w:lang w:val="en-GB"/>
              </w:rPr>
            </w:pPr>
            <w:r>
              <w:rPr>
                <w:rFonts w:ascii="Arial" w:hAnsi="Arial" w:cs="Arial"/>
                <w:lang w:val="en-GB"/>
              </w:rPr>
              <w:t>Updated Client Specific section for Campbells with Pallet Fee claim information (31606).</w:t>
            </w:r>
          </w:p>
        </w:tc>
        <w:tc>
          <w:tcPr>
            <w:tcW w:w="1260" w:type="dxa"/>
            <w:tcBorders>
              <w:top w:val="single" w:sz="6" w:space="0" w:color="auto"/>
              <w:left w:val="single" w:sz="6" w:space="0" w:color="auto"/>
              <w:bottom w:val="single" w:sz="6" w:space="0" w:color="auto"/>
              <w:right w:val="single" w:sz="6" w:space="0" w:color="auto"/>
            </w:tcBorders>
            <w:vAlign w:val="bottom"/>
          </w:tcPr>
          <w:p w14:paraId="2F87F34F" w14:textId="217E34EE" w:rsidR="00F046FE" w:rsidRDefault="00F046FE" w:rsidP="00F046FE">
            <w:pPr>
              <w:rPr>
                <w:rFonts w:ascii="Arial" w:hAnsi="Arial" w:cs="Arial"/>
                <w:lang w:val="en-GB"/>
              </w:rPr>
            </w:pPr>
            <w:r>
              <w:rPr>
                <w:rFonts w:ascii="Arial" w:hAnsi="Arial" w:cs="Arial"/>
                <w:lang w:val="en-GB"/>
              </w:rPr>
              <w:t>3/8</w:t>
            </w:r>
            <w:r w:rsidRPr="00D04388">
              <w:rPr>
                <w:rFonts w:ascii="Arial" w:hAnsi="Arial" w:cs="Arial"/>
                <w:lang w:val="en-GB"/>
              </w:rPr>
              <w:t>/21</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0D8DECE7" w14:textId="01C14D1B" w:rsidR="00F046FE" w:rsidRPr="00D04388" w:rsidRDefault="00F046FE" w:rsidP="00F046FE">
            <w:pPr>
              <w:rPr>
                <w:rFonts w:ascii="Arial" w:hAnsi="Arial" w:cs="Arial"/>
                <w:lang w:val="en-GB"/>
              </w:rPr>
            </w:pPr>
            <w:r w:rsidRPr="00D04388">
              <w:rPr>
                <w:rFonts w:ascii="Arial" w:hAnsi="Arial" w:cs="Arial"/>
                <w:lang w:val="en-GB"/>
              </w:rPr>
              <w:t>Liz Vogel</w:t>
            </w:r>
          </w:p>
        </w:tc>
      </w:tr>
      <w:tr w:rsidR="00862815" w:rsidRPr="00D04388" w14:paraId="3EA9DC46" w14:textId="77777777" w:rsidTr="00FF301B">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503847CB" w14:textId="18B5D8B6" w:rsidR="00862815" w:rsidRDefault="00862815" w:rsidP="00862815">
            <w:pPr>
              <w:rPr>
                <w:rFonts w:ascii="Arial" w:hAnsi="Arial" w:cs="Arial"/>
                <w:lang w:val="en-GB"/>
              </w:rPr>
            </w:pPr>
            <w:r>
              <w:rPr>
                <w:rFonts w:ascii="Arial" w:hAnsi="Arial" w:cs="Arial"/>
                <w:lang w:val="en-GB"/>
              </w:rPr>
              <w:t xml:space="preserve">Added Georgia Pacific to Client Specific section (32159). </w:t>
            </w:r>
          </w:p>
        </w:tc>
        <w:tc>
          <w:tcPr>
            <w:tcW w:w="1260" w:type="dxa"/>
            <w:tcBorders>
              <w:top w:val="single" w:sz="6" w:space="0" w:color="auto"/>
              <w:left w:val="single" w:sz="6" w:space="0" w:color="auto"/>
              <w:bottom w:val="single" w:sz="6" w:space="0" w:color="auto"/>
              <w:right w:val="single" w:sz="6" w:space="0" w:color="auto"/>
            </w:tcBorders>
            <w:vAlign w:val="bottom"/>
          </w:tcPr>
          <w:p w14:paraId="1A271396" w14:textId="13478A8C" w:rsidR="00862815" w:rsidRDefault="00862815" w:rsidP="00862815">
            <w:pPr>
              <w:rPr>
                <w:rFonts w:ascii="Arial" w:hAnsi="Arial" w:cs="Arial"/>
                <w:lang w:val="en-GB"/>
              </w:rPr>
            </w:pPr>
            <w:r>
              <w:rPr>
                <w:rFonts w:ascii="Arial" w:hAnsi="Arial" w:cs="Arial"/>
                <w:lang w:val="en-GB"/>
              </w:rPr>
              <w:t>7/26</w:t>
            </w:r>
            <w:r w:rsidRPr="00D04388">
              <w:rPr>
                <w:rFonts w:ascii="Arial" w:hAnsi="Arial" w:cs="Arial"/>
                <w:lang w:val="en-GB"/>
              </w:rPr>
              <w:t>/21</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682716FD" w14:textId="3A9ADAD3" w:rsidR="00862815" w:rsidRPr="00D04388" w:rsidRDefault="00862815" w:rsidP="00862815">
            <w:pPr>
              <w:rPr>
                <w:rFonts w:ascii="Arial" w:hAnsi="Arial" w:cs="Arial"/>
                <w:lang w:val="en-GB"/>
              </w:rPr>
            </w:pPr>
            <w:r w:rsidRPr="00D04388">
              <w:rPr>
                <w:rFonts w:ascii="Arial" w:hAnsi="Arial" w:cs="Arial"/>
                <w:lang w:val="en-GB"/>
              </w:rPr>
              <w:t>Liz Vogel</w:t>
            </w:r>
          </w:p>
        </w:tc>
      </w:tr>
      <w:tr w:rsidR="002775B8" w:rsidRPr="00D04388" w14:paraId="41F3D032" w14:textId="77777777" w:rsidTr="00FF301B">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646251A9" w14:textId="748E2A04" w:rsidR="002775B8" w:rsidRDefault="002775B8" w:rsidP="002775B8">
            <w:pPr>
              <w:rPr>
                <w:rFonts w:ascii="Arial" w:hAnsi="Arial" w:cs="Arial"/>
                <w:lang w:val="en-GB"/>
              </w:rPr>
            </w:pPr>
            <w:r>
              <w:rPr>
                <w:rFonts w:ascii="Arial" w:hAnsi="Arial" w:cs="Arial"/>
                <w:lang w:val="en-GB"/>
              </w:rPr>
              <w:t xml:space="preserve">Client specific section for Kens added that notes should include pack size, allowance rate and timeframe (32975).  </w:t>
            </w:r>
          </w:p>
        </w:tc>
        <w:tc>
          <w:tcPr>
            <w:tcW w:w="1260" w:type="dxa"/>
            <w:tcBorders>
              <w:top w:val="single" w:sz="6" w:space="0" w:color="auto"/>
              <w:left w:val="single" w:sz="6" w:space="0" w:color="auto"/>
              <w:bottom w:val="single" w:sz="6" w:space="0" w:color="auto"/>
              <w:right w:val="single" w:sz="6" w:space="0" w:color="auto"/>
            </w:tcBorders>
            <w:vAlign w:val="bottom"/>
          </w:tcPr>
          <w:p w14:paraId="2AE3A7CC" w14:textId="0CEECD46" w:rsidR="002775B8" w:rsidRDefault="002775B8" w:rsidP="002775B8">
            <w:pPr>
              <w:rPr>
                <w:rFonts w:ascii="Arial" w:hAnsi="Arial" w:cs="Arial"/>
                <w:lang w:val="en-GB"/>
              </w:rPr>
            </w:pPr>
            <w:r>
              <w:rPr>
                <w:rFonts w:ascii="Arial" w:hAnsi="Arial" w:cs="Arial"/>
                <w:lang w:val="en-GB"/>
              </w:rPr>
              <w:t>12/13</w:t>
            </w:r>
            <w:r w:rsidRPr="00D04388">
              <w:rPr>
                <w:rFonts w:ascii="Arial" w:hAnsi="Arial" w:cs="Arial"/>
                <w:lang w:val="en-GB"/>
              </w:rPr>
              <w:t>/21</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7AA90A0F" w14:textId="4045A69C" w:rsidR="002775B8" w:rsidRPr="00D04388" w:rsidRDefault="002775B8" w:rsidP="002775B8">
            <w:pPr>
              <w:rPr>
                <w:rFonts w:ascii="Arial" w:hAnsi="Arial" w:cs="Arial"/>
                <w:lang w:val="en-GB"/>
              </w:rPr>
            </w:pPr>
            <w:r w:rsidRPr="00D04388">
              <w:rPr>
                <w:rFonts w:ascii="Arial" w:hAnsi="Arial" w:cs="Arial"/>
                <w:lang w:val="en-GB"/>
              </w:rPr>
              <w:t>Liz Vogel</w:t>
            </w:r>
          </w:p>
        </w:tc>
      </w:tr>
      <w:tr w:rsidR="00FB1148" w:rsidRPr="00D04388" w14:paraId="5BFF2EBC" w14:textId="77777777" w:rsidTr="00FF301B">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3F575363" w14:textId="6F251FEA" w:rsidR="00FB1148" w:rsidRDefault="00FB1148" w:rsidP="00FB1148">
            <w:pPr>
              <w:rPr>
                <w:rFonts w:ascii="Arial" w:hAnsi="Arial" w:cs="Arial"/>
                <w:lang w:val="en-GB"/>
              </w:rPr>
            </w:pPr>
            <w:r>
              <w:rPr>
                <w:rFonts w:ascii="Arial" w:hAnsi="Arial" w:cs="Arial"/>
                <w:lang w:val="en-GB"/>
              </w:rPr>
              <w:t xml:space="preserve">Customer General Information section added updated cost change policies as of 7/1/22 (33797). </w:t>
            </w:r>
          </w:p>
        </w:tc>
        <w:tc>
          <w:tcPr>
            <w:tcW w:w="1260" w:type="dxa"/>
            <w:tcBorders>
              <w:top w:val="single" w:sz="6" w:space="0" w:color="auto"/>
              <w:left w:val="single" w:sz="6" w:space="0" w:color="auto"/>
              <w:bottom w:val="single" w:sz="6" w:space="0" w:color="auto"/>
              <w:right w:val="single" w:sz="6" w:space="0" w:color="auto"/>
            </w:tcBorders>
            <w:vAlign w:val="bottom"/>
          </w:tcPr>
          <w:p w14:paraId="1426C905" w14:textId="7E464D77" w:rsidR="00FB1148" w:rsidRDefault="00FB1148" w:rsidP="00FB1148">
            <w:pPr>
              <w:rPr>
                <w:rFonts w:ascii="Arial" w:hAnsi="Arial" w:cs="Arial"/>
                <w:lang w:val="en-GB"/>
              </w:rPr>
            </w:pPr>
            <w:r>
              <w:rPr>
                <w:rFonts w:ascii="Arial" w:hAnsi="Arial" w:cs="Arial"/>
                <w:lang w:val="en-GB"/>
              </w:rPr>
              <w:t>7/25/22</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2EFA864E" w14:textId="6A16B900" w:rsidR="00FB1148" w:rsidRPr="00D04388" w:rsidRDefault="00FB1148" w:rsidP="00FB1148">
            <w:pPr>
              <w:rPr>
                <w:rFonts w:ascii="Arial" w:hAnsi="Arial" w:cs="Arial"/>
                <w:lang w:val="en-GB"/>
              </w:rPr>
            </w:pPr>
            <w:r w:rsidRPr="00D04388">
              <w:rPr>
                <w:rFonts w:ascii="Arial" w:hAnsi="Arial" w:cs="Arial"/>
                <w:lang w:val="en-GB"/>
              </w:rPr>
              <w:t>Liz Vogel</w:t>
            </w:r>
          </w:p>
        </w:tc>
      </w:tr>
      <w:tr w:rsidR="006E0016" w:rsidRPr="00D04388" w14:paraId="29D7E1F4" w14:textId="77777777" w:rsidTr="00FF301B">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13C8D46F" w14:textId="391D0D9D" w:rsidR="006E0016" w:rsidRDefault="006E0016" w:rsidP="006E0016">
            <w:pPr>
              <w:rPr>
                <w:rFonts w:ascii="Arial" w:hAnsi="Arial" w:cs="Arial"/>
                <w:lang w:val="en-GB"/>
              </w:rPr>
            </w:pPr>
            <w:r>
              <w:rPr>
                <w:rFonts w:ascii="Arial" w:hAnsi="Arial" w:cs="Arial"/>
                <w:lang w:val="en-GB"/>
              </w:rPr>
              <w:t xml:space="preserve">Revision and rewording of SOP per updates from Sales team. Removed several outdated forms (33964). </w:t>
            </w:r>
          </w:p>
        </w:tc>
        <w:tc>
          <w:tcPr>
            <w:tcW w:w="1260" w:type="dxa"/>
            <w:tcBorders>
              <w:top w:val="single" w:sz="6" w:space="0" w:color="auto"/>
              <w:left w:val="single" w:sz="6" w:space="0" w:color="auto"/>
              <w:bottom w:val="single" w:sz="6" w:space="0" w:color="auto"/>
              <w:right w:val="single" w:sz="6" w:space="0" w:color="auto"/>
            </w:tcBorders>
            <w:vAlign w:val="bottom"/>
          </w:tcPr>
          <w:p w14:paraId="1A8A6CE9" w14:textId="2AA01CCC" w:rsidR="006E0016" w:rsidRDefault="006E0016" w:rsidP="006E0016">
            <w:pPr>
              <w:rPr>
                <w:rFonts w:ascii="Arial" w:hAnsi="Arial" w:cs="Arial"/>
                <w:lang w:val="en-GB"/>
              </w:rPr>
            </w:pPr>
            <w:r>
              <w:rPr>
                <w:rFonts w:ascii="Arial" w:hAnsi="Arial" w:cs="Arial"/>
                <w:lang w:val="en-GB"/>
              </w:rPr>
              <w:t>9/12/22</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4B80DE2B" w14:textId="5B7D9300" w:rsidR="006E0016" w:rsidRPr="00D04388" w:rsidRDefault="006E0016" w:rsidP="006E0016">
            <w:pPr>
              <w:rPr>
                <w:rFonts w:ascii="Arial" w:hAnsi="Arial" w:cs="Arial"/>
                <w:lang w:val="en-GB"/>
              </w:rPr>
            </w:pPr>
            <w:r w:rsidRPr="00D04388">
              <w:rPr>
                <w:rFonts w:ascii="Arial" w:hAnsi="Arial" w:cs="Arial"/>
                <w:lang w:val="en-GB"/>
              </w:rPr>
              <w:t>Liz Vogel</w:t>
            </w:r>
          </w:p>
        </w:tc>
      </w:tr>
      <w:tr w:rsidR="00D907ED" w:rsidRPr="00D04388" w14:paraId="30CB7A54" w14:textId="77777777" w:rsidTr="00D907ED">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6830282D" w14:textId="77777777" w:rsidR="00D907ED" w:rsidRPr="00D04388" w:rsidRDefault="00D907ED" w:rsidP="002C26CA">
            <w:pPr>
              <w:rPr>
                <w:rFonts w:ascii="Arial" w:hAnsi="Arial" w:cs="Arial"/>
                <w:lang w:val="en-GB"/>
              </w:rPr>
            </w:pPr>
            <w:r>
              <w:rPr>
                <w:rFonts w:ascii="Arial" w:hAnsi="Arial" w:cs="Arial"/>
                <w:lang w:val="en-GB"/>
              </w:rPr>
              <w:t xml:space="preserve">Process steps section added information for In Store Execution (ISE) program (35221). </w:t>
            </w:r>
          </w:p>
        </w:tc>
        <w:tc>
          <w:tcPr>
            <w:tcW w:w="1260" w:type="dxa"/>
            <w:tcBorders>
              <w:top w:val="single" w:sz="6" w:space="0" w:color="auto"/>
              <w:left w:val="single" w:sz="6" w:space="0" w:color="auto"/>
              <w:bottom w:val="single" w:sz="6" w:space="0" w:color="auto"/>
              <w:right w:val="single" w:sz="6" w:space="0" w:color="auto"/>
            </w:tcBorders>
            <w:vAlign w:val="bottom"/>
          </w:tcPr>
          <w:p w14:paraId="1A823BC3" w14:textId="77777777" w:rsidR="00D907ED" w:rsidRPr="00D04388" w:rsidRDefault="00D907ED" w:rsidP="00D907ED">
            <w:pPr>
              <w:rPr>
                <w:rFonts w:ascii="Arial" w:hAnsi="Arial" w:cs="Arial"/>
                <w:lang w:val="en-GB"/>
              </w:rPr>
            </w:pPr>
            <w:r>
              <w:rPr>
                <w:rFonts w:ascii="Arial" w:hAnsi="Arial" w:cs="Arial"/>
                <w:lang w:val="en-GB"/>
              </w:rPr>
              <w:t>7/17/23</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113B7385" w14:textId="77777777" w:rsidR="00D907ED" w:rsidRPr="00D04388" w:rsidRDefault="00D907ED" w:rsidP="00D907ED">
            <w:pPr>
              <w:rPr>
                <w:rFonts w:ascii="Arial" w:hAnsi="Arial" w:cs="Arial"/>
                <w:lang w:val="en-GB"/>
              </w:rPr>
            </w:pPr>
            <w:r w:rsidRPr="00D04388">
              <w:rPr>
                <w:rFonts w:ascii="Arial" w:hAnsi="Arial" w:cs="Arial"/>
                <w:lang w:val="en-GB"/>
              </w:rPr>
              <w:t>Liz Vogel</w:t>
            </w:r>
          </w:p>
        </w:tc>
      </w:tr>
      <w:tr w:rsidR="00BC224D" w:rsidRPr="00D04388" w14:paraId="2984C061" w14:textId="77777777" w:rsidTr="00BC224D">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7B90EF88" w14:textId="77777777" w:rsidR="00BC224D" w:rsidRPr="00D04388" w:rsidRDefault="00BC224D" w:rsidP="00F83130">
            <w:pPr>
              <w:rPr>
                <w:rFonts w:ascii="Arial" w:hAnsi="Arial" w:cs="Arial"/>
                <w:lang w:val="en-GB"/>
              </w:rPr>
            </w:pPr>
            <w:r>
              <w:rPr>
                <w:rFonts w:ascii="Arial" w:hAnsi="Arial" w:cs="Arial"/>
                <w:lang w:val="en-GB"/>
              </w:rPr>
              <w:t>In Client Specific Validation Information, removed Barilla specific section information as the SRD invoice instructions are outdated is now handled per the client SOP (35423).</w:t>
            </w:r>
          </w:p>
        </w:tc>
        <w:tc>
          <w:tcPr>
            <w:tcW w:w="1260" w:type="dxa"/>
            <w:tcBorders>
              <w:top w:val="single" w:sz="6" w:space="0" w:color="auto"/>
              <w:left w:val="single" w:sz="6" w:space="0" w:color="auto"/>
              <w:bottom w:val="single" w:sz="6" w:space="0" w:color="auto"/>
              <w:right w:val="single" w:sz="6" w:space="0" w:color="auto"/>
            </w:tcBorders>
            <w:vAlign w:val="bottom"/>
          </w:tcPr>
          <w:p w14:paraId="02423549" w14:textId="77777777" w:rsidR="00BC224D" w:rsidRPr="00D04388" w:rsidRDefault="00BC224D" w:rsidP="00BC224D">
            <w:pPr>
              <w:rPr>
                <w:rFonts w:ascii="Arial" w:hAnsi="Arial" w:cs="Arial"/>
                <w:lang w:val="en-GB"/>
              </w:rPr>
            </w:pPr>
            <w:r>
              <w:rPr>
                <w:rFonts w:ascii="Arial" w:hAnsi="Arial" w:cs="Arial"/>
                <w:lang w:val="en-GB"/>
              </w:rPr>
              <w:t>10-02-23</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4102F52E" w14:textId="77777777" w:rsidR="00BC224D" w:rsidRPr="00D04388" w:rsidRDefault="00BC224D" w:rsidP="00BC224D">
            <w:pPr>
              <w:rPr>
                <w:rFonts w:ascii="Arial" w:hAnsi="Arial" w:cs="Arial"/>
                <w:lang w:val="en-GB"/>
              </w:rPr>
            </w:pPr>
            <w:r>
              <w:rPr>
                <w:rFonts w:ascii="Arial" w:hAnsi="Arial" w:cs="Arial"/>
                <w:lang w:val="en-GB"/>
              </w:rPr>
              <w:t>Aimee Porritt</w:t>
            </w:r>
          </w:p>
        </w:tc>
      </w:tr>
      <w:tr w:rsidR="005253A7" w:rsidRPr="00D04388" w14:paraId="6564AAD4" w14:textId="77777777" w:rsidTr="00BC224D">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2CC8806A" w14:textId="2BCE6658" w:rsidR="005253A7" w:rsidRDefault="005253A7" w:rsidP="00F83130">
            <w:pPr>
              <w:rPr>
                <w:rFonts w:ascii="Arial" w:hAnsi="Arial" w:cs="Arial"/>
                <w:lang w:val="en-GB"/>
              </w:rPr>
            </w:pPr>
            <w:r w:rsidRPr="005253A7">
              <w:rPr>
                <w:rFonts w:ascii="Arial" w:hAnsi="Arial" w:cs="Arial"/>
                <w:lang w:val="en-GB"/>
              </w:rPr>
              <w:t>In the CCA Clearing Information Specific section under Ken’s, corrected claims buying thru SV UNFI information and added invoice example (35780).</w:t>
            </w:r>
          </w:p>
        </w:tc>
        <w:tc>
          <w:tcPr>
            <w:tcW w:w="1260" w:type="dxa"/>
            <w:tcBorders>
              <w:top w:val="single" w:sz="6" w:space="0" w:color="auto"/>
              <w:left w:val="single" w:sz="6" w:space="0" w:color="auto"/>
              <w:bottom w:val="single" w:sz="6" w:space="0" w:color="auto"/>
              <w:right w:val="single" w:sz="6" w:space="0" w:color="auto"/>
            </w:tcBorders>
            <w:vAlign w:val="bottom"/>
          </w:tcPr>
          <w:p w14:paraId="22F31ED4" w14:textId="66E6240D" w:rsidR="005253A7" w:rsidRDefault="005253A7" w:rsidP="00BC224D">
            <w:pPr>
              <w:rPr>
                <w:rFonts w:ascii="Arial" w:hAnsi="Arial" w:cs="Arial"/>
                <w:lang w:val="en-GB"/>
              </w:rPr>
            </w:pPr>
            <w:r>
              <w:rPr>
                <w:rFonts w:ascii="Arial" w:hAnsi="Arial" w:cs="Arial"/>
                <w:lang w:val="en-GB"/>
              </w:rPr>
              <w:t>1/8/24</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63F266F5" w14:textId="5E5593ED" w:rsidR="005253A7" w:rsidRDefault="005253A7" w:rsidP="00BC224D">
            <w:pPr>
              <w:rPr>
                <w:rFonts w:ascii="Arial" w:hAnsi="Arial" w:cs="Arial"/>
                <w:lang w:val="en-GB"/>
              </w:rPr>
            </w:pPr>
            <w:r>
              <w:rPr>
                <w:rFonts w:ascii="Arial" w:hAnsi="Arial" w:cs="Arial"/>
                <w:lang w:val="en-GB"/>
              </w:rPr>
              <w:t>Aimee Porritt</w:t>
            </w:r>
          </w:p>
        </w:tc>
      </w:tr>
      <w:tr w:rsidR="00527C6F" w:rsidRPr="00D04388" w14:paraId="36A8ECD0" w14:textId="77777777" w:rsidTr="00BC224D">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5B7D3FE2" w14:textId="3FD60D34" w:rsidR="00527C6F" w:rsidRPr="005253A7" w:rsidRDefault="00527C6F" w:rsidP="00F83130">
            <w:pPr>
              <w:rPr>
                <w:rFonts w:ascii="Arial" w:hAnsi="Arial" w:cs="Arial"/>
                <w:lang w:val="en-GB"/>
              </w:rPr>
            </w:pPr>
            <w:r>
              <w:rPr>
                <w:rFonts w:ascii="Arial" w:hAnsi="Arial" w:cs="Arial"/>
                <w:lang w:val="en-GB"/>
              </w:rPr>
              <w:t>Removed Hostess from Client Specific section.  (402814)</w:t>
            </w:r>
          </w:p>
        </w:tc>
        <w:tc>
          <w:tcPr>
            <w:tcW w:w="1260" w:type="dxa"/>
            <w:tcBorders>
              <w:top w:val="single" w:sz="6" w:space="0" w:color="auto"/>
              <w:left w:val="single" w:sz="6" w:space="0" w:color="auto"/>
              <w:bottom w:val="single" w:sz="6" w:space="0" w:color="auto"/>
              <w:right w:val="single" w:sz="6" w:space="0" w:color="auto"/>
            </w:tcBorders>
            <w:vAlign w:val="bottom"/>
          </w:tcPr>
          <w:p w14:paraId="095FA95F" w14:textId="77777777" w:rsidR="00527C6F" w:rsidRDefault="00527C6F" w:rsidP="00BC224D">
            <w:pPr>
              <w:rPr>
                <w:rFonts w:ascii="Arial" w:hAnsi="Arial" w:cs="Arial"/>
                <w:lang w:val="en-GB"/>
              </w:rPr>
            </w:pPr>
            <w:r>
              <w:rPr>
                <w:rFonts w:ascii="Arial" w:hAnsi="Arial" w:cs="Arial"/>
                <w:lang w:val="en-GB"/>
              </w:rPr>
              <w:t>10/14/24</w:t>
            </w:r>
          </w:p>
          <w:p w14:paraId="6F0899D0" w14:textId="37C15122" w:rsidR="00527C6F" w:rsidRDefault="00527C6F" w:rsidP="00BC224D">
            <w:pPr>
              <w:rPr>
                <w:rFonts w:ascii="Arial" w:hAnsi="Arial" w:cs="Arial"/>
                <w:lang w:val="en-GB"/>
              </w:rPr>
            </w:pP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3801C32A" w14:textId="539941C3" w:rsidR="00527C6F" w:rsidRDefault="00527C6F" w:rsidP="00BC224D">
            <w:pPr>
              <w:rPr>
                <w:rFonts w:ascii="Arial" w:hAnsi="Arial" w:cs="Arial"/>
                <w:lang w:val="en-GB"/>
              </w:rPr>
            </w:pPr>
            <w:r w:rsidRPr="00527C6F">
              <w:rPr>
                <w:rFonts w:ascii="Arial" w:hAnsi="Arial" w:cs="Arial"/>
                <w:lang w:val="en-GB"/>
              </w:rPr>
              <w:t>Aimee Porritt</w:t>
            </w:r>
          </w:p>
        </w:tc>
      </w:tr>
      <w:tr w:rsidR="0028577C" w:rsidRPr="00D04388" w14:paraId="5FCABBA1" w14:textId="77777777" w:rsidTr="00BC224D">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16614726" w14:textId="21C6E184" w:rsidR="0028577C" w:rsidRDefault="0028577C" w:rsidP="0028577C">
            <w:pPr>
              <w:rPr>
                <w:rFonts w:ascii="Arial" w:hAnsi="Arial" w:cs="Arial"/>
                <w:lang w:val="en-GB"/>
              </w:rPr>
            </w:pPr>
            <w:r>
              <w:rPr>
                <w:rFonts w:ascii="Arial" w:hAnsi="Arial" w:cs="Arial"/>
                <w:lang w:val="en-GB"/>
              </w:rPr>
              <w:t>Added additional information in Customer General information section (406992). Added contract id information in Customer General information section (400625).</w:t>
            </w:r>
          </w:p>
        </w:tc>
        <w:tc>
          <w:tcPr>
            <w:tcW w:w="1260" w:type="dxa"/>
            <w:tcBorders>
              <w:top w:val="single" w:sz="6" w:space="0" w:color="auto"/>
              <w:left w:val="single" w:sz="6" w:space="0" w:color="auto"/>
              <w:bottom w:val="single" w:sz="6" w:space="0" w:color="auto"/>
              <w:right w:val="single" w:sz="6" w:space="0" w:color="auto"/>
            </w:tcBorders>
            <w:vAlign w:val="bottom"/>
          </w:tcPr>
          <w:p w14:paraId="2CF339B9" w14:textId="65C64C6F" w:rsidR="0028577C" w:rsidRDefault="0028577C" w:rsidP="0028577C">
            <w:pPr>
              <w:rPr>
                <w:rFonts w:ascii="Arial" w:hAnsi="Arial" w:cs="Arial"/>
                <w:lang w:val="en-GB"/>
              </w:rPr>
            </w:pPr>
            <w:r>
              <w:rPr>
                <w:rFonts w:ascii="Arial" w:hAnsi="Arial" w:cs="Arial"/>
                <w:lang w:val="en-GB"/>
              </w:rPr>
              <w:t>11/18/24</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09FA3B89" w14:textId="036F231B" w:rsidR="0028577C" w:rsidRPr="00527C6F" w:rsidRDefault="0028577C" w:rsidP="0028577C">
            <w:pPr>
              <w:rPr>
                <w:rFonts w:ascii="Arial" w:hAnsi="Arial" w:cs="Arial"/>
                <w:lang w:val="en-GB"/>
              </w:rPr>
            </w:pPr>
            <w:r>
              <w:rPr>
                <w:rFonts w:ascii="Arial" w:hAnsi="Arial" w:cs="Arial"/>
                <w:lang w:val="en-GB"/>
              </w:rPr>
              <w:t>Dawn Regan</w:t>
            </w:r>
          </w:p>
        </w:tc>
      </w:tr>
      <w:tr w:rsidR="00730512" w:rsidRPr="00D04388" w14:paraId="1D11EEA1" w14:textId="77777777" w:rsidTr="00BC224D">
        <w:trPr>
          <w:cantSplit/>
          <w:trHeight w:val="65"/>
        </w:trPr>
        <w:tc>
          <w:tcPr>
            <w:tcW w:w="7714" w:type="dxa"/>
            <w:gridSpan w:val="2"/>
            <w:tcBorders>
              <w:top w:val="single" w:sz="6" w:space="0" w:color="auto"/>
              <w:left w:val="single" w:sz="6" w:space="0" w:color="auto"/>
              <w:bottom w:val="single" w:sz="6" w:space="0" w:color="auto"/>
              <w:right w:val="single" w:sz="6" w:space="0" w:color="auto"/>
            </w:tcBorders>
          </w:tcPr>
          <w:p w14:paraId="0A667955" w14:textId="79542BE5" w:rsidR="00730512" w:rsidRDefault="00730512" w:rsidP="00730512">
            <w:pPr>
              <w:rPr>
                <w:rFonts w:ascii="Arial" w:hAnsi="Arial" w:cs="Arial"/>
                <w:lang w:val="en-GB"/>
              </w:rPr>
            </w:pPr>
            <w:r>
              <w:rPr>
                <w:rFonts w:ascii="Arial" w:hAnsi="Arial" w:cs="Arial"/>
                <w:lang w:val="en-GB"/>
              </w:rPr>
              <w:t>Removed embedded file from Backup Retrieval Information Section (408507). Added embedded invoice example file in Customer General Information Section (408681). Added PO # format example in Backup Retrieval Information Section (408801).</w:t>
            </w:r>
          </w:p>
        </w:tc>
        <w:tc>
          <w:tcPr>
            <w:tcW w:w="1260" w:type="dxa"/>
            <w:tcBorders>
              <w:top w:val="single" w:sz="6" w:space="0" w:color="auto"/>
              <w:left w:val="single" w:sz="6" w:space="0" w:color="auto"/>
              <w:bottom w:val="single" w:sz="6" w:space="0" w:color="auto"/>
              <w:right w:val="single" w:sz="6" w:space="0" w:color="auto"/>
            </w:tcBorders>
            <w:vAlign w:val="bottom"/>
          </w:tcPr>
          <w:p w14:paraId="18495612" w14:textId="2D24E934" w:rsidR="00730512" w:rsidRDefault="00730512" w:rsidP="00730512">
            <w:pPr>
              <w:rPr>
                <w:rFonts w:ascii="Arial" w:hAnsi="Arial" w:cs="Arial"/>
                <w:lang w:val="en-GB"/>
              </w:rPr>
            </w:pPr>
            <w:r>
              <w:rPr>
                <w:rFonts w:ascii="Arial" w:hAnsi="Arial" w:cs="Arial"/>
                <w:lang w:val="en-GB"/>
              </w:rPr>
              <w:t>12/9/2024</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5077C01D" w14:textId="7C1330DA" w:rsidR="00730512" w:rsidRDefault="00730512" w:rsidP="00730512">
            <w:pPr>
              <w:rPr>
                <w:rFonts w:ascii="Arial" w:hAnsi="Arial" w:cs="Arial"/>
                <w:lang w:val="en-GB"/>
              </w:rPr>
            </w:pPr>
            <w:r>
              <w:rPr>
                <w:rFonts w:ascii="Arial" w:hAnsi="Arial" w:cs="Arial"/>
                <w:lang w:val="en-GB"/>
              </w:rPr>
              <w:t>Dawn Regan</w:t>
            </w:r>
          </w:p>
        </w:tc>
      </w:tr>
      <w:tr w:rsidR="006F0314" w:rsidRPr="00D04388" w14:paraId="6F6C6A13" w14:textId="77777777" w:rsidTr="006F0314">
        <w:trPr>
          <w:cantSplit/>
          <w:trHeight w:val="435"/>
        </w:trPr>
        <w:tc>
          <w:tcPr>
            <w:tcW w:w="7714" w:type="dxa"/>
            <w:gridSpan w:val="2"/>
            <w:tcBorders>
              <w:top w:val="single" w:sz="6" w:space="0" w:color="auto"/>
              <w:left w:val="single" w:sz="6" w:space="0" w:color="auto"/>
              <w:bottom w:val="single" w:sz="6" w:space="0" w:color="auto"/>
              <w:right w:val="single" w:sz="6" w:space="0" w:color="auto"/>
            </w:tcBorders>
          </w:tcPr>
          <w:p w14:paraId="6423413A" w14:textId="64662EBA" w:rsidR="006F0314" w:rsidRDefault="006F0314" w:rsidP="00730512">
            <w:pPr>
              <w:rPr>
                <w:rFonts w:ascii="Arial" w:hAnsi="Arial" w:cs="Arial"/>
                <w:lang w:val="en-GB"/>
              </w:rPr>
            </w:pPr>
            <w:r w:rsidRPr="006F0314">
              <w:rPr>
                <w:rFonts w:ascii="Arial" w:hAnsi="Arial" w:cs="Arial"/>
                <w:lang w:val="en-GB"/>
              </w:rPr>
              <w:t>Added invoice identifier in Backup Retrieval Section (408682)</w:t>
            </w:r>
          </w:p>
        </w:tc>
        <w:tc>
          <w:tcPr>
            <w:tcW w:w="1260" w:type="dxa"/>
            <w:tcBorders>
              <w:top w:val="single" w:sz="6" w:space="0" w:color="auto"/>
              <w:left w:val="single" w:sz="6" w:space="0" w:color="auto"/>
              <w:bottom w:val="single" w:sz="6" w:space="0" w:color="auto"/>
              <w:right w:val="single" w:sz="6" w:space="0" w:color="auto"/>
            </w:tcBorders>
            <w:vAlign w:val="bottom"/>
          </w:tcPr>
          <w:p w14:paraId="378A3C4A" w14:textId="7B1CAB25" w:rsidR="006F0314" w:rsidRDefault="006F0314" w:rsidP="00730512">
            <w:pPr>
              <w:rPr>
                <w:rFonts w:ascii="Arial" w:hAnsi="Arial" w:cs="Arial"/>
                <w:lang w:val="en-GB"/>
              </w:rPr>
            </w:pPr>
            <w:r>
              <w:rPr>
                <w:rFonts w:ascii="Arial" w:hAnsi="Arial" w:cs="Arial"/>
                <w:lang w:val="en-GB"/>
              </w:rPr>
              <w:t>12/16/2024</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4D37C424" w14:textId="255B8F65" w:rsidR="006F0314" w:rsidRDefault="006F0314" w:rsidP="00730512">
            <w:pPr>
              <w:rPr>
                <w:rFonts w:ascii="Arial" w:hAnsi="Arial" w:cs="Arial"/>
                <w:lang w:val="en-GB"/>
              </w:rPr>
            </w:pPr>
            <w:r>
              <w:rPr>
                <w:rFonts w:ascii="Arial" w:hAnsi="Arial" w:cs="Arial"/>
                <w:lang w:val="en-GB"/>
              </w:rPr>
              <w:t>Dawn Regan</w:t>
            </w:r>
          </w:p>
        </w:tc>
      </w:tr>
      <w:tr w:rsidR="00A744C3" w:rsidRPr="00D04388" w14:paraId="05C454F2" w14:textId="77777777" w:rsidTr="006F0314">
        <w:trPr>
          <w:cantSplit/>
          <w:trHeight w:val="435"/>
        </w:trPr>
        <w:tc>
          <w:tcPr>
            <w:tcW w:w="7714" w:type="dxa"/>
            <w:gridSpan w:val="2"/>
            <w:tcBorders>
              <w:top w:val="single" w:sz="6" w:space="0" w:color="auto"/>
              <w:left w:val="single" w:sz="6" w:space="0" w:color="auto"/>
              <w:bottom w:val="single" w:sz="6" w:space="0" w:color="auto"/>
              <w:right w:val="single" w:sz="6" w:space="0" w:color="auto"/>
            </w:tcBorders>
          </w:tcPr>
          <w:p w14:paraId="677DEF54" w14:textId="1AA432AF" w:rsidR="00A744C3" w:rsidRPr="006F0314" w:rsidRDefault="00A744C3" w:rsidP="00A744C3">
            <w:pPr>
              <w:rPr>
                <w:rFonts w:ascii="Arial" w:hAnsi="Arial" w:cs="Arial"/>
                <w:lang w:val="en-GB"/>
              </w:rPr>
            </w:pPr>
            <w:r>
              <w:rPr>
                <w:rFonts w:ascii="Arial" w:hAnsi="Arial" w:cs="Arial"/>
                <w:lang w:val="en-GB"/>
              </w:rPr>
              <w:t xml:space="preserve">Added Barilla and information in Client Specific Information Section (408682). </w:t>
            </w:r>
          </w:p>
        </w:tc>
        <w:tc>
          <w:tcPr>
            <w:tcW w:w="1260" w:type="dxa"/>
            <w:tcBorders>
              <w:top w:val="single" w:sz="6" w:space="0" w:color="auto"/>
              <w:left w:val="single" w:sz="6" w:space="0" w:color="auto"/>
              <w:bottom w:val="single" w:sz="6" w:space="0" w:color="auto"/>
              <w:right w:val="single" w:sz="6" w:space="0" w:color="auto"/>
            </w:tcBorders>
            <w:vAlign w:val="bottom"/>
          </w:tcPr>
          <w:p w14:paraId="655358DB" w14:textId="77577C8D" w:rsidR="00A744C3" w:rsidRDefault="00A744C3" w:rsidP="00A744C3">
            <w:pPr>
              <w:rPr>
                <w:rFonts w:ascii="Arial" w:hAnsi="Arial" w:cs="Arial"/>
                <w:lang w:val="en-GB"/>
              </w:rPr>
            </w:pPr>
            <w:r>
              <w:rPr>
                <w:rFonts w:ascii="Arial" w:hAnsi="Arial" w:cs="Arial"/>
                <w:lang w:val="en-GB"/>
              </w:rPr>
              <w:t>12/16/2024</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4984C69D" w14:textId="725214EC" w:rsidR="00A744C3" w:rsidRDefault="00A744C3" w:rsidP="00A744C3">
            <w:pPr>
              <w:rPr>
                <w:rFonts w:ascii="Arial" w:hAnsi="Arial" w:cs="Arial"/>
                <w:lang w:val="en-GB"/>
              </w:rPr>
            </w:pPr>
            <w:r>
              <w:rPr>
                <w:rFonts w:ascii="Arial" w:hAnsi="Arial" w:cs="Arial"/>
                <w:lang w:val="en-GB"/>
              </w:rPr>
              <w:t>Dawn Regan</w:t>
            </w:r>
          </w:p>
        </w:tc>
      </w:tr>
      <w:tr w:rsidR="008D627C" w:rsidRPr="00D04388" w14:paraId="32860618" w14:textId="77777777" w:rsidTr="000A5197">
        <w:trPr>
          <w:cantSplit/>
          <w:trHeight w:val="525"/>
        </w:trPr>
        <w:tc>
          <w:tcPr>
            <w:tcW w:w="7714" w:type="dxa"/>
            <w:gridSpan w:val="2"/>
            <w:tcBorders>
              <w:top w:val="single" w:sz="6" w:space="0" w:color="auto"/>
              <w:left w:val="single" w:sz="6" w:space="0" w:color="auto"/>
              <w:bottom w:val="single" w:sz="6" w:space="0" w:color="auto"/>
              <w:right w:val="single" w:sz="6" w:space="0" w:color="auto"/>
            </w:tcBorders>
          </w:tcPr>
          <w:p w14:paraId="7F0E6D1C" w14:textId="129A5EE8" w:rsidR="008D627C" w:rsidRDefault="008D627C" w:rsidP="00A744C3">
            <w:pPr>
              <w:rPr>
                <w:rFonts w:ascii="Arial" w:hAnsi="Arial" w:cs="Arial"/>
                <w:lang w:val="en-GB"/>
              </w:rPr>
            </w:pPr>
            <w:r>
              <w:rPr>
                <w:rFonts w:ascii="Arial" w:hAnsi="Arial" w:cs="Arial"/>
                <w:lang w:val="en-GB"/>
              </w:rPr>
              <w:t>Added Simply Good Foods and Information in Client Specific Information Section (413977).</w:t>
            </w:r>
          </w:p>
        </w:tc>
        <w:tc>
          <w:tcPr>
            <w:tcW w:w="1260" w:type="dxa"/>
            <w:tcBorders>
              <w:top w:val="single" w:sz="6" w:space="0" w:color="auto"/>
              <w:left w:val="single" w:sz="6" w:space="0" w:color="auto"/>
              <w:bottom w:val="single" w:sz="6" w:space="0" w:color="auto"/>
              <w:right w:val="single" w:sz="6" w:space="0" w:color="auto"/>
            </w:tcBorders>
            <w:vAlign w:val="bottom"/>
          </w:tcPr>
          <w:p w14:paraId="677CBCE9" w14:textId="6177BE62" w:rsidR="008D627C" w:rsidRDefault="008D627C" w:rsidP="00A744C3">
            <w:pPr>
              <w:rPr>
                <w:rFonts w:ascii="Arial" w:hAnsi="Arial" w:cs="Arial"/>
                <w:lang w:val="en-GB"/>
              </w:rPr>
            </w:pPr>
            <w:r>
              <w:rPr>
                <w:rFonts w:ascii="Arial" w:hAnsi="Arial" w:cs="Arial"/>
                <w:lang w:val="en-GB"/>
              </w:rPr>
              <w:t>2/10/2025</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37682CA8" w14:textId="7A94BA2F" w:rsidR="008D627C" w:rsidRDefault="008D627C" w:rsidP="00A744C3">
            <w:pPr>
              <w:rPr>
                <w:rFonts w:ascii="Arial" w:hAnsi="Arial" w:cs="Arial"/>
                <w:lang w:val="en-GB"/>
              </w:rPr>
            </w:pPr>
            <w:r>
              <w:rPr>
                <w:rFonts w:ascii="Arial" w:hAnsi="Arial" w:cs="Arial"/>
                <w:lang w:val="en-GB"/>
              </w:rPr>
              <w:t xml:space="preserve">Dawn Regan </w:t>
            </w:r>
          </w:p>
        </w:tc>
      </w:tr>
      <w:tr w:rsidR="000A5197" w:rsidRPr="00D04388" w14:paraId="554C13F5" w14:textId="77777777" w:rsidTr="000A5197">
        <w:trPr>
          <w:cantSplit/>
          <w:trHeight w:val="534"/>
        </w:trPr>
        <w:tc>
          <w:tcPr>
            <w:tcW w:w="7714" w:type="dxa"/>
            <w:gridSpan w:val="2"/>
            <w:tcBorders>
              <w:top w:val="single" w:sz="6" w:space="0" w:color="auto"/>
              <w:left w:val="single" w:sz="6" w:space="0" w:color="auto"/>
              <w:bottom w:val="single" w:sz="6" w:space="0" w:color="auto"/>
              <w:right w:val="single" w:sz="6" w:space="0" w:color="auto"/>
            </w:tcBorders>
          </w:tcPr>
          <w:p w14:paraId="6DBB800E" w14:textId="55606E4D" w:rsidR="000A5197" w:rsidRPr="000A5197" w:rsidRDefault="000A5197" w:rsidP="000A5197">
            <w:pPr>
              <w:rPr>
                <w:rFonts w:ascii="Arial" w:hAnsi="Arial" w:cs="Arial"/>
                <w:lang w:val="en-GB"/>
              </w:rPr>
            </w:pPr>
            <w:r w:rsidRPr="000A5197">
              <w:rPr>
                <w:rFonts w:ascii="Arial" w:hAnsi="Arial" w:cs="Arial"/>
                <w:lang w:val="en-GB"/>
              </w:rPr>
              <w:t xml:space="preserve">Added Horizon Organic Dairy LLC and Information in Client Specific Information Section (419076). </w:t>
            </w:r>
          </w:p>
          <w:p w14:paraId="056112C7" w14:textId="77777777" w:rsidR="000A5197" w:rsidRDefault="000A5197" w:rsidP="00A744C3">
            <w:pPr>
              <w:rPr>
                <w:rFonts w:ascii="Arial" w:hAnsi="Arial" w:cs="Arial"/>
                <w:lang w:val="en-GB"/>
              </w:rPr>
            </w:pPr>
          </w:p>
        </w:tc>
        <w:tc>
          <w:tcPr>
            <w:tcW w:w="1260" w:type="dxa"/>
            <w:tcBorders>
              <w:top w:val="single" w:sz="6" w:space="0" w:color="auto"/>
              <w:left w:val="single" w:sz="6" w:space="0" w:color="auto"/>
              <w:bottom w:val="single" w:sz="6" w:space="0" w:color="auto"/>
              <w:right w:val="single" w:sz="6" w:space="0" w:color="auto"/>
            </w:tcBorders>
            <w:vAlign w:val="bottom"/>
          </w:tcPr>
          <w:p w14:paraId="781A1922" w14:textId="475FB4D3" w:rsidR="000A5197" w:rsidRDefault="000A5197" w:rsidP="00A744C3">
            <w:pPr>
              <w:rPr>
                <w:rFonts w:ascii="Arial" w:hAnsi="Arial" w:cs="Arial"/>
                <w:lang w:val="en-GB"/>
              </w:rPr>
            </w:pPr>
            <w:r>
              <w:rPr>
                <w:rFonts w:ascii="Arial" w:hAnsi="Arial" w:cs="Arial"/>
                <w:lang w:val="en-GB"/>
              </w:rPr>
              <w:t>03/24/2025</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1C431A13" w14:textId="6A73B8E2" w:rsidR="000A5197" w:rsidRDefault="000A5197" w:rsidP="00A744C3">
            <w:pPr>
              <w:rPr>
                <w:rFonts w:ascii="Arial" w:hAnsi="Arial" w:cs="Arial"/>
                <w:lang w:val="en-GB"/>
              </w:rPr>
            </w:pPr>
            <w:r>
              <w:rPr>
                <w:rFonts w:ascii="Arial" w:hAnsi="Arial" w:cs="Arial"/>
                <w:lang w:val="en-GB"/>
              </w:rPr>
              <w:t>Dawn Regan</w:t>
            </w:r>
          </w:p>
        </w:tc>
      </w:tr>
      <w:tr w:rsidR="00AA222B" w:rsidRPr="00D04388" w14:paraId="73B9120E" w14:textId="77777777" w:rsidTr="000A5197">
        <w:trPr>
          <w:cantSplit/>
          <w:trHeight w:val="534"/>
        </w:trPr>
        <w:tc>
          <w:tcPr>
            <w:tcW w:w="7714" w:type="dxa"/>
            <w:gridSpan w:val="2"/>
            <w:tcBorders>
              <w:top w:val="single" w:sz="6" w:space="0" w:color="auto"/>
              <w:left w:val="single" w:sz="6" w:space="0" w:color="auto"/>
              <w:bottom w:val="single" w:sz="6" w:space="0" w:color="auto"/>
              <w:right w:val="single" w:sz="6" w:space="0" w:color="auto"/>
            </w:tcBorders>
          </w:tcPr>
          <w:p w14:paraId="50A20178" w14:textId="3BAB1330" w:rsidR="00AA222B" w:rsidRPr="000A5197" w:rsidRDefault="00AA222B" w:rsidP="00AA222B">
            <w:pPr>
              <w:rPr>
                <w:rFonts w:ascii="Arial" w:hAnsi="Arial" w:cs="Arial"/>
                <w:lang w:val="en-GB"/>
              </w:rPr>
            </w:pPr>
            <w:r>
              <w:rPr>
                <w:rFonts w:ascii="Arial" w:hAnsi="Arial" w:cs="Arial"/>
                <w:lang w:val="en-GB"/>
              </w:rPr>
              <w:t xml:space="preserve">Removed information regarding Kens from Client Specific Section and from BPS Team Information Section (424655). </w:t>
            </w:r>
          </w:p>
        </w:tc>
        <w:tc>
          <w:tcPr>
            <w:tcW w:w="1260" w:type="dxa"/>
            <w:tcBorders>
              <w:top w:val="single" w:sz="6" w:space="0" w:color="auto"/>
              <w:left w:val="single" w:sz="6" w:space="0" w:color="auto"/>
              <w:bottom w:val="single" w:sz="6" w:space="0" w:color="auto"/>
              <w:right w:val="single" w:sz="6" w:space="0" w:color="auto"/>
            </w:tcBorders>
            <w:vAlign w:val="bottom"/>
          </w:tcPr>
          <w:p w14:paraId="721F2EFC" w14:textId="2D0BDC2D" w:rsidR="00AA222B" w:rsidRDefault="00AA222B" w:rsidP="00AA222B">
            <w:pPr>
              <w:rPr>
                <w:rFonts w:ascii="Arial" w:hAnsi="Arial" w:cs="Arial"/>
                <w:lang w:val="en-GB"/>
              </w:rPr>
            </w:pPr>
            <w:r>
              <w:rPr>
                <w:rFonts w:ascii="Arial" w:hAnsi="Arial" w:cs="Arial"/>
                <w:lang w:val="en-GB"/>
              </w:rPr>
              <w:t>05/12/2025</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315A63F2" w14:textId="3B0A659E" w:rsidR="00AA222B" w:rsidRDefault="00AA222B" w:rsidP="00AA222B">
            <w:pPr>
              <w:rPr>
                <w:rFonts w:ascii="Arial" w:hAnsi="Arial" w:cs="Arial"/>
                <w:lang w:val="en-GB"/>
              </w:rPr>
            </w:pPr>
            <w:r>
              <w:rPr>
                <w:rFonts w:ascii="Arial" w:hAnsi="Arial" w:cs="Arial"/>
                <w:lang w:val="en-GB"/>
              </w:rPr>
              <w:t>Dawn Regan</w:t>
            </w:r>
          </w:p>
        </w:tc>
      </w:tr>
      <w:tr w:rsidR="004C4CF0" w:rsidRPr="00D04388" w14:paraId="4084F9F0" w14:textId="77777777" w:rsidTr="000A5197">
        <w:trPr>
          <w:cantSplit/>
          <w:trHeight w:val="534"/>
        </w:trPr>
        <w:tc>
          <w:tcPr>
            <w:tcW w:w="7714" w:type="dxa"/>
            <w:gridSpan w:val="2"/>
            <w:tcBorders>
              <w:top w:val="single" w:sz="6" w:space="0" w:color="auto"/>
              <w:left w:val="single" w:sz="6" w:space="0" w:color="auto"/>
              <w:bottom w:val="single" w:sz="6" w:space="0" w:color="auto"/>
              <w:right w:val="single" w:sz="6" w:space="0" w:color="auto"/>
            </w:tcBorders>
          </w:tcPr>
          <w:p w14:paraId="1A34676F" w14:textId="45A24A70" w:rsidR="004C4CF0" w:rsidRDefault="004C4CF0" w:rsidP="004C4CF0">
            <w:pPr>
              <w:rPr>
                <w:rFonts w:ascii="Arial" w:hAnsi="Arial" w:cs="Arial"/>
                <w:lang w:val="en-GB"/>
              </w:rPr>
            </w:pPr>
            <w:r>
              <w:rPr>
                <w:rFonts w:ascii="Arial" w:hAnsi="Arial" w:cs="Arial"/>
                <w:lang w:val="en-GB"/>
              </w:rPr>
              <w:t xml:space="preserve">Added information for Logistical fees for Horizon Organic Dairy in Client Specific Section (427123) </w:t>
            </w:r>
          </w:p>
        </w:tc>
        <w:tc>
          <w:tcPr>
            <w:tcW w:w="1260" w:type="dxa"/>
            <w:tcBorders>
              <w:top w:val="single" w:sz="6" w:space="0" w:color="auto"/>
              <w:left w:val="single" w:sz="6" w:space="0" w:color="auto"/>
              <w:bottom w:val="single" w:sz="6" w:space="0" w:color="auto"/>
              <w:right w:val="single" w:sz="6" w:space="0" w:color="auto"/>
            </w:tcBorders>
            <w:vAlign w:val="bottom"/>
          </w:tcPr>
          <w:p w14:paraId="6770DCD2" w14:textId="7E0E73AA" w:rsidR="004C4CF0" w:rsidRDefault="004C4CF0" w:rsidP="004C4CF0">
            <w:pPr>
              <w:rPr>
                <w:rFonts w:ascii="Arial" w:hAnsi="Arial" w:cs="Arial"/>
                <w:lang w:val="en-GB"/>
              </w:rPr>
            </w:pPr>
            <w:r>
              <w:rPr>
                <w:rFonts w:ascii="Arial" w:hAnsi="Arial" w:cs="Arial"/>
                <w:lang w:val="en-GB"/>
              </w:rPr>
              <w:t>06/02/2025</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6FD459C6" w14:textId="0B783DD1" w:rsidR="004C4CF0" w:rsidRDefault="004C4CF0" w:rsidP="004C4CF0">
            <w:pPr>
              <w:rPr>
                <w:rFonts w:ascii="Arial" w:hAnsi="Arial" w:cs="Arial"/>
                <w:lang w:val="en-GB"/>
              </w:rPr>
            </w:pPr>
            <w:r>
              <w:rPr>
                <w:rFonts w:ascii="Arial" w:hAnsi="Arial" w:cs="Arial"/>
                <w:lang w:val="en-GB"/>
              </w:rPr>
              <w:t>Dawn Regan</w:t>
            </w:r>
          </w:p>
        </w:tc>
      </w:tr>
      <w:tr w:rsidR="004B3DAD" w:rsidRPr="00D04388" w14:paraId="612B9AFD" w14:textId="77777777" w:rsidTr="000A5197">
        <w:trPr>
          <w:cantSplit/>
          <w:trHeight w:val="534"/>
        </w:trPr>
        <w:tc>
          <w:tcPr>
            <w:tcW w:w="7714" w:type="dxa"/>
            <w:gridSpan w:val="2"/>
            <w:tcBorders>
              <w:top w:val="single" w:sz="6" w:space="0" w:color="auto"/>
              <w:left w:val="single" w:sz="6" w:space="0" w:color="auto"/>
              <w:bottom w:val="single" w:sz="6" w:space="0" w:color="auto"/>
              <w:right w:val="single" w:sz="6" w:space="0" w:color="auto"/>
            </w:tcBorders>
          </w:tcPr>
          <w:p w14:paraId="4052B490" w14:textId="5D158FE7" w:rsidR="004B3DAD" w:rsidRPr="004B3DAD" w:rsidRDefault="004B3DAD" w:rsidP="004B3DAD">
            <w:pPr>
              <w:rPr>
                <w:rFonts w:ascii="Arial" w:hAnsi="Arial" w:cs="Arial"/>
                <w:lang w:val="en-GB"/>
              </w:rPr>
            </w:pPr>
            <w:r w:rsidRPr="004B3DAD">
              <w:rPr>
                <w:rFonts w:ascii="Arial" w:hAnsi="Arial" w:cs="Arial"/>
                <w:lang w:val="en-GB"/>
              </w:rPr>
              <w:t>Added client Eagle Family Foods and information in Client Specific Information Section (453931).</w:t>
            </w:r>
            <w:r w:rsidRPr="004B3DAD">
              <w:rPr>
                <w:rFonts w:ascii="Arial" w:hAnsi="Arial" w:cs="Arial"/>
                <w:lang w:val="en-GB"/>
              </w:rPr>
              <w:tab/>
            </w:r>
          </w:p>
          <w:p w14:paraId="61E44A21" w14:textId="77777777" w:rsidR="004B3DAD" w:rsidRDefault="004B3DAD" w:rsidP="004C4CF0">
            <w:pPr>
              <w:rPr>
                <w:rFonts w:ascii="Arial" w:hAnsi="Arial" w:cs="Arial"/>
                <w:lang w:val="en-GB"/>
              </w:rPr>
            </w:pPr>
          </w:p>
        </w:tc>
        <w:tc>
          <w:tcPr>
            <w:tcW w:w="1260" w:type="dxa"/>
            <w:tcBorders>
              <w:top w:val="single" w:sz="6" w:space="0" w:color="auto"/>
              <w:left w:val="single" w:sz="6" w:space="0" w:color="auto"/>
              <w:bottom w:val="single" w:sz="6" w:space="0" w:color="auto"/>
              <w:right w:val="single" w:sz="6" w:space="0" w:color="auto"/>
            </w:tcBorders>
            <w:vAlign w:val="bottom"/>
          </w:tcPr>
          <w:p w14:paraId="0DFCCEE9" w14:textId="5EE8E227" w:rsidR="004B3DAD" w:rsidRDefault="004B3DAD" w:rsidP="004C4CF0">
            <w:pPr>
              <w:rPr>
                <w:rFonts w:ascii="Arial" w:hAnsi="Arial" w:cs="Arial"/>
                <w:lang w:val="en-GB"/>
              </w:rPr>
            </w:pPr>
            <w:r>
              <w:rPr>
                <w:rFonts w:ascii="Arial" w:hAnsi="Arial" w:cs="Arial"/>
                <w:lang w:val="en-GB"/>
              </w:rPr>
              <w:t>01/10/25</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369A86A1" w14:textId="4FB519EE" w:rsidR="004B3DAD" w:rsidRDefault="004B3DAD" w:rsidP="004C4CF0">
            <w:pPr>
              <w:rPr>
                <w:rFonts w:ascii="Arial" w:hAnsi="Arial" w:cs="Arial"/>
                <w:lang w:val="en-GB"/>
              </w:rPr>
            </w:pPr>
            <w:r>
              <w:rPr>
                <w:rFonts w:ascii="Arial" w:hAnsi="Arial" w:cs="Arial"/>
                <w:lang w:val="en-GB"/>
              </w:rPr>
              <w:t>Dawn Regan</w:t>
            </w:r>
          </w:p>
        </w:tc>
      </w:tr>
      <w:tr w:rsidR="00163169" w:rsidRPr="00D04388" w14:paraId="08303491" w14:textId="77777777" w:rsidTr="000A5197">
        <w:trPr>
          <w:cantSplit/>
          <w:trHeight w:val="534"/>
        </w:trPr>
        <w:tc>
          <w:tcPr>
            <w:tcW w:w="7714" w:type="dxa"/>
            <w:gridSpan w:val="2"/>
            <w:tcBorders>
              <w:top w:val="single" w:sz="6" w:space="0" w:color="auto"/>
              <w:left w:val="single" w:sz="6" w:space="0" w:color="auto"/>
              <w:bottom w:val="single" w:sz="6" w:space="0" w:color="auto"/>
              <w:right w:val="single" w:sz="6" w:space="0" w:color="auto"/>
            </w:tcBorders>
          </w:tcPr>
          <w:p w14:paraId="38E91A88" w14:textId="491161A8" w:rsidR="00163169" w:rsidRPr="004B3DAD" w:rsidRDefault="00163169" w:rsidP="00163169">
            <w:pPr>
              <w:rPr>
                <w:rFonts w:ascii="Arial" w:hAnsi="Arial" w:cs="Arial"/>
                <w:lang w:val="en-GB"/>
              </w:rPr>
            </w:pPr>
            <w:r>
              <w:rPr>
                <w:rFonts w:ascii="Arial" w:hAnsi="Arial" w:cs="Arial"/>
                <w:lang w:val="en-GB"/>
              </w:rPr>
              <w:lastRenderedPageBreak/>
              <w:t>Removed Client Mars Wrigley Confectionery and information from Client Specific Information Section (467544)</w:t>
            </w:r>
          </w:p>
        </w:tc>
        <w:tc>
          <w:tcPr>
            <w:tcW w:w="1260" w:type="dxa"/>
            <w:tcBorders>
              <w:top w:val="single" w:sz="6" w:space="0" w:color="auto"/>
              <w:left w:val="single" w:sz="6" w:space="0" w:color="auto"/>
              <w:bottom w:val="single" w:sz="6" w:space="0" w:color="auto"/>
              <w:right w:val="single" w:sz="6" w:space="0" w:color="auto"/>
            </w:tcBorders>
            <w:vAlign w:val="bottom"/>
          </w:tcPr>
          <w:p w14:paraId="61ABB6AF" w14:textId="3ADC545B" w:rsidR="00163169" w:rsidRDefault="00163169" w:rsidP="00163169">
            <w:pPr>
              <w:rPr>
                <w:rFonts w:ascii="Arial" w:hAnsi="Arial" w:cs="Arial"/>
                <w:lang w:val="en-GB"/>
              </w:rPr>
            </w:pPr>
            <w:r>
              <w:rPr>
                <w:rFonts w:ascii="Arial" w:hAnsi="Arial" w:cs="Arial"/>
                <w:lang w:val="en-GB"/>
              </w:rPr>
              <w:t>5/4/2026</w:t>
            </w:r>
          </w:p>
        </w:tc>
        <w:tc>
          <w:tcPr>
            <w:tcW w:w="1710" w:type="dxa"/>
            <w:gridSpan w:val="2"/>
            <w:tcBorders>
              <w:top w:val="single" w:sz="6" w:space="0" w:color="auto"/>
              <w:left w:val="single" w:sz="6" w:space="0" w:color="auto"/>
              <w:bottom w:val="single" w:sz="6" w:space="0" w:color="auto"/>
              <w:right w:val="single" w:sz="6" w:space="0" w:color="auto"/>
            </w:tcBorders>
            <w:vAlign w:val="bottom"/>
          </w:tcPr>
          <w:p w14:paraId="138C4B44" w14:textId="319CF73C" w:rsidR="00163169" w:rsidRDefault="00163169" w:rsidP="00163169">
            <w:pPr>
              <w:rPr>
                <w:rFonts w:ascii="Arial" w:hAnsi="Arial" w:cs="Arial"/>
                <w:lang w:val="en-GB"/>
              </w:rPr>
            </w:pPr>
            <w:r>
              <w:rPr>
                <w:rFonts w:ascii="Arial" w:hAnsi="Arial" w:cs="Arial"/>
                <w:lang w:val="en-GB"/>
              </w:rPr>
              <w:t>Dawn Regan</w:t>
            </w:r>
          </w:p>
        </w:tc>
      </w:tr>
    </w:tbl>
    <w:p w14:paraId="1F09F838" w14:textId="77777777" w:rsidR="009945B7" w:rsidRPr="00D04388" w:rsidRDefault="009945B7" w:rsidP="009945B7"/>
    <w:p w14:paraId="5C842EFE" w14:textId="5791F637" w:rsidR="009945B7" w:rsidRPr="005906AA" w:rsidRDefault="009945B7" w:rsidP="002C282D">
      <w:pPr>
        <w:rPr>
          <w:rFonts w:ascii="Arial" w:hAnsi="Arial" w:cs="Arial"/>
          <w:sz w:val="18"/>
          <w:szCs w:val="22"/>
        </w:rPr>
      </w:pPr>
    </w:p>
    <w:sectPr w:rsidR="009945B7" w:rsidRPr="005906AA" w:rsidSect="00600DC7">
      <w:headerReference w:type="default" r:id="rId105"/>
      <w:footerReference w:type="even" r:id="rId106"/>
      <w:footerReference w:type="default" r:id="rId107"/>
      <w:pgSz w:w="12242" w:h="15842" w:code="1"/>
      <w:pgMar w:top="720" w:right="722" w:bottom="907"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39E78" w14:textId="77777777" w:rsidR="00DF7147" w:rsidRDefault="00DF7147">
      <w:r>
        <w:separator/>
      </w:r>
    </w:p>
  </w:endnote>
  <w:endnote w:type="continuationSeparator" w:id="0">
    <w:p w14:paraId="673B36DB" w14:textId="77777777" w:rsidR="00DF7147" w:rsidRDefault="00DF7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CenturySchoolbook">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1)">
    <w:altName w:val="Times New Roman"/>
    <w:charset w:val="00"/>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W1)">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44ACB" w14:textId="77777777" w:rsidR="00393F33" w:rsidRDefault="00393F33" w:rsidP="00CD468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863F7D" w14:textId="77777777" w:rsidR="00393F33" w:rsidRDefault="00393F33" w:rsidP="00935C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52C5" w14:textId="77777777" w:rsidR="00393F33" w:rsidRPr="001B1078" w:rsidRDefault="00393F33" w:rsidP="00AC6B43">
    <w:pPr>
      <w:jc w:val="center"/>
      <w:rPr>
        <w:rFonts w:ascii="Arial" w:hAnsi="Arial" w:cs="Arial"/>
        <w:lang w:val="en-GB"/>
      </w:rPr>
    </w:pPr>
    <w:r>
      <w:rPr>
        <w:rFonts w:ascii="Arial" w:hAnsi="Arial" w:cs="Arial"/>
      </w:rPr>
      <w:t xml:space="preserve">Acosta and Customer </w:t>
    </w:r>
    <w:r w:rsidRPr="001B1078">
      <w:rPr>
        <w:rFonts w:ascii="Arial" w:hAnsi="Arial" w:cs="Arial"/>
      </w:rPr>
      <w:t>Confidential and Proprietary</w:t>
    </w:r>
  </w:p>
  <w:p w14:paraId="68732236" w14:textId="77777777" w:rsidR="00393F33" w:rsidRPr="00226E07" w:rsidRDefault="00393F33" w:rsidP="00505673">
    <w:pPr>
      <w:jc w:val="center"/>
      <w:rPr>
        <w:rFonts w:ascii="Arial" w:hAnsi="Arial" w:cs="Arial"/>
        <w:lang w:val="en-GB"/>
      </w:rPr>
    </w:pPr>
    <w:r w:rsidRPr="00226E07">
      <w:rPr>
        <w:rFonts w:ascii="Arial" w:hAnsi="Arial" w:cs="Arial"/>
        <w:lang w:val="en-GB"/>
      </w:rPr>
      <w:t xml:space="preserve">Page </w:t>
    </w:r>
    <w:r w:rsidRPr="00226E07">
      <w:rPr>
        <w:rStyle w:val="PageNumber"/>
        <w:rFonts w:ascii="Arial" w:hAnsi="Arial" w:cs="Arial"/>
      </w:rPr>
      <w:fldChar w:fldCharType="begin"/>
    </w:r>
    <w:r w:rsidRPr="00226E07">
      <w:rPr>
        <w:rStyle w:val="PageNumber"/>
        <w:rFonts w:ascii="Arial" w:hAnsi="Arial" w:cs="Arial"/>
      </w:rPr>
      <w:instrText xml:space="preserve"> PAGE </w:instrText>
    </w:r>
    <w:r w:rsidRPr="00226E07">
      <w:rPr>
        <w:rStyle w:val="PageNumber"/>
        <w:rFonts w:ascii="Arial" w:hAnsi="Arial" w:cs="Arial"/>
      </w:rPr>
      <w:fldChar w:fldCharType="separate"/>
    </w:r>
    <w:r>
      <w:rPr>
        <w:rStyle w:val="PageNumber"/>
        <w:rFonts w:ascii="Arial" w:hAnsi="Arial" w:cs="Arial"/>
        <w:noProof/>
      </w:rPr>
      <w:t>21</w:t>
    </w:r>
    <w:r w:rsidRPr="00226E07">
      <w:rPr>
        <w:rStyle w:val="PageNumber"/>
        <w:rFonts w:ascii="Arial" w:hAnsi="Arial" w:cs="Arial"/>
      </w:rPr>
      <w:fldChar w:fldCharType="end"/>
    </w:r>
    <w:r w:rsidRPr="00226E07">
      <w:rPr>
        <w:rStyle w:val="PageNumber"/>
        <w:rFonts w:ascii="Arial" w:hAnsi="Arial" w:cs="Arial"/>
      </w:rPr>
      <w:t xml:space="preserve"> of </w:t>
    </w:r>
    <w:r w:rsidRPr="00226E07">
      <w:rPr>
        <w:rStyle w:val="PageNumber"/>
        <w:rFonts w:ascii="Arial" w:hAnsi="Arial" w:cs="Arial"/>
      </w:rPr>
      <w:fldChar w:fldCharType="begin"/>
    </w:r>
    <w:r w:rsidRPr="00226E07">
      <w:rPr>
        <w:rStyle w:val="PageNumber"/>
        <w:rFonts w:ascii="Arial" w:hAnsi="Arial" w:cs="Arial"/>
      </w:rPr>
      <w:instrText xml:space="preserve"> NUMPAGES </w:instrText>
    </w:r>
    <w:r w:rsidRPr="00226E07">
      <w:rPr>
        <w:rStyle w:val="PageNumber"/>
        <w:rFonts w:ascii="Arial" w:hAnsi="Arial" w:cs="Arial"/>
      </w:rPr>
      <w:fldChar w:fldCharType="separate"/>
    </w:r>
    <w:r>
      <w:rPr>
        <w:rStyle w:val="PageNumber"/>
        <w:rFonts w:ascii="Arial" w:hAnsi="Arial" w:cs="Arial"/>
        <w:noProof/>
      </w:rPr>
      <w:t>77</w:t>
    </w:r>
    <w:r w:rsidRPr="00226E07">
      <w:rPr>
        <w:rStyle w:val="PageNumber"/>
        <w:rFonts w:ascii="Arial" w:hAnsi="Arial" w:cs="Arial"/>
      </w:rPr>
      <w:fldChar w:fldCharType="end"/>
    </w:r>
  </w:p>
  <w:p w14:paraId="23F458DF" w14:textId="77777777" w:rsidR="00393F33" w:rsidRDefault="00393F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4BC89" w14:textId="77777777" w:rsidR="00DF7147" w:rsidRDefault="00DF7147">
      <w:r>
        <w:separator/>
      </w:r>
    </w:p>
  </w:footnote>
  <w:footnote w:type="continuationSeparator" w:id="0">
    <w:p w14:paraId="1E1950AA" w14:textId="77777777" w:rsidR="00DF7147" w:rsidRDefault="00DF71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14128" w14:textId="77777777" w:rsidR="00393F33" w:rsidRDefault="00393F33" w:rsidP="00A617C7">
    <w:pPr>
      <w:pStyle w:val="Header"/>
      <w:rPr>
        <w:rFonts w:ascii="Arial" w:hAnsi="Arial" w:cs="Arial"/>
        <w:b/>
        <w:noProof/>
      </w:rPr>
    </w:pPr>
    <w:bookmarkStart w:id="53" w:name="Logo"/>
    <w:r>
      <w:rPr>
        <w:rFonts w:ascii="Arial" w:hAnsi="Arial" w:cs="Arial"/>
        <w:b/>
        <w:noProof/>
      </w:rPr>
      <w:t xml:space="preserve">                                                                                                                                                                                             </w:t>
    </w:r>
  </w:p>
  <w:p w14:paraId="723D640F" w14:textId="77777777" w:rsidR="00393F33" w:rsidRDefault="00393F33" w:rsidP="003B2B67">
    <w:pPr>
      <w:pStyle w:val="Header"/>
      <w:jc w:val="right"/>
      <w:rPr>
        <w:rFonts w:ascii="Arial" w:hAnsi="Arial" w:cs="Arial"/>
        <w:b/>
        <w:noProof/>
      </w:rPr>
    </w:pPr>
    <w:r>
      <w:rPr>
        <w:rFonts w:ascii="Arial" w:hAnsi="Arial" w:cs="Arial"/>
        <w:b/>
        <w:noProof/>
      </w:rPr>
      <w:t xml:space="preserve">                </w:t>
    </w:r>
    <w:r>
      <w:rPr>
        <w:rFonts w:ascii="Arial" w:hAnsi="Arial" w:cs="Arial"/>
        <w:b/>
        <w:noProof/>
      </w:rPr>
      <w:tab/>
    </w:r>
    <w:r>
      <w:rPr>
        <w:rFonts w:ascii="Arial" w:hAnsi="Arial" w:cs="Arial"/>
        <w:b/>
        <w:noProof/>
        <w:lang w:val="en-US"/>
      </w:rPr>
      <w:drawing>
        <wp:inline distT="0" distB="0" distL="0" distR="0" wp14:anchorId="60B1312E" wp14:editId="08B89345">
          <wp:extent cx="1915160" cy="724535"/>
          <wp:effectExtent l="19050" t="0" r="8890" b="0"/>
          <wp:docPr id="1" name="Picture 1" descr="ACO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OSTA"/>
                  <pic:cNvPicPr>
                    <a:picLocks noChangeAspect="1" noChangeArrowheads="1"/>
                  </pic:cNvPicPr>
                </pic:nvPicPr>
                <pic:blipFill>
                  <a:blip r:embed="rId1"/>
                  <a:srcRect/>
                  <a:stretch>
                    <a:fillRect/>
                  </a:stretch>
                </pic:blipFill>
                <pic:spPr bwMode="auto">
                  <a:xfrm>
                    <a:off x="0" y="0"/>
                    <a:ext cx="1915160" cy="724535"/>
                  </a:xfrm>
                  <a:prstGeom prst="rect">
                    <a:avLst/>
                  </a:prstGeom>
                  <a:noFill/>
                  <a:ln w="9525">
                    <a:noFill/>
                    <a:miter lim="800000"/>
                    <a:headEnd/>
                    <a:tailEnd/>
                  </a:ln>
                </pic:spPr>
              </pic:pic>
            </a:graphicData>
          </a:graphic>
        </wp:inline>
      </w:drawing>
    </w:r>
    <w:r>
      <w:rPr>
        <w:rFonts w:ascii="Arial" w:hAnsi="Arial" w:cs="Arial"/>
        <w:b/>
        <w:noProof/>
      </w:rPr>
      <w:t xml:space="preserve">   </w:t>
    </w:r>
    <w:bookmarkEnd w:id="53"/>
    <w:r>
      <w:rPr>
        <w:rFonts w:ascii="Arial" w:hAnsi="Arial" w:cs="Arial"/>
        <w:b/>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9158846" o:spid="_x0000_i1025" type="#_x0000_t75" style="width:12in;height:828pt;visibility:visible;mso-wrap-style:square" o:bullet="t">
        <v:imagedata r:id="rId1" o:title=""/>
      </v:shape>
    </w:pict>
  </w:numPicBullet>
  <w:abstractNum w:abstractNumId="0" w15:restartNumberingAfterBreak="0">
    <w:nsid w:val="FFFFFFFB"/>
    <w:multiLevelType w:val="multilevel"/>
    <w:tmpl w:val="E200D9F2"/>
    <w:lvl w:ilvl="0">
      <w:start w:val="1"/>
      <w:numFmt w:val="decimal"/>
      <w:pStyle w:val="Heading1"/>
      <w:lvlText w:val="%1."/>
      <w:lvlJc w:val="left"/>
      <w:pPr>
        <w:tabs>
          <w:tab w:val="num" w:pos="180"/>
        </w:tabs>
        <w:ind w:left="540" w:hanging="360"/>
      </w:pPr>
      <w:rPr>
        <w:rFonts w:hint="default"/>
      </w:rPr>
    </w:lvl>
    <w:lvl w:ilvl="1">
      <w:start w:val="1"/>
      <w:numFmt w:val="decimal"/>
      <w:pStyle w:val="Heading2"/>
      <w:lvlText w:val="%1.%2."/>
      <w:lvlJc w:val="left"/>
      <w:pPr>
        <w:tabs>
          <w:tab w:val="num" w:pos="360"/>
        </w:tabs>
        <w:ind w:left="1152" w:hanging="432"/>
      </w:pPr>
      <w:rPr>
        <w:rFonts w:hint="default"/>
      </w:rPr>
    </w:lvl>
    <w:lvl w:ilvl="2">
      <w:start w:val="1"/>
      <w:numFmt w:val="decimal"/>
      <w:pStyle w:val="Heading3"/>
      <w:lvlText w:val="%1.%2.%3."/>
      <w:lvlJc w:val="left"/>
      <w:pPr>
        <w:tabs>
          <w:tab w:val="num" w:pos="180"/>
        </w:tabs>
        <w:ind w:left="1404" w:hanging="504"/>
      </w:pPr>
      <w:rPr>
        <w:rFonts w:hint="default"/>
      </w:rPr>
    </w:lvl>
    <w:lvl w:ilvl="3">
      <w:numFmt w:val="none"/>
      <w:lvlText w:val=""/>
      <w:lvlJc w:val="left"/>
      <w:pPr>
        <w:tabs>
          <w:tab w:val="num" w:pos="180"/>
        </w:tabs>
        <w:ind w:left="180" w:firstLine="0"/>
      </w:pPr>
      <w:rPr>
        <w:rFonts w:hint="default"/>
      </w:rPr>
    </w:lvl>
    <w:lvl w:ilvl="4">
      <w:numFmt w:val="none"/>
      <w:lvlText w:val=""/>
      <w:lvlJc w:val="left"/>
      <w:pPr>
        <w:tabs>
          <w:tab w:val="num" w:pos="180"/>
        </w:tabs>
        <w:ind w:left="180" w:firstLine="0"/>
      </w:pPr>
      <w:rPr>
        <w:rFonts w:hint="default"/>
      </w:rPr>
    </w:lvl>
    <w:lvl w:ilvl="5">
      <w:numFmt w:val="none"/>
      <w:lvlText w:val=""/>
      <w:lvlJc w:val="left"/>
      <w:pPr>
        <w:tabs>
          <w:tab w:val="num" w:pos="180"/>
        </w:tabs>
        <w:ind w:left="180" w:firstLine="0"/>
      </w:pPr>
      <w:rPr>
        <w:rFonts w:hint="default"/>
      </w:rPr>
    </w:lvl>
    <w:lvl w:ilvl="6">
      <w:numFmt w:val="none"/>
      <w:lvlText w:val=""/>
      <w:lvlJc w:val="left"/>
      <w:pPr>
        <w:tabs>
          <w:tab w:val="num" w:pos="180"/>
        </w:tabs>
        <w:ind w:left="180" w:firstLine="0"/>
      </w:pPr>
      <w:rPr>
        <w:rFonts w:hint="default"/>
      </w:rPr>
    </w:lvl>
    <w:lvl w:ilvl="7">
      <w:numFmt w:val="none"/>
      <w:lvlText w:val=""/>
      <w:lvlJc w:val="left"/>
      <w:pPr>
        <w:tabs>
          <w:tab w:val="num" w:pos="180"/>
        </w:tabs>
        <w:ind w:left="180" w:firstLine="0"/>
      </w:pPr>
      <w:rPr>
        <w:rFonts w:hint="default"/>
      </w:rPr>
    </w:lvl>
    <w:lvl w:ilvl="8">
      <w:numFmt w:val="none"/>
      <w:lvlText w:val=""/>
      <w:lvlJc w:val="left"/>
      <w:pPr>
        <w:tabs>
          <w:tab w:val="num" w:pos="180"/>
        </w:tabs>
        <w:ind w:left="180" w:firstLine="0"/>
      </w:pPr>
      <w:rPr>
        <w:rFonts w:hint="default"/>
      </w:rPr>
    </w:lvl>
  </w:abstractNum>
  <w:abstractNum w:abstractNumId="1" w15:restartNumberingAfterBreak="0">
    <w:nsid w:val="00FA2662"/>
    <w:multiLevelType w:val="multilevel"/>
    <w:tmpl w:val="D428A5E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2011F6E"/>
    <w:multiLevelType w:val="hybridMultilevel"/>
    <w:tmpl w:val="99283D78"/>
    <w:lvl w:ilvl="0" w:tplc="BFBE53A0">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A30877"/>
    <w:multiLevelType w:val="hybridMultilevel"/>
    <w:tmpl w:val="9F26ECFA"/>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0A1C0795"/>
    <w:multiLevelType w:val="multilevel"/>
    <w:tmpl w:val="018E1E8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0CFF4B27"/>
    <w:multiLevelType w:val="hybridMultilevel"/>
    <w:tmpl w:val="12DA9E02"/>
    <w:lvl w:ilvl="0" w:tplc="C3D43B30">
      <w:start w:val="1"/>
      <w:numFmt w:val="bullet"/>
      <w:pStyle w:val="Bullet2"/>
      <w:lvlText w:val=""/>
      <w:lvlJc w:val="left"/>
      <w:pPr>
        <w:tabs>
          <w:tab w:val="num" w:pos="2520"/>
        </w:tabs>
        <w:ind w:left="2520" w:hanging="360"/>
      </w:pPr>
      <w:rPr>
        <w:rFonts w:ascii="Symbol" w:hAnsi="Symbol" w:hint="default"/>
        <w:sz w:val="20"/>
      </w:rPr>
    </w:lvl>
    <w:lvl w:ilvl="1" w:tplc="178A64CA" w:tentative="1">
      <w:start w:val="1"/>
      <w:numFmt w:val="bullet"/>
      <w:lvlText w:val="o"/>
      <w:lvlJc w:val="left"/>
      <w:pPr>
        <w:tabs>
          <w:tab w:val="num" w:pos="1440"/>
        </w:tabs>
        <w:ind w:left="1440" w:hanging="360"/>
      </w:pPr>
      <w:rPr>
        <w:rFonts w:ascii="Courier New" w:hAnsi="Courier New" w:cs="Courier New" w:hint="default"/>
      </w:rPr>
    </w:lvl>
    <w:lvl w:ilvl="2" w:tplc="37F87A1A" w:tentative="1">
      <w:start w:val="1"/>
      <w:numFmt w:val="bullet"/>
      <w:lvlText w:val=""/>
      <w:lvlJc w:val="left"/>
      <w:pPr>
        <w:tabs>
          <w:tab w:val="num" w:pos="2160"/>
        </w:tabs>
        <w:ind w:left="2160" w:hanging="360"/>
      </w:pPr>
      <w:rPr>
        <w:rFonts w:ascii="Wingdings" w:hAnsi="Wingdings" w:hint="default"/>
      </w:rPr>
    </w:lvl>
    <w:lvl w:ilvl="3" w:tplc="C07CFB1E" w:tentative="1">
      <w:start w:val="1"/>
      <w:numFmt w:val="bullet"/>
      <w:lvlText w:val=""/>
      <w:lvlJc w:val="left"/>
      <w:pPr>
        <w:tabs>
          <w:tab w:val="num" w:pos="2880"/>
        </w:tabs>
        <w:ind w:left="2880" w:hanging="360"/>
      </w:pPr>
      <w:rPr>
        <w:rFonts w:ascii="Symbol" w:hAnsi="Symbol" w:hint="default"/>
      </w:rPr>
    </w:lvl>
    <w:lvl w:ilvl="4" w:tplc="47F03D52" w:tentative="1">
      <w:start w:val="1"/>
      <w:numFmt w:val="bullet"/>
      <w:lvlText w:val="o"/>
      <w:lvlJc w:val="left"/>
      <w:pPr>
        <w:tabs>
          <w:tab w:val="num" w:pos="3600"/>
        </w:tabs>
        <w:ind w:left="3600" w:hanging="360"/>
      </w:pPr>
      <w:rPr>
        <w:rFonts w:ascii="Courier New" w:hAnsi="Courier New" w:cs="Courier New" w:hint="default"/>
      </w:rPr>
    </w:lvl>
    <w:lvl w:ilvl="5" w:tplc="BC547AE2" w:tentative="1">
      <w:start w:val="1"/>
      <w:numFmt w:val="bullet"/>
      <w:lvlText w:val=""/>
      <w:lvlJc w:val="left"/>
      <w:pPr>
        <w:tabs>
          <w:tab w:val="num" w:pos="4320"/>
        </w:tabs>
        <w:ind w:left="4320" w:hanging="360"/>
      </w:pPr>
      <w:rPr>
        <w:rFonts w:ascii="Wingdings" w:hAnsi="Wingdings" w:hint="default"/>
      </w:rPr>
    </w:lvl>
    <w:lvl w:ilvl="6" w:tplc="9FCE4ADA" w:tentative="1">
      <w:start w:val="1"/>
      <w:numFmt w:val="bullet"/>
      <w:lvlText w:val=""/>
      <w:lvlJc w:val="left"/>
      <w:pPr>
        <w:tabs>
          <w:tab w:val="num" w:pos="5040"/>
        </w:tabs>
        <w:ind w:left="5040" w:hanging="360"/>
      </w:pPr>
      <w:rPr>
        <w:rFonts w:ascii="Symbol" w:hAnsi="Symbol" w:hint="default"/>
      </w:rPr>
    </w:lvl>
    <w:lvl w:ilvl="7" w:tplc="F456247E" w:tentative="1">
      <w:start w:val="1"/>
      <w:numFmt w:val="bullet"/>
      <w:lvlText w:val="o"/>
      <w:lvlJc w:val="left"/>
      <w:pPr>
        <w:tabs>
          <w:tab w:val="num" w:pos="5760"/>
        </w:tabs>
        <w:ind w:left="5760" w:hanging="360"/>
      </w:pPr>
      <w:rPr>
        <w:rFonts w:ascii="Courier New" w:hAnsi="Courier New" w:cs="Courier New" w:hint="default"/>
      </w:rPr>
    </w:lvl>
    <w:lvl w:ilvl="8" w:tplc="465483A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D96992"/>
    <w:multiLevelType w:val="multilevel"/>
    <w:tmpl w:val="C1A8ECEC"/>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0C2178D"/>
    <w:multiLevelType w:val="hybridMultilevel"/>
    <w:tmpl w:val="BE1CD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5465C7B"/>
    <w:multiLevelType w:val="hybridMultilevel"/>
    <w:tmpl w:val="498618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808183E"/>
    <w:multiLevelType w:val="multilevel"/>
    <w:tmpl w:val="9404C1F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C5C214C"/>
    <w:multiLevelType w:val="hybridMultilevel"/>
    <w:tmpl w:val="A89258BC"/>
    <w:lvl w:ilvl="0" w:tplc="D55004CE">
      <w:start w:val="3"/>
      <w:numFmt w:val="decimal"/>
      <w:lvlText w:val="%1."/>
      <w:lvlJc w:val="left"/>
      <w:pPr>
        <w:ind w:left="1080" w:hanging="720"/>
      </w:pPr>
      <w:rPr>
        <w:rFonts w:hint="default"/>
        <w:b w:val="0"/>
        <w:sz w:val="1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464E95"/>
    <w:multiLevelType w:val="hybridMultilevel"/>
    <w:tmpl w:val="EE7C9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5524C5"/>
    <w:multiLevelType w:val="multilevel"/>
    <w:tmpl w:val="A4C47BA6"/>
    <w:lvl w:ilvl="0">
      <w:start w:val="2"/>
      <w:numFmt w:val="decimal"/>
      <w:lvlText w:val="%1"/>
      <w:lvlJc w:val="left"/>
      <w:pPr>
        <w:ind w:left="360" w:hanging="360"/>
      </w:pPr>
      <w:rPr>
        <w:rFonts w:hint="default"/>
        <w:b/>
      </w:rPr>
    </w:lvl>
    <w:lvl w:ilvl="1">
      <w:start w:val="8"/>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3" w15:restartNumberingAfterBreak="0">
    <w:nsid w:val="231344FC"/>
    <w:multiLevelType w:val="multilevel"/>
    <w:tmpl w:val="4F3A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203D8"/>
    <w:multiLevelType w:val="hybridMultilevel"/>
    <w:tmpl w:val="8F4A71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B439EA"/>
    <w:multiLevelType w:val="hybridMultilevel"/>
    <w:tmpl w:val="D77431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9090733"/>
    <w:multiLevelType w:val="multilevel"/>
    <w:tmpl w:val="B5DC36EA"/>
    <w:lvl w:ilvl="0">
      <w:start w:val="3"/>
      <w:numFmt w:val="decimal"/>
      <w:lvlText w:val="%1"/>
      <w:lvlJc w:val="left"/>
      <w:pPr>
        <w:ind w:left="720" w:hanging="720"/>
      </w:pPr>
      <w:rPr>
        <w:rFonts w:hint="default"/>
        <w:sz w:val="18"/>
      </w:rPr>
    </w:lvl>
    <w:lvl w:ilvl="1">
      <w:start w:val="2"/>
      <w:numFmt w:val="decimal"/>
      <w:lvlText w:val="%1.%2"/>
      <w:lvlJc w:val="left"/>
      <w:pPr>
        <w:ind w:left="720" w:hanging="720"/>
      </w:pPr>
      <w:rPr>
        <w:rFonts w:hint="default"/>
        <w:sz w:val="18"/>
      </w:rPr>
    </w:lvl>
    <w:lvl w:ilvl="2">
      <w:start w:val="1"/>
      <w:numFmt w:val="decimal"/>
      <w:lvlText w:val="%1.%2.%3"/>
      <w:lvlJc w:val="left"/>
      <w:pPr>
        <w:ind w:left="720" w:hanging="720"/>
      </w:pPr>
      <w:rPr>
        <w:rFonts w:hint="default"/>
        <w:sz w:val="18"/>
      </w:rPr>
    </w:lvl>
    <w:lvl w:ilvl="3">
      <w:start w:val="1"/>
      <w:numFmt w:val="decimal"/>
      <w:lvlText w:val="%1.%2.%3.%4"/>
      <w:lvlJc w:val="left"/>
      <w:pPr>
        <w:ind w:left="720" w:hanging="720"/>
      </w:pPr>
      <w:rPr>
        <w:rFonts w:hint="default"/>
        <w:sz w:val="18"/>
      </w:rPr>
    </w:lvl>
    <w:lvl w:ilvl="4">
      <w:start w:val="1"/>
      <w:numFmt w:val="decimal"/>
      <w:lvlText w:val="%1.%2.%3.%4.%5"/>
      <w:lvlJc w:val="left"/>
      <w:pPr>
        <w:ind w:left="720" w:hanging="720"/>
      </w:pPr>
      <w:rPr>
        <w:rFonts w:hint="default"/>
        <w:sz w:val="18"/>
      </w:rPr>
    </w:lvl>
    <w:lvl w:ilvl="5">
      <w:start w:val="1"/>
      <w:numFmt w:val="decimal"/>
      <w:lvlText w:val="%1.%2.%3.%4.%5.%6"/>
      <w:lvlJc w:val="left"/>
      <w:pPr>
        <w:ind w:left="1080" w:hanging="1080"/>
      </w:pPr>
      <w:rPr>
        <w:rFonts w:hint="default"/>
        <w:sz w:val="18"/>
      </w:rPr>
    </w:lvl>
    <w:lvl w:ilvl="6">
      <w:start w:val="1"/>
      <w:numFmt w:val="decimal"/>
      <w:lvlText w:val="%1.%2.%3.%4.%5.%6.%7"/>
      <w:lvlJc w:val="left"/>
      <w:pPr>
        <w:ind w:left="1080" w:hanging="1080"/>
      </w:pPr>
      <w:rPr>
        <w:rFonts w:hint="default"/>
        <w:sz w:val="18"/>
      </w:rPr>
    </w:lvl>
    <w:lvl w:ilvl="7">
      <w:start w:val="1"/>
      <w:numFmt w:val="decimal"/>
      <w:lvlText w:val="%1.%2.%3.%4.%5.%6.%7.%8"/>
      <w:lvlJc w:val="left"/>
      <w:pPr>
        <w:ind w:left="1440" w:hanging="1440"/>
      </w:pPr>
      <w:rPr>
        <w:rFonts w:hint="default"/>
        <w:sz w:val="18"/>
      </w:rPr>
    </w:lvl>
    <w:lvl w:ilvl="8">
      <w:start w:val="1"/>
      <w:numFmt w:val="decimal"/>
      <w:lvlText w:val="%1.%2.%3.%4.%5.%6.%7.%8.%9"/>
      <w:lvlJc w:val="left"/>
      <w:pPr>
        <w:ind w:left="1440" w:hanging="1440"/>
      </w:pPr>
      <w:rPr>
        <w:rFonts w:hint="default"/>
        <w:sz w:val="18"/>
      </w:rPr>
    </w:lvl>
  </w:abstractNum>
  <w:abstractNum w:abstractNumId="17" w15:restartNumberingAfterBreak="0">
    <w:nsid w:val="29B7146D"/>
    <w:multiLevelType w:val="hybridMultilevel"/>
    <w:tmpl w:val="AE56CCB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pStyle w:val="bULLET1"/>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C992840"/>
    <w:multiLevelType w:val="multilevel"/>
    <w:tmpl w:val="CB50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73A20"/>
    <w:multiLevelType w:val="hybridMultilevel"/>
    <w:tmpl w:val="1EA2AE96"/>
    <w:lvl w:ilvl="0" w:tplc="E59890F8">
      <w:start w:val="3"/>
      <w:numFmt w:val="decimal"/>
      <w:lvlText w:val="%1."/>
      <w:lvlJc w:val="left"/>
      <w:pPr>
        <w:ind w:left="720" w:hanging="360"/>
      </w:pPr>
      <w:rPr>
        <w:rFonts w:hint="default"/>
        <w:b w:val="0"/>
        <w:sz w:val="1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B77298"/>
    <w:multiLevelType w:val="multilevel"/>
    <w:tmpl w:val="CA4A2F40"/>
    <w:lvl w:ilvl="0">
      <w:start w:val="3"/>
      <w:numFmt w:val="decimal"/>
      <w:lvlText w:val="%1"/>
      <w:lvlJc w:val="left"/>
      <w:pPr>
        <w:ind w:left="720" w:hanging="720"/>
      </w:pPr>
      <w:rPr>
        <w:rFonts w:hint="default"/>
        <w:sz w:val="18"/>
      </w:rPr>
    </w:lvl>
    <w:lvl w:ilvl="1">
      <w:start w:val="2"/>
      <w:numFmt w:val="decimal"/>
      <w:lvlText w:val="%1.%2"/>
      <w:lvlJc w:val="left"/>
      <w:pPr>
        <w:ind w:left="720" w:hanging="720"/>
      </w:pPr>
      <w:rPr>
        <w:rFonts w:hint="default"/>
        <w:b/>
        <w:sz w:val="18"/>
      </w:rPr>
    </w:lvl>
    <w:lvl w:ilvl="2">
      <w:start w:val="1"/>
      <w:numFmt w:val="decimal"/>
      <w:lvlText w:val="%1.%2.%3"/>
      <w:lvlJc w:val="left"/>
      <w:pPr>
        <w:ind w:left="720" w:hanging="720"/>
      </w:pPr>
      <w:rPr>
        <w:rFonts w:hint="default"/>
        <w:sz w:val="18"/>
      </w:rPr>
    </w:lvl>
    <w:lvl w:ilvl="3">
      <w:start w:val="1"/>
      <w:numFmt w:val="decimal"/>
      <w:lvlText w:val="%1.%2.%3.%4"/>
      <w:lvlJc w:val="left"/>
      <w:pPr>
        <w:ind w:left="720" w:hanging="720"/>
      </w:pPr>
      <w:rPr>
        <w:rFonts w:hint="default"/>
        <w:sz w:val="18"/>
      </w:rPr>
    </w:lvl>
    <w:lvl w:ilvl="4">
      <w:start w:val="1"/>
      <w:numFmt w:val="decimal"/>
      <w:lvlText w:val="%1.%2.%3.%4.%5"/>
      <w:lvlJc w:val="left"/>
      <w:pPr>
        <w:ind w:left="720" w:hanging="720"/>
      </w:pPr>
      <w:rPr>
        <w:rFonts w:hint="default"/>
        <w:sz w:val="18"/>
      </w:rPr>
    </w:lvl>
    <w:lvl w:ilvl="5">
      <w:start w:val="1"/>
      <w:numFmt w:val="decimal"/>
      <w:lvlText w:val="%1.%2.%3.%4.%5.%6"/>
      <w:lvlJc w:val="left"/>
      <w:pPr>
        <w:ind w:left="1080" w:hanging="1080"/>
      </w:pPr>
      <w:rPr>
        <w:rFonts w:hint="default"/>
        <w:sz w:val="18"/>
      </w:rPr>
    </w:lvl>
    <w:lvl w:ilvl="6">
      <w:start w:val="1"/>
      <w:numFmt w:val="decimal"/>
      <w:lvlText w:val="%1.%2.%3.%4.%5.%6.%7"/>
      <w:lvlJc w:val="left"/>
      <w:pPr>
        <w:ind w:left="1080" w:hanging="1080"/>
      </w:pPr>
      <w:rPr>
        <w:rFonts w:hint="default"/>
        <w:sz w:val="18"/>
      </w:rPr>
    </w:lvl>
    <w:lvl w:ilvl="7">
      <w:start w:val="1"/>
      <w:numFmt w:val="decimal"/>
      <w:lvlText w:val="%1.%2.%3.%4.%5.%6.%7.%8"/>
      <w:lvlJc w:val="left"/>
      <w:pPr>
        <w:ind w:left="1440" w:hanging="1440"/>
      </w:pPr>
      <w:rPr>
        <w:rFonts w:hint="default"/>
        <w:sz w:val="18"/>
      </w:rPr>
    </w:lvl>
    <w:lvl w:ilvl="8">
      <w:start w:val="1"/>
      <w:numFmt w:val="decimal"/>
      <w:lvlText w:val="%1.%2.%3.%4.%5.%6.%7.%8.%9"/>
      <w:lvlJc w:val="left"/>
      <w:pPr>
        <w:ind w:left="1440" w:hanging="1440"/>
      </w:pPr>
      <w:rPr>
        <w:rFonts w:hint="default"/>
        <w:sz w:val="18"/>
      </w:rPr>
    </w:lvl>
  </w:abstractNum>
  <w:abstractNum w:abstractNumId="21" w15:restartNumberingAfterBreak="0">
    <w:nsid w:val="38C06274"/>
    <w:multiLevelType w:val="hybridMultilevel"/>
    <w:tmpl w:val="0ED6ABBE"/>
    <w:lvl w:ilvl="0" w:tplc="91B67604">
      <w:start w:val="3"/>
      <w:numFmt w:val="decimal"/>
      <w:lvlText w:val="%1."/>
      <w:lvlJc w:val="left"/>
      <w:pPr>
        <w:ind w:left="720" w:hanging="360"/>
      </w:pPr>
      <w:rPr>
        <w:rFonts w:hint="default"/>
        <w:b w:val="0"/>
        <w:sz w:val="1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A11C35"/>
    <w:multiLevelType w:val="multilevel"/>
    <w:tmpl w:val="B50E86D2"/>
    <w:lvl w:ilvl="0">
      <w:start w:val="3"/>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39AB149B"/>
    <w:multiLevelType w:val="hybridMultilevel"/>
    <w:tmpl w:val="5DCA8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8C5D75"/>
    <w:multiLevelType w:val="multilevel"/>
    <w:tmpl w:val="344240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3EC36CEF"/>
    <w:multiLevelType w:val="multilevel"/>
    <w:tmpl w:val="C1BCBE6A"/>
    <w:lvl w:ilvl="0">
      <w:start w:val="3"/>
      <w:numFmt w:val="decimal"/>
      <w:lvlText w:val="%1"/>
      <w:lvlJc w:val="left"/>
      <w:pPr>
        <w:ind w:left="720" w:hanging="720"/>
      </w:pPr>
      <w:rPr>
        <w:rFonts w:hint="default"/>
        <w:sz w:val="18"/>
      </w:rPr>
    </w:lvl>
    <w:lvl w:ilvl="1">
      <w:start w:val="2"/>
      <w:numFmt w:val="decimal"/>
      <w:lvlText w:val="%1.%2"/>
      <w:lvlJc w:val="left"/>
      <w:pPr>
        <w:ind w:left="720" w:hanging="720"/>
      </w:pPr>
      <w:rPr>
        <w:rFonts w:hint="default"/>
        <w:sz w:val="18"/>
      </w:rPr>
    </w:lvl>
    <w:lvl w:ilvl="2">
      <w:start w:val="1"/>
      <w:numFmt w:val="decimal"/>
      <w:lvlText w:val="%1.%2.%3"/>
      <w:lvlJc w:val="left"/>
      <w:pPr>
        <w:ind w:left="720" w:hanging="720"/>
      </w:pPr>
      <w:rPr>
        <w:rFonts w:hint="default"/>
        <w:sz w:val="18"/>
      </w:rPr>
    </w:lvl>
    <w:lvl w:ilvl="3">
      <w:start w:val="1"/>
      <w:numFmt w:val="decimal"/>
      <w:lvlText w:val="%1.%2.%3.%4"/>
      <w:lvlJc w:val="left"/>
      <w:pPr>
        <w:ind w:left="720" w:hanging="720"/>
      </w:pPr>
      <w:rPr>
        <w:rFonts w:hint="default"/>
        <w:sz w:val="18"/>
      </w:rPr>
    </w:lvl>
    <w:lvl w:ilvl="4">
      <w:start w:val="1"/>
      <w:numFmt w:val="decimal"/>
      <w:lvlText w:val="%1.%2.%3.%4.%5"/>
      <w:lvlJc w:val="left"/>
      <w:pPr>
        <w:ind w:left="720" w:hanging="720"/>
      </w:pPr>
      <w:rPr>
        <w:rFonts w:hint="default"/>
        <w:sz w:val="18"/>
      </w:rPr>
    </w:lvl>
    <w:lvl w:ilvl="5">
      <w:start w:val="1"/>
      <w:numFmt w:val="decimal"/>
      <w:lvlText w:val="%1.%2.%3.%4.%5.%6"/>
      <w:lvlJc w:val="left"/>
      <w:pPr>
        <w:ind w:left="1080" w:hanging="1080"/>
      </w:pPr>
      <w:rPr>
        <w:rFonts w:hint="default"/>
        <w:sz w:val="18"/>
      </w:rPr>
    </w:lvl>
    <w:lvl w:ilvl="6">
      <w:start w:val="1"/>
      <w:numFmt w:val="decimal"/>
      <w:lvlText w:val="%1.%2.%3.%4.%5.%6.%7"/>
      <w:lvlJc w:val="left"/>
      <w:pPr>
        <w:ind w:left="1080" w:hanging="1080"/>
      </w:pPr>
      <w:rPr>
        <w:rFonts w:hint="default"/>
        <w:sz w:val="18"/>
      </w:rPr>
    </w:lvl>
    <w:lvl w:ilvl="7">
      <w:start w:val="1"/>
      <w:numFmt w:val="decimal"/>
      <w:lvlText w:val="%1.%2.%3.%4.%5.%6.%7.%8"/>
      <w:lvlJc w:val="left"/>
      <w:pPr>
        <w:ind w:left="1440" w:hanging="1440"/>
      </w:pPr>
      <w:rPr>
        <w:rFonts w:hint="default"/>
        <w:sz w:val="18"/>
      </w:rPr>
    </w:lvl>
    <w:lvl w:ilvl="8">
      <w:start w:val="1"/>
      <w:numFmt w:val="decimal"/>
      <w:lvlText w:val="%1.%2.%3.%4.%5.%6.%7.%8.%9"/>
      <w:lvlJc w:val="left"/>
      <w:pPr>
        <w:ind w:left="1440" w:hanging="1440"/>
      </w:pPr>
      <w:rPr>
        <w:rFonts w:hint="default"/>
        <w:sz w:val="18"/>
      </w:rPr>
    </w:lvl>
  </w:abstractNum>
  <w:abstractNum w:abstractNumId="26" w15:restartNumberingAfterBreak="0">
    <w:nsid w:val="41884B45"/>
    <w:multiLevelType w:val="hybridMultilevel"/>
    <w:tmpl w:val="1946DC36"/>
    <w:lvl w:ilvl="0" w:tplc="EA5686BA">
      <w:start w:val="3"/>
      <w:numFmt w:val="decimal"/>
      <w:lvlText w:val="%1."/>
      <w:lvlJc w:val="left"/>
      <w:pPr>
        <w:ind w:left="1080" w:hanging="720"/>
      </w:pPr>
      <w:rPr>
        <w:rFonts w:hint="default"/>
        <w:b w:val="0"/>
        <w:sz w:val="1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975D62"/>
    <w:multiLevelType w:val="hybridMultilevel"/>
    <w:tmpl w:val="70724C28"/>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4CDD762F"/>
    <w:multiLevelType w:val="hybridMultilevel"/>
    <w:tmpl w:val="F48E6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DB7B80"/>
    <w:multiLevelType w:val="hybridMultilevel"/>
    <w:tmpl w:val="2902B912"/>
    <w:lvl w:ilvl="0" w:tplc="3CB08B28">
      <w:start w:val="3"/>
      <w:numFmt w:val="decimal"/>
      <w:lvlText w:val="%1."/>
      <w:lvlJc w:val="left"/>
      <w:pPr>
        <w:ind w:left="1080" w:hanging="720"/>
      </w:pPr>
      <w:rPr>
        <w:rFonts w:hint="default"/>
        <w:b w:val="0"/>
        <w:sz w:val="1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C026B2"/>
    <w:multiLevelType w:val="hybridMultilevel"/>
    <w:tmpl w:val="C0344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884D03"/>
    <w:multiLevelType w:val="singleLevel"/>
    <w:tmpl w:val="4746B9FC"/>
    <w:lvl w:ilvl="0">
      <w:start w:val="1"/>
      <w:numFmt w:val="bullet"/>
      <w:pStyle w:val="P101TextBullet"/>
      <w:lvlText w:val=""/>
      <w:lvlJc w:val="left"/>
      <w:pPr>
        <w:tabs>
          <w:tab w:val="num" w:pos="360"/>
        </w:tabs>
        <w:ind w:left="0" w:firstLine="0"/>
      </w:pPr>
      <w:rPr>
        <w:rFonts w:ascii="Symbol" w:hAnsi="Symbol" w:hint="default"/>
      </w:rPr>
    </w:lvl>
  </w:abstractNum>
  <w:abstractNum w:abstractNumId="32" w15:restartNumberingAfterBreak="0">
    <w:nsid w:val="5C807673"/>
    <w:multiLevelType w:val="hybridMultilevel"/>
    <w:tmpl w:val="300A5A18"/>
    <w:lvl w:ilvl="0" w:tplc="04090001">
      <w:start w:val="1"/>
      <w:numFmt w:val="bullet"/>
      <w:lvlText w:val=""/>
      <w:lvlJc w:val="left"/>
      <w:pPr>
        <w:ind w:left="720" w:hanging="360"/>
      </w:pPr>
      <w:rPr>
        <w:rFonts w:ascii="Symbol" w:hAnsi="Symbol"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5F6C73D1"/>
    <w:multiLevelType w:val="singleLevel"/>
    <w:tmpl w:val="FF6EE954"/>
    <w:lvl w:ilvl="0">
      <w:start w:val="1"/>
      <w:numFmt w:val="bullet"/>
      <w:pStyle w:val="bullet10"/>
      <w:lvlText w:val=""/>
      <w:lvlJc w:val="left"/>
      <w:pPr>
        <w:tabs>
          <w:tab w:val="num" w:pos="360"/>
        </w:tabs>
        <w:ind w:left="360" w:hanging="360"/>
      </w:pPr>
      <w:rPr>
        <w:rFonts w:ascii="Symbol" w:hAnsi="Symbol" w:hint="default"/>
      </w:rPr>
    </w:lvl>
  </w:abstractNum>
  <w:abstractNum w:abstractNumId="34" w15:restartNumberingAfterBreak="0">
    <w:nsid w:val="65E963D0"/>
    <w:multiLevelType w:val="multilevel"/>
    <w:tmpl w:val="C10C9FAA"/>
    <w:lvl w:ilvl="0">
      <w:start w:val="3"/>
      <w:numFmt w:val="decimal"/>
      <w:lvlText w:val="%1"/>
      <w:lvlJc w:val="left"/>
      <w:pPr>
        <w:ind w:left="360" w:hanging="360"/>
      </w:pPr>
      <w:rPr>
        <w:rFonts w:hint="default"/>
        <w:sz w:val="18"/>
      </w:rPr>
    </w:lvl>
    <w:lvl w:ilvl="1">
      <w:start w:val="2"/>
      <w:numFmt w:val="decimal"/>
      <w:lvlText w:val="%1.%2"/>
      <w:lvlJc w:val="left"/>
      <w:pPr>
        <w:ind w:left="360" w:hanging="360"/>
      </w:pPr>
      <w:rPr>
        <w:rFonts w:hint="default"/>
        <w:sz w:val="18"/>
      </w:rPr>
    </w:lvl>
    <w:lvl w:ilvl="2">
      <w:start w:val="1"/>
      <w:numFmt w:val="decimal"/>
      <w:lvlText w:val="%1.%2.%3"/>
      <w:lvlJc w:val="left"/>
      <w:pPr>
        <w:ind w:left="720" w:hanging="720"/>
      </w:pPr>
      <w:rPr>
        <w:rFonts w:hint="default"/>
        <w:sz w:val="18"/>
      </w:rPr>
    </w:lvl>
    <w:lvl w:ilvl="3">
      <w:start w:val="1"/>
      <w:numFmt w:val="decimal"/>
      <w:lvlText w:val="%1.%2.%3.%4"/>
      <w:lvlJc w:val="left"/>
      <w:pPr>
        <w:ind w:left="720" w:hanging="720"/>
      </w:pPr>
      <w:rPr>
        <w:rFonts w:hint="default"/>
        <w:sz w:val="18"/>
      </w:rPr>
    </w:lvl>
    <w:lvl w:ilvl="4">
      <w:start w:val="1"/>
      <w:numFmt w:val="decimal"/>
      <w:lvlText w:val="%1.%2.%3.%4.%5"/>
      <w:lvlJc w:val="left"/>
      <w:pPr>
        <w:ind w:left="720" w:hanging="720"/>
      </w:pPr>
      <w:rPr>
        <w:rFonts w:hint="default"/>
        <w:sz w:val="18"/>
      </w:rPr>
    </w:lvl>
    <w:lvl w:ilvl="5">
      <w:start w:val="1"/>
      <w:numFmt w:val="decimal"/>
      <w:lvlText w:val="%1.%2.%3.%4.%5.%6"/>
      <w:lvlJc w:val="left"/>
      <w:pPr>
        <w:ind w:left="1080" w:hanging="1080"/>
      </w:pPr>
      <w:rPr>
        <w:rFonts w:hint="default"/>
        <w:sz w:val="18"/>
      </w:rPr>
    </w:lvl>
    <w:lvl w:ilvl="6">
      <w:start w:val="1"/>
      <w:numFmt w:val="decimal"/>
      <w:lvlText w:val="%1.%2.%3.%4.%5.%6.%7"/>
      <w:lvlJc w:val="left"/>
      <w:pPr>
        <w:ind w:left="1080" w:hanging="1080"/>
      </w:pPr>
      <w:rPr>
        <w:rFonts w:hint="default"/>
        <w:sz w:val="18"/>
      </w:rPr>
    </w:lvl>
    <w:lvl w:ilvl="7">
      <w:start w:val="1"/>
      <w:numFmt w:val="decimal"/>
      <w:lvlText w:val="%1.%2.%3.%4.%5.%6.%7.%8"/>
      <w:lvlJc w:val="left"/>
      <w:pPr>
        <w:ind w:left="1440" w:hanging="1440"/>
      </w:pPr>
      <w:rPr>
        <w:rFonts w:hint="default"/>
        <w:sz w:val="18"/>
      </w:rPr>
    </w:lvl>
    <w:lvl w:ilvl="8">
      <w:start w:val="1"/>
      <w:numFmt w:val="decimal"/>
      <w:lvlText w:val="%1.%2.%3.%4.%5.%6.%7.%8.%9"/>
      <w:lvlJc w:val="left"/>
      <w:pPr>
        <w:ind w:left="1440" w:hanging="1440"/>
      </w:pPr>
      <w:rPr>
        <w:rFonts w:hint="default"/>
        <w:sz w:val="18"/>
      </w:rPr>
    </w:lvl>
  </w:abstractNum>
  <w:abstractNum w:abstractNumId="35" w15:restartNumberingAfterBreak="0">
    <w:nsid w:val="666751C0"/>
    <w:multiLevelType w:val="multilevel"/>
    <w:tmpl w:val="124AE622"/>
    <w:lvl w:ilvl="0">
      <w:start w:val="3"/>
      <w:numFmt w:val="decimal"/>
      <w:lvlText w:val="%1"/>
      <w:lvlJc w:val="left"/>
      <w:pPr>
        <w:ind w:left="720" w:hanging="720"/>
      </w:pPr>
      <w:rPr>
        <w:rFonts w:hint="default"/>
        <w:sz w:val="18"/>
      </w:rPr>
    </w:lvl>
    <w:lvl w:ilvl="1">
      <w:start w:val="2"/>
      <w:numFmt w:val="decimal"/>
      <w:lvlText w:val="%1.%2"/>
      <w:lvlJc w:val="left"/>
      <w:pPr>
        <w:ind w:left="720" w:hanging="720"/>
      </w:pPr>
      <w:rPr>
        <w:rFonts w:hint="default"/>
        <w:sz w:val="18"/>
      </w:rPr>
    </w:lvl>
    <w:lvl w:ilvl="2">
      <w:start w:val="1"/>
      <w:numFmt w:val="decimal"/>
      <w:lvlText w:val="%1.%2.%3"/>
      <w:lvlJc w:val="left"/>
      <w:pPr>
        <w:ind w:left="720" w:hanging="720"/>
      </w:pPr>
      <w:rPr>
        <w:rFonts w:hint="default"/>
        <w:sz w:val="18"/>
      </w:rPr>
    </w:lvl>
    <w:lvl w:ilvl="3">
      <w:start w:val="1"/>
      <w:numFmt w:val="decimal"/>
      <w:lvlText w:val="%1.%2.%3.%4"/>
      <w:lvlJc w:val="left"/>
      <w:pPr>
        <w:ind w:left="720" w:hanging="720"/>
      </w:pPr>
      <w:rPr>
        <w:rFonts w:hint="default"/>
        <w:sz w:val="18"/>
      </w:rPr>
    </w:lvl>
    <w:lvl w:ilvl="4">
      <w:start w:val="1"/>
      <w:numFmt w:val="decimal"/>
      <w:lvlText w:val="%1.%2.%3.%4.%5"/>
      <w:lvlJc w:val="left"/>
      <w:pPr>
        <w:ind w:left="720" w:hanging="720"/>
      </w:pPr>
      <w:rPr>
        <w:rFonts w:hint="default"/>
        <w:sz w:val="18"/>
      </w:rPr>
    </w:lvl>
    <w:lvl w:ilvl="5">
      <w:start w:val="1"/>
      <w:numFmt w:val="decimal"/>
      <w:lvlText w:val="%1.%2.%3.%4.%5.%6"/>
      <w:lvlJc w:val="left"/>
      <w:pPr>
        <w:ind w:left="1080" w:hanging="1080"/>
      </w:pPr>
      <w:rPr>
        <w:rFonts w:hint="default"/>
        <w:sz w:val="18"/>
      </w:rPr>
    </w:lvl>
    <w:lvl w:ilvl="6">
      <w:start w:val="1"/>
      <w:numFmt w:val="decimal"/>
      <w:lvlText w:val="%1.%2.%3.%4.%5.%6.%7"/>
      <w:lvlJc w:val="left"/>
      <w:pPr>
        <w:ind w:left="1080" w:hanging="1080"/>
      </w:pPr>
      <w:rPr>
        <w:rFonts w:hint="default"/>
        <w:sz w:val="18"/>
      </w:rPr>
    </w:lvl>
    <w:lvl w:ilvl="7">
      <w:start w:val="1"/>
      <w:numFmt w:val="decimal"/>
      <w:lvlText w:val="%1.%2.%3.%4.%5.%6.%7.%8"/>
      <w:lvlJc w:val="left"/>
      <w:pPr>
        <w:ind w:left="1440" w:hanging="1440"/>
      </w:pPr>
      <w:rPr>
        <w:rFonts w:hint="default"/>
        <w:sz w:val="18"/>
      </w:rPr>
    </w:lvl>
    <w:lvl w:ilvl="8">
      <w:start w:val="1"/>
      <w:numFmt w:val="decimal"/>
      <w:lvlText w:val="%1.%2.%3.%4.%5.%6.%7.%8.%9"/>
      <w:lvlJc w:val="left"/>
      <w:pPr>
        <w:ind w:left="1440" w:hanging="1440"/>
      </w:pPr>
      <w:rPr>
        <w:rFonts w:hint="default"/>
        <w:sz w:val="18"/>
      </w:rPr>
    </w:lvl>
  </w:abstractNum>
  <w:abstractNum w:abstractNumId="36" w15:restartNumberingAfterBreak="0">
    <w:nsid w:val="6BC23E5D"/>
    <w:multiLevelType w:val="hybridMultilevel"/>
    <w:tmpl w:val="001ECB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FA24B5"/>
    <w:multiLevelType w:val="multilevel"/>
    <w:tmpl w:val="BA84F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DA00E0"/>
    <w:multiLevelType w:val="multilevel"/>
    <w:tmpl w:val="8390B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6415C4"/>
    <w:multiLevelType w:val="multilevel"/>
    <w:tmpl w:val="7E2CFE3E"/>
    <w:lvl w:ilvl="0">
      <w:start w:val="3"/>
      <w:numFmt w:val="decimal"/>
      <w:lvlText w:val="%1"/>
      <w:lvlJc w:val="left"/>
      <w:pPr>
        <w:ind w:left="360" w:hanging="360"/>
      </w:pPr>
      <w:rPr>
        <w:rFonts w:hint="default"/>
        <w:b w:val="0"/>
        <w:sz w:val="18"/>
      </w:rPr>
    </w:lvl>
    <w:lvl w:ilvl="1">
      <w:start w:val="2"/>
      <w:numFmt w:val="decimal"/>
      <w:lvlText w:val="%1.%2"/>
      <w:lvlJc w:val="left"/>
      <w:pPr>
        <w:ind w:left="360" w:hanging="360"/>
      </w:pPr>
      <w:rPr>
        <w:rFonts w:hint="default"/>
        <w:b w:val="0"/>
        <w:sz w:val="18"/>
      </w:rPr>
    </w:lvl>
    <w:lvl w:ilvl="2">
      <w:start w:val="1"/>
      <w:numFmt w:val="decimal"/>
      <w:lvlText w:val="%1.%2.%3"/>
      <w:lvlJc w:val="left"/>
      <w:pPr>
        <w:ind w:left="720" w:hanging="720"/>
      </w:pPr>
      <w:rPr>
        <w:rFonts w:hint="default"/>
        <w:b w:val="0"/>
        <w:sz w:val="18"/>
      </w:rPr>
    </w:lvl>
    <w:lvl w:ilvl="3">
      <w:start w:val="1"/>
      <w:numFmt w:val="decimal"/>
      <w:lvlText w:val="%1.%2.%3.%4"/>
      <w:lvlJc w:val="left"/>
      <w:pPr>
        <w:ind w:left="720" w:hanging="720"/>
      </w:pPr>
      <w:rPr>
        <w:rFonts w:hint="default"/>
        <w:b w:val="0"/>
        <w:sz w:val="18"/>
      </w:rPr>
    </w:lvl>
    <w:lvl w:ilvl="4">
      <w:start w:val="1"/>
      <w:numFmt w:val="decimal"/>
      <w:lvlText w:val="%1.%2.%3.%4.%5"/>
      <w:lvlJc w:val="left"/>
      <w:pPr>
        <w:ind w:left="720" w:hanging="720"/>
      </w:pPr>
      <w:rPr>
        <w:rFonts w:hint="default"/>
        <w:b w:val="0"/>
        <w:sz w:val="18"/>
      </w:rPr>
    </w:lvl>
    <w:lvl w:ilvl="5">
      <w:start w:val="1"/>
      <w:numFmt w:val="decimal"/>
      <w:lvlText w:val="%1.%2.%3.%4.%5.%6"/>
      <w:lvlJc w:val="left"/>
      <w:pPr>
        <w:ind w:left="1080" w:hanging="1080"/>
      </w:pPr>
      <w:rPr>
        <w:rFonts w:hint="default"/>
        <w:b w:val="0"/>
        <w:sz w:val="18"/>
      </w:rPr>
    </w:lvl>
    <w:lvl w:ilvl="6">
      <w:start w:val="1"/>
      <w:numFmt w:val="decimal"/>
      <w:lvlText w:val="%1.%2.%3.%4.%5.%6.%7"/>
      <w:lvlJc w:val="left"/>
      <w:pPr>
        <w:ind w:left="1080" w:hanging="1080"/>
      </w:pPr>
      <w:rPr>
        <w:rFonts w:hint="default"/>
        <w:b w:val="0"/>
        <w:sz w:val="18"/>
      </w:rPr>
    </w:lvl>
    <w:lvl w:ilvl="7">
      <w:start w:val="1"/>
      <w:numFmt w:val="decimal"/>
      <w:lvlText w:val="%1.%2.%3.%4.%5.%6.%7.%8"/>
      <w:lvlJc w:val="left"/>
      <w:pPr>
        <w:ind w:left="1440" w:hanging="1440"/>
      </w:pPr>
      <w:rPr>
        <w:rFonts w:hint="default"/>
        <w:b w:val="0"/>
        <w:sz w:val="18"/>
      </w:rPr>
    </w:lvl>
    <w:lvl w:ilvl="8">
      <w:start w:val="1"/>
      <w:numFmt w:val="decimal"/>
      <w:lvlText w:val="%1.%2.%3.%4.%5.%6.%7.%8.%9"/>
      <w:lvlJc w:val="left"/>
      <w:pPr>
        <w:ind w:left="1440" w:hanging="1440"/>
      </w:pPr>
      <w:rPr>
        <w:rFonts w:hint="default"/>
        <w:b w:val="0"/>
        <w:sz w:val="18"/>
      </w:rPr>
    </w:lvl>
  </w:abstractNum>
  <w:abstractNum w:abstractNumId="40" w15:restartNumberingAfterBreak="0">
    <w:nsid w:val="7FE71AF4"/>
    <w:multiLevelType w:val="multilevel"/>
    <w:tmpl w:val="73D8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868906">
    <w:abstractNumId w:val="0"/>
  </w:num>
  <w:num w:numId="2" w16cid:durableId="2027634867">
    <w:abstractNumId w:val="17"/>
  </w:num>
  <w:num w:numId="3" w16cid:durableId="1923292379">
    <w:abstractNumId w:val="5"/>
  </w:num>
  <w:num w:numId="4" w16cid:durableId="1075856811">
    <w:abstractNumId w:val="31"/>
  </w:num>
  <w:num w:numId="5" w16cid:durableId="316494546">
    <w:abstractNumId w:val="27"/>
  </w:num>
  <w:num w:numId="6" w16cid:durableId="182059929">
    <w:abstractNumId w:val="1"/>
  </w:num>
  <w:num w:numId="7" w16cid:durableId="16591476">
    <w:abstractNumId w:val="6"/>
  </w:num>
  <w:num w:numId="8" w16cid:durableId="1581871213">
    <w:abstractNumId w:val="28"/>
  </w:num>
  <w:num w:numId="9" w16cid:durableId="1052776370">
    <w:abstractNumId w:val="4"/>
  </w:num>
  <w:num w:numId="10" w16cid:durableId="2108309113">
    <w:abstractNumId w:val="26"/>
  </w:num>
  <w:num w:numId="11" w16cid:durableId="1337657100">
    <w:abstractNumId w:val="35"/>
  </w:num>
  <w:num w:numId="12" w16cid:durableId="385565425">
    <w:abstractNumId w:val="16"/>
  </w:num>
  <w:num w:numId="13" w16cid:durableId="1300304913">
    <w:abstractNumId w:val="2"/>
  </w:num>
  <w:num w:numId="14" w16cid:durableId="1196238313">
    <w:abstractNumId w:val="19"/>
  </w:num>
  <w:num w:numId="15" w16cid:durableId="2065565869">
    <w:abstractNumId w:val="34"/>
  </w:num>
  <w:num w:numId="16" w16cid:durableId="697970746">
    <w:abstractNumId w:val="21"/>
  </w:num>
  <w:num w:numId="17" w16cid:durableId="1373772287">
    <w:abstractNumId w:val="3"/>
  </w:num>
  <w:num w:numId="18" w16cid:durableId="1224751441">
    <w:abstractNumId w:val="12"/>
  </w:num>
  <w:num w:numId="19" w16cid:durableId="203833753">
    <w:abstractNumId w:val="39"/>
  </w:num>
  <w:num w:numId="20" w16cid:durableId="1723291506">
    <w:abstractNumId w:val="20"/>
  </w:num>
  <w:num w:numId="21" w16cid:durableId="1471555689">
    <w:abstractNumId w:val="25"/>
  </w:num>
  <w:num w:numId="22" w16cid:durableId="1394617007">
    <w:abstractNumId w:val="10"/>
  </w:num>
  <w:num w:numId="23" w16cid:durableId="212887325">
    <w:abstractNumId w:val="29"/>
  </w:num>
  <w:num w:numId="24" w16cid:durableId="31151799">
    <w:abstractNumId w:val="14"/>
  </w:num>
  <w:num w:numId="25" w16cid:durableId="1602643979">
    <w:abstractNumId w:val="9"/>
  </w:num>
  <w:num w:numId="26" w16cid:durableId="350256246">
    <w:abstractNumId w:val="32"/>
  </w:num>
  <w:num w:numId="27" w16cid:durableId="3748361">
    <w:abstractNumId w:val="15"/>
  </w:num>
  <w:num w:numId="28" w16cid:durableId="1984431749">
    <w:abstractNumId w:val="24"/>
  </w:num>
  <w:num w:numId="29" w16cid:durableId="1255822373">
    <w:abstractNumId w:val="38"/>
  </w:num>
  <w:num w:numId="30" w16cid:durableId="110437594">
    <w:abstractNumId w:val="40"/>
  </w:num>
  <w:num w:numId="31" w16cid:durableId="864294830">
    <w:abstractNumId w:val="18"/>
  </w:num>
  <w:num w:numId="32" w16cid:durableId="126819637">
    <w:abstractNumId w:val="37"/>
  </w:num>
  <w:num w:numId="33" w16cid:durableId="292290922">
    <w:abstractNumId w:val="13"/>
  </w:num>
  <w:num w:numId="34" w16cid:durableId="1804543237">
    <w:abstractNumId w:val="8"/>
  </w:num>
  <w:num w:numId="35" w16cid:durableId="801196166">
    <w:abstractNumId w:val="7"/>
  </w:num>
  <w:num w:numId="36" w16cid:durableId="664480513">
    <w:abstractNumId w:val="30"/>
  </w:num>
  <w:num w:numId="37" w16cid:durableId="807086258">
    <w:abstractNumId w:val="36"/>
  </w:num>
  <w:num w:numId="38" w16cid:durableId="1918205794">
    <w:abstractNumId w:val="33"/>
  </w:num>
  <w:num w:numId="39" w16cid:durableId="420109571">
    <w:abstractNumId w:val="22"/>
  </w:num>
  <w:num w:numId="40" w16cid:durableId="1286349344">
    <w:abstractNumId w:val="11"/>
  </w:num>
  <w:num w:numId="41" w16cid:durableId="1094013464">
    <w:abstractNumId w:val="23"/>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rri Allyn">
    <w15:presenceInfo w15:providerId="AD" w15:userId="S::gallyn@acosta.com::2a0f2cf9-4571-4ff4-a1e5-7dcb4c8037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intFractionalCharacterWidth/>
  <w:hideSpellingErrors/>
  <w:hideGrammaticalErrors/>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GB" w:vendorID="64" w:dllVersion="0" w:nlCheck="1" w:checkStyle="0"/>
  <w:activeWritingStyle w:appName="MSWord" w:lang="en-AU" w:vendorID="64" w:dllVersion="0" w:nlCheck="1" w:checkStyle="0"/>
  <w:activeWritingStyle w:appName="MSWord" w:lang="en-US"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fill="f" fillcolor="none [3201]" strokecolor="red">
      <v:fill color="none [3201]" on="f"/>
      <v:stroke dashstyle="dash" color="red" weight="1.5pt"/>
      <v:shadow color="#868686"/>
      <o:colormru v:ext="edit" colors="#f90,#63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baseID" w:val="ĊČƏƑƔȊ΂΄·Ί҃҄҅҇Ҋ԰՛՞ڳڶߕߖߘࡉࡋࡎࢶࢸࢻࢾ॓হ঺়ਰਲਵઍએ઒க஖ఛఞഴස෇්ฝ༒༓༔༖༙ႡႢႤႧႪᄂᄅቚቝዅፒፕᎴᎶᎹᐭᐯᒌᓓᓔᓖᓙᔰᕯᕲᗦᗨᗫᗮᚳ᛼᛽᛿ᝒ᝕᝘᝛᝞ᝡ៭ᣢᣣᣤᣦᣩᥰᦚᦜᦟᨄᨅᨆᨈᩙᮕᮘᰥᰧ᲏ᲑᲔᴋ᷐᷊᷅᷇᷍ẕỞởỡỤủ὿ᾪ ‰‱″‶₏ₑ⃥⃫⃨⇠⇡⇢⇤≫⊕⊗⊚⊝⎶⎷⎸⎺⎽␕␘⒀┍♝⛅⛇❔❖❙❜❟⟖⢡⢣⤨⤩⤪⤬⤯⦖⦘⦛⩖⪮⪰⪳⪶⭎⭹⭼⯏⯒ⰿⱂⱶⱹⵌⵏ⺢⺤⼗⼘⾦⾩〤〧ヱㅔ㆛㆞㊆㊉㋞㋡㋤㎴㑐㑒㑕㑘㑛㒺㔃㘥㛏㛓㜌㝐㝒㝕㟉㟍㢻㢾㤳㤶㧫㧮㩡㩤㩧㫁㫃㫆㬶㮷㮹㱣㴍㴐㵵㵹㵼㻉㽟㽢㽥㾒㿎㿒䁜䂴䄩䄬䄯䆋䇞䇡䇤䊇䌓䌖䎂䎅䐴䔅䔈䕔䕗䕚䕝䗂䙙䞭䞰䠎䡪䡭䡰䣋䣎䦧䦪䧷䧺䩗䩚䪦䪩䰉䲎䳡䳤䴣䴦䷀䷃乍仇今众会伝何佘俘俛儯儲凯剂剄則勀勂勅医发叔受吶吹呰咹咼咿哲哴哷唿啂喣嘓噰嚮圖圙坭坰堩堬姲姵婬婯嫴嫷宗定尕尘屲屵帑帔"/>
  </w:docVars>
  <w:rsids>
    <w:rsidRoot w:val="00E572E3"/>
    <w:rsid w:val="00001056"/>
    <w:rsid w:val="000011DD"/>
    <w:rsid w:val="000024C4"/>
    <w:rsid w:val="0000274F"/>
    <w:rsid w:val="000027ED"/>
    <w:rsid w:val="000030CC"/>
    <w:rsid w:val="0000344A"/>
    <w:rsid w:val="000035B7"/>
    <w:rsid w:val="00003FAB"/>
    <w:rsid w:val="00004781"/>
    <w:rsid w:val="0000491A"/>
    <w:rsid w:val="000052B0"/>
    <w:rsid w:val="00005777"/>
    <w:rsid w:val="0000589C"/>
    <w:rsid w:val="00006F8A"/>
    <w:rsid w:val="00007A61"/>
    <w:rsid w:val="00010420"/>
    <w:rsid w:val="0001071E"/>
    <w:rsid w:val="00010C9C"/>
    <w:rsid w:val="00010D0E"/>
    <w:rsid w:val="00010D30"/>
    <w:rsid w:val="00010E2C"/>
    <w:rsid w:val="00011318"/>
    <w:rsid w:val="00011C98"/>
    <w:rsid w:val="0001252F"/>
    <w:rsid w:val="00012930"/>
    <w:rsid w:val="00012C05"/>
    <w:rsid w:val="00013075"/>
    <w:rsid w:val="00013218"/>
    <w:rsid w:val="00013F4F"/>
    <w:rsid w:val="00014527"/>
    <w:rsid w:val="00014E06"/>
    <w:rsid w:val="00015BB8"/>
    <w:rsid w:val="000164A0"/>
    <w:rsid w:val="000165DA"/>
    <w:rsid w:val="00016C46"/>
    <w:rsid w:val="00016EBE"/>
    <w:rsid w:val="000171BF"/>
    <w:rsid w:val="00017804"/>
    <w:rsid w:val="00017ECD"/>
    <w:rsid w:val="0002126D"/>
    <w:rsid w:val="00021C79"/>
    <w:rsid w:val="000226C6"/>
    <w:rsid w:val="00022725"/>
    <w:rsid w:val="00022977"/>
    <w:rsid w:val="0002411F"/>
    <w:rsid w:val="000242E7"/>
    <w:rsid w:val="00024667"/>
    <w:rsid w:val="00024B64"/>
    <w:rsid w:val="00024E60"/>
    <w:rsid w:val="00025B8C"/>
    <w:rsid w:val="0002606C"/>
    <w:rsid w:val="00026CBC"/>
    <w:rsid w:val="0002705C"/>
    <w:rsid w:val="000273A6"/>
    <w:rsid w:val="00027806"/>
    <w:rsid w:val="00027DAF"/>
    <w:rsid w:val="00030A39"/>
    <w:rsid w:val="00030F8C"/>
    <w:rsid w:val="000313C4"/>
    <w:rsid w:val="00031E44"/>
    <w:rsid w:val="00032296"/>
    <w:rsid w:val="000324B9"/>
    <w:rsid w:val="0003317E"/>
    <w:rsid w:val="0003382B"/>
    <w:rsid w:val="00033868"/>
    <w:rsid w:val="000341BC"/>
    <w:rsid w:val="0003463D"/>
    <w:rsid w:val="00034EF5"/>
    <w:rsid w:val="0003515B"/>
    <w:rsid w:val="0003535F"/>
    <w:rsid w:val="00035A50"/>
    <w:rsid w:val="00035E22"/>
    <w:rsid w:val="00037057"/>
    <w:rsid w:val="0003739A"/>
    <w:rsid w:val="00037450"/>
    <w:rsid w:val="0003768E"/>
    <w:rsid w:val="00040016"/>
    <w:rsid w:val="0004005F"/>
    <w:rsid w:val="000403AA"/>
    <w:rsid w:val="00040C25"/>
    <w:rsid w:val="00040CED"/>
    <w:rsid w:val="00040EB1"/>
    <w:rsid w:val="00041B7E"/>
    <w:rsid w:val="00042AFE"/>
    <w:rsid w:val="0004392B"/>
    <w:rsid w:val="00043B67"/>
    <w:rsid w:val="00044108"/>
    <w:rsid w:val="0004503F"/>
    <w:rsid w:val="0004505B"/>
    <w:rsid w:val="00045A92"/>
    <w:rsid w:val="000467AE"/>
    <w:rsid w:val="00047297"/>
    <w:rsid w:val="0004781E"/>
    <w:rsid w:val="00047D0C"/>
    <w:rsid w:val="00047F68"/>
    <w:rsid w:val="00050093"/>
    <w:rsid w:val="00050CEA"/>
    <w:rsid w:val="00051143"/>
    <w:rsid w:val="0005141A"/>
    <w:rsid w:val="00051956"/>
    <w:rsid w:val="000526C3"/>
    <w:rsid w:val="0005272F"/>
    <w:rsid w:val="00052CF3"/>
    <w:rsid w:val="0005349F"/>
    <w:rsid w:val="00053CC7"/>
    <w:rsid w:val="00053CFC"/>
    <w:rsid w:val="00055097"/>
    <w:rsid w:val="00055A4D"/>
    <w:rsid w:val="00055CDD"/>
    <w:rsid w:val="00055D98"/>
    <w:rsid w:val="00055E48"/>
    <w:rsid w:val="000562C9"/>
    <w:rsid w:val="0005760C"/>
    <w:rsid w:val="000625CC"/>
    <w:rsid w:val="000628D4"/>
    <w:rsid w:val="0006296D"/>
    <w:rsid w:val="0006372E"/>
    <w:rsid w:val="00063E16"/>
    <w:rsid w:val="00064016"/>
    <w:rsid w:val="00065A48"/>
    <w:rsid w:val="00067D36"/>
    <w:rsid w:val="000719B6"/>
    <w:rsid w:val="00071E5E"/>
    <w:rsid w:val="00072063"/>
    <w:rsid w:val="00072C7D"/>
    <w:rsid w:val="00072C9E"/>
    <w:rsid w:val="0007329D"/>
    <w:rsid w:val="00073D00"/>
    <w:rsid w:val="00074F7C"/>
    <w:rsid w:val="00075335"/>
    <w:rsid w:val="00075725"/>
    <w:rsid w:val="00075E28"/>
    <w:rsid w:val="00075EB5"/>
    <w:rsid w:val="00076150"/>
    <w:rsid w:val="00076205"/>
    <w:rsid w:val="00076350"/>
    <w:rsid w:val="000767AB"/>
    <w:rsid w:val="00080347"/>
    <w:rsid w:val="00080AE8"/>
    <w:rsid w:val="00081040"/>
    <w:rsid w:val="000827E8"/>
    <w:rsid w:val="00082E7B"/>
    <w:rsid w:val="0008367E"/>
    <w:rsid w:val="0008369C"/>
    <w:rsid w:val="00083A55"/>
    <w:rsid w:val="00084105"/>
    <w:rsid w:val="00084983"/>
    <w:rsid w:val="00085EB0"/>
    <w:rsid w:val="000864E4"/>
    <w:rsid w:val="000867C8"/>
    <w:rsid w:val="00086D9D"/>
    <w:rsid w:val="00086FB7"/>
    <w:rsid w:val="00087657"/>
    <w:rsid w:val="00090AB6"/>
    <w:rsid w:val="0009124D"/>
    <w:rsid w:val="00091A71"/>
    <w:rsid w:val="00091D33"/>
    <w:rsid w:val="00092183"/>
    <w:rsid w:val="00092478"/>
    <w:rsid w:val="000936C3"/>
    <w:rsid w:val="00093813"/>
    <w:rsid w:val="000939F5"/>
    <w:rsid w:val="00093C6E"/>
    <w:rsid w:val="00093C81"/>
    <w:rsid w:val="00094773"/>
    <w:rsid w:val="000954E5"/>
    <w:rsid w:val="00095F0E"/>
    <w:rsid w:val="000A01B8"/>
    <w:rsid w:val="000A02DD"/>
    <w:rsid w:val="000A0316"/>
    <w:rsid w:val="000A0886"/>
    <w:rsid w:val="000A0B42"/>
    <w:rsid w:val="000A0C0D"/>
    <w:rsid w:val="000A1234"/>
    <w:rsid w:val="000A1BA5"/>
    <w:rsid w:val="000A1C17"/>
    <w:rsid w:val="000A2061"/>
    <w:rsid w:val="000A22C3"/>
    <w:rsid w:val="000A2A48"/>
    <w:rsid w:val="000A2BFA"/>
    <w:rsid w:val="000A373A"/>
    <w:rsid w:val="000A4A2B"/>
    <w:rsid w:val="000A5027"/>
    <w:rsid w:val="000A505C"/>
    <w:rsid w:val="000A5197"/>
    <w:rsid w:val="000A5320"/>
    <w:rsid w:val="000A63ED"/>
    <w:rsid w:val="000A697D"/>
    <w:rsid w:val="000A7205"/>
    <w:rsid w:val="000A7774"/>
    <w:rsid w:val="000A7A48"/>
    <w:rsid w:val="000A7AC1"/>
    <w:rsid w:val="000B0716"/>
    <w:rsid w:val="000B084A"/>
    <w:rsid w:val="000B08BB"/>
    <w:rsid w:val="000B0FEE"/>
    <w:rsid w:val="000B1BB4"/>
    <w:rsid w:val="000B2961"/>
    <w:rsid w:val="000B2A17"/>
    <w:rsid w:val="000B3472"/>
    <w:rsid w:val="000B3ABF"/>
    <w:rsid w:val="000B4081"/>
    <w:rsid w:val="000B4141"/>
    <w:rsid w:val="000B5270"/>
    <w:rsid w:val="000B5916"/>
    <w:rsid w:val="000B5F76"/>
    <w:rsid w:val="000B6049"/>
    <w:rsid w:val="000B6C81"/>
    <w:rsid w:val="000B6D89"/>
    <w:rsid w:val="000B6E2D"/>
    <w:rsid w:val="000B7E1D"/>
    <w:rsid w:val="000C0320"/>
    <w:rsid w:val="000C0A22"/>
    <w:rsid w:val="000C2746"/>
    <w:rsid w:val="000C2955"/>
    <w:rsid w:val="000C32CD"/>
    <w:rsid w:val="000C3345"/>
    <w:rsid w:val="000C33D6"/>
    <w:rsid w:val="000C34C2"/>
    <w:rsid w:val="000C41F4"/>
    <w:rsid w:val="000C5523"/>
    <w:rsid w:val="000C6E25"/>
    <w:rsid w:val="000C6EF8"/>
    <w:rsid w:val="000C7614"/>
    <w:rsid w:val="000C7DD7"/>
    <w:rsid w:val="000D1242"/>
    <w:rsid w:val="000D19C8"/>
    <w:rsid w:val="000D1AF9"/>
    <w:rsid w:val="000D405F"/>
    <w:rsid w:val="000D4A60"/>
    <w:rsid w:val="000D4F6D"/>
    <w:rsid w:val="000D5186"/>
    <w:rsid w:val="000D74C5"/>
    <w:rsid w:val="000D7FF6"/>
    <w:rsid w:val="000E0438"/>
    <w:rsid w:val="000E0C96"/>
    <w:rsid w:val="000E1745"/>
    <w:rsid w:val="000E18A7"/>
    <w:rsid w:val="000E1A6D"/>
    <w:rsid w:val="000E218B"/>
    <w:rsid w:val="000E2497"/>
    <w:rsid w:val="000E2C6A"/>
    <w:rsid w:val="000E2CDE"/>
    <w:rsid w:val="000E318F"/>
    <w:rsid w:val="000E3610"/>
    <w:rsid w:val="000E3966"/>
    <w:rsid w:val="000E4791"/>
    <w:rsid w:val="000E4811"/>
    <w:rsid w:val="000E5B45"/>
    <w:rsid w:val="000E682B"/>
    <w:rsid w:val="000E703F"/>
    <w:rsid w:val="000E7071"/>
    <w:rsid w:val="000E7A3A"/>
    <w:rsid w:val="000E7F60"/>
    <w:rsid w:val="000F010B"/>
    <w:rsid w:val="000F1B5F"/>
    <w:rsid w:val="000F3609"/>
    <w:rsid w:val="000F42E6"/>
    <w:rsid w:val="000F4468"/>
    <w:rsid w:val="000F5917"/>
    <w:rsid w:val="000F5A97"/>
    <w:rsid w:val="000F5AB1"/>
    <w:rsid w:val="000F5C24"/>
    <w:rsid w:val="000F5DC1"/>
    <w:rsid w:val="000F5F96"/>
    <w:rsid w:val="000F6908"/>
    <w:rsid w:val="000F6973"/>
    <w:rsid w:val="000F6AFF"/>
    <w:rsid w:val="000F6F3D"/>
    <w:rsid w:val="000F79B6"/>
    <w:rsid w:val="00100113"/>
    <w:rsid w:val="00100D9A"/>
    <w:rsid w:val="00100EA5"/>
    <w:rsid w:val="00100ECB"/>
    <w:rsid w:val="0010101C"/>
    <w:rsid w:val="00101103"/>
    <w:rsid w:val="00101320"/>
    <w:rsid w:val="00101AA3"/>
    <w:rsid w:val="0010289E"/>
    <w:rsid w:val="00102AD7"/>
    <w:rsid w:val="00102D37"/>
    <w:rsid w:val="00103750"/>
    <w:rsid w:val="00104699"/>
    <w:rsid w:val="00104805"/>
    <w:rsid w:val="00104F97"/>
    <w:rsid w:val="00105351"/>
    <w:rsid w:val="001058AC"/>
    <w:rsid w:val="00105A92"/>
    <w:rsid w:val="00105B5D"/>
    <w:rsid w:val="00106072"/>
    <w:rsid w:val="00106143"/>
    <w:rsid w:val="0010626C"/>
    <w:rsid w:val="001066E8"/>
    <w:rsid w:val="00106A11"/>
    <w:rsid w:val="00111139"/>
    <w:rsid w:val="00111225"/>
    <w:rsid w:val="0011181E"/>
    <w:rsid w:val="00111973"/>
    <w:rsid w:val="001123E2"/>
    <w:rsid w:val="00112611"/>
    <w:rsid w:val="00113137"/>
    <w:rsid w:val="001138FC"/>
    <w:rsid w:val="00113C7D"/>
    <w:rsid w:val="0011432B"/>
    <w:rsid w:val="00117215"/>
    <w:rsid w:val="00120DA1"/>
    <w:rsid w:val="001212E6"/>
    <w:rsid w:val="00122032"/>
    <w:rsid w:val="00122157"/>
    <w:rsid w:val="001222F2"/>
    <w:rsid w:val="00122F66"/>
    <w:rsid w:val="00123084"/>
    <w:rsid w:val="00123D5D"/>
    <w:rsid w:val="00124010"/>
    <w:rsid w:val="00124152"/>
    <w:rsid w:val="0012430E"/>
    <w:rsid w:val="00124461"/>
    <w:rsid w:val="001246EE"/>
    <w:rsid w:val="001249DB"/>
    <w:rsid w:val="00124DB8"/>
    <w:rsid w:val="001251C2"/>
    <w:rsid w:val="0012545D"/>
    <w:rsid w:val="001255A1"/>
    <w:rsid w:val="00126864"/>
    <w:rsid w:val="0013015E"/>
    <w:rsid w:val="0013061D"/>
    <w:rsid w:val="0013084D"/>
    <w:rsid w:val="00130BF5"/>
    <w:rsid w:val="00130CE2"/>
    <w:rsid w:val="00131E92"/>
    <w:rsid w:val="001320B0"/>
    <w:rsid w:val="00132E6F"/>
    <w:rsid w:val="0013339C"/>
    <w:rsid w:val="001336BD"/>
    <w:rsid w:val="0013422B"/>
    <w:rsid w:val="001356E4"/>
    <w:rsid w:val="00136419"/>
    <w:rsid w:val="00136750"/>
    <w:rsid w:val="00136C4B"/>
    <w:rsid w:val="00136F15"/>
    <w:rsid w:val="0014042E"/>
    <w:rsid w:val="00140927"/>
    <w:rsid w:val="00140DA8"/>
    <w:rsid w:val="00140E1C"/>
    <w:rsid w:val="0014122C"/>
    <w:rsid w:val="00141365"/>
    <w:rsid w:val="00141ABF"/>
    <w:rsid w:val="001422AE"/>
    <w:rsid w:val="00142371"/>
    <w:rsid w:val="00142536"/>
    <w:rsid w:val="001425FD"/>
    <w:rsid w:val="00142900"/>
    <w:rsid w:val="0014324E"/>
    <w:rsid w:val="00144480"/>
    <w:rsid w:val="001444DF"/>
    <w:rsid w:val="00144698"/>
    <w:rsid w:val="001450C2"/>
    <w:rsid w:val="00145877"/>
    <w:rsid w:val="00146151"/>
    <w:rsid w:val="001469E0"/>
    <w:rsid w:val="00146BDA"/>
    <w:rsid w:val="00146D91"/>
    <w:rsid w:val="001470AE"/>
    <w:rsid w:val="001470B5"/>
    <w:rsid w:val="00147295"/>
    <w:rsid w:val="00147C9B"/>
    <w:rsid w:val="00147E25"/>
    <w:rsid w:val="00150C3A"/>
    <w:rsid w:val="001519DB"/>
    <w:rsid w:val="00151BA0"/>
    <w:rsid w:val="00151F71"/>
    <w:rsid w:val="00152358"/>
    <w:rsid w:val="00152372"/>
    <w:rsid w:val="00152553"/>
    <w:rsid w:val="00153017"/>
    <w:rsid w:val="001531C2"/>
    <w:rsid w:val="0015358D"/>
    <w:rsid w:val="00153C03"/>
    <w:rsid w:val="00153D93"/>
    <w:rsid w:val="00153F97"/>
    <w:rsid w:val="001553A0"/>
    <w:rsid w:val="00155443"/>
    <w:rsid w:val="00156528"/>
    <w:rsid w:val="00157400"/>
    <w:rsid w:val="0015776B"/>
    <w:rsid w:val="0016146B"/>
    <w:rsid w:val="00161D68"/>
    <w:rsid w:val="00162E95"/>
    <w:rsid w:val="00163169"/>
    <w:rsid w:val="00163753"/>
    <w:rsid w:val="00163D58"/>
    <w:rsid w:val="00163EDB"/>
    <w:rsid w:val="00164201"/>
    <w:rsid w:val="00164660"/>
    <w:rsid w:val="00164B00"/>
    <w:rsid w:val="00166006"/>
    <w:rsid w:val="00166721"/>
    <w:rsid w:val="001667F7"/>
    <w:rsid w:val="00167073"/>
    <w:rsid w:val="00167320"/>
    <w:rsid w:val="00170669"/>
    <w:rsid w:val="00170A3E"/>
    <w:rsid w:val="00172E6B"/>
    <w:rsid w:val="001740F7"/>
    <w:rsid w:val="001746BF"/>
    <w:rsid w:val="00174832"/>
    <w:rsid w:val="00174AFD"/>
    <w:rsid w:val="00174BFA"/>
    <w:rsid w:val="001753C6"/>
    <w:rsid w:val="00175B38"/>
    <w:rsid w:val="00175BDE"/>
    <w:rsid w:val="001769B3"/>
    <w:rsid w:val="00177906"/>
    <w:rsid w:val="00177A57"/>
    <w:rsid w:val="0018103F"/>
    <w:rsid w:val="001810A7"/>
    <w:rsid w:val="00181540"/>
    <w:rsid w:val="001822D8"/>
    <w:rsid w:val="00182590"/>
    <w:rsid w:val="00183D16"/>
    <w:rsid w:val="00183D35"/>
    <w:rsid w:val="00184A35"/>
    <w:rsid w:val="00185324"/>
    <w:rsid w:val="00185BDA"/>
    <w:rsid w:val="0018691F"/>
    <w:rsid w:val="0018693E"/>
    <w:rsid w:val="00186ECB"/>
    <w:rsid w:val="00187601"/>
    <w:rsid w:val="001904B5"/>
    <w:rsid w:val="001908D0"/>
    <w:rsid w:val="00190BC7"/>
    <w:rsid w:val="00191406"/>
    <w:rsid w:val="00191438"/>
    <w:rsid w:val="00191FF3"/>
    <w:rsid w:val="001923C0"/>
    <w:rsid w:val="00192FAA"/>
    <w:rsid w:val="00193272"/>
    <w:rsid w:val="0019344C"/>
    <w:rsid w:val="00193464"/>
    <w:rsid w:val="00193580"/>
    <w:rsid w:val="00193ECB"/>
    <w:rsid w:val="00193F6B"/>
    <w:rsid w:val="0019462E"/>
    <w:rsid w:val="00194EC9"/>
    <w:rsid w:val="0019509B"/>
    <w:rsid w:val="001952C8"/>
    <w:rsid w:val="001953C4"/>
    <w:rsid w:val="00196405"/>
    <w:rsid w:val="001A063D"/>
    <w:rsid w:val="001A08CC"/>
    <w:rsid w:val="001A0EE6"/>
    <w:rsid w:val="001A118C"/>
    <w:rsid w:val="001A17B5"/>
    <w:rsid w:val="001A19EE"/>
    <w:rsid w:val="001A2A68"/>
    <w:rsid w:val="001A2FED"/>
    <w:rsid w:val="001A3162"/>
    <w:rsid w:val="001A3D83"/>
    <w:rsid w:val="001A3E2A"/>
    <w:rsid w:val="001A4647"/>
    <w:rsid w:val="001A4B7B"/>
    <w:rsid w:val="001A5CD1"/>
    <w:rsid w:val="001A6266"/>
    <w:rsid w:val="001A64CA"/>
    <w:rsid w:val="001A6743"/>
    <w:rsid w:val="001A67D0"/>
    <w:rsid w:val="001A69CF"/>
    <w:rsid w:val="001A6F38"/>
    <w:rsid w:val="001A7564"/>
    <w:rsid w:val="001A78BA"/>
    <w:rsid w:val="001A7C31"/>
    <w:rsid w:val="001B0732"/>
    <w:rsid w:val="001B089E"/>
    <w:rsid w:val="001B1078"/>
    <w:rsid w:val="001B155E"/>
    <w:rsid w:val="001B1A6A"/>
    <w:rsid w:val="001B1AAF"/>
    <w:rsid w:val="001B20B8"/>
    <w:rsid w:val="001B22BE"/>
    <w:rsid w:val="001B234D"/>
    <w:rsid w:val="001B29AA"/>
    <w:rsid w:val="001B2A37"/>
    <w:rsid w:val="001B3C66"/>
    <w:rsid w:val="001B4106"/>
    <w:rsid w:val="001B415C"/>
    <w:rsid w:val="001B43AF"/>
    <w:rsid w:val="001B43B7"/>
    <w:rsid w:val="001B4569"/>
    <w:rsid w:val="001B46E9"/>
    <w:rsid w:val="001B5110"/>
    <w:rsid w:val="001B6106"/>
    <w:rsid w:val="001B615C"/>
    <w:rsid w:val="001B61E1"/>
    <w:rsid w:val="001B738E"/>
    <w:rsid w:val="001C02F8"/>
    <w:rsid w:val="001C05D7"/>
    <w:rsid w:val="001C0875"/>
    <w:rsid w:val="001C11E0"/>
    <w:rsid w:val="001C24E8"/>
    <w:rsid w:val="001C333D"/>
    <w:rsid w:val="001C3E75"/>
    <w:rsid w:val="001C4988"/>
    <w:rsid w:val="001C4CA2"/>
    <w:rsid w:val="001C4E07"/>
    <w:rsid w:val="001C5315"/>
    <w:rsid w:val="001C6774"/>
    <w:rsid w:val="001C6E95"/>
    <w:rsid w:val="001C7064"/>
    <w:rsid w:val="001C7077"/>
    <w:rsid w:val="001C70F3"/>
    <w:rsid w:val="001C7344"/>
    <w:rsid w:val="001D04FC"/>
    <w:rsid w:val="001D10FE"/>
    <w:rsid w:val="001D1728"/>
    <w:rsid w:val="001D1C76"/>
    <w:rsid w:val="001D2C59"/>
    <w:rsid w:val="001D3297"/>
    <w:rsid w:val="001D34D4"/>
    <w:rsid w:val="001D4ED1"/>
    <w:rsid w:val="001D4F43"/>
    <w:rsid w:val="001D6045"/>
    <w:rsid w:val="001D625B"/>
    <w:rsid w:val="001D6926"/>
    <w:rsid w:val="001D6BB9"/>
    <w:rsid w:val="001D6CD5"/>
    <w:rsid w:val="001D70EA"/>
    <w:rsid w:val="001E107B"/>
    <w:rsid w:val="001E12FB"/>
    <w:rsid w:val="001E1313"/>
    <w:rsid w:val="001E1C45"/>
    <w:rsid w:val="001E3D49"/>
    <w:rsid w:val="001E4669"/>
    <w:rsid w:val="001E543E"/>
    <w:rsid w:val="001E5481"/>
    <w:rsid w:val="001E5B17"/>
    <w:rsid w:val="001E5C5E"/>
    <w:rsid w:val="001E673C"/>
    <w:rsid w:val="001E6DB8"/>
    <w:rsid w:val="001F05E1"/>
    <w:rsid w:val="001F10AB"/>
    <w:rsid w:val="001F1B93"/>
    <w:rsid w:val="001F2DCB"/>
    <w:rsid w:val="001F30EE"/>
    <w:rsid w:val="001F44EC"/>
    <w:rsid w:val="001F549B"/>
    <w:rsid w:val="001F57EC"/>
    <w:rsid w:val="001F5B3F"/>
    <w:rsid w:val="001F6252"/>
    <w:rsid w:val="001F66B1"/>
    <w:rsid w:val="001F7203"/>
    <w:rsid w:val="001F7275"/>
    <w:rsid w:val="001F7654"/>
    <w:rsid w:val="001F7786"/>
    <w:rsid w:val="00200006"/>
    <w:rsid w:val="00201C3D"/>
    <w:rsid w:val="002023E8"/>
    <w:rsid w:val="00204C08"/>
    <w:rsid w:val="002058BC"/>
    <w:rsid w:val="002059AD"/>
    <w:rsid w:val="0020606F"/>
    <w:rsid w:val="002065A0"/>
    <w:rsid w:val="002069F3"/>
    <w:rsid w:val="00206B46"/>
    <w:rsid w:val="00207139"/>
    <w:rsid w:val="00207260"/>
    <w:rsid w:val="002073BB"/>
    <w:rsid w:val="00207C3D"/>
    <w:rsid w:val="0021023C"/>
    <w:rsid w:val="00210788"/>
    <w:rsid w:val="00210A98"/>
    <w:rsid w:val="00210FC0"/>
    <w:rsid w:val="0021114C"/>
    <w:rsid w:val="00211310"/>
    <w:rsid w:val="0021156B"/>
    <w:rsid w:val="00211639"/>
    <w:rsid w:val="00211AD2"/>
    <w:rsid w:val="00211EF5"/>
    <w:rsid w:val="002129BA"/>
    <w:rsid w:val="00214224"/>
    <w:rsid w:val="002149B6"/>
    <w:rsid w:val="002154B0"/>
    <w:rsid w:val="0021598B"/>
    <w:rsid w:val="00216791"/>
    <w:rsid w:val="00216D31"/>
    <w:rsid w:val="00217159"/>
    <w:rsid w:val="0021775C"/>
    <w:rsid w:val="002177B8"/>
    <w:rsid w:val="00217992"/>
    <w:rsid w:val="00220069"/>
    <w:rsid w:val="002206BA"/>
    <w:rsid w:val="00220762"/>
    <w:rsid w:val="00220ACC"/>
    <w:rsid w:val="00220F63"/>
    <w:rsid w:val="002224A3"/>
    <w:rsid w:val="00222744"/>
    <w:rsid w:val="002233B9"/>
    <w:rsid w:val="002238E8"/>
    <w:rsid w:val="002240B8"/>
    <w:rsid w:val="00225275"/>
    <w:rsid w:val="0022546C"/>
    <w:rsid w:val="002258D2"/>
    <w:rsid w:val="00225F9B"/>
    <w:rsid w:val="00226706"/>
    <w:rsid w:val="00226E07"/>
    <w:rsid w:val="002272D4"/>
    <w:rsid w:val="0023007C"/>
    <w:rsid w:val="002300CC"/>
    <w:rsid w:val="00230144"/>
    <w:rsid w:val="00231495"/>
    <w:rsid w:val="002335BF"/>
    <w:rsid w:val="00234457"/>
    <w:rsid w:val="0023509B"/>
    <w:rsid w:val="002359B5"/>
    <w:rsid w:val="00235CCF"/>
    <w:rsid w:val="00235F63"/>
    <w:rsid w:val="00236902"/>
    <w:rsid w:val="00237211"/>
    <w:rsid w:val="00237438"/>
    <w:rsid w:val="00237935"/>
    <w:rsid w:val="00237B93"/>
    <w:rsid w:val="00240267"/>
    <w:rsid w:val="002402CC"/>
    <w:rsid w:val="0024132D"/>
    <w:rsid w:val="00241A00"/>
    <w:rsid w:val="00242BB7"/>
    <w:rsid w:val="00242C59"/>
    <w:rsid w:val="00242EE4"/>
    <w:rsid w:val="00244EBE"/>
    <w:rsid w:val="00245A3F"/>
    <w:rsid w:val="00246647"/>
    <w:rsid w:val="00246950"/>
    <w:rsid w:val="00247241"/>
    <w:rsid w:val="00250171"/>
    <w:rsid w:val="0025038E"/>
    <w:rsid w:val="002504E9"/>
    <w:rsid w:val="00250B5C"/>
    <w:rsid w:val="00250E9A"/>
    <w:rsid w:val="00253329"/>
    <w:rsid w:val="00253664"/>
    <w:rsid w:val="00253A2D"/>
    <w:rsid w:val="00253BBB"/>
    <w:rsid w:val="00254AEC"/>
    <w:rsid w:val="00254D92"/>
    <w:rsid w:val="002551A4"/>
    <w:rsid w:val="002551B8"/>
    <w:rsid w:val="002558B1"/>
    <w:rsid w:val="0025657B"/>
    <w:rsid w:val="00256D91"/>
    <w:rsid w:val="00262283"/>
    <w:rsid w:val="002623CF"/>
    <w:rsid w:val="00262E08"/>
    <w:rsid w:val="00262E2B"/>
    <w:rsid w:val="002633FE"/>
    <w:rsid w:val="00264731"/>
    <w:rsid w:val="0026536E"/>
    <w:rsid w:val="00265835"/>
    <w:rsid w:val="00265AC9"/>
    <w:rsid w:val="00265E7A"/>
    <w:rsid w:val="00266A9C"/>
    <w:rsid w:val="00266BC5"/>
    <w:rsid w:val="00266E58"/>
    <w:rsid w:val="00267F32"/>
    <w:rsid w:val="0027010A"/>
    <w:rsid w:val="002705FD"/>
    <w:rsid w:val="002708E6"/>
    <w:rsid w:val="00270E87"/>
    <w:rsid w:val="00270F7E"/>
    <w:rsid w:val="00271684"/>
    <w:rsid w:val="00271DCC"/>
    <w:rsid w:val="002722B4"/>
    <w:rsid w:val="002722F7"/>
    <w:rsid w:val="00273240"/>
    <w:rsid w:val="0027343A"/>
    <w:rsid w:val="002734EF"/>
    <w:rsid w:val="00273EB7"/>
    <w:rsid w:val="002744B4"/>
    <w:rsid w:val="002745B8"/>
    <w:rsid w:val="00276A3B"/>
    <w:rsid w:val="00276BAC"/>
    <w:rsid w:val="002775B8"/>
    <w:rsid w:val="00277F54"/>
    <w:rsid w:val="002806B5"/>
    <w:rsid w:val="00280B50"/>
    <w:rsid w:val="00280B7B"/>
    <w:rsid w:val="00280CEE"/>
    <w:rsid w:val="00281123"/>
    <w:rsid w:val="00281C7C"/>
    <w:rsid w:val="00282B47"/>
    <w:rsid w:val="00282DBC"/>
    <w:rsid w:val="00282F37"/>
    <w:rsid w:val="002832DA"/>
    <w:rsid w:val="00283356"/>
    <w:rsid w:val="002837D3"/>
    <w:rsid w:val="0028392F"/>
    <w:rsid w:val="00283A9A"/>
    <w:rsid w:val="00284119"/>
    <w:rsid w:val="002841A7"/>
    <w:rsid w:val="00285267"/>
    <w:rsid w:val="00285359"/>
    <w:rsid w:val="0028577C"/>
    <w:rsid w:val="00285B29"/>
    <w:rsid w:val="00286BB5"/>
    <w:rsid w:val="00286DC4"/>
    <w:rsid w:val="00287953"/>
    <w:rsid w:val="002905D5"/>
    <w:rsid w:val="00290CAC"/>
    <w:rsid w:val="00290D1B"/>
    <w:rsid w:val="00291035"/>
    <w:rsid w:val="0029144E"/>
    <w:rsid w:val="00291BC7"/>
    <w:rsid w:val="00291E42"/>
    <w:rsid w:val="002925D6"/>
    <w:rsid w:val="00293101"/>
    <w:rsid w:val="00293BAC"/>
    <w:rsid w:val="002951E9"/>
    <w:rsid w:val="00295588"/>
    <w:rsid w:val="00296071"/>
    <w:rsid w:val="00296132"/>
    <w:rsid w:val="00296CAB"/>
    <w:rsid w:val="00296ED9"/>
    <w:rsid w:val="00297092"/>
    <w:rsid w:val="00297476"/>
    <w:rsid w:val="002977C9"/>
    <w:rsid w:val="0029783E"/>
    <w:rsid w:val="00297A45"/>
    <w:rsid w:val="00297CB6"/>
    <w:rsid w:val="00297EF6"/>
    <w:rsid w:val="002A0317"/>
    <w:rsid w:val="002A0727"/>
    <w:rsid w:val="002A083F"/>
    <w:rsid w:val="002A14A4"/>
    <w:rsid w:val="002A1591"/>
    <w:rsid w:val="002A21E2"/>
    <w:rsid w:val="002A2679"/>
    <w:rsid w:val="002A270C"/>
    <w:rsid w:val="002A3840"/>
    <w:rsid w:val="002A38D7"/>
    <w:rsid w:val="002A3E77"/>
    <w:rsid w:val="002A4608"/>
    <w:rsid w:val="002A4C12"/>
    <w:rsid w:val="002A5287"/>
    <w:rsid w:val="002A538C"/>
    <w:rsid w:val="002A579A"/>
    <w:rsid w:val="002A597C"/>
    <w:rsid w:val="002A65B4"/>
    <w:rsid w:val="002A6B68"/>
    <w:rsid w:val="002B038F"/>
    <w:rsid w:val="002B2EF8"/>
    <w:rsid w:val="002B3210"/>
    <w:rsid w:val="002B36DF"/>
    <w:rsid w:val="002B4384"/>
    <w:rsid w:val="002B45DB"/>
    <w:rsid w:val="002B461E"/>
    <w:rsid w:val="002B6118"/>
    <w:rsid w:val="002B698B"/>
    <w:rsid w:val="002B6EC7"/>
    <w:rsid w:val="002B7952"/>
    <w:rsid w:val="002C01A2"/>
    <w:rsid w:val="002C1606"/>
    <w:rsid w:val="002C1E55"/>
    <w:rsid w:val="002C24F8"/>
    <w:rsid w:val="002C267C"/>
    <w:rsid w:val="002C282D"/>
    <w:rsid w:val="002C29A0"/>
    <w:rsid w:val="002C3D27"/>
    <w:rsid w:val="002C552E"/>
    <w:rsid w:val="002C5B7D"/>
    <w:rsid w:val="002C6073"/>
    <w:rsid w:val="002C68CC"/>
    <w:rsid w:val="002C6D6E"/>
    <w:rsid w:val="002C6D9E"/>
    <w:rsid w:val="002C6EDC"/>
    <w:rsid w:val="002C7114"/>
    <w:rsid w:val="002C7DB4"/>
    <w:rsid w:val="002D046E"/>
    <w:rsid w:val="002D05D2"/>
    <w:rsid w:val="002D0808"/>
    <w:rsid w:val="002D0CCE"/>
    <w:rsid w:val="002D0F36"/>
    <w:rsid w:val="002D181B"/>
    <w:rsid w:val="002D20FF"/>
    <w:rsid w:val="002D2C0C"/>
    <w:rsid w:val="002D3658"/>
    <w:rsid w:val="002D3D30"/>
    <w:rsid w:val="002D3E6F"/>
    <w:rsid w:val="002D5138"/>
    <w:rsid w:val="002D5546"/>
    <w:rsid w:val="002D5A6D"/>
    <w:rsid w:val="002D5B93"/>
    <w:rsid w:val="002D5C13"/>
    <w:rsid w:val="002D6955"/>
    <w:rsid w:val="002D7F7D"/>
    <w:rsid w:val="002E08BC"/>
    <w:rsid w:val="002E0FD1"/>
    <w:rsid w:val="002E1E8D"/>
    <w:rsid w:val="002E2C1D"/>
    <w:rsid w:val="002E32D4"/>
    <w:rsid w:val="002E33EB"/>
    <w:rsid w:val="002E3B5B"/>
    <w:rsid w:val="002E3BBF"/>
    <w:rsid w:val="002E3CFA"/>
    <w:rsid w:val="002E41A2"/>
    <w:rsid w:val="002E498D"/>
    <w:rsid w:val="002E4BA0"/>
    <w:rsid w:val="002E51E4"/>
    <w:rsid w:val="002E52EF"/>
    <w:rsid w:val="002E5E9F"/>
    <w:rsid w:val="002E6DCD"/>
    <w:rsid w:val="002E7045"/>
    <w:rsid w:val="002F0222"/>
    <w:rsid w:val="002F0C25"/>
    <w:rsid w:val="002F0D3A"/>
    <w:rsid w:val="002F0EA8"/>
    <w:rsid w:val="002F11AD"/>
    <w:rsid w:val="002F38D8"/>
    <w:rsid w:val="002F3ACE"/>
    <w:rsid w:val="002F56A4"/>
    <w:rsid w:val="002F5A74"/>
    <w:rsid w:val="002F601D"/>
    <w:rsid w:val="002F69B7"/>
    <w:rsid w:val="00300790"/>
    <w:rsid w:val="00301146"/>
    <w:rsid w:val="003014FC"/>
    <w:rsid w:val="00301B30"/>
    <w:rsid w:val="00301C4E"/>
    <w:rsid w:val="00301C8D"/>
    <w:rsid w:val="00302A22"/>
    <w:rsid w:val="00302A36"/>
    <w:rsid w:val="003034DB"/>
    <w:rsid w:val="00303614"/>
    <w:rsid w:val="00303875"/>
    <w:rsid w:val="00304880"/>
    <w:rsid w:val="00305090"/>
    <w:rsid w:val="0030542E"/>
    <w:rsid w:val="00305607"/>
    <w:rsid w:val="00306D79"/>
    <w:rsid w:val="003072FE"/>
    <w:rsid w:val="00307A01"/>
    <w:rsid w:val="00307BB1"/>
    <w:rsid w:val="00307D91"/>
    <w:rsid w:val="00307FB0"/>
    <w:rsid w:val="00310171"/>
    <w:rsid w:val="0031069A"/>
    <w:rsid w:val="0031075B"/>
    <w:rsid w:val="00310C8A"/>
    <w:rsid w:val="00310D22"/>
    <w:rsid w:val="003118B1"/>
    <w:rsid w:val="003122AB"/>
    <w:rsid w:val="00314903"/>
    <w:rsid w:val="00314BC6"/>
    <w:rsid w:val="00316118"/>
    <w:rsid w:val="0031623C"/>
    <w:rsid w:val="0031692A"/>
    <w:rsid w:val="00316E90"/>
    <w:rsid w:val="00316EBB"/>
    <w:rsid w:val="003201C5"/>
    <w:rsid w:val="003208F0"/>
    <w:rsid w:val="00320983"/>
    <w:rsid w:val="00321129"/>
    <w:rsid w:val="00321330"/>
    <w:rsid w:val="00321513"/>
    <w:rsid w:val="00321703"/>
    <w:rsid w:val="00321C19"/>
    <w:rsid w:val="00321FD2"/>
    <w:rsid w:val="003221C1"/>
    <w:rsid w:val="00322D0B"/>
    <w:rsid w:val="0032389A"/>
    <w:rsid w:val="003241EC"/>
    <w:rsid w:val="003242E0"/>
    <w:rsid w:val="00325522"/>
    <w:rsid w:val="0032597B"/>
    <w:rsid w:val="003270BB"/>
    <w:rsid w:val="003275E8"/>
    <w:rsid w:val="00327E70"/>
    <w:rsid w:val="00330278"/>
    <w:rsid w:val="00331673"/>
    <w:rsid w:val="0033286A"/>
    <w:rsid w:val="00332BCE"/>
    <w:rsid w:val="00333198"/>
    <w:rsid w:val="00333AEE"/>
    <w:rsid w:val="00334001"/>
    <w:rsid w:val="00334628"/>
    <w:rsid w:val="00334D1A"/>
    <w:rsid w:val="0033525C"/>
    <w:rsid w:val="00335411"/>
    <w:rsid w:val="00335994"/>
    <w:rsid w:val="00335A8F"/>
    <w:rsid w:val="00337250"/>
    <w:rsid w:val="0034071E"/>
    <w:rsid w:val="00341C84"/>
    <w:rsid w:val="0034207F"/>
    <w:rsid w:val="003427B3"/>
    <w:rsid w:val="003429A2"/>
    <w:rsid w:val="00342A66"/>
    <w:rsid w:val="00342E48"/>
    <w:rsid w:val="00342EC6"/>
    <w:rsid w:val="00342F06"/>
    <w:rsid w:val="00343282"/>
    <w:rsid w:val="00343B15"/>
    <w:rsid w:val="00344D28"/>
    <w:rsid w:val="00344EAF"/>
    <w:rsid w:val="0034621B"/>
    <w:rsid w:val="00347468"/>
    <w:rsid w:val="00347C59"/>
    <w:rsid w:val="00351F44"/>
    <w:rsid w:val="003525AD"/>
    <w:rsid w:val="00354376"/>
    <w:rsid w:val="00354AD5"/>
    <w:rsid w:val="003554C2"/>
    <w:rsid w:val="0035575E"/>
    <w:rsid w:val="00355F1E"/>
    <w:rsid w:val="00356259"/>
    <w:rsid w:val="0035632F"/>
    <w:rsid w:val="003566E8"/>
    <w:rsid w:val="00360263"/>
    <w:rsid w:val="00360920"/>
    <w:rsid w:val="00360BAB"/>
    <w:rsid w:val="003618D6"/>
    <w:rsid w:val="00361F57"/>
    <w:rsid w:val="00362377"/>
    <w:rsid w:val="00362EE3"/>
    <w:rsid w:val="00363884"/>
    <w:rsid w:val="00363A35"/>
    <w:rsid w:val="00363C16"/>
    <w:rsid w:val="00363E4D"/>
    <w:rsid w:val="00363F51"/>
    <w:rsid w:val="0036431A"/>
    <w:rsid w:val="00364F23"/>
    <w:rsid w:val="003653AA"/>
    <w:rsid w:val="003655D5"/>
    <w:rsid w:val="003662A6"/>
    <w:rsid w:val="00366529"/>
    <w:rsid w:val="003668B1"/>
    <w:rsid w:val="00366F8F"/>
    <w:rsid w:val="003679DF"/>
    <w:rsid w:val="003700F8"/>
    <w:rsid w:val="00370302"/>
    <w:rsid w:val="00370360"/>
    <w:rsid w:val="00370999"/>
    <w:rsid w:val="00370BFE"/>
    <w:rsid w:val="0037115F"/>
    <w:rsid w:val="003716C1"/>
    <w:rsid w:val="003729CE"/>
    <w:rsid w:val="00373E3E"/>
    <w:rsid w:val="00373FF7"/>
    <w:rsid w:val="0037483B"/>
    <w:rsid w:val="00374C63"/>
    <w:rsid w:val="00374D86"/>
    <w:rsid w:val="00375610"/>
    <w:rsid w:val="003757B8"/>
    <w:rsid w:val="003758A6"/>
    <w:rsid w:val="00376146"/>
    <w:rsid w:val="00376954"/>
    <w:rsid w:val="00376B6A"/>
    <w:rsid w:val="00376EC9"/>
    <w:rsid w:val="00376F20"/>
    <w:rsid w:val="003771D9"/>
    <w:rsid w:val="003773A2"/>
    <w:rsid w:val="00377428"/>
    <w:rsid w:val="00380736"/>
    <w:rsid w:val="00380A0D"/>
    <w:rsid w:val="0038111E"/>
    <w:rsid w:val="0038375D"/>
    <w:rsid w:val="0038387F"/>
    <w:rsid w:val="00383BA2"/>
    <w:rsid w:val="003857E5"/>
    <w:rsid w:val="00385A6F"/>
    <w:rsid w:val="00386204"/>
    <w:rsid w:val="00386280"/>
    <w:rsid w:val="00386F81"/>
    <w:rsid w:val="003877F4"/>
    <w:rsid w:val="00387AAE"/>
    <w:rsid w:val="00387C53"/>
    <w:rsid w:val="00390189"/>
    <w:rsid w:val="00390CAD"/>
    <w:rsid w:val="00391218"/>
    <w:rsid w:val="00391574"/>
    <w:rsid w:val="00393496"/>
    <w:rsid w:val="0039368D"/>
    <w:rsid w:val="003936D8"/>
    <w:rsid w:val="00393F33"/>
    <w:rsid w:val="00394881"/>
    <w:rsid w:val="0039557E"/>
    <w:rsid w:val="00396D6F"/>
    <w:rsid w:val="0039721F"/>
    <w:rsid w:val="003A104D"/>
    <w:rsid w:val="003A1457"/>
    <w:rsid w:val="003A2646"/>
    <w:rsid w:val="003A2B0C"/>
    <w:rsid w:val="003A3676"/>
    <w:rsid w:val="003A3C67"/>
    <w:rsid w:val="003A3FD3"/>
    <w:rsid w:val="003A4713"/>
    <w:rsid w:val="003A473D"/>
    <w:rsid w:val="003A4AD6"/>
    <w:rsid w:val="003A4D6B"/>
    <w:rsid w:val="003A4DC6"/>
    <w:rsid w:val="003A55EA"/>
    <w:rsid w:val="003A57B9"/>
    <w:rsid w:val="003A597A"/>
    <w:rsid w:val="003A6117"/>
    <w:rsid w:val="003A69B6"/>
    <w:rsid w:val="003A702F"/>
    <w:rsid w:val="003A77FA"/>
    <w:rsid w:val="003A7CC6"/>
    <w:rsid w:val="003A7D38"/>
    <w:rsid w:val="003B10B5"/>
    <w:rsid w:val="003B13A6"/>
    <w:rsid w:val="003B1E61"/>
    <w:rsid w:val="003B2A59"/>
    <w:rsid w:val="003B2B67"/>
    <w:rsid w:val="003B3982"/>
    <w:rsid w:val="003B4657"/>
    <w:rsid w:val="003B49BF"/>
    <w:rsid w:val="003B4AC1"/>
    <w:rsid w:val="003B4F04"/>
    <w:rsid w:val="003B5BC3"/>
    <w:rsid w:val="003B67C3"/>
    <w:rsid w:val="003B704A"/>
    <w:rsid w:val="003B739E"/>
    <w:rsid w:val="003B76D7"/>
    <w:rsid w:val="003B7839"/>
    <w:rsid w:val="003B78C5"/>
    <w:rsid w:val="003B7F37"/>
    <w:rsid w:val="003C149C"/>
    <w:rsid w:val="003C1590"/>
    <w:rsid w:val="003C337F"/>
    <w:rsid w:val="003C3916"/>
    <w:rsid w:val="003C3D3D"/>
    <w:rsid w:val="003C4415"/>
    <w:rsid w:val="003C4782"/>
    <w:rsid w:val="003C5C1A"/>
    <w:rsid w:val="003C69C2"/>
    <w:rsid w:val="003C6ADB"/>
    <w:rsid w:val="003C6F0C"/>
    <w:rsid w:val="003C71C2"/>
    <w:rsid w:val="003D041D"/>
    <w:rsid w:val="003D1036"/>
    <w:rsid w:val="003D22D8"/>
    <w:rsid w:val="003D23CE"/>
    <w:rsid w:val="003D2852"/>
    <w:rsid w:val="003D2859"/>
    <w:rsid w:val="003D2E24"/>
    <w:rsid w:val="003D3981"/>
    <w:rsid w:val="003D43E3"/>
    <w:rsid w:val="003D45F6"/>
    <w:rsid w:val="003D4B51"/>
    <w:rsid w:val="003D51DC"/>
    <w:rsid w:val="003D53E9"/>
    <w:rsid w:val="003D54C0"/>
    <w:rsid w:val="003D66E1"/>
    <w:rsid w:val="003D6B96"/>
    <w:rsid w:val="003D7BB2"/>
    <w:rsid w:val="003E1B70"/>
    <w:rsid w:val="003E2BDB"/>
    <w:rsid w:val="003E2DDB"/>
    <w:rsid w:val="003E3A0C"/>
    <w:rsid w:val="003E4547"/>
    <w:rsid w:val="003E61D2"/>
    <w:rsid w:val="003E6DCB"/>
    <w:rsid w:val="003E7048"/>
    <w:rsid w:val="003E76BA"/>
    <w:rsid w:val="003F10D9"/>
    <w:rsid w:val="003F141F"/>
    <w:rsid w:val="003F2136"/>
    <w:rsid w:val="003F2495"/>
    <w:rsid w:val="003F2B61"/>
    <w:rsid w:val="003F35F2"/>
    <w:rsid w:val="003F44E5"/>
    <w:rsid w:val="003F450B"/>
    <w:rsid w:val="003F5623"/>
    <w:rsid w:val="003F573B"/>
    <w:rsid w:val="003F5F78"/>
    <w:rsid w:val="003F7BDF"/>
    <w:rsid w:val="0040000C"/>
    <w:rsid w:val="00400977"/>
    <w:rsid w:val="0040112B"/>
    <w:rsid w:val="00401205"/>
    <w:rsid w:val="0040131C"/>
    <w:rsid w:val="00402319"/>
    <w:rsid w:val="00402C54"/>
    <w:rsid w:val="00404091"/>
    <w:rsid w:val="00405033"/>
    <w:rsid w:val="00405211"/>
    <w:rsid w:val="004057B4"/>
    <w:rsid w:val="00405D4C"/>
    <w:rsid w:val="004063ED"/>
    <w:rsid w:val="004068A5"/>
    <w:rsid w:val="00406CA1"/>
    <w:rsid w:val="00406E31"/>
    <w:rsid w:val="00406E51"/>
    <w:rsid w:val="00406EE7"/>
    <w:rsid w:val="00407712"/>
    <w:rsid w:val="00407C01"/>
    <w:rsid w:val="00410C44"/>
    <w:rsid w:val="00410CEB"/>
    <w:rsid w:val="00410D02"/>
    <w:rsid w:val="00411B07"/>
    <w:rsid w:val="00412015"/>
    <w:rsid w:val="004122D2"/>
    <w:rsid w:val="00412304"/>
    <w:rsid w:val="0041346D"/>
    <w:rsid w:val="00413B12"/>
    <w:rsid w:val="00413BB8"/>
    <w:rsid w:val="00414757"/>
    <w:rsid w:val="00415235"/>
    <w:rsid w:val="00415C6D"/>
    <w:rsid w:val="00416431"/>
    <w:rsid w:val="0041660D"/>
    <w:rsid w:val="00416610"/>
    <w:rsid w:val="00416763"/>
    <w:rsid w:val="00417489"/>
    <w:rsid w:val="00417B7C"/>
    <w:rsid w:val="00417E2F"/>
    <w:rsid w:val="00420000"/>
    <w:rsid w:val="0042024C"/>
    <w:rsid w:val="0042149C"/>
    <w:rsid w:val="00421590"/>
    <w:rsid w:val="00421C93"/>
    <w:rsid w:val="00421EFF"/>
    <w:rsid w:val="00422045"/>
    <w:rsid w:val="0042284F"/>
    <w:rsid w:val="00423085"/>
    <w:rsid w:val="00423942"/>
    <w:rsid w:val="00423CEC"/>
    <w:rsid w:val="00424B98"/>
    <w:rsid w:val="00425288"/>
    <w:rsid w:val="00425B4C"/>
    <w:rsid w:val="00426CE4"/>
    <w:rsid w:val="0042701D"/>
    <w:rsid w:val="004270BA"/>
    <w:rsid w:val="0042730E"/>
    <w:rsid w:val="004273A2"/>
    <w:rsid w:val="004279A8"/>
    <w:rsid w:val="004301D1"/>
    <w:rsid w:val="00430796"/>
    <w:rsid w:val="00430966"/>
    <w:rsid w:val="004309A7"/>
    <w:rsid w:val="00431B69"/>
    <w:rsid w:val="00431E98"/>
    <w:rsid w:val="00431FD2"/>
    <w:rsid w:val="004328DB"/>
    <w:rsid w:val="00433991"/>
    <w:rsid w:val="00434AF8"/>
    <w:rsid w:val="004353B3"/>
    <w:rsid w:val="00435D92"/>
    <w:rsid w:val="00436BE1"/>
    <w:rsid w:val="00436FE9"/>
    <w:rsid w:val="00437295"/>
    <w:rsid w:val="00437ABA"/>
    <w:rsid w:val="00440ED0"/>
    <w:rsid w:val="004410BB"/>
    <w:rsid w:val="00442357"/>
    <w:rsid w:val="00442441"/>
    <w:rsid w:val="00442FEA"/>
    <w:rsid w:val="00442FED"/>
    <w:rsid w:val="00443D47"/>
    <w:rsid w:val="0044414A"/>
    <w:rsid w:val="00444A88"/>
    <w:rsid w:val="00444F1B"/>
    <w:rsid w:val="0044510F"/>
    <w:rsid w:val="00445427"/>
    <w:rsid w:val="00445856"/>
    <w:rsid w:val="00445C0F"/>
    <w:rsid w:val="00445F3B"/>
    <w:rsid w:val="00446A8D"/>
    <w:rsid w:val="004470E2"/>
    <w:rsid w:val="00450B65"/>
    <w:rsid w:val="00450ED8"/>
    <w:rsid w:val="00451D5D"/>
    <w:rsid w:val="004533EE"/>
    <w:rsid w:val="00453AD0"/>
    <w:rsid w:val="00453CC4"/>
    <w:rsid w:val="0045520F"/>
    <w:rsid w:val="00455516"/>
    <w:rsid w:val="004558E0"/>
    <w:rsid w:val="00455A09"/>
    <w:rsid w:val="004566B2"/>
    <w:rsid w:val="00456AE8"/>
    <w:rsid w:val="00456EDF"/>
    <w:rsid w:val="00457A26"/>
    <w:rsid w:val="00457B3A"/>
    <w:rsid w:val="0046037D"/>
    <w:rsid w:val="00460B66"/>
    <w:rsid w:val="00461770"/>
    <w:rsid w:val="004617CD"/>
    <w:rsid w:val="0046295B"/>
    <w:rsid w:val="004629DE"/>
    <w:rsid w:val="00463641"/>
    <w:rsid w:val="00463694"/>
    <w:rsid w:val="00463917"/>
    <w:rsid w:val="0046395D"/>
    <w:rsid w:val="00463C48"/>
    <w:rsid w:val="00465066"/>
    <w:rsid w:val="0046620F"/>
    <w:rsid w:val="00466558"/>
    <w:rsid w:val="00466B35"/>
    <w:rsid w:val="00466D22"/>
    <w:rsid w:val="00467172"/>
    <w:rsid w:val="0046793E"/>
    <w:rsid w:val="00470775"/>
    <w:rsid w:val="00470A98"/>
    <w:rsid w:val="00470EA0"/>
    <w:rsid w:val="00470EAD"/>
    <w:rsid w:val="004711A2"/>
    <w:rsid w:val="004726C6"/>
    <w:rsid w:val="00473101"/>
    <w:rsid w:val="00473531"/>
    <w:rsid w:val="00473EC3"/>
    <w:rsid w:val="00474245"/>
    <w:rsid w:val="00474F6C"/>
    <w:rsid w:val="004760B2"/>
    <w:rsid w:val="004760C5"/>
    <w:rsid w:val="00476499"/>
    <w:rsid w:val="00476761"/>
    <w:rsid w:val="004768CD"/>
    <w:rsid w:val="00477875"/>
    <w:rsid w:val="004778FB"/>
    <w:rsid w:val="00477CE8"/>
    <w:rsid w:val="004806BF"/>
    <w:rsid w:val="004809D3"/>
    <w:rsid w:val="00480C47"/>
    <w:rsid w:val="004814C1"/>
    <w:rsid w:val="0048218E"/>
    <w:rsid w:val="004829A0"/>
    <w:rsid w:val="004829F9"/>
    <w:rsid w:val="00482D98"/>
    <w:rsid w:val="00482E6B"/>
    <w:rsid w:val="00483028"/>
    <w:rsid w:val="00483656"/>
    <w:rsid w:val="004836A0"/>
    <w:rsid w:val="004836E4"/>
    <w:rsid w:val="0048410E"/>
    <w:rsid w:val="004844B3"/>
    <w:rsid w:val="004850C0"/>
    <w:rsid w:val="00485783"/>
    <w:rsid w:val="00485829"/>
    <w:rsid w:val="00485C9C"/>
    <w:rsid w:val="00485E0D"/>
    <w:rsid w:val="00486063"/>
    <w:rsid w:val="004869F2"/>
    <w:rsid w:val="00487302"/>
    <w:rsid w:val="00490209"/>
    <w:rsid w:val="00490824"/>
    <w:rsid w:val="004908D8"/>
    <w:rsid w:val="00491673"/>
    <w:rsid w:val="00491ABB"/>
    <w:rsid w:val="00492D57"/>
    <w:rsid w:val="0049357D"/>
    <w:rsid w:val="004935DA"/>
    <w:rsid w:val="00493BC1"/>
    <w:rsid w:val="00493C7A"/>
    <w:rsid w:val="0049454A"/>
    <w:rsid w:val="00495182"/>
    <w:rsid w:val="00495A41"/>
    <w:rsid w:val="004961BD"/>
    <w:rsid w:val="00496A01"/>
    <w:rsid w:val="00496A3E"/>
    <w:rsid w:val="00497BFF"/>
    <w:rsid w:val="00497FB8"/>
    <w:rsid w:val="004A07B5"/>
    <w:rsid w:val="004A0AA7"/>
    <w:rsid w:val="004A0BFC"/>
    <w:rsid w:val="004A0C40"/>
    <w:rsid w:val="004A12A5"/>
    <w:rsid w:val="004A21F5"/>
    <w:rsid w:val="004A2688"/>
    <w:rsid w:val="004A2862"/>
    <w:rsid w:val="004A29AB"/>
    <w:rsid w:val="004A2AEB"/>
    <w:rsid w:val="004A2B0D"/>
    <w:rsid w:val="004A3411"/>
    <w:rsid w:val="004A34CB"/>
    <w:rsid w:val="004A3E49"/>
    <w:rsid w:val="004A3EC0"/>
    <w:rsid w:val="004A67E9"/>
    <w:rsid w:val="004A69F2"/>
    <w:rsid w:val="004A70A0"/>
    <w:rsid w:val="004A739D"/>
    <w:rsid w:val="004A7922"/>
    <w:rsid w:val="004B0592"/>
    <w:rsid w:val="004B0C07"/>
    <w:rsid w:val="004B11C6"/>
    <w:rsid w:val="004B15EA"/>
    <w:rsid w:val="004B1619"/>
    <w:rsid w:val="004B20F1"/>
    <w:rsid w:val="004B27DB"/>
    <w:rsid w:val="004B2B31"/>
    <w:rsid w:val="004B365E"/>
    <w:rsid w:val="004B39F6"/>
    <w:rsid w:val="004B3DAD"/>
    <w:rsid w:val="004B445F"/>
    <w:rsid w:val="004B48C4"/>
    <w:rsid w:val="004B4C99"/>
    <w:rsid w:val="004B5D15"/>
    <w:rsid w:val="004B5E70"/>
    <w:rsid w:val="004B6760"/>
    <w:rsid w:val="004B67FE"/>
    <w:rsid w:val="004B6A55"/>
    <w:rsid w:val="004C02B8"/>
    <w:rsid w:val="004C0B56"/>
    <w:rsid w:val="004C0CB8"/>
    <w:rsid w:val="004C0FC8"/>
    <w:rsid w:val="004C1812"/>
    <w:rsid w:val="004C1ADA"/>
    <w:rsid w:val="004C1CFE"/>
    <w:rsid w:val="004C207F"/>
    <w:rsid w:val="004C20AC"/>
    <w:rsid w:val="004C2A8B"/>
    <w:rsid w:val="004C32B1"/>
    <w:rsid w:val="004C3C6D"/>
    <w:rsid w:val="004C3D98"/>
    <w:rsid w:val="004C4C19"/>
    <w:rsid w:val="004C4CF0"/>
    <w:rsid w:val="004C4DFB"/>
    <w:rsid w:val="004C537D"/>
    <w:rsid w:val="004C55F4"/>
    <w:rsid w:val="004C5EE8"/>
    <w:rsid w:val="004C611A"/>
    <w:rsid w:val="004C7630"/>
    <w:rsid w:val="004C7C3D"/>
    <w:rsid w:val="004C7F89"/>
    <w:rsid w:val="004D0167"/>
    <w:rsid w:val="004D048A"/>
    <w:rsid w:val="004D0C1E"/>
    <w:rsid w:val="004D0DED"/>
    <w:rsid w:val="004D119E"/>
    <w:rsid w:val="004D1A01"/>
    <w:rsid w:val="004D2093"/>
    <w:rsid w:val="004D271D"/>
    <w:rsid w:val="004D2C5E"/>
    <w:rsid w:val="004D3760"/>
    <w:rsid w:val="004D3919"/>
    <w:rsid w:val="004D43FA"/>
    <w:rsid w:val="004D484B"/>
    <w:rsid w:val="004D4A4E"/>
    <w:rsid w:val="004D59B2"/>
    <w:rsid w:val="004D5D99"/>
    <w:rsid w:val="004D613B"/>
    <w:rsid w:val="004D6706"/>
    <w:rsid w:val="004D680D"/>
    <w:rsid w:val="004D74E0"/>
    <w:rsid w:val="004D7891"/>
    <w:rsid w:val="004D7D13"/>
    <w:rsid w:val="004E26BA"/>
    <w:rsid w:val="004E2D10"/>
    <w:rsid w:val="004E4BAB"/>
    <w:rsid w:val="004E558B"/>
    <w:rsid w:val="004E778A"/>
    <w:rsid w:val="004E7FB3"/>
    <w:rsid w:val="004F0577"/>
    <w:rsid w:val="004F1EDF"/>
    <w:rsid w:val="004F2A9A"/>
    <w:rsid w:val="004F2C26"/>
    <w:rsid w:val="004F2CFE"/>
    <w:rsid w:val="004F3645"/>
    <w:rsid w:val="004F381F"/>
    <w:rsid w:val="004F38CA"/>
    <w:rsid w:val="004F3D5C"/>
    <w:rsid w:val="004F3FD8"/>
    <w:rsid w:val="004F404D"/>
    <w:rsid w:val="004F4CB2"/>
    <w:rsid w:val="004F5036"/>
    <w:rsid w:val="004F5755"/>
    <w:rsid w:val="004F5916"/>
    <w:rsid w:val="004F6A0D"/>
    <w:rsid w:val="004F7939"/>
    <w:rsid w:val="004F7B46"/>
    <w:rsid w:val="00500580"/>
    <w:rsid w:val="005023C4"/>
    <w:rsid w:val="00502A88"/>
    <w:rsid w:val="00503623"/>
    <w:rsid w:val="0050385D"/>
    <w:rsid w:val="0050420F"/>
    <w:rsid w:val="00504533"/>
    <w:rsid w:val="00504676"/>
    <w:rsid w:val="0050496D"/>
    <w:rsid w:val="00504A30"/>
    <w:rsid w:val="005053AE"/>
    <w:rsid w:val="00505673"/>
    <w:rsid w:val="005057B7"/>
    <w:rsid w:val="005059A4"/>
    <w:rsid w:val="00506432"/>
    <w:rsid w:val="00506B72"/>
    <w:rsid w:val="00507887"/>
    <w:rsid w:val="00507C3B"/>
    <w:rsid w:val="00510407"/>
    <w:rsid w:val="00510701"/>
    <w:rsid w:val="00511350"/>
    <w:rsid w:val="00511367"/>
    <w:rsid w:val="00513299"/>
    <w:rsid w:val="005134F2"/>
    <w:rsid w:val="00513811"/>
    <w:rsid w:val="00514359"/>
    <w:rsid w:val="00514377"/>
    <w:rsid w:val="00514382"/>
    <w:rsid w:val="00515CF9"/>
    <w:rsid w:val="005161F7"/>
    <w:rsid w:val="005162A2"/>
    <w:rsid w:val="00516326"/>
    <w:rsid w:val="00516367"/>
    <w:rsid w:val="00516A1E"/>
    <w:rsid w:val="00516B07"/>
    <w:rsid w:val="00516D4B"/>
    <w:rsid w:val="00516F95"/>
    <w:rsid w:val="00517324"/>
    <w:rsid w:val="005173EE"/>
    <w:rsid w:val="00520A07"/>
    <w:rsid w:val="00520B7F"/>
    <w:rsid w:val="00520FA4"/>
    <w:rsid w:val="00521070"/>
    <w:rsid w:val="005212C0"/>
    <w:rsid w:val="00521818"/>
    <w:rsid w:val="00522B83"/>
    <w:rsid w:val="00522D42"/>
    <w:rsid w:val="0052373C"/>
    <w:rsid w:val="00523876"/>
    <w:rsid w:val="005243C8"/>
    <w:rsid w:val="00524502"/>
    <w:rsid w:val="00524503"/>
    <w:rsid w:val="0052474C"/>
    <w:rsid w:val="005249AF"/>
    <w:rsid w:val="00524A08"/>
    <w:rsid w:val="00524E6D"/>
    <w:rsid w:val="005253A7"/>
    <w:rsid w:val="005260D0"/>
    <w:rsid w:val="005262BB"/>
    <w:rsid w:val="005262E1"/>
    <w:rsid w:val="005267B4"/>
    <w:rsid w:val="00527C6F"/>
    <w:rsid w:val="005311D5"/>
    <w:rsid w:val="00531C12"/>
    <w:rsid w:val="00533184"/>
    <w:rsid w:val="005332DA"/>
    <w:rsid w:val="00533393"/>
    <w:rsid w:val="00533D6B"/>
    <w:rsid w:val="00533FA7"/>
    <w:rsid w:val="00534534"/>
    <w:rsid w:val="005357E8"/>
    <w:rsid w:val="00535889"/>
    <w:rsid w:val="005358D5"/>
    <w:rsid w:val="00535C23"/>
    <w:rsid w:val="00536AF6"/>
    <w:rsid w:val="00536E41"/>
    <w:rsid w:val="005370BA"/>
    <w:rsid w:val="00537122"/>
    <w:rsid w:val="00541C88"/>
    <w:rsid w:val="005420B0"/>
    <w:rsid w:val="005425B2"/>
    <w:rsid w:val="005433A4"/>
    <w:rsid w:val="00543726"/>
    <w:rsid w:val="00543F14"/>
    <w:rsid w:val="00544C90"/>
    <w:rsid w:val="00544E59"/>
    <w:rsid w:val="00545134"/>
    <w:rsid w:val="0054656A"/>
    <w:rsid w:val="00547930"/>
    <w:rsid w:val="00547ABE"/>
    <w:rsid w:val="00547D78"/>
    <w:rsid w:val="00550DBE"/>
    <w:rsid w:val="00551211"/>
    <w:rsid w:val="00552304"/>
    <w:rsid w:val="005534DA"/>
    <w:rsid w:val="00553E11"/>
    <w:rsid w:val="00554155"/>
    <w:rsid w:val="00554416"/>
    <w:rsid w:val="005548E7"/>
    <w:rsid w:val="0055502D"/>
    <w:rsid w:val="005554FB"/>
    <w:rsid w:val="00555D8F"/>
    <w:rsid w:val="0055604C"/>
    <w:rsid w:val="005574EE"/>
    <w:rsid w:val="005575F3"/>
    <w:rsid w:val="00560A3A"/>
    <w:rsid w:val="00561517"/>
    <w:rsid w:val="00561635"/>
    <w:rsid w:val="00562228"/>
    <w:rsid w:val="005623D3"/>
    <w:rsid w:val="00562659"/>
    <w:rsid w:val="00562C31"/>
    <w:rsid w:val="00563612"/>
    <w:rsid w:val="00563B30"/>
    <w:rsid w:val="00564F3C"/>
    <w:rsid w:val="0056579F"/>
    <w:rsid w:val="005657E7"/>
    <w:rsid w:val="00565A3E"/>
    <w:rsid w:val="0056603D"/>
    <w:rsid w:val="00566856"/>
    <w:rsid w:val="00566B94"/>
    <w:rsid w:val="00567AB7"/>
    <w:rsid w:val="005706F8"/>
    <w:rsid w:val="005708D7"/>
    <w:rsid w:val="00571879"/>
    <w:rsid w:val="00572CCD"/>
    <w:rsid w:val="00572F41"/>
    <w:rsid w:val="005730E5"/>
    <w:rsid w:val="005735E9"/>
    <w:rsid w:val="00573A45"/>
    <w:rsid w:val="0057433E"/>
    <w:rsid w:val="005744D6"/>
    <w:rsid w:val="0057591B"/>
    <w:rsid w:val="00575F07"/>
    <w:rsid w:val="00575F2E"/>
    <w:rsid w:val="005768DF"/>
    <w:rsid w:val="00576D88"/>
    <w:rsid w:val="00576E9F"/>
    <w:rsid w:val="00577B1A"/>
    <w:rsid w:val="0058001C"/>
    <w:rsid w:val="0058018D"/>
    <w:rsid w:val="00581521"/>
    <w:rsid w:val="005820A4"/>
    <w:rsid w:val="00582568"/>
    <w:rsid w:val="005828C1"/>
    <w:rsid w:val="00582962"/>
    <w:rsid w:val="005832FA"/>
    <w:rsid w:val="00585146"/>
    <w:rsid w:val="0058541D"/>
    <w:rsid w:val="005856DB"/>
    <w:rsid w:val="00585F16"/>
    <w:rsid w:val="0058624D"/>
    <w:rsid w:val="0058675B"/>
    <w:rsid w:val="005867A7"/>
    <w:rsid w:val="005869F5"/>
    <w:rsid w:val="00586C69"/>
    <w:rsid w:val="00587B31"/>
    <w:rsid w:val="005906AA"/>
    <w:rsid w:val="005907BF"/>
    <w:rsid w:val="00590B6E"/>
    <w:rsid w:val="00590C85"/>
    <w:rsid w:val="00591F82"/>
    <w:rsid w:val="0059456B"/>
    <w:rsid w:val="00594665"/>
    <w:rsid w:val="00594835"/>
    <w:rsid w:val="005955F5"/>
    <w:rsid w:val="00596606"/>
    <w:rsid w:val="005969E0"/>
    <w:rsid w:val="00596D54"/>
    <w:rsid w:val="005971E9"/>
    <w:rsid w:val="00597202"/>
    <w:rsid w:val="005978BB"/>
    <w:rsid w:val="00597DF6"/>
    <w:rsid w:val="005A0768"/>
    <w:rsid w:val="005A0EEC"/>
    <w:rsid w:val="005A172E"/>
    <w:rsid w:val="005A1746"/>
    <w:rsid w:val="005A18CA"/>
    <w:rsid w:val="005A2894"/>
    <w:rsid w:val="005A2D0A"/>
    <w:rsid w:val="005A3A72"/>
    <w:rsid w:val="005A3DDA"/>
    <w:rsid w:val="005A45CA"/>
    <w:rsid w:val="005A4C9F"/>
    <w:rsid w:val="005A4E9E"/>
    <w:rsid w:val="005A529D"/>
    <w:rsid w:val="005A5C0C"/>
    <w:rsid w:val="005A6860"/>
    <w:rsid w:val="005A6A31"/>
    <w:rsid w:val="005A7003"/>
    <w:rsid w:val="005A70D2"/>
    <w:rsid w:val="005A763C"/>
    <w:rsid w:val="005B01D7"/>
    <w:rsid w:val="005B0260"/>
    <w:rsid w:val="005B0320"/>
    <w:rsid w:val="005B036F"/>
    <w:rsid w:val="005B04B2"/>
    <w:rsid w:val="005B1303"/>
    <w:rsid w:val="005B1D28"/>
    <w:rsid w:val="005B1F8C"/>
    <w:rsid w:val="005B204A"/>
    <w:rsid w:val="005B243F"/>
    <w:rsid w:val="005B2663"/>
    <w:rsid w:val="005B2AA5"/>
    <w:rsid w:val="005B3562"/>
    <w:rsid w:val="005B3685"/>
    <w:rsid w:val="005B37A9"/>
    <w:rsid w:val="005B3AEB"/>
    <w:rsid w:val="005B4C3D"/>
    <w:rsid w:val="005B4F16"/>
    <w:rsid w:val="005B50DE"/>
    <w:rsid w:val="005B54A1"/>
    <w:rsid w:val="005B5651"/>
    <w:rsid w:val="005B57C0"/>
    <w:rsid w:val="005B59B2"/>
    <w:rsid w:val="005B626B"/>
    <w:rsid w:val="005B68F2"/>
    <w:rsid w:val="005B6A85"/>
    <w:rsid w:val="005B7A71"/>
    <w:rsid w:val="005C0932"/>
    <w:rsid w:val="005C16F6"/>
    <w:rsid w:val="005C1E3B"/>
    <w:rsid w:val="005C21AC"/>
    <w:rsid w:val="005C2519"/>
    <w:rsid w:val="005C2F3B"/>
    <w:rsid w:val="005C34A1"/>
    <w:rsid w:val="005C3E87"/>
    <w:rsid w:val="005C4214"/>
    <w:rsid w:val="005C47BA"/>
    <w:rsid w:val="005C4B99"/>
    <w:rsid w:val="005C5D2F"/>
    <w:rsid w:val="005C5FBB"/>
    <w:rsid w:val="005C61C3"/>
    <w:rsid w:val="005C6F38"/>
    <w:rsid w:val="005C7133"/>
    <w:rsid w:val="005C7749"/>
    <w:rsid w:val="005D042D"/>
    <w:rsid w:val="005D2EEF"/>
    <w:rsid w:val="005D314B"/>
    <w:rsid w:val="005D317E"/>
    <w:rsid w:val="005D33E1"/>
    <w:rsid w:val="005D3DC7"/>
    <w:rsid w:val="005D4914"/>
    <w:rsid w:val="005D51F8"/>
    <w:rsid w:val="005D53FA"/>
    <w:rsid w:val="005D5581"/>
    <w:rsid w:val="005D55F7"/>
    <w:rsid w:val="005D65AC"/>
    <w:rsid w:val="005D72C6"/>
    <w:rsid w:val="005E1078"/>
    <w:rsid w:val="005E10E4"/>
    <w:rsid w:val="005E246C"/>
    <w:rsid w:val="005E2C0F"/>
    <w:rsid w:val="005E43B8"/>
    <w:rsid w:val="005E5009"/>
    <w:rsid w:val="005E5494"/>
    <w:rsid w:val="005E5738"/>
    <w:rsid w:val="005E5A45"/>
    <w:rsid w:val="005E69A0"/>
    <w:rsid w:val="005F02D6"/>
    <w:rsid w:val="005F0431"/>
    <w:rsid w:val="005F0F29"/>
    <w:rsid w:val="005F123F"/>
    <w:rsid w:val="005F2003"/>
    <w:rsid w:val="005F267D"/>
    <w:rsid w:val="005F3180"/>
    <w:rsid w:val="005F36A6"/>
    <w:rsid w:val="005F3BAC"/>
    <w:rsid w:val="005F3BD7"/>
    <w:rsid w:val="005F4672"/>
    <w:rsid w:val="005F4E0C"/>
    <w:rsid w:val="005F4F8A"/>
    <w:rsid w:val="005F5899"/>
    <w:rsid w:val="005F5F47"/>
    <w:rsid w:val="005F65F4"/>
    <w:rsid w:val="005F72A1"/>
    <w:rsid w:val="005F7A5F"/>
    <w:rsid w:val="00600CC0"/>
    <w:rsid w:val="00600DC7"/>
    <w:rsid w:val="00601092"/>
    <w:rsid w:val="00601A7E"/>
    <w:rsid w:val="00601E01"/>
    <w:rsid w:val="00602C18"/>
    <w:rsid w:val="00602DDE"/>
    <w:rsid w:val="00603A3A"/>
    <w:rsid w:val="00603BEE"/>
    <w:rsid w:val="006041A5"/>
    <w:rsid w:val="006046FF"/>
    <w:rsid w:val="006048E8"/>
    <w:rsid w:val="00605B6A"/>
    <w:rsid w:val="00606267"/>
    <w:rsid w:val="0060666D"/>
    <w:rsid w:val="00606D61"/>
    <w:rsid w:val="006073A3"/>
    <w:rsid w:val="00607549"/>
    <w:rsid w:val="006079BF"/>
    <w:rsid w:val="006100E1"/>
    <w:rsid w:val="00610C97"/>
    <w:rsid w:val="00611284"/>
    <w:rsid w:val="00611E93"/>
    <w:rsid w:val="006128D3"/>
    <w:rsid w:val="00613819"/>
    <w:rsid w:val="006144FE"/>
    <w:rsid w:val="00614539"/>
    <w:rsid w:val="00616FCA"/>
    <w:rsid w:val="00617236"/>
    <w:rsid w:val="006174A6"/>
    <w:rsid w:val="006200CC"/>
    <w:rsid w:val="00620342"/>
    <w:rsid w:val="00620402"/>
    <w:rsid w:val="00620717"/>
    <w:rsid w:val="00620D7E"/>
    <w:rsid w:val="0062232A"/>
    <w:rsid w:val="006231E6"/>
    <w:rsid w:val="00623A6C"/>
    <w:rsid w:val="00623BF3"/>
    <w:rsid w:val="00623EE8"/>
    <w:rsid w:val="00625817"/>
    <w:rsid w:val="00625D24"/>
    <w:rsid w:val="0062782A"/>
    <w:rsid w:val="006301AE"/>
    <w:rsid w:val="00630687"/>
    <w:rsid w:val="00630CE2"/>
    <w:rsid w:val="0063152B"/>
    <w:rsid w:val="00631A6A"/>
    <w:rsid w:val="00632834"/>
    <w:rsid w:val="00633119"/>
    <w:rsid w:val="00633804"/>
    <w:rsid w:val="00633901"/>
    <w:rsid w:val="006346E3"/>
    <w:rsid w:val="00634A9A"/>
    <w:rsid w:val="00635CB8"/>
    <w:rsid w:val="00636FE8"/>
    <w:rsid w:val="006378FF"/>
    <w:rsid w:val="00637C95"/>
    <w:rsid w:val="00637DC3"/>
    <w:rsid w:val="006403ED"/>
    <w:rsid w:val="006407FD"/>
    <w:rsid w:val="006410F2"/>
    <w:rsid w:val="00642CA6"/>
    <w:rsid w:val="00642EA3"/>
    <w:rsid w:val="00642F4D"/>
    <w:rsid w:val="00645A78"/>
    <w:rsid w:val="00645F76"/>
    <w:rsid w:val="00646184"/>
    <w:rsid w:val="0064676C"/>
    <w:rsid w:val="00646819"/>
    <w:rsid w:val="0064691C"/>
    <w:rsid w:val="006470CB"/>
    <w:rsid w:val="0064768D"/>
    <w:rsid w:val="00647EB1"/>
    <w:rsid w:val="0065060A"/>
    <w:rsid w:val="00650716"/>
    <w:rsid w:val="00650D72"/>
    <w:rsid w:val="00650DDA"/>
    <w:rsid w:val="00650FCD"/>
    <w:rsid w:val="0065198E"/>
    <w:rsid w:val="00651F2E"/>
    <w:rsid w:val="0065225C"/>
    <w:rsid w:val="0065276E"/>
    <w:rsid w:val="006533AD"/>
    <w:rsid w:val="00653DDA"/>
    <w:rsid w:val="0065483A"/>
    <w:rsid w:val="006551B3"/>
    <w:rsid w:val="006552CB"/>
    <w:rsid w:val="006560F2"/>
    <w:rsid w:val="006573FF"/>
    <w:rsid w:val="00660826"/>
    <w:rsid w:val="00660FDD"/>
    <w:rsid w:val="00662465"/>
    <w:rsid w:val="0066247F"/>
    <w:rsid w:val="00662624"/>
    <w:rsid w:val="006627F4"/>
    <w:rsid w:val="00663416"/>
    <w:rsid w:val="006647C3"/>
    <w:rsid w:val="00665B18"/>
    <w:rsid w:val="00666A2F"/>
    <w:rsid w:val="00666E1F"/>
    <w:rsid w:val="0066730C"/>
    <w:rsid w:val="006674E2"/>
    <w:rsid w:val="006678E8"/>
    <w:rsid w:val="006704E1"/>
    <w:rsid w:val="00671D28"/>
    <w:rsid w:val="00672C9F"/>
    <w:rsid w:val="00672F3C"/>
    <w:rsid w:val="00673F6E"/>
    <w:rsid w:val="006743B4"/>
    <w:rsid w:val="00674628"/>
    <w:rsid w:val="0067499C"/>
    <w:rsid w:val="00674B1D"/>
    <w:rsid w:val="00674B6F"/>
    <w:rsid w:val="00676693"/>
    <w:rsid w:val="006766DE"/>
    <w:rsid w:val="00676732"/>
    <w:rsid w:val="006769E9"/>
    <w:rsid w:val="00677583"/>
    <w:rsid w:val="00677588"/>
    <w:rsid w:val="006775B8"/>
    <w:rsid w:val="006779CB"/>
    <w:rsid w:val="0068216B"/>
    <w:rsid w:val="006822B8"/>
    <w:rsid w:val="00682F08"/>
    <w:rsid w:val="00683CCF"/>
    <w:rsid w:val="0068519C"/>
    <w:rsid w:val="0068525E"/>
    <w:rsid w:val="0068567F"/>
    <w:rsid w:val="00685C05"/>
    <w:rsid w:val="00685C25"/>
    <w:rsid w:val="00685F05"/>
    <w:rsid w:val="00686164"/>
    <w:rsid w:val="006863C1"/>
    <w:rsid w:val="00686935"/>
    <w:rsid w:val="00686E68"/>
    <w:rsid w:val="006874C5"/>
    <w:rsid w:val="006875EB"/>
    <w:rsid w:val="0069073E"/>
    <w:rsid w:val="0069189A"/>
    <w:rsid w:val="00691F06"/>
    <w:rsid w:val="0069216D"/>
    <w:rsid w:val="00693909"/>
    <w:rsid w:val="00693DD8"/>
    <w:rsid w:val="0069438F"/>
    <w:rsid w:val="00695150"/>
    <w:rsid w:val="006953D6"/>
    <w:rsid w:val="00695599"/>
    <w:rsid w:val="006961C2"/>
    <w:rsid w:val="006965EB"/>
    <w:rsid w:val="006969D7"/>
    <w:rsid w:val="006979D3"/>
    <w:rsid w:val="006A0737"/>
    <w:rsid w:val="006A07E5"/>
    <w:rsid w:val="006A109C"/>
    <w:rsid w:val="006A1C66"/>
    <w:rsid w:val="006A1F62"/>
    <w:rsid w:val="006A395E"/>
    <w:rsid w:val="006A42C3"/>
    <w:rsid w:val="006A4610"/>
    <w:rsid w:val="006A5870"/>
    <w:rsid w:val="006A6371"/>
    <w:rsid w:val="006A72BE"/>
    <w:rsid w:val="006A7FE5"/>
    <w:rsid w:val="006B036E"/>
    <w:rsid w:val="006B0821"/>
    <w:rsid w:val="006B0AEB"/>
    <w:rsid w:val="006B137A"/>
    <w:rsid w:val="006B162F"/>
    <w:rsid w:val="006B16E6"/>
    <w:rsid w:val="006B1C30"/>
    <w:rsid w:val="006B1CDB"/>
    <w:rsid w:val="006B2151"/>
    <w:rsid w:val="006B290C"/>
    <w:rsid w:val="006B2B5B"/>
    <w:rsid w:val="006B2B6F"/>
    <w:rsid w:val="006B3D04"/>
    <w:rsid w:val="006B419F"/>
    <w:rsid w:val="006B45AC"/>
    <w:rsid w:val="006B4815"/>
    <w:rsid w:val="006B48C7"/>
    <w:rsid w:val="006B527B"/>
    <w:rsid w:val="006B53FD"/>
    <w:rsid w:val="006B5A1D"/>
    <w:rsid w:val="006B5F26"/>
    <w:rsid w:val="006B607E"/>
    <w:rsid w:val="006B62C3"/>
    <w:rsid w:val="006B675A"/>
    <w:rsid w:val="006B692A"/>
    <w:rsid w:val="006C034D"/>
    <w:rsid w:val="006C0E48"/>
    <w:rsid w:val="006C1998"/>
    <w:rsid w:val="006C1FB8"/>
    <w:rsid w:val="006C2015"/>
    <w:rsid w:val="006C2098"/>
    <w:rsid w:val="006C260B"/>
    <w:rsid w:val="006C2A3F"/>
    <w:rsid w:val="006C32A4"/>
    <w:rsid w:val="006C39F0"/>
    <w:rsid w:val="006C497A"/>
    <w:rsid w:val="006C537C"/>
    <w:rsid w:val="006C5464"/>
    <w:rsid w:val="006C5AEC"/>
    <w:rsid w:val="006C6A08"/>
    <w:rsid w:val="006C6D19"/>
    <w:rsid w:val="006C6E17"/>
    <w:rsid w:val="006C6FAF"/>
    <w:rsid w:val="006C7828"/>
    <w:rsid w:val="006C782F"/>
    <w:rsid w:val="006D27B4"/>
    <w:rsid w:val="006D3892"/>
    <w:rsid w:val="006D3C18"/>
    <w:rsid w:val="006D4E5E"/>
    <w:rsid w:val="006D5298"/>
    <w:rsid w:val="006D61F6"/>
    <w:rsid w:val="006D6BC3"/>
    <w:rsid w:val="006D7995"/>
    <w:rsid w:val="006D7C51"/>
    <w:rsid w:val="006E0016"/>
    <w:rsid w:val="006E00B4"/>
    <w:rsid w:val="006E11B8"/>
    <w:rsid w:val="006E13D3"/>
    <w:rsid w:val="006E14AD"/>
    <w:rsid w:val="006E1D3F"/>
    <w:rsid w:val="006E1E7C"/>
    <w:rsid w:val="006E20D6"/>
    <w:rsid w:val="006E224F"/>
    <w:rsid w:val="006E25FF"/>
    <w:rsid w:val="006E274F"/>
    <w:rsid w:val="006E27BF"/>
    <w:rsid w:val="006E3828"/>
    <w:rsid w:val="006E45C3"/>
    <w:rsid w:val="006E50FF"/>
    <w:rsid w:val="006E5241"/>
    <w:rsid w:val="006E61AD"/>
    <w:rsid w:val="006E6950"/>
    <w:rsid w:val="006E6C24"/>
    <w:rsid w:val="006E7A8C"/>
    <w:rsid w:val="006F0314"/>
    <w:rsid w:val="006F0861"/>
    <w:rsid w:val="006F0878"/>
    <w:rsid w:val="006F0CAA"/>
    <w:rsid w:val="006F147A"/>
    <w:rsid w:val="006F1D7F"/>
    <w:rsid w:val="006F2321"/>
    <w:rsid w:val="006F2666"/>
    <w:rsid w:val="006F2FA9"/>
    <w:rsid w:val="006F49C5"/>
    <w:rsid w:val="006F4E5D"/>
    <w:rsid w:val="006F5E07"/>
    <w:rsid w:val="006F5E10"/>
    <w:rsid w:val="006F6092"/>
    <w:rsid w:val="006F619D"/>
    <w:rsid w:val="006F6B9C"/>
    <w:rsid w:val="006F7984"/>
    <w:rsid w:val="006F7B1E"/>
    <w:rsid w:val="007000A0"/>
    <w:rsid w:val="007002DC"/>
    <w:rsid w:val="00700D99"/>
    <w:rsid w:val="00702877"/>
    <w:rsid w:val="00704087"/>
    <w:rsid w:val="007043B1"/>
    <w:rsid w:val="00704A93"/>
    <w:rsid w:val="00704DC2"/>
    <w:rsid w:val="00705695"/>
    <w:rsid w:val="00705A56"/>
    <w:rsid w:val="007062DC"/>
    <w:rsid w:val="007069D1"/>
    <w:rsid w:val="00707005"/>
    <w:rsid w:val="00707B9B"/>
    <w:rsid w:val="00707D2B"/>
    <w:rsid w:val="0071017C"/>
    <w:rsid w:val="0071032E"/>
    <w:rsid w:val="0071050C"/>
    <w:rsid w:val="00710A7D"/>
    <w:rsid w:val="007110D7"/>
    <w:rsid w:val="00711936"/>
    <w:rsid w:val="00711A60"/>
    <w:rsid w:val="00711F4D"/>
    <w:rsid w:val="0071217A"/>
    <w:rsid w:val="00712F3C"/>
    <w:rsid w:val="007132A8"/>
    <w:rsid w:val="007132B7"/>
    <w:rsid w:val="00713689"/>
    <w:rsid w:val="00713AB8"/>
    <w:rsid w:val="00714249"/>
    <w:rsid w:val="00715802"/>
    <w:rsid w:val="00716EAC"/>
    <w:rsid w:val="00717156"/>
    <w:rsid w:val="007172F3"/>
    <w:rsid w:val="007206D3"/>
    <w:rsid w:val="007213E3"/>
    <w:rsid w:val="00721EFF"/>
    <w:rsid w:val="007236D6"/>
    <w:rsid w:val="00725B28"/>
    <w:rsid w:val="00725F90"/>
    <w:rsid w:val="0072618E"/>
    <w:rsid w:val="00727ACC"/>
    <w:rsid w:val="00727BDC"/>
    <w:rsid w:val="00730512"/>
    <w:rsid w:val="0073086F"/>
    <w:rsid w:val="00730A3F"/>
    <w:rsid w:val="0073105D"/>
    <w:rsid w:val="007317D0"/>
    <w:rsid w:val="00733131"/>
    <w:rsid w:val="00733376"/>
    <w:rsid w:val="00733613"/>
    <w:rsid w:val="00733CB8"/>
    <w:rsid w:val="007343FD"/>
    <w:rsid w:val="0073503F"/>
    <w:rsid w:val="00735489"/>
    <w:rsid w:val="007358EC"/>
    <w:rsid w:val="00736734"/>
    <w:rsid w:val="00736750"/>
    <w:rsid w:val="007371FF"/>
    <w:rsid w:val="00737231"/>
    <w:rsid w:val="0073770B"/>
    <w:rsid w:val="00740A57"/>
    <w:rsid w:val="00740C64"/>
    <w:rsid w:val="00740C6F"/>
    <w:rsid w:val="00740FCF"/>
    <w:rsid w:val="007414C8"/>
    <w:rsid w:val="00741B32"/>
    <w:rsid w:val="00742ADE"/>
    <w:rsid w:val="00742F67"/>
    <w:rsid w:val="00743F3F"/>
    <w:rsid w:val="007441FD"/>
    <w:rsid w:val="0074477A"/>
    <w:rsid w:val="00744E98"/>
    <w:rsid w:val="00744EBA"/>
    <w:rsid w:val="00746D05"/>
    <w:rsid w:val="00746D64"/>
    <w:rsid w:val="00746FEF"/>
    <w:rsid w:val="007471B2"/>
    <w:rsid w:val="007473DB"/>
    <w:rsid w:val="00747AF7"/>
    <w:rsid w:val="00747B4D"/>
    <w:rsid w:val="00747C1C"/>
    <w:rsid w:val="00750278"/>
    <w:rsid w:val="00750586"/>
    <w:rsid w:val="00750A3A"/>
    <w:rsid w:val="00751906"/>
    <w:rsid w:val="00753388"/>
    <w:rsid w:val="0075389E"/>
    <w:rsid w:val="00753F9D"/>
    <w:rsid w:val="00753FCA"/>
    <w:rsid w:val="00754A19"/>
    <w:rsid w:val="00754D55"/>
    <w:rsid w:val="00754D8E"/>
    <w:rsid w:val="0075547A"/>
    <w:rsid w:val="00755824"/>
    <w:rsid w:val="00756306"/>
    <w:rsid w:val="00757390"/>
    <w:rsid w:val="00757558"/>
    <w:rsid w:val="00757932"/>
    <w:rsid w:val="00757F22"/>
    <w:rsid w:val="007602DC"/>
    <w:rsid w:val="007622D5"/>
    <w:rsid w:val="00762CE2"/>
    <w:rsid w:val="00763559"/>
    <w:rsid w:val="007636D3"/>
    <w:rsid w:val="007647A8"/>
    <w:rsid w:val="00765833"/>
    <w:rsid w:val="00765DDC"/>
    <w:rsid w:val="00766823"/>
    <w:rsid w:val="00766A7E"/>
    <w:rsid w:val="00766C74"/>
    <w:rsid w:val="00766E22"/>
    <w:rsid w:val="00767D23"/>
    <w:rsid w:val="0077068D"/>
    <w:rsid w:val="007706DE"/>
    <w:rsid w:val="00770F64"/>
    <w:rsid w:val="007711C6"/>
    <w:rsid w:val="0077121E"/>
    <w:rsid w:val="00772C91"/>
    <w:rsid w:val="0077351E"/>
    <w:rsid w:val="007738B3"/>
    <w:rsid w:val="00774415"/>
    <w:rsid w:val="007748B8"/>
    <w:rsid w:val="00775075"/>
    <w:rsid w:val="0077688F"/>
    <w:rsid w:val="00777013"/>
    <w:rsid w:val="00777963"/>
    <w:rsid w:val="00780982"/>
    <w:rsid w:val="00780FF5"/>
    <w:rsid w:val="00781D8F"/>
    <w:rsid w:val="00782042"/>
    <w:rsid w:val="007829F6"/>
    <w:rsid w:val="007847C0"/>
    <w:rsid w:val="00784D1F"/>
    <w:rsid w:val="00785071"/>
    <w:rsid w:val="0078529F"/>
    <w:rsid w:val="00785AFA"/>
    <w:rsid w:val="00786BD9"/>
    <w:rsid w:val="0078759A"/>
    <w:rsid w:val="0079027D"/>
    <w:rsid w:val="00791591"/>
    <w:rsid w:val="00791DF0"/>
    <w:rsid w:val="00792FB7"/>
    <w:rsid w:val="007935EF"/>
    <w:rsid w:val="00793AEE"/>
    <w:rsid w:val="00793B31"/>
    <w:rsid w:val="00794066"/>
    <w:rsid w:val="007943CC"/>
    <w:rsid w:val="007967B2"/>
    <w:rsid w:val="00797E8B"/>
    <w:rsid w:val="00797FD2"/>
    <w:rsid w:val="007A05D8"/>
    <w:rsid w:val="007A078D"/>
    <w:rsid w:val="007A10B6"/>
    <w:rsid w:val="007A10B9"/>
    <w:rsid w:val="007A128B"/>
    <w:rsid w:val="007A1D1F"/>
    <w:rsid w:val="007A245F"/>
    <w:rsid w:val="007A26FA"/>
    <w:rsid w:val="007A3B04"/>
    <w:rsid w:val="007A3DD4"/>
    <w:rsid w:val="007A400D"/>
    <w:rsid w:val="007A419E"/>
    <w:rsid w:val="007A431E"/>
    <w:rsid w:val="007A4596"/>
    <w:rsid w:val="007A563D"/>
    <w:rsid w:val="007A5BA4"/>
    <w:rsid w:val="007A5FFB"/>
    <w:rsid w:val="007A6535"/>
    <w:rsid w:val="007A7ED1"/>
    <w:rsid w:val="007B0952"/>
    <w:rsid w:val="007B0A11"/>
    <w:rsid w:val="007B2044"/>
    <w:rsid w:val="007B20C3"/>
    <w:rsid w:val="007B2B3A"/>
    <w:rsid w:val="007B2BAC"/>
    <w:rsid w:val="007B3594"/>
    <w:rsid w:val="007B41AF"/>
    <w:rsid w:val="007B41E0"/>
    <w:rsid w:val="007B4213"/>
    <w:rsid w:val="007B4518"/>
    <w:rsid w:val="007B4D04"/>
    <w:rsid w:val="007B4F38"/>
    <w:rsid w:val="007B5153"/>
    <w:rsid w:val="007B5BFF"/>
    <w:rsid w:val="007B6080"/>
    <w:rsid w:val="007B6EA8"/>
    <w:rsid w:val="007B7088"/>
    <w:rsid w:val="007B739D"/>
    <w:rsid w:val="007C0E9E"/>
    <w:rsid w:val="007C104B"/>
    <w:rsid w:val="007C183D"/>
    <w:rsid w:val="007C1C1D"/>
    <w:rsid w:val="007C1F2F"/>
    <w:rsid w:val="007C22BF"/>
    <w:rsid w:val="007C2470"/>
    <w:rsid w:val="007C271E"/>
    <w:rsid w:val="007C28F1"/>
    <w:rsid w:val="007C3199"/>
    <w:rsid w:val="007C32F8"/>
    <w:rsid w:val="007C4042"/>
    <w:rsid w:val="007C481C"/>
    <w:rsid w:val="007C5429"/>
    <w:rsid w:val="007C5634"/>
    <w:rsid w:val="007C5D3A"/>
    <w:rsid w:val="007D0C44"/>
    <w:rsid w:val="007D0CE8"/>
    <w:rsid w:val="007D13B5"/>
    <w:rsid w:val="007D1EE0"/>
    <w:rsid w:val="007D2241"/>
    <w:rsid w:val="007D2348"/>
    <w:rsid w:val="007D26C5"/>
    <w:rsid w:val="007D291B"/>
    <w:rsid w:val="007D2B56"/>
    <w:rsid w:val="007D3309"/>
    <w:rsid w:val="007D3998"/>
    <w:rsid w:val="007D3BF3"/>
    <w:rsid w:val="007D3CF4"/>
    <w:rsid w:val="007D4AD0"/>
    <w:rsid w:val="007D54AD"/>
    <w:rsid w:val="007D57CC"/>
    <w:rsid w:val="007D61F8"/>
    <w:rsid w:val="007D68FA"/>
    <w:rsid w:val="007D7777"/>
    <w:rsid w:val="007E13AA"/>
    <w:rsid w:val="007E14BC"/>
    <w:rsid w:val="007E16C2"/>
    <w:rsid w:val="007E1B0A"/>
    <w:rsid w:val="007E27B9"/>
    <w:rsid w:val="007E34A0"/>
    <w:rsid w:val="007E3DD2"/>
    <w:rsid w:val="007E3EF2"/>
    <w:rsid w:val="007E5268"/>
    <w:rsid w:val="007F1483"/>
    <w:rsid w:val="007F2601"/>
    <w:rsid w:val="007F2DAA"/>
    <w:rsid w:val="007F3906"/>
    <w:rsid w:val="007F3F7D"/>
    <w:rsid w:val="007F53F7"/>
    <w:rsid w:val="007F5671"/>
    <w:rsid w:val="007F652E"/>
    <w:rsid w:val="007F72F8"/>
    <w:rsid w:val="007F7650"/>
    <w:rsid w:val="007F7A77"/>
    <w:rsid w:val="007F7CE5"/>
    <w:rsid w:val="00800218"/>
    <w:rsid w:val="0080045F"/>
    <w:rsid w:val="00800A93"/>
    <w:rsid w:val="00800F92"/>
    <w:rsid w:val="0080123E"/>
    <w:rsid w:val="00801BC9"/>
    <w:rsid w:val="00801CCB"/>
    <w:rsid w:val="00802294"/>
    <w:rsid w:val="008023B9"/>
    <w:rsid w:val="0080283F"/>
    <w:rsid w:val="00802D53"/>
    <w:rsid w:val="00802DEF"/>
    <w:rsid w:val="00805630"/>
    <w:rsid w:val="00805B6D"/>
    <w:rsid w:val="00806B49"/>
    <w:rsid w:val="008076DB"/>
    <w:rsid w:val="00807888"/>
    <w:rsid w:val="00810310"/>
    <w:rsid w:val="00810B8E"/>
    <w:rsid w:val="00811D7D"/>
    <w:rsid w:val="00812107"/>
    <w:rsid w:val="008129E4"/>
    <w:rsid w:val="00812AC2"/>
    <w:rsid w:val="00812F86"/>
    <w:rsid w:val="00813B62"/>
    <w:rsid w:val="00813D97"/>
    <w:rsid w:val="008143DC"/>
    <w:rsid w:val="00814600"/>
    <w:rsid w:val="00815E59"/>
    <w:rsid w:val="00816197"/>
    <w:rsid w:val="0081746F"/>
    <w:rsid w:val="0082000F"/>
    <w:rsid w:val="008201E7"/>
    <w:rsid w:val="00820250"/>
    <w:rsid w:val="008205ED"/>
    <w:rsid w:val="00820AAB"/>
    <w:rsid w:val="00821226"/>
    <w:rsid w:val="0082216C"/>
    <w:rsid w:val="0082267D"/>
    <w:rsid w:val="008239F3"/>
    <w:rsid w:val="00824454"/>
    <w:rsid w:val="008249F6"/>
    <w:rsid w:val="00824CE5"/>
    <w:rsid w:val="00825048"/>
    <w:rsid w:val="008252DB"/>
    <w:rsid w:val="00825493"/>
    <w:rsid w:val="00825A43"/>
    <w:rsid w:val="008262BB"/>
    <w:rsid w:val="0082667C"/>
    <w:rsid w:val="00826687"/>
    <w:rsid w:val="00826DB3"/>
    <w:rsid w:val="00826DB8"/>
    <w:rsid w:val="00827935"/>
    <w:rsid w:val="00827C22"/>
    <w:rsid w:val="00827CDA"/>
    <w:rsid w:val="008309BA"/>
    <w:rsid w:val="00830F7F"/>
    <w:rsid w:val="00831440"/>
    <w:rsid w:val="00831474"/>
    <w:rsid w:val="00831760"/>
    <w:rsid w:val="00831FDE"/>
    <w:rsid w:val="00833577"/>
    <w:rsid w:val="008339AF"/>
    <w:rsid w:val="00834046"/>
    <w:rsid w:val="00834604"/>
    <w:rsid w:val="00834E8A"/>
    <w:rsid w:val="00835AAE"/>
    <w:rsid w:val="008363A5"/>
    <w:rsid w:val="008367B8"/>
    <w:rsid w:val="00836B9B"/>
    <w:rsid w:val="0083718F"/>
    <w:rsid w:val="008371E5"/>
    <w:rsid w:val="00837821"/>
    <w:rsid w:val="00837C49"/>
    <w:rsid w:val="00837E05"/>
    <w:rsid w:val="0084002A"/>
    <w:rsid w:val="0084016B"/>
    <w:rsid w:val="008407BA"/>
    <w:rsid w:val="008415DB"/>
    <w:rsid w:val="00842600"/>
    <w:rsid w:val="008426F1"/>
    <w:rsid w:val="00844028"/>
    <w:rsid w:val="008441FB"/>
    <w:rsid w:val="00844A07"/>
    <w:rsid w:val="00844B68"/>
    <w:rsid w:val="00844FE4"/>
    <w:rsid w:val="008450CA"/>
    <w:rsid w:val="008462E1"/>
    <w:rsid w:val="00846579"/>
    <w:rsid w:val="00846835"/>
    <w:rsid w:val="00846CC6"/>
    <w:rsid w:val="00846EEA"/>
    <w:rsid w:val="00850242"/>
    <w:rsid w:val="008502BF"/>
    <w:rsid w:val="00850464"/>
    <w:rsid w:val="008509A7"/>
    <w:rsid w:val="0085124F"/>
    <w:rsid w:val="008512A6"/>
    <w:rsid w:val="00851403"/>
    <w:rsid w:val="00851490"/>
    <w:rsid w:val="00851725"/>
    <w:rsid w:val="0085268C"/>
    <w:rsid w:val="00852777"/>
    <w:rsid w:val="00852A67"/>
    <w:rsid w:val="00852E31"/>
    <w:rsid w:val="00852F79"/>
    <w:rsid w:val="00853B17"/>
    <w:rsid w:val="00854962"/>
    <w:rsid w:val="00854BF0"/>
    <w:rsid w:val="00854E2E"/>
    <w:rsid w:val="00854E39"/>
    <w:rsid w:val="00854EF5"/>
    <w:rsid w:val="00855EA4"/>
    <w:rsid w:val="00856190"/>
    <w:rsid w:val="008563A7"/>
    <w:rsid w:val="00856437"/>
    <w:rsid w:val="00857687"/>
    <w:rsid w:val="00857DD0"/>
    <w:rsid w:val="008607AA"/>
    <w:rsid w:val="00860D8B"/>
    <w:rsid w:val="00860D91"/>
    <w:rsid w:val="00860E80"/>
    <w:rsid w:val="0086167E"/>
    <w:rsid w:val="00862203"/>
    <w:rsid w:val="00862751"/>
    <w:rsid w:val="008627CD"/>
    <w:rsid w:val="00862815"/>
    <w:rsid w:val="0086286A"/>
    <w:rsid w:val="0086286E"/>
    <w:rsid w:val="00862B3C"/>
    <w:rsid w:val="0086333E"/>
    <w:rsid w:val="00864797"/>
    <w:rsid w:val="00864842"/>
    <w:rsid w:val="00864C46"/>
    <w:rsid w:val="00864F85"/>
    <w:rsid w:val="008653D6"/>
    <w:rsid w:val="008661DE"/>
    <w:rsid w:val="00866AF3"/>
    <w:rsid w:val="00870CEE"/>
    <w:rsid w:val="008711A6"/>
    <w:rsid w:val="00871321"/>
    <w:rsid w:val="00871C42"/>
    <w:rsid w:val="00871CED"/>
    <w:rsid w:val="00871F51"/>
    <w:rsid w:val="008736FC"/>
    <w:rsid w:val="00873C9F"/>
    <w:rsid w:val="00873DBD"/>
    <w:rsid w:val="00873F8C"/>
    <w:rsid w:val="00874117"/>
    <w:rsid w:val="008742EE"/>
    <w:rsid w:val="008743CE"/>
    <w:rsid w:val="00875FD0"/>
    <w:rsid w:val="00877990"/>
    <w:rsid w:val="008810D8"/>
    <w:rsid w:val="008811A7"/>
    <w:rsid w:val="008813A0"/>
    <w:rsid w:val="0088167F"/>
    <w:rsid w:val="0088234E"/>
    <w:rsid w:val="008825CF"/>
    <w:rsid w:val="0088328B"/>
    <w:rsid w:val="00883887"/>
    <w:rsid w:val="0088446F"/>
    <w:rsid w:val="008847D1"/>
    <w:rsid w:val="00885121"/>
    <w:rsid w:val="00885792"/>
    <w:rsid w:val="00885C94"/>
    <w:rsid w:val="00885FA2"/>
    <w:rsid w:val="00885FC1"/>
    <w:rsid w:val="0088614C"/>
    <w:rsid w:val="008862B4"/>
    <w:rsid w:val="00887023"/>
    <w:rsid w:val="0088786D"/>
    <w:rsid w:val="008879C6"/>
    <w:rsid w:val="00887B9B"/>
    <w:rsid w:val="00890258"/>
    <w:rsid w:val="00890F78"/>
    <w:rsid w:val="008921BA"/>
    <w:rsid w:val="00892E54"/>
    <w:rsid w:val="00892F89"/>
    <w:rsid w:val="0089350E"/>
    <w:rsid w:val="00894E12"/>
    <w:rsid w:val="00895133"/>
    <w:rsid w:val="00895601"/>
    <w:rsid w:val="008956AA"/>
    <w:rsid w:val="00895733"/>
    <w:rsid w:val="008959FB"/>
    <w:rsid w:val="008960B0"/>
    <w:rsid w:val="00896397"/>
    <w:rsid w:val="00897964"/>
    <w:rsid w:val="008A05B4"/>
    <w:rsid w:val="008A174D"/>
    <w:rsid w:val="008A2988"/>
    <w:rsid w:val="008A2BFD"/>
    <w:rsid w:val="008A3C96"/>
    <w:rsid w:val="008A3FC4"/>
    <w:rsid w:val="008A4B98"/>
    <w:rsid w:val="008A4CA9"/>
    <w:rsid w:val="008A594D"/>
    <w:rsid w:val="008A64BC"/>
    <w:rsid w:val="008A6D38"/>
    <w:rsid w:val="008A702F"/>
    <w:rsid w:val="008A73CE"/>
    <w:rsid w:val="008A74CC"/>
    <w:rsid w:val="008A7DF0"/>
    <w:rsid w:val="008B01FA"/>
    <w:rsid w:val="008B11E5"/>
    <w:rsid w:val="008B1AF8"/>
    <w:rsid w:val="008B23D0"/>
    <w:rsid w:val="008B2CBA"/>
    <w:rsid w:val="008B3982"/>
    <w:rsid w:val="008B39B7"/>
    <w:rsid w:val="008B4BE7"/>
    <w:rsid w:val="008B50B6"/>
    <w:rsid w:val="008B65D2"/>
    <w:rsid w:val="008B6A64"/>
    <w:rsid w:val="008B7B7F"/>
    <w:rsid w:val="008C0014"/>
    <w:rsid w:val="008C0394"/>
    <w:rsid w:val="008C0C99"/>
    <w:rsid w:val="008C0DEA"/>
    <w:rsid w:val="008C12C8"/>
    <w:rsid w:val="008C16AE"/>
    <w:rsid w:val="008C18B6"/>
    <w:rsid w:val="008C1922"/>
    <w:rsid w:val="008C1FAD"/>
    <w:rsid w:val="008C26A1"/>
    <w:rsid w:val="008C271E"/>
    <w:rsid w:val="008C2BAF"/>
    <w:rsid w:val="008C3245"/>
    <w:rsid w:val="008C32E8"/>
    <w:rsid w:val="008C3C3A"/>
    <w:rsid w:val="008C44C4"/>
    <w:rsid w:val="008C52B6"/>
    <w:rsid w:val="008C5D5E"/>
    <w:rsid w:val="008C60F7"/>
    <w:rsid w:val="008C6229"/>
    <w:rsid w:val="008C6708"/>
    <w:rsid w:val="008C6CF1"/>
    <w:rsid w:val="008C7386"/>
    <w:rsid w:val="008C74E2"/>
    <w:rsid w:val="008C7D0E"/>
    <w:rsid w:val="008D0143"/>
    <w:rsid w:val="008D0EA0"/>
    <w:rsid w:val="008D107F"/>
    <w:rsid w:val="008D17E1"/>
    <w:rsid w:val="008D2964"/>
    <w:rsid w:val="008D39A9"/>
    <w:rsid w:val="008D3BB8"/>
    <w:rsid w:val="008D496A"/>
    <w:rsid w:val="008D4EED"/>
    <w:rsid w:val="008D4F4D"/>
    <w:rsid w:val="008D614C"/>
    <w:rsid w:val="008D627C"/>
    <w:rsid w:val="008D6DC1"/>
    <w:rsid w:val="008D6F8C"/>
    <w:rsid w:val="008D779E"/>
    <w:rsid w:val="008E02F4"/>
    <w:rsid w:val="008E033B"/>
    <w:rsid w:val="008E1E97"/>
    <w:rsid w:val="008E2558"/>
    <w:rsid w:val="008E25FB"/>
    <w:rsid w:val="008E3604"/>
    <w:rsid w:val="008E387E"/>
    <w:rsid w:val="008E3C7D"/>
    <w:rsid w:val="008E4574"/>
    <w:rsid w:val="008E62A0"/>
    <w:rsid w:val="008E647E"/>
    <w:rsid w:val="008E670A"/>
    <w:rsid w:val="008E692B"/>
    <w:rsid w:val="008E6ED2"/>
    <w:rsid w:val="008E72D6"/>
    <w:rsid w:val="008E7D44"/>
    <w:rsid w:val="008F00ED"/>
    <w:rsid w:val="008F134C"/>
    <w:rsid w:val="008F2226"/>
    <w:rsid w:val="008F2238"/>
    <w:rsid w:val="008F23CA"/>
    <w:rsid w:val="008F2B32"/>
    <w:rsid w:val="008F33B1"/>
    <w:rsid w:val="008F348E"/>
    <w:rsid w:val="008F377A"/>
    <w:rsid w:val="008F4119"/>
    <w:rsid w:val="008F4263"/>
    <w:rsid w:val="008F6415"/>
    <w:rsid w:val="008F7479"/>
    <w:rsid w:val="008F7B93"/>
    <w:rsid w:val="0090017D"/>
    <w:rsid w:val="009002E0"/>
    <w:rsid w:val="009006C3"/>
    <w:rsid w:val="00900777"/>
    <w:rsid w:val="00900EBC"/>
    <w:rsid w:val="00901399"/>
    <w:rsid w:val="00901B7A"/>
    <w:rsid w:val="00901D57"/>
    <w:rsid w:val="00902590"/>
    <w:rsid w:val="00902870"/>
    <w:rsid w:val="00902BA9"/>
    <w:rsid w:val="009031FE"/>
    <w:rsid w:val="0090325F"/>
    <w:rsid w:val="00903B81"/>
    <w:rsid w:val="00905145"/>
    <w:rsid w:val="009052CC"/>
    <w:rsid w:val="0090554D"/>
    <w:rsid w:val="00905714"/>
    <w:rsid w:val="0090597E"/>
    <w:rsid w:val="00905C26"/>
    <w:rsid w:val="00906386"/>
    <w:rsid w:val="00910573"/>
    <w:rsid w:val="009105FB"/>
    <w:rsid w:val="009107C2"/>
    <w:rsid w:val="00910C2D"/>
    <w:rsid w:val="00910DAE"/>
    <w:rsid w:val="00910ED7"/>
    <w:rsid w:val="00911FC4"/>
    <w:rsid w:val="00912D66"/>
    <w:rsid w:val="009132C4"/>
    <w:rsid w:val="009138AE"/>
    <w:rsid w:val="0091445A"/>
    <w:rsid w:val="00914545"/>
    <w:rsid w:val="00914A2B"/>
    <w:rsid w:val="009150F2"/>
    <w:rsid w:val="00915A5A"/>
    <w:rsid w:val="00915B95"/>
    <w:rsid w:val="00915D41"/>
    <w:rsid w:val="00915E91"/>
    <w:rsid w:val="0091648B"/>
    <w:rsid w:val="00916741"/>
    <w:rsid w:val="00920AED"/>
    <w:rsid w:val="00920B4C"/>
    <w:rsid w:val="009218D6"/>
    <w:rsid w:val="00921DC5"/>
    <w:rsid w:val="00923944"/>
    <w:rsid w:val="00923BFB"/>
    <w:rsid w:val="009241A8"/>
    <w:rsid w:val="00924302"/>
    <w:rsid w:val="00924724"/>
    <w:rsid w:val="009250CC"/>
    <w:rsid w:val="00925FB3"/>
    <w:rsid w:val="00926DC8"/>
    <w:rsid w:val="00926FEE"/>
    <w:rsid w:val="00927730"/>
    <w:rsid w:val="00927AC7"/>
    <w:rsid w:val="00930F71"/>
    <w:rsid w:val="00931209"/>
    <w:rsid w:val="0093155E"/>
    <w:rsid w:val="009316E8"/>
    <w:rsid w:val="00931EB6"/>
    <w:rsid w:val="009324E9"/>
    <w:rsid w:val="00932531"/>
    <w:rsid w:val="00932A2F"/>
    <w:rsid w:val="00932B26"/>
    <w:rsid w:val="00932F6B"/>
    <w:rsid w:val="009334D3"/>
    <w:rsid w:val="00934041"/>
    <w:rsid w:val="009359D5"/>
    <w:rsid w:val="00935C7C"/>
    <w:rsid w:val="00935D3F"/>
    <w:rsid w:val="00936585"/>
    <w:rsid w:val="00936587"/>
    <w:rsid w:val="00936D19"/>
    <w:rsid w:val="00936FDB"/>
    <w:rsid w:val="00937A2E"/>
    <w:rsid w:val="00937C4D"/>
    <w:rsid w:val="009403E8"/>
    <w:rsid w:val="00940C14"/>
    <w:rsid w:val="00940D12"/>
    <w:rsid w:val="009417B4"/>
    <w:rsid w:val="00941CCC"/>
    <w:rsid w:val="0094209F"/>
    <w:rsid w:val="009425F7"/>
    <w:rsid w:val="009427CB"/>
    <w:rsid w:val="009429C5"/>
    <w:rsid w:val="00942E37"/>
    <w:rsid w:val="009435CF"/>
    <w:rsid w:val="00943851"/>
    <w:rsid w:val="009444FA"/>
    <w:rsid w:val="0094451B"/>
    <w:rsid w:val="009459AF"/>
    <w:rsid w:val="00946194"/>
    <w:rsid w:val="00946306"/>
    <w:rsid w:val="00946DD1"/>
    <w:rsid w:val="00947564"/>
    <w:rsid w:val="00950231"/>
    <w:rsid w:val="009508D4"/>
    <w:rsid w:val="009510D6"/>
    <w:rsid w:val="00951186"/>
    <w:rsid w:val="009538D1"/>
    <w:rsid w:val="00953E62"/>
    <w:rsid w:val="00954488"/>
    <w:rsid w:val="00954795"/>
    <w:rsid w:val="009550F9"/>
    <w:rsid w:val="009562FB"/>
    <w:rsid w:val="009568D3"/>
    <w:rsid w:val="00956ADB"/>
    <w:rsid w:val="00956D39"/>
    <w:rsid w:val="00956EC6"/>
    <w:rsid w:val="0095761B"/>
    <w:rsid w:val="009600BE"/>
    <w:rsid w:val="00960DAF"/>
    <w:rsid w:val="00961840"/>
    <w:rsid w:val="00961AB2"/>
    <w:rsid w:val="00961D5C"/>
    <w:rsid w:val="0096273F"/>
    <w:rsid w:val="009629E9"/>
    <w:rsid w:val="00963217"/>
    <w:rsid w:val="00963E11"/>
    <w:rsid w:val="00964266"/>
    <w:rsid w:val="009643CA"/>
    <w:rsid w:val="00965437"/>
    <w:rsid w:val="009670E8"/>
    <w:rsid w:val="009673FE"/>
    <w:rsid w:val="009705CE"/>
    <w:rsid w:val="00970E84"/>
    <w:rsid w:val="00972194"/>
    <w:rsid w:val="00972414"/>
    <w:rsid w:val="009730EF"/>
    <w:rsid w:val="00973C41"/>
    <w:rsid w:val="00974009"/>
    <w:rsid w:val="0097528A"/>
    <w:rsid w:val="009752B0"/>
    <w:rsid w:val="00975D67"/>
    <w:rsid w:val="00976A5E"/>
    <w:rsid w:val="00976E79"/>
    <w:rsid w:val="00976EA2"/>
    <w:rsid w:val="00977482"/>
    <w:rsid w:val="009774C1"/>
    <w:rsid w:val="00977DE9"/>
    <w:rsid w:val="00980F96"/>
    <w:rsid w:val="0098163D"/>
    <w:rsid w:val="0098281F"/>
    <w:rsid w:val="0098390F"/>
    <w:rsid w:val="00983C20"/>
    <w:rsid w:val="00984190"/>
    <w:rsid w:val="00984D57"/>
    <w:rsid w:val="00985607"/>
    <w:rsid w:val="00985762"/>
    <w:rsid w:val="00986100"/>
    <w:rsid w:val="0098617B"/>
    <w:rsid w:val="0098664B"/>
    <w:rsid w:val="00987207"/>
    <w:rsid w:val="009876A6"/>
    <w:rsid w:val="009911B1"/>
    <w:rsid w:val="009912DC"/>
    <w:rsid w:val="00992034"/>
    <w:rsid w:val="00993042"/>
    <w:rsid w:val="009930FC"/>
    <w:rsid w:val="009934B4"/>
    <w:rsid w:val="009943DF"/>
    <w:rsid w:val="009945B7"/>
    <w:rsid w:val="009947D3"/>
    <w:rsid w:val="00994DD9"/>
    <w:rsid w:val="009966F7"/>
    <w:rsid w:val="00996CCF"/>
    <w:rsid w:val="00997A61"/>
    <w:rsid w:val="00997C44"/>
    <w:rsid w:val="009A03C9"/>
    <w:rsid w:val="009A0CB4"/>
    <w:rsid w:val="009A0E6E"/>
    <w:rsid w:val="009A1305"/>
    <w:rsid w:val="009A196E"/>
    <w:rsid w:val="009A1D67"/>
    <w:rsid w:val="009A30AF"/>
    <w:rsid w:val="009A37AC"/>
    <w:rsid w:val="009A4680"/>
    <w:rsid w:val="009A4AC2"/>
    <w:rsid w:val="009A56FB"/>
    <w:rsid w:val="009A578C"/>
    <w:rsid w:val="009A57A8"/>
    <w:rsid w:val="009A5D00"/>
    <w:rsid w:val="009A6365"/>
    <w:rsid w:val="009A7169"/>
    <w:rsid w:val="009A7465"/>
    <w:rsid w:val="009A7BF8"/>
    <w:rsid w:val="009A7F95"/>
    <w:rsid w:val="009B045C"/>
    <w:rsid w:val="009B0575"/>
    <w:rsid w:val="009B0732"/>
    <w:rsid w:val="009B07C8"/>
    <w:rsid w:val="009B0A95"/>
    <w:rsid w:val="009B213B"/>
    <w:rsid w:val="009B2193"/>
    <w:rsid w:val="009B22E5"/>
    <w:rsid w:val="009B3577"/>
    <w:rsid w:val="009B3CC6"/>
    <w:rsid w:val="009B3D28"/>
    <w:rsid w:val="009B41E7"/>
    <w:rsid w:val="009B4247"/>
    <w:rsid w:val="009B48A5"/>
    <w:rsid w:val="009B5861"/>
    <w:rsid w:val="009B5CB6"/>
    <w:rsid w:val="009B6104"/>
    <w:rsid w:val="009B766C"/>
    <w:rsid w:val="009B7C2F"/>
    <w:rsid w:val="009B7D8D"/>
    <w:rsid w:val="009C0E50"/>
    <w:rsid w:val="009C1223"/>
    <w:rsid w:val="009C12F7"/>
    <w:rsid w:val="009C1CDD"/>
    <w:rsid w:val="009C2766"/>
    <w:rsid w:val="009C366C"/>
    <w:rsid w:val="009C3B01"/>
    <w:rsid w:val="009C3C26"/>
    <w:rsid w:val="009C4277"/>
    <w:rsid w:val="009C4427"/>
    <w:rsid w:val="009C523D"/>
    <w:rsid w:val="009C5C12"/>
    <w:rsid w:val="009C6AAA"/>
    <w:rsid w:val="009C7FD1"/>
    <w:rsid w:val="009D01D5"/>
    <w:rsid w:val="009D0A97"/>
    <w:rsid w:val="009D0DA6"/>
    <w:rsid w:val="009D237F"/>
    <w:rsid w:val="009D23E3"/>
    <w:rsid w:val="009D31F2"/>
    <w:rsid w:val="009D38F0"/>
    <w:rsid w:val="009D3CBE"/>
    <w:rsid w:val="009D4F17"/>
    <w:rsid w:val="009D53D6"/>
    <w:rsid w:val="009D5511"/>
    <w:rsid w:val="009D609A"/>
    <w:rsid w:val="009D6365"/>
    <w:rsid w:val="009D699E"/>
    <w:rsid w:val="009D6FA6"/>
    <w:rsid w:val="009D7CA0"/>
    <w:rsid w:val="009D7E1F"/>
    <w:rsid w:val="009E0930"/>
    <w:rsid w:val="009E1B53"/>
    <w:rsid w:val="009E223D"/>
    <w:rsid w:val="009E35DE"/>
    <w:rsid w:val="009E4415"/>
    <w:rsid w:val="009E48A1"/>
    <w:rsid w:val="009E4F9F"/>
    <w:rsid w:val="009E585B"/>
    <w:rsid w:val="009E5A50"/>
    <w:rsid w:val="009E5B66"/>
    <w:rsid w:val="009E5F63"/>
    <w:rsid w:val="009F088C"/>
    <w:rsid w:val="009F140E"/>
    <w:rsid w:val="009F2AF1"/>
    <w:rsid w:val="009F345D"/>
    <w:rsid w:val="009F43A3"/>
    <w:rsid w:val="009F4FC8"/>
    <w:rsid w:val="009F51EB"/>
    <w:rsid w:val="009F57F2"/>
    <w:rsid w:val="009F61E8"/>
    <w:rsid w:val="009F6C12"/>
    <w:rsid w:val="009F6DFF"/>
    <w:rsid w:val="009F74B6"/>
    <w:rsid w:val="00A00949"/>
    <w:rsid w:val="00A010B9"/>
    <w:rsid w:val="00A01981"/>
    <w:rsid w:val="00A019B1"/>
    <w:rsid w:val="00A01BB6"/>
    <w:rsid w:val="00A01D9E"/>
    <w:rsid w:val="00A024ED"/>
    <w:rsid w:val="00A02D99"/>
    <w:rsid w:val="00A035E2"/>
    <w:rsid w:val="00A04569"/>
    <w:rsid w:val="00A05738"/>
    <w:rsid w:val="00A05ACA"/>
    <w:rsid w:val="00A05CA9"/>
    <w:rsid w:val="00A062FE"/>
    <w:rsid w:val="00A06AB4"/>
    <w:rsid w:val="00A07060"/>
    <w:rsid w:val="00A0752B"/>
    <w:rsid w:val="00A1046D"/>
    <w:rsid w:val="00A104BA"/>
    <w:rsid w:val="00A10A08"/>
    <w:rsid w:val="00A11451"/>
    <w:rsid w:val="00A126E4"/>
    <w:rsid w:val="00A1385F"/>
    <w:rsid w:val="00A143F9"/>
    <w:rsid w:val="00A14425"/>
    <w:rsid w:val="00A150A3"/>
    <w:rsid w:val="00A150E3"/>
    <w:rsid w:val="00A155AE"/>
    <w:rsid w:val="00A15936"/>
    <w:rsid w:val="00A15F2F"/>
    <w:rsid w:val="00A161FE"/>
    <w:rsid w:val="00A1674E"/>
    <w:rsid w:val="00A16A1A"/>
    <w:rsid w:val="00A1752B"/>
    <w:rsid w:val="00A178B4"/>
    <w:rsid w:val="00A17CBE"/>
    <w:rsid w:val="00A20474"/>
    <w:rsid w:val="00A2073B"/>
    <w:rsid w:val="00A20994"/>
    <w:rsid w:val="00A20A66"/>
    <w:rsid w:val="00A216B8"/>
    <w:rsid w:val="00A221AA"/>
    <w:rsid w:val="00A22C94"/>
    <w:rsid w:val="00A2358D"/>
    <w:rsid w:val="00A23978"/>
    <w:rsid w:val="00A23E15"/>
    <w:rsid w:val="00A243A7"/>
    <w:rsid w:val="00A24BE2"/>
    <w:rsid w:val="00A24E87"/>
    <w:rsid w:val="00A2521C"/>
    <w:rsid w:val="00A257EA"/>
    <w:rsid w:val="00A25866"/>
    <w:rsid w:val="00A26425"/>
    <w:rsid w:val="00A265AA"/>
    <w:rsid w:val="00A27253"/>
    <w:rsid w:val="00A27E30"/>
    <w:rsid w:val="00A30B16"/>
    <w:rsid w:val="00A32718"/>
    <w:rsid w:val="00A333E6"/>
    <w:rsid w:val="00A340D7"/>
    <w:rsid w:val="00A350C4"/>
    <w:rsid w:val="00A35589"/>
    <w:rsid w:val="00A35A3C"/>
    <w:rsid w:val="00A3676F"/>
    <w:rsid w:val="00A36F12"/>
    <w:rsid w:val="00A36F1D"/>
    <w:rsid w:val="00A4010D"/>
    <w:rsid w:val="00A40D5A"/>
    <w:rsid w:val="00A414F1"/>
    <w:rsid w:val="00A417F7"/>
    <w:rsid w:val="00A41902"/>
    <w:rsid w:val="00A41B14"/>
    <w:rsid w:val="00A41D13"/>
    <w:rsid w:val="00A41DDB"/>
    <w:rsid w:val="00A4221C"/>
    <w:rsid w:val="00A429DA"/>
    <w:rsid w:val="00A42D6F"/>
    <w:rsid w:val="00A4321B"/>
    <w:rsid w:val="00A44704"/>
    <w:rsid w:val="00A447B7"/>
    <w:rsid w:val="00A4531F"/>
    <w:rsid w:val="00A453E3"/>
    <w:rsid w:val="00A4555F"/>
    <w:rsid w:val="00A4590C"/>
    <w:rsid w:val="00A46246"/>
    <w:rsid w:val="00A46FF9"/>
    <w:rsid w:val="00A473CE"/>
    <w:rsid w:val="00A4751B"/>
    <w:rsid w:val="00A4757C"/>
    <w:rsid w:val="00A47F09"/>
    <w:rsid w:val="00A50672"/>
    <w:rsid w:val="00A50BD9"/>
    <w:rsid w:val="00A50C96"/>
    <w:rsid w:val="00A50DEF"/>
    <w:rsid w:val="00A510CC"/>
    <w:rsid w:val="00A51147"/>
    <w:rsid w:val="00A51553"/>
    <w:rsid w:val="00A51CF8"/>
    <w:rsid w:val="00A528BC"/>
    <w:rsid w:val="00A52BB8"/>
    <w:rsid w:val="00A533B2"/>
    <w:rsid w:val="00A54B58"/>
    <w:rsid w:val="00A5547C"/>
    <w:rsid w:val="00A55565"/>
    <w:rsid w:val="00A563C6"/>
    <w:rsid w:val="00A5657F"/>
    <w:rsid w:val="00A56700"/>
    <w:rsid w:val="00A56CE4"/>
    <w:rsid w:val="00A56F46"/>
    <w:rsid w:val="00A5723A"/>
    <w:rsid w:val="00A578E9"/>
    <w:rsid w:val="00A60181"/>
    <w:rsid w:val="00A60309"/>
    <w:rsid w:val="00A603CC"/>
    <w:rsid w:val="00A60517"/>
    <w:rsid w:val="00A60B3C"/>
    <w:rsid w:val="00A6126F"/>
    <w:rsid w:val="00A617C7"/>
    <w:rsid w:val="00A626EC"/>
    <w:rsid w:val="00A63D42"/>
    <w:rsid w:val="00A64108"/>
    <w:rsid w:val="00A6443B"/>
    <w:rsid w:val="00A6478E"/>
    <w:rsid w:val="00A657E1"/>
    <w:rsid w:val="00A658B6"/>
    <w:rsid w:val="00A65EC7"/>
    <w:rsid w:val="00A669AC"/>
    <w:rsid w:val="00A669FF"/>
    <w:rsid w:val="00A66AB1"/>
    <w:rsid w:val="00A66CAB"/>
    <w:rsid w:val="00A66FCA"/>
    <w:rsid w:val="00A67365"/>
    <w:rsid w:val="00A67B5A"/>
    <w:rsid w:val="00A67C27"/>
    <w:rsid w:val="00A67C88"/>
    <w:rsid w:val="00A701C4"/>
    <w:rsid w:val="00A70457"/>
    <w:rsid w:val="00A70D9D"/>
    <w:rsid w:val="00A72312"/>
    <w:rsid w:val="00A73064"/>
    <w:rsid w:val="00A7336A"/>
    <w:rsid w:val="00A73845"/>
    <w:rsid w:val="00A7394D"/>
    <w:rsid w:val="00A7419B"/>
    <w:rsid w:val="00A744C3"/>
    <w:rsid w:val="00A748B4"/>
    <w:rsid w:val="00A7549F"/>
    <w:rsid w:val="00A757CF"/>
    <w:rsid w:val="00A760EA"/>
    <w:rsid w:val="00A7667A"/>
    <w:rsid w:val="00A76A2B"/>
    <w:rsid w:val="00A76ABA"/>
    <w:rsid w:val="00A808C0"/>
    <w:rsid w:val="00A80FF8"/>
    <w:rsid w:val="00A8145D"/>
    <w:rsid w:val="00A8267B"/>
    <w:rsid w:val="00A82C88"/>
    <w:rsid w:val="00A83E64"/>
    <w:rsid w:val="00A83E8F"/>
    <w:rsid w:val="00A846C5"/>
    <w:rsid w:val="00A84B1D"/>
    <w:rsid w:val="00A85449"/>
    <w:rsid w:val="00A86339"/>
    <w:rsid w:val="00A866EF"/>
    <w:rsid w:val="00A86A24"/>
    <w:rsid w:val="00A86CF4"/>
    <w:rsid w:val="00A86E50"/>
    <w:rsid w:val="00A87986"/>
    <w:rsid w:val="00A87E4C"/>
    <w:rsid w:val="00A90CFB"/>
    <w:rsid w:val="00A914E1"/>
    <w:rsid w:val="00A916E2"/>
    <w:rsid w:val="00A91A71"/>
    <w:rsid w:val="00A91F37"/>
    <w:rsid w:val="00A93240"/>
    <w:rsid w:val="00A93B04"/>
    <w:rsid w:val="00A94A29"/>
    <w:rsid w:val="00A94ADA"/>
    <w:rsid w:val="00A95D61"/>
    <w:rsid w:val="00A966D6"/>
    <w:rsid w:val="00A97B56"/>
    <w:rsid w:val="00A97F03"/>
    <w:rsid w:val="00AA0730"/>
    <w:rsid w:val="00AA0CE7"/>
    <w:rsid w:val="00AA14A8"/>
    <w:rsid w:val="00AA16CC"/>
    <w:rsid w:val="00AA1A68"/>
    <w:rsid w:val="00AA1AB1"/>
    <w:rsid w:val="00AA1AB8"/>
    <w:rsid w:val="00AA20A8"/>
    <w:rsid w:val="00AA222B"/>
    <w:rsid w:val="00AA2385"/>
    <w:rsid w:val="00AA246D"/>
    <w:rsid w:val="00AA2794"/>
    <w:rsid w:val="00AA2E73"/>
    <w:rsid w:val="00AA356D"/>
    <w:rsid w:val="00AA3EB3"/>
    <w:rsid w:val="00AA48D0"/>
    <w:rsid w:val="00AA57F1"/>
    <w:rsid w:val="00AA679F"/>
    <w:rsid w:val="00AA6B7F"/>
    <w:rsid w:val="00AA7006"/>
    <w:rsid w:val="00AA71DE"/>
    <w:rsid w:val="00AA78F3"/>
    <w:rsid w:val="00AB04B0"/>
    <w:rsid w:val="00AB0506"/>
    <w:rsid w:val="00AB073C"/>
    <w:rsid w:val="00AB232D"/>
    <w:rsid w:val="00AB25B8"/>
    <w:rsid w:val="00AB27A8"/>
    <w:rsid w:val="00AB35F9"/>
    <w:rsid w:val="00AB4736"/>
    <w:rsid w:val="00AB4CD6"/>
    <w:rsid w:val="00AB4EFE"/>
    <w:rsid w:val="00AB5200"/>
    <w:rsid w:val="00AB56C7"/>
    <w:rsid w:val="00AB5D5F"/>
    <w:rsid w:val="00AB5FB5"/>
    <w:rsid w:val="00AB6F21"/>
    <w:rsid w:val="00AB6F83"/>
    <w:rsid w:val="00AC0A0F"/>
    <w:rsid w:val="00AC0A5F"/>
    <w:rsid w:val="00AC0A6F"/>
    <w:rsid w:val="00AC0D71"/>
    <w:rsid w:val="00AC15E7"/>
    <w:rsid w:val="00AC16BC"/>
    <w:rsid w:val="00AC1809"/>
    <w:rsid w:val="00AC2FEB"/>
    <w:rsid w:val="00AC314D"/>
    <w:rsid w:val="00AC3285"/>
    <w:rsid w:val="00AC32EF"/>
    <w:rsid w:val="00AC34A6"/>
    <w:rsid w:val="00AC35B6"/>
    <w:rsid w:val="00AC363D"/>
    <w:rsid w:val="00AC3642"/>
    <w:rsid w:val="00AC3AC8"/>
    <w:rsid w:val="00AC3C6A"/>
    <w:rsid w:val="00AC4216"/>
    <w:rsid w:val="00AC434F"/>
    <w:rsid w:val="00AC486F"/>
    <w:rsid w:val="00AC48E2"/>
    <w:rsid w:val="00AC4D9E"/>
    <w:rsid w:val="00AC6150"/>
    <w:rsid w:val="00AC6631"/>
    <w:rsid w:val="00AC6B43"/>
    <w:rsid w:val="00AC6BCD"/>
    <w:rsid w:val="00AC6C5E"/>
    <w:rsid w:val="00AD015C"/>
    <w:rsid w:val="00AD09E8"/>
    <w:rsid w:val="00AD0B74"/>
    <w:rsid w:val="00AD0D61"/>
    <w:rsid w:val="00AD0DD3"/>
    <w:rsid w:val="00AD17B6"/>
    <w:rsid w:val="00AD2182"/>
    <w:rsid w:val="00AD245C"/>
    <w:rsid w:val="00AD25B5"/>
    <w:rsid w:val="00AD27FF"/>
    <w:rsid w:val="00AD35C3"/>
    <w:rsid w:val="00AD411F"/>
    <w:rsid w:val="00AD41F5"/>
    <w:rsid w:val="00AD49BA"/>
    <w:rsid w:val="00AD5527"/>
    <w:rsid w:val="00AD579C"/>
    <w:rsid w:val="00AD615B"/>
    <w:rsid w:val="00AD6C51"/>
    <w:rsid w:val="00AD773C"/>
    <w:rsid w:val="00AD7776"/>
    <w:rsid w:val="00AE0EC7"/>
    <w:rsid w:val="00AE0FA4"/>
    <w:rsid w:val="00AE1656"/>
    <w:rsid w:val="00AE1D0A"/>
    <w:rsid w:val="00AE22A5"/>
    <w:rsid w:val="00AE2672"/>
    <w:rsid w:val="00AE291D"/>
    <w:rsid w:val="00AE2C8F"/>
    <w:rsid w:val="00AE3555"/>
    <w:rsid w:val="00AE3685"/>
    <w:rsid w:val="00AE3BB3"/>
    <w:rsid w:val="00AE3CB3"/>
    <w:rsid w:val="00AE4A83"/>
    <w:rsid w:val="00AE4FAC"/>
    <w:rsid w:val="00AE5769"/>
    <w:rsid w:val="00AE6002"/>
    <w:rsid w:val="00AE6059"/>
    <w:rsid w:val="00AE6647"/>
    <w:rsid w:val="00AE686E"/>
    <w:rsid w:val="00AE6AE6"/>
    <w:rsid w:val="00AE70BA"/>
    <w:rsid w:val="00AE721C"/>
    <w:rsid w:val="00AE7347"/>
    <w:rsid w:val="00AE7CBB"/>
    <w:rsid w:val="00AF01B7"/>
    <w:rsid w:val="00AF0260"/>
    <w:rsid w:val="00AF12F9"/>
    <w:rsid w:val="00AF257A"/>
    <w:rsid w:val="00AF2635"/>
    <w:rsid w:val="00AF29C2"/>
    <w:rsid w:val="00AF2A08"/>
    <w:rsid w:val="00AF39F3"/>
    <w:rsid w:val="00AF4B57"/>
    <w:rsid w:val="00AF4E72"/>
    <w:rsid w:val="00AF6137"/>
    <w:rsid w:val="00AF6C7C"/>
    <w:rsid w:val="00AF6D3A"/>
    <w:rsid w:val="00B00341"/>
    <w:rsid w:val="00B014C4"/>
    <w:rsid w:val="00B03245"/>
    <w:rsid w:val="00B032A7"/>
    <w:rsid w:val="00B034EB"/>
    <w:rsid w:val="00B04440"/>
    <w:rsid w:val="00B05186"/>
    <w:rsid w:val="00B0595D"/>
    <w:rsid w:val="00B06124"/>
    <w:rsid w:val="00B073CF"/>
    <w:rsid w:val="00B077DC"/>
    <w:rsid w:val="00B104FD"/>
    <w:rsid w:val="00B10C0C"/>
    <w:rsid w:val="00B11B4E"/>
    <w:rsid w:val="00B132F2"/>
    <w:rsid w:val="00B13CAE"/>
    <w:rsid w:val="00B14A10"/>
    <w:rsid w:val="00B14E03"/>
    <w:rsid w:val="00B14FA9"/>
    <w:rsid w:val="00B15210"/>
    <w:rsid w:val="00B16057"/>
    <w:rsid w:val="00B160EB"/>
    <w:rsid w:val="00B17950"/>
    <w:rsid w:val="00B17C2E"/>
    <w:rsid w:val="00B217EF"/>
    <w:rsid w:val="00B21C5E"/>
    <w:rsid w:val="00B21D76"/>
    <w:rsid w:val="00B223FE"/>
    <w:rsid w:val="00B22850"/>
    <w:rsid w:val="00B23560"/>
    <w:rsid w:val="00B23B98"/>
    <w:rsid w:val="00B23C9A"/>
    <w:rsid w:val="00B24707"/>
    <w:rsid w:val="00B25305"/>
    <w:rsid w:val="00B2653A"/>
    <w:rsid w:val="00B2700C"/>
    <w:rsid w:val="00B30FC6"/>
    <w:rsid w:val="00B313A7"/>
    <w:rsid w:val="00B31994"/>
    <w:rsid w:val="00B31B8F"/>
    <w:rsid w:val="00B32997"/>
    <w:rsid w:val="00B32E93"/>
    <w:rsid w:val="00B3307A"/>
    <w:rsid w:val="00B347FA"/>
    <w:rsid w:val="00B34A0C"/>
    <w:rsid w:val="00B35472"/>
    <w:rsid w:val="00B362CD"/>
    <w:rsid w:val="00B36668"/>
    <w:rsid w:val="00B36824"/>
    <w:rsid w:val="00B36D5E"/>
    <w:rsid w:val="00B37776"/>
    <w:rsid w:val="00B37DCD"/>
    <w:rsid w:val="00B41785"/>
    <w:rsid w:val="00B42019"/>
    <w:rsid w:val="00B42581"/>
    <w:rsid w:val="00B42877"/>
    <w:rsid w:val="00B42946"/>
    <w:rsid w:val="00B42A77"/>
    <w:rsid w:val="00B430E8"/>
    <w:rsid w:val="00B4333E"/>
    <w:rsid w:val="00B43CD8"/>
    <w:rsid w:val="00B443B7"/>
    <w:rsid w:val="00B44BAC"/>
    <w:rsid w:val="00B4518C"/>
    <w:rsid w:val="00B451A8"/>
    <w:rsid w:val="00B45C14"/>
    <w:rsid w:val="00B45EEF"/>
    <w:rsid w:val="00B45FD8"/>
    <w:rsid w:val="00B46362"/>
    <w:rsid w:val="00B46418"/>
    <w:rsid w:val="00B46453"/>
    <w:rsid w:val="00B46980"/>
    <w:rsid w:val="00B46D02"/>
    <w:rsid w:val="00B506B2"/>
    <w:rsid w:val="00B50A7A"/>
    <w:rsid w:val="00B50F1B"/>
    <w:rsid w:val="00B511A5"/>
    <w:rsid w:val="00B5300A"/>
    <w:rsid w:val="00B53BC1"/>
    <w:rsid w:val="00B540BA"/>
    <w:rsid w:val="00B54147"/>
    <w:rsid w:val="00B5443F"/>
    <w:rsid w:val="00B5508C"/>
    <w:rsid w:val="00B5513E"/>
    <w:rsid w:val="00B55316"/>
    <w:rsid w:val="00B558A2"/>
    <w:rsid w:val="00B55C23"/>
    <w:rsid w:val="00B5625D"/>
    <w:rsid w:val="00B566C1"/>
    <w:rsid w:val="00B5748B"/>
    <w:rsid w:val="00B6005C"/>
    <w:rsid w:val="00B603CB"/>
    <w:rsid w:val="00B60428"/>
    <w:rsid w:val="00B607AF"/>
    <w:rsid w:val="00B6171A"/>
    <w:rsid w:val="00B61B30"/>
    <w:rsid w:val="00B61E6C"/>
    <w:rsid w:val="00B621BD"/>
    <w:rsid w:val="00B63274"/>
    <w:rsid w:val="00B6341C"/>
    <w:rsid w:val="00B6381B"/>
    <w:rsid w:val="00B64668"/>
    <w:rsid w:val="00B6535F"/>
    <w:rsid w:val="00B657AB"/>
    <w:rsid w:val="00B6673E"/>
    <w:rsid w:val="00B66A86"/>
    <w:rsid w:val="00B66F5E"/>
    <w:rsid w:val="00B674E2"/>
    <w:rsid w:val="00B70B7D"/>
    <w:rsid w:val="00B70ED8"/>
    <w:rsid w:val="00B71B70"/>
    <w:rsid w:val="00B723E8"/>
    <w:rsid w:val="00B739A2"/>
    <w:rsid w:val="00B73E77"/>
    <w:rsid w:val="00B748B0"/>
    <w:rsid w:val="00B74951"/>
    <w:rsid w:val="00B74D98"/>
    <w:rsid w:val="00B76698"/>
    <w:rsid w:val="00B77293"/>
    <w:rsid w:val="00B7766B"/>
    <w:rsid w:val="00B77700"/>
    <w:rsid w:val="00B77E55"/>
    <w:rsid w:val="00B77FDB"/>
    <w:rsid w:val="00B8017C"/>
    <w:rsid w:val="00B80737"/>
    <w:rsid w:val="00B807F2"/>
    <w:rsid w:val="00B80D86"/>
    <w:rsid w:val="00B81135"/>
    <w:rsid w:val="00B813BE"/>
    <w:rsid w:val="00B81B28"/>
    <w:rsid w:val="00B82100"/>
    <w:rsid w:val="00B82483"/>
    <w:rsid w:val="00B828BC"/>
    <w:rsid w:val="00B831BB"/>
    <w:rsid w:val="00B8385B"/>
    <w:rsid w:val="00B841B5"/>
    <w:rsid w:val="00B85741"/>
    <w:rsid w:val="00B86356"/>
    <w:rsid w:val="00B8667B"/>
    <w:rsid w:val="00B86B48"/>
    <w:rsid w:val="00B86BE2"/>
    <w:rsid w:val="00B86CCF"/>
    <w:rsid w:val="00B871D2"/>
    <w:rsid w:val="00B87372"/>
    <w:rsid w:val="00B876FA"/>
    <w:rsid w:val="00B9040A"/>
    <w:rsid w:val="00B90E60"/>
    <w:rsid w:val="00B92444"/>
    <w:rsid w:val="00B928C2"/>
    <w:rsid w:val="00B92904"/>
    <w:rsid w:val="00B92D45"/>
    <w:rsid w:val="00B930EF"/>
    <w:rsid w:val="00B93DC7"/>
    <w:rsid w:val="00B93F12"/>
    <w:rsid w:val="00B9557A"/>
    <w:rsid w:val="00B956AA"/>
    <w:rsid w:val="00B96DC7"/>
    <w:rsid w:val="00B97119"/>
    <w:rsid w:val="00B9716F"/>
    <w:rsid w:val="00B977AC"/>
    <w:rsid w:val="00B97C17"/>
    <w:rsid w:val="00B97D74"/>
    <w:rsid w:val="00BA04D5"/>
    <w:rsid w:val="00BA14C1"/>
    <w:rsid w:val="00BA1FFC"/>
    <w:rsid w:val="00BA2E6E"/>
    <w:rsid w:val="00BA2F94"/>
    <w:rsid w:val="00BA3717"/>
    <w:rsid w:val="00BA3AC1"/>
    <w:rsid w:val="00BA3BC4"/>
    <w:rsid w:val="00BA405E"/>
    <w:rsid w:val="00BA4203"/>
    <w:rsid w:val="00BA4A4E"/>
    <w:rsid w:val="00BA56A1"/>
    <w:rsid w:val="00BA578A"/>
    <w:rsid w:val="00BA5DB2"/>
    <w:rsid w:val="00BA5E35"/>
    <w:rsid w:val="00BA6B6A"/>
    <w:rsid w:val="00BA7C20"/>
    <w:rsid w:val="00BA7CC4"/>
    <w:rsid w:val="00BA7ED7"/>
    <w:rsid w:val="00BA7FC7"/>
    <w:rsid w:val="00BB00AE"/>
    <w:rsid w:val="00BB0463"/>
    <w:rsid w:val="00BB0598"/>
    <w:rsid w:val="00BB1757"/>
    <w:rsid w:val="00BB1869"/>
    <w:rsid w:val="00BB1C1A"/>
    <w:rsid w:val="00BB2303"/>
    <w:rsid w:val="00BB2381"/>
    <w:rsid w:val="00BB2973"/>
    <w:rsid w:val="00BB2AF5"/>
    <w:rsid w:val="00BB3ADE"/>
    <w:rsid w:val="00BB3C6E"/>
    <w:rsid w:val="00BB3FD1"/>
    <w:rsid w:val="00BB4704"/>
    <w:rsid w:val="00BB4AEB"/>
    <w:rsid w:val="00BB54A4"/>
    <w:rsid w:val="00BB5943"/>
    <w:rsid w:val="00BB5BDA"/>
    <w:rsid w:val="00BB5DE5"/>
    <w:rsid w:val="00BB60D6"/>
    <w:rsid w:val="00BB6107"/>
    <w:rsid w:val="00BB72E8"/>
    <w:rsid w:val="00BB73E5"/>
    <w:rsid w:val="00BC0072"/>
    <w:rsid w:val="00BC0156"/>
    <w:rsid w:val="00BC0420"/>
    <w:rsid w:val="00BC0FB0"/>
    <w:rsid w:val="00BC195E"/>
    <w:rsid w:val="00BC201B"/>
    <w:rsid w:val="00BC224D"/>
    <w:rsid w:val="00BC28F1"/>
    <w:rsid w:val="00BC2EF9"/>
    <w:rsid w:val="00BC4568"/>
    <w:rsid w:val="00BC49EC"/>
    <w:rsid w:val="00BC52E8"/>
    <w:rsid w:val="00BC56CB"/>
    <w:rsid w:val="00BC61BF"/>
    <w:rsid w:val="00BC73EB"/>
    <w:rsid w:val="00BC748B"/>
    <w:rsid w:val="00BD0138"/>
    <w:rsid w:val="00BD0B69"/>
    <w:rsid w:val="00BD11AB"/>
    <w:rsid w:val="00BD21F7"/>
    <w:rsid w:val="00BD30C5"/>
    <w:rsid w:val="00BD31AC"/>
    <w:rsid w:val="00BD330E"/>
    <w:rsid w:val="00BD3394"/>
    <w:rsid w:val="00BD3A6F"/>
    <w:rsid w:val="00BD3F5B"/>
    <w:rsid w:val="00BD43C9"/>
    <w:rsid w:val="00BD4427"/>
    <w:rsid w:val="00BD4506"/>
    <w:rsid w:val="00BD5D91"/>
    <w:rsid w:val="00BD5F15"/>
    <w:rsid w:val="00BD62A5"/>
    <w:rsid w:val="00BD671A"/>
    <w:rsid w:val="00BD7CED"/>
    <w:rsid w:val="00BD7F50"/>
    <w:rsid w:val="00BE0170"/>
    <w:rsid w:val="00BE1E5B"/>
    <w:rsid w:val="00BE26C5"/>
    <w:rsid w:val="00BE2D70"/>
    <w:rsid w:val="00BE341C"/>
    <w:rsid w:val="00BE3E70"/>
    <w:rsid w:val="00BE500B"/>
    <w:rsid w:val="00BE552F"/>
    <w:rsid w:val="00BE5C15"/>
    <w:rsid w:val="00BE613D"/>
    <w:rsid w:val="00BE66EA"/>
    <w:rsid w:val="00BE6BCB"/>
    <w:rsid w:val="00BE6F2E"/>
    <w:rsid w:val="00BE789F"/>
    <w:rsid w:val="00BF009F"/>
    <w:rsid w:val="00BF0570"/>
    <w:rsid w:val="00BF0CAA"/>
    <w:rsid w:val="00BF0F0E"/>
    <w:rsid w:val="00BF103F"/>
    <w:rsid w:val="00BF16AA"/>
    <w:rsid w:val="00BF18A5"/>
    <w:rsid w:val="00BF31DC"/>
    <w:rsid w:val="00BF33F4"/>
    <w:rsid w:val="00BF3733"/>
    <w:rsid w:val="00BF4BC6"/>
    <w:rsid w:val="00BF4E94"/>
    <w:rsid w:val="00BF57B3"/>
    <w:rsid w:val="00BF5892"/>
    <w:rsid w:val="00BF5B5D"/>
    <w:rsid w:val="00BF5E19"/>
    <w:rsid w:val="00BF7499"/>
    <w:rsid w:val="00C00246"/>
    <w:rsid w:val="00C003DF"/>
    <w:rsid w:val="00C007BF"/>
    <w:rsid w:val="00C00AAC"/>
    <w:rsid w:val="00C01437"/>
    <w:rsid w:val="00C01AD7"/>
    <w:rsid w:val="00C01C1C"/>
    <w:rsid w:val="00C0202C"/>
    <w:rsid w:val="00C035A2"/>
    <w:rsid w:val="00C0390E"/>
    <w:rsid w:val="00C03D69"/>
    <w:rsid w:val="00C04657"/>
    <w:rsid w:val="00C05C00"/>
    <w:rsid w:val="00C07C8E"/>
    <w:rsid w:val="00C1055F"/>
    <w:rsid w:val="00C10A08"/>
    <w:rsid w:val="00C11208"/>
    <w:rsid w:val="00C11C2B"/>
    <w:rsid w:val="00C11CB4"/>
    <w:rsid w:val="00C1298A"/>
    <w:rsid w:val="00C1311B"/>
    <w:rsid w:val="00C137B8"/>
    <w:rsid w:val="00C14276"/>
    <w:rsid w:val="00C147B8"/>
    <w:rsid w:val="00C14EBE"/>
    <w:rsid w:val="00C15317"/>
    <w:rsid w:val="00C154CC"/>
    <w:rsid w:val="00C15730"/>
    <w:rsid w:val="00C157EE"/>
    <w:rsid w:val="00C15E26"/>
    <w:rsid w:val="00C15FA2"/>
    <w:rsid w:val="00C16B4F"/>
    <w:rsid w:val="00C17989"/>
    <w:rsid w:val="00C21150"/>
    <w:rsid w:val="00C21537"/>
    <w:rsid w:val="00C21876"/>
    <w:rsid w:val="00C221E6"/>
    <w:rsid w:val="00C226E7"/>
    <w:rsid w:val="00C2345A"/>
    <w:rsid w:val="00C234BC"/>
    <w:rsid w:val="00C23FE0"/>
    <w:rsid w:val="00C25068"/>
    <w:rsid w:val="00C26934"/>
    <w:rsid w:val="00C26F7D"/>
    <w:rsid w:val="00C27680"/>
    <w:rsid w:val="00C27F4E"/>
    <w:rsid w:val="00C300FE"/>
    <w:rsid w:val="00C30366"/>
    <w:rsid w:val="00C32643"/>
    <w:rsid w:val="00C32AF2"/>
    <w:rsid w:val="00C32EFB"/>
    <w:rsid w:val="00C339FB"/>
    <w:rsid w:val="00C33C93"/>
    <w:rsid w:val="00C356E1"/>
    <w:rsid w:val="00C36745"/>
    <w:rsid w:val="00C37DAE"/>
    <w:rsid w:val="00C400E6"/>
    <w:rsid w:val="00C40155"/>
    <w:rsid w:val="00C40366"/>
    <w:rsid w:val="00C406FC"/>
    <w:rsid w:val="00C411DF"/>
    <w:rsid w:val="00C41788"/>
    <w:rsid w:val="00C418F5"/>
    <w:rsid w:val="00C42DD6"/>
    <w:rsid w:val="00C43066"/>
    <w:rsid w:val="00C4341E"/>
    <w:rsid w:val="00C43918"/>
    <w:rsid w:val="00C44743"/>
    <w:rsid w:val="00C448C5"/>
    <w:rsid w:val="00C44AFC"/>
    <w:rsid w:val="00C45880"/>
    <w:rsid w:val="00C45C1F"/>
    <w:rsid w:val="00C46CAA"/>
    <w:rsid w:val="00C478D9"/>
    <w:rsid w:val="00C47923"/>
    <w:rsid w:val="00C51879"/>
    <w:rsid w:val="00C51922"/>
    <w:rsid w:val="00C52172"/>
    <w:rsid w:val="00C538AD"/>
    <w:rsid w:val="00C56011"/>
    <w:rsid w:val="00C561A7"/>
    <w:rsid w:val="00C5628C"/>
    <w:rsid w:val="00C563F5"/>
    <w:rsid w:val="00C56558"/>
    <w:rsid w:val="00C57770"/>
    <w:rsid w:val="00C600CD"/>
    <w:rsid w:val="00C6094E"/>
    <w:rsid w:val="00C60AAC"/>
    <w:rsid w:val="00C618D0"/>
    <w:rsid w:val="00C61F4C"/>
    <w:rsid w:val="00C62D71"/>
    <w:rsid w:val="00C630E9"/>
    <w:rsid w:val="00C6359C"/>
    <w:rsid w:val="00C640B8"/>
    <w:rsid w:val="00C64674"/>
    <w:rsid w:val="00C64853"/>
    <w:rsid w:val="00C648E6"/>
    <w:rsid w:val="00C65C47"/>
    <w:rsid w:val="00C66120"/>
    <w:rsid w:val="00C66716"/>
    <w:rsid w:val="00C672CD"/>
    <w:rsid w:val="00C6733E"/>
    <w:rsid w:val="00C67363"/>
    <w:rsid w:val="00C67F04"/>
    <w:rsid w:val="00C70880"/>
    <w:rsid w:val="00C70B4F"/>
    <w:rsid w:val="00C710A9"/>
    <w:rsid w:val="00C72539"/>
    <w:rsid w:val="00C734E9"/>
    <w:rsid w:val="00C73B02"/>
    <w:rsid w:val="00C74A46"/>
    <w:rsid w:val="00C74AC1"/>
    <w:rsid w:val="00C754EF"/>
    <w:rsid w:val="00C757DB"/>
    <w:rsid w:val="00C75B81"/>
    <w:rsid w:val="00C7648D"/>
    <w:rsid w:val="00C773E3"/>
    <w:rsid w:val="00C777DA"/>
    <w:rsid w:val="00C8025D"/>
    <w:rsid w:val="00C80A53"/>
    <w:rsid w:val="00C80C2E"/>
    <w:rsid w:val="00C80CAD"/>
    <w:rsid w:val="00C8125C"/>
    <w:rsid w:val="00C81301"/>
    <w:rsid w:val="00C818AA"/>
    <w:rsid w:val="00C81BB0"/>
    <w:rsid w:val="00C825C4"/>
    <w:rsid w:val="00C830BB"/>
    <w:rsid w:val="00C838BC"/>
    <w:rsid w:val="00C839AD"/>
    <w:rsid w:val="00C83AD9"/>
    <w:rsid w:val="00C83BD8"/>
    <w:rsid w:val="00C83CC5"/>
    <w:rsid w:val="00C83E0C"/>
    <w:rsid w:val="00C84247"/>
    <w:rsid w:val="00C84263"/>
    <w:rsid w:val="00C84610"/>
    <w:rsid w:val="00C85135"/>
    <w:rsid w:val="00C855FB"/>
    <w:rsid w:val="00C8586C"/>
    <w:rsid w:val="00C85E72"/>
    <w:rsid w:val="00C86219"/>
    <w:rsid w:val="00C873F4"/>
    <w:rsid w:val="00C90625"/>
    <w:rsid w:val="00C90793"/>
    <w:rsid w:val="00C91191"/>
    <w:rsid w:val="00C91276"/>
    <w:rsid w:val="00C919F6"/>
    <w:rsid w:val="00C91A13"/>
    <w:rsid w:val="00C91D17"/>
    <w:rsid w:val="00C926F6"/>
    <w:rsid w:val="00C927D2"/>
    <w:rsid w:val="00C929F6"/>
    <w:rsid w:val="00C92DE8"/>
    <w:rsid w:val="00C93500"/>
    <w:rsid w:val="00C936F7"/>
    <w:rsid w:val="00C93D1A"/>
    <w:rsid w:val="00C94593"/>
    <w:rsid w:val="00C94897"/>
    <w:rsid w:val="00C948BF"/>
    <w:rsid w:val="00C972BE"/>
    <w:rsid w:val="00CA009D"/>
    <w:rsid w:val="00CA0733"/>
    <w:rsid w:val="00CA111C"/>
    <w:rsid w:val="00CA147C"/>
    <w:rsid w:val="00CA1CCC"/>
    <w:rsid w:val="00CA278A"/>
    <w:rsid w:val="00CA2978"/>
    <w:rsid w:val="00CA29D1"/>
    <w:rsid w:val="00CA327E"/>
    <w:rsid w:val="00CA3D77"/>
    <w:rsid w:val="00CA5228"/>
    <w:rsid w:val="00CA659A"/>
    <w:rsid w:val="00CA6AD4"/>
    <w:rsid w:val="00CA6EFB"/>
    <w:rsid w:val="00CA74A6"/>
    <w:rsid w:val="00CA7756"/>
    <w:rsid w:val="00CA776A"/>
    <w:rsid w:val="00CA7B64"/>
    <w:rsid w:val="00CA7D1F"/>
    <w:rsid w:val="00CA7D43"/>
    <w:rsid w:val="00CA7EBB"/>
    <w:rsid w:val="00CA7EE6"/>
    <w:rsid w:val="00CA7F4B"/>
    <w:rsid w:val="00CB0698"/>
    <w:rsid w:val="00CB0CB2"/>
    <w:rsid w:val="00CB2100"/>
    <w:rsid w:val="00CB319C"/>
    <w:rsid w:val="00CB36D8"/>
    <w:rsid w:val="00CB44D2"/>
    <w:rsid w:val="00CB4E03"/>
    <w:rsid w:val="00CB5789"/>
    <w:rsid w:val="00CB6B1E"/>
    <w:rsid w:val="00CB7B68"/>
    <w:rsid w:val="00CC050F"/>
    <w:rsid w:val="00CC06DC"/>
    <w:rsid w:val="00CC0F10"/>
    <w:rsid w:val="00CC2076"/>
    <w:rsid w:val="00CC24F6"/>
    <w:rsid w:val="00CC2B15"/>
    <w:rsid w:val="00CC2C59"/>
    <w:rsid w:val="00CC32AB"/>
    <w:rsid w:val="00CC39E6"/>
    <w:rsid w:val="00CC4AE3"/>
    <w:rsid w:val="00CC4C28"/>
    <w:rsid w:val="00CC599A"/>
    <w:rsid w:val="00CC5EE8"/>
    <w:rsid w:val="00CC5F52"/>
    <w:rsid w:val="00CC6396"/>
    <w:rsid w:val="00CC72FD"/>
    <w:rsid w:val="00CC7E46"/>
    <w:rsid w:val="00CC7EEF"/>
    <w:rsid w:val="00CD01A4"/>
    <w:rsid w:val="00CD0308"/>
    <w:rsid w:val="00CD0E04"/>
    <w:rsid w:val="00CD13CD"/>
    <w:rsid w:val="00CD1C25"/>
    <w:rsid w:val="00CD23E8"/>
    <w:rsid w:val="00CD319B"/>
    <w:rsid w:val="00CD32EC"/>
    <w:rsid w:val="00CD3301"/>
    <w:rsid w:val="00CD4232"/>
    <w:rsid w:val="00CD4685"/>
    <w:rsid w:val="00CD48E9"/>
    <w:rsid w:val="00CD4D32"/>
    <w:rsid w:val="00CD571C"/>
    <w:rsid w:val="00CD595B"/>
    <w:rsid w:val="00CD6C1A"/>
    <w:rsid w:val="00CD715C"/>
    <w:rsid w:val="00CD7BE0"/>
    <w:rsid w:val="00CE0C9A"/>
    <w:rsid w:val="00CE27F7"/>
    <w:rsid w:val="00CE291E"/>
    <w:rsid w:val="00CE3F58"/>
    <w:rsid w:val="00CE4883"/>
    <w:rsid w:val="00CE5701"/>
    <w:rsid w:val="00CE58CA"/>
    <w:rsid w:val="00CE7447"/>
    <w:rsid w:val="00CF1E27"/>
    <w:rsid w:val="00CF2686"/>
    <w:rsid w:val="00CF29DE"/>
    <w:rsid w:val="00CF2A24"/>
    <w:rsid w:val="00CF2DED"/>
    <w:rsid w:val="00CF3179"/>
    <w:rsid w:val="00CF3457"/>
    <w:rsid w:val="00CF3868"/>
    <w:rsid w:val="00CF3B86"/>
    <w:rsid w:val="00CF4690"/>
    <w:rsid w:val="00CF4E96"/>
    <w:rsid w:val="00CF5018"/>
    <w:rsid w:val="00CF50DA"/>
    <w:rsid w:val="00CF5545"/>
    <w:rsid w:val="00CF57B7"/>
    <w:rsid w:val="00CF5A87"/>
    <w:rsid w:val="00CF5BAF"/>
    <w:rsid w:val="00CF618D"/>
    <w:rsid w:val="00CF6549"/>
    <w:rsid w:val="00CF7DDA"/>
    <w:rsid w:val="00D010ED"/>
    <w:rsid w:val="00D018F7"/>
    <w:rsid w:val="00D0205D"/>
    <w:rsid w:val="00D021AA"/>
    <w:rsid w:val="00D02451"/>
    <w:rsid w:val="00D0279B"/>
    <w:rsid w:val="00D03059"/>
    <w:rsid w:val="00D03484"/>
    <w:rsid w:val="00D04388"/>
    <w:rsid w:val="00D04891"/>
    <w:rsid w:val="00D05904"/>
    <w:rsid w:val="00D0634C"/>
    <w:rsid w:val="00D0637B"/>
    <w:rsid w:val="00D06C55"/>
    <w:rsid w:val="00D077EB"/>
    <w:rsid w:val="00D07FF7"/>
    <w:rsid w:val="00D1055C"/>
    <w:rsid w:val="00D109C7"/>
    <w:rsid w:val="00D10C63"/>
    <w:rsid w:val="00D10CB7"/>
    <w:rsid w:val="00D11860"/>
    <w:rsid w:val="00D12D4C"/>
    <w:rsid w:val="00D135A2"/>
    <w:rsid w:val="00D13AFB"/>
    <w:rsid w:val="00D15909"/>
    <w:rsid w:val="00D15CF7"/>
    <w:rsid w:val="00D15F89"/>
    <w:rsid w:val="00D16A7A"/>
    <w:rsid w:val="00D16B0B"/>
    <w:rsid w:val="00D16D38"/>
    <w:rsid w:val="00D17F0D"/>
    <w:rsid w:val="00D202A6"/>
    <w:rsid w:val="00D2063C"/>
    <w:rsid w:val="00D21017"/>
    <w:rsid w:val="00D218FB"/>
    <w:rsid w:val="00D22323"/>
    <w:rsid w:val="00D23312"/>
    <w:rsid w:val="00D2345C"/>
    <w:rsid w:val="00D23AF4"/>
    <w:rsid w:val="00D2465E"/>
    <w:rsid w:val="00D248BF"/>
    <w:rsid w:val="00D24D9E"/>
    <w:rsid w:val="00D26569"/>
    <w:rsid w:val="00D26EBB"/>
    <w:rsid w:val="00D27A91"/>
    <w:rsid w:val="00D27A9E"/>
    <w:rsid w:val="00D27EDC"/>
    <w:rsid w:val="00D3026D"/>
    <w:rsid w:val="00D30758"/>
    <w:rsid w:val="00D31688"/>
    <w:rsid w:val="00D3175C"/>
    <w:rsid w:val="00D31BC5"/>
    <w:rsid w:val="00D31C0E"/>
    <w:rsid w:val="00D32376"/>
    <w:rsid w:val="00D32679"/>
    <w:rsid w:val="00D329CF"/>
    <w:rsid w:val="00D32B4F"/>
    <w:rsid w:val="00D335D3"/>
    <w:rsid w:val="00D33C7A"/>
    <w:rsid w:val="00D33CB4"/>
    <w:rsid w:val="00D33D07"/>
    <w:rsid w:val="00D34200"/>
    <w:rsid w:val="00D34BFA"/>
    <w:rsid w:val="00D34F95"/>
    <w:rsid w:val="00D35292"/>
    <w:rsid w:val="00D3557D"/>
    <w:rsid w:val="00D35DBA"/>
    <w:rsid w:val="00D40766"/>
    <w:rsid w:val="00D42138"/>
    <w:rsid w:val="00D42676"/>
    <w:rsid w:val="00D42732"/>
    <w:rsid w:val="00D43B52"/>
    <w:rsid w:val="00D43FB6"/>
    <w:rsid w:val="00D441F2"/>
    <w:rsid w:val="00D44476"/>
    <w:rsid w:val="00D44817"/>
    <w:rsid w:val="00D44B81"/>
    <w:rsid w:val="00D450CF"/>
    <w:rsid w:val="00D4593D"/>
    <w:rsid w:val="00D45C44"/>
    <w:rsid w:val="00D463D9"/>
    <w:rsid w:val="00D4642B"/>
    <w:rsid w:val="00D46B45"/>
    <w:rsid w:val="00D47008"/>
    <w:rsid w:val="00D50680"/>
    <w:rsid w:val="00D50BB7"/>
    <w:rsid w:val="00D50CFA"/>
    <w:rsid w:val="00D51270"/>
    <w:rsid w:val="00D51CFE"/>
    <w:rsid w:val="00D5223C"/>
    <w:rsid w:val="00D547EA"/>
    <w:rsid w:val="00D54E50"/>
    <w:rsid w:val="00D54F2F"/>
    <w:rsid w:val="00D5525C"/>
    <w:rsid w:val="00D55297"/>
    <w:rsid w:val="00D55980"/>
    <w:rsid w:val="00D55DB8"/>
    <w:rsid w:val="00D565A9"/>
    <w:rsid w:val="00D56618"/>
    <w:rsid w:val="00D567FD"/>
    <w:rsid w:val="00D57820"/>
    <w:rsid w:val="00D57873"/>
    <w:rsid w:val="00D60B8A"/>
    <w:rsid w:val="00D60C8C"/>
    <w:rsid w:val="00D612CD"/>
    <w:rsid w:val="00D6171D"/>
    <w:rsid w:val="00D62497"/>
    <w:rsid w:val="00D62899"/>
    <w:rsid w:val="00D63BE9"/>
    <w:rsid w:val="00D64604"/>
    <w:rsid w:val="00D64B57"/>
    <w:rsid w:val="00D64C52"/>
    <w:rsid w:val="00D64E49"/>
    <w:rsid w:val="00D651A6"/>
    <w:rsid w:val="00D654EB"/>
    <w:rsid w:val="00D654F1"/>
    <w:rsid w:val="00D65B38"/>
    <w:rsid w:val="00D66272"/>
    <w:rsid w:val="00D66B9E"/>
    <w:rsid w:val="00D66EB1"/>
    <w:rsid w:val="00D66FF5"/>
    <w:rsid w:val="00D67CA6"/>
    <w:rsid w:val="00D704A2"/>
    <w:rsid w:val="00D70B14"/>
    <w:rsid w:val="00D70C3C"/>
    <w:rsid w:val="00D7193A"/>
    <w:rsid w:val="00D71D69"/>
    <w:rsid w:val="00D71E49"/>
    <w:rsid w:val="00D73BFF"/>
    <w:rsid w:val="00D73F12"/>
    <w:rsid w:val="00D74998"/>
    <w:rsid w:val="00D74AAC"/>
    <w:rsid w:val="00D75659"/>
    <w:rsid w:val="00D76036"/>
    <w:rsid w:val="00D768F6"/>
    <w:rsid w:val="00D76F5D"/>
    <w:rsid w:val="00D77D68"/>
    <w:rsid w:val="00D77EFE"/>
    <w:rsid w:val="00D8039E"/>
    <w:rsid w:val="00D80573"/>
    <w:rsid w:val="00D8096D"/>
    <w:rsid w:val="00D810EB"/>
    <w:rsid w:val="00D8116F"/>
    <w:rsid w:val="00D815F4"/>
    <w:rsid w:val="00D81694"/>
    <w:rsid w:val="00D8191A"/>
    <w:rsid w:val="00D82D8A"/>
    <w:rsid w:val="00D8408E"/>
    <w:rsid w:val="00D846AE"/>
    <w:rsid w:val="00D849D4"/>
    <w:rsid w:val="00D84F6F"/>
    <w:rsid w:val="00D85057"/>
    <w:rsid w:val="00D858D8"/>
    <w:rsid w:val="00D866E3"/>
    <w:rsid w:val="00D86D05"/>
    <w:rsid w:val="00D86E02"/>
    <w:rsid w:val="00D87AC9"/>
    <w:rsid w:val="00D90348"/>
    <w:rsid w:val="00D907ED"/>
    <w:rsid w:val="00D90D19"/>
    <w:rsid w:val="00D91016"/>
    <w:rsid w:val="00D91627"/>
    <w:rsid w:val="00D9169E"/>
    <w:rsid w:val="00D91864"/>
    <w:rsid w:val="00D91CFB"/>
    <w:rsid w:val="00D93177"/>
    <w:rsid w:val="00D93843"/>
    <w:rsid w:val="00D94576"/>
    <w:rsid w:val="00D952C6"/>
    <w:rsid w:val="00D9537E"/>
    <w:rsid w:val="00D957FD"/>
    <w:rsid w:val="00D9599F"/>
    <w:rsid w:val="00D965B4"/>
    <w:rsid w:val="00D96B20"/>
    <w:rsid w:val="00D96EE1"/>
    <w:rsid w:val="00DA0265"/>
    <w:rsid w:val="00DA0643"/>
    <w:rsid w:val="00DA0705"/>
    <w:rsid w:val="00DA0C9E"/>
    <w:rsid w:val="00DA154A"/>
    <w:rsid w:val="00DA3692"/>
    <w:rsid w:val="00DA479B"/>
    <w:rsid w:val="00DA4921"/>
    <w:rsid w:val="00DA492A"/>
    <w:rsid w:val="00DA53E9"/>
    <w:rsid w:val="00DA5E32"/>
    <w:rsid w:val="00DA656D"/>
    <w:rsid w:val="00DA6AE0"/>
    <w:rsid w:val="00DA6CF8"/>
    <w:rsid w:val="00DA6EF6"/>
    <w:rsid w:val="00DA724B"/>
    <w:rsid w:val="00DB0347"/>
    <w:rsid w:val="00DB034D"/>
    <w:rsid w:val="00DB0B6C"/>
    <w:rsid w:val="00DB120D"/>
    <w:rsid w:val="00DB14F5"/>
    <w:rsid w:val="00DB1898"/>
    <w:rsid w:val="00DB1B8C"/>
    <w:rsid w:val="00DB24B4"/>
    <w:rsid w:val="00DB29CB"/>
    <w:rsid w:val="00DB2C50"/>
    <w:rsid w:val="00DB3321"/>
    <w:rsid w:val="00DB3952"/>
    <w:rsid w:val="00DB4008"/>
    <w:rsid w:val="00DB439D"/>
    <w:rsid w:val="00DB5646"/>
    <w:rsid w:val="00DB5D09"/>
    <w:rsid w:val="00DB661F"/>
    <w:rsid w:val="00DB6D0F"/>
    <w:rsid w:val="00DB7E27"/>
    <w:rsid w:val="00DC1148"/>
    <w:rsid w:val="00DC1C87"/>
    <w:rsid w:val="00DC1C8F"/>
    <w:rsid w:val="00DC2EAA"/>
    <w:rsid w:val="00DC333C"/>
    <w:rsid w:val="00DC469C"/>
    <w:rsid w:val="00DC4888"/>
    <w:rsid w:val="00DC614C"/>
    <w:rsid w:val="00DC676F"/>
    <w:rsid w:val="00DC6FB6"/>
    <w:rsid w:val="00DC7752"/>
    <w:rsid w:val="00DC7D4B"/>
    <w:rsid w:val="00DD09FC"/>
    <w:rsid w:val="00DD1091"/>
    <w:rsid w:val="00DD165B"/>
    <w:rsid w:val="00DD1A6A"/>
    <w:rsid w:val="00DD249C"/>
    <w:rsid w:val="00DD2594"/>
    <w:rsid w:val="00DD2D6C"/>
    <w:rsid w:val="00DD3288"/>
    <w:rsid w:val="00DD4C0F"/>
    <w:rsid w:val="00DD4CF6"/>
    <w:rsid w:val="00DD5939"/>
    <w:rsid w:val="00DD62E4"/>
    <w:rsid w:val="00DD6662"/>
    <w:rsid w:val="00DD6B61"/>
    <w:rsid w:val="00DD6DC7"/>
    <w:rsid w:val="00DD7073"/>
    <w:rsid w:val="00DD774D"/>
    <w:rsid w:val="00DD7B36"/>
    <w:rsid w:val="00DD7D4D"/>
    <w:rsid w:val="00DE0494"/>
    <w:rsid w:val="00DE06E0"/>
    <w:rsid w:val="00DE0ABF"/>
    <w:rsid w:val="00DE13BD"/>
    <w:rsid w:val="00DE13DB"/>
    <w:rsid w:val="00DE1B3C"/>
    <w:rsid w:val="00DE1EC0"/>
    <w:rsid w:val="00DE2E94"/>
    <w:rsid w:val="00DE3377"/>
    <w:rsid w:val="00DE36D7"/>
    <w:rsid w:val="00DE3866"/>
    <w:rsid w:val="00DE39A9"/>
    <w:rsid w:val="00DE498D"/>
    <w:rsid w:val="00DE5371"/>
    <w:rsid w:val="00DE593E"/>
    <w:rsid w:val="00DE5DF2"/>
    <w:rsid w:val="00DE609F"/>
    <w:rsid w:val="00DE6187"/>
    <w:rsid w:val="00DE66BB"/>
    <w:rsid w:val="00DE69B9"/>
    <w:rsid w:val="00DE6BC8"/>
    <w:rsid w:val="00DE74DE"/>
    <w:rsid w:val="00DF0539"/>
    <w:rsid w:val="00DF067F"/>
    <w:rsid w:val="00DF27F3"/>
    <w:rsid w:val="00DF2EBF"/>
    <w:rsid w:val="00DF30FD"/>
    <w:rsid w:val="00DF547C"/>
    <w:rsid w:val="00DF565E"/>
    <w:rsid w:val="00DF5BBE"/>
    <w:rsid w:val="00DF5EF4"/>
    <w:rsid w:val="00DF6167"/>
    <w:rsid w:val="00DF6D74"/>
    <w:rsid w:val="00DF7147"/>
    <w:rsid w:val="00DF7436"/>
    <w:rsid w:val="00DF7926"/>
    <w:rsid w:val="00E00A83"/>
    <w:rsid w:val="00E01D31"/>
    <w:rsid w:val="00E0257B"/>
    <w:rsid w:val="00E02B2E"/>
    <w:rsid w:val="00E02F86"/>
    <w:rsid w:val="00E032C4"/>
    <w:rsid w:val="00E03692"/>
    <w:rsid w:val="00E04C76"/>
    <w:rsid w:val="00E051CF"/>
    <w:rsid w:val="00E05C54"/>
    <w:rsid w:val="00E06361"/>
    <w:rsid w:val="00E06660"/>
    <w:rsid w:val="00E06C6B"/>
    <w:rsid w:val="00E0751F"/>
    <w:rsid w:val="00E07EED"/>
    <w:rsid w:val="00E10497"/>
    <w:rsid w:val="00E10D9C"/>
    <w:rsid w:val="00E11677"/>
    <w:rsid w:val="00E11CCD"/>
    <w:rsid w:val="00E121C0"/>
    <w:rsid w:val="00E1363B"/>
    <w:rsid w:val="00E141CB"/>
    <w:rsid w:val="00E15D40"/>
    <w:rsid w:val="00E170E0"/>
    <w:rsid w:val="00E1775E"/>
    <w:rsid w:val="00E17A2F"/>
    <w:rsid w:val="00E200D1"/>
    <w:rsid w:val="00E20212"/>
    <w:rsid w:val="00E202DD"/>
    <w:rsid w:val="00E2074F"/>
    <w:rsid w:val="00E2092E"/>
    <w:rsid w:val="00E20D23"/>
    <w:rsid w:val="00E22CF5"/>
    <w:rsid w:val="00E23332"/>
    <w:rsid w:val="00E234D4"/>
    <w:rsid w:val="00E238C2"/>
    <w:rsid w:val="00E23B5E"/>
    <w:rsid w:val="00E23BB5"/>
    <w:rsid w:val="00E23BBD"/>
    <w:rsid w:val="00E23C24"/>
    <w:rsid w:val="00E2531B"/>
    <w:rsid w:val="00E26FA1"/>
    <w:rsid w:val="00E270A4"/>
    <w:rsid w:val="00E276FE"/>
    <w:rsid w:val="00E27788"/>
    <w:rsid w:val="00E27BBD"/>
    <w:rsid w:val="00E300DE"/>
    <w:rsid w:val="00E3128B"/>
    <w:rsid w:val="00E316C9"/>
    <w:rsid w:val="00E3176A"/>
    <w:rsid w:val="00E31DDD"/>
    <w:rsid w:val="00E31EC4"/>
    <w:rsid w:val="00E33E8B"/>
    <w:rsid w:val="00E35012"/>
    <w:rsid w:val="00E35A00"/>
    <w:rsid w:val="00E35FB3"/>
    <w:rsid w:val="00E362FD"/>
    <w:rsid w:val="00E36B9E"/>
    <w:rsid w:val="00E3721C"/>
    <w:rsid w:val="00E37505"/>
    <w:rsid w:val="00E40AB4"/>
    <w:rsid w:val="00E4374C"/>
    <w:rsid w:val="00E46B43"/>
    <w:rsid w:val="00E46E7B"/>
    <w:rsid w:val="00E46F0F"/>
    <w:rsid w:val="00E4702E"/>
    <w:rsid w:val="00E4793F"/>
    <w:rsid w:val="00E47B68"/>
    <w:rsid w:val="00E5090B"/>
    <w:rsid w:val="00E510C5"/>
    <w:rsid w:val="00E53743"/>
    <w:rsid w:val="00E53932"/>
    <w:rsid w:val="00E53BDF"/>
    <w:rsid w:val="00E54215"/>
    <w:rsid w:val="00E55959"/>
    <w:rsid w:val="00E559FA"/>
    <w:rsid w:val="00E56737"/>
    <w:rsid w:val="00E571DA"/>
    <w:rsid w:val="00E572E3"/>
    <w:rsid w:val="00E57AC6"/>
    <w:rsid w:val="00E602F2"/>
    <w:rsid w:val="00E60FFD"/>
    <w:rsid w:val="00E61268"/>
    <w:rsid w:val="00E61663"/>
    <w:rsid w:val="00E61E33"/>
    <w:rsid w:val="00E6231B"/>
    <w:rsid w:val="00E629FA"/>
    <w:rsid w:val="00E633ED"/>
    <w:rsid w:val="00E63DB3"/>
    <w:rsid w:val="00E64520"/>
    <w:rsid w:val="00E64BEE"/>
    <w:rsid w:val="00E65470"/>
    <w:rsid w:val="00E66237"/>
    <w:rsid w:val="00E672AE"/>
    <w:rsid w:val="00E6735C"/>
    <w:rsid w:val="00E67657"/>
    <w:rsid w:val="00E7034F"/>
    <w:rsid w:val="00E71570"/>
    <w:rsid w:val="00E716BC"/>
    <w:rsid w:val="00E72B4D"/>
    <w:rsid w:val="00E734FB"/>
    <w:rsid w:val="00E7351F"/>
    <w:rsid w:val="00E73677"/>
    <w:rsid w:val="00E73AD9"/>
    <w:rsid w:val="00E74C39"/>
    <w:rsid w:val="00E74CEE"/>
    <w:rsid w:val="00E75052"/>
    <w:rsid w:val="00E7565B"/>
    <w:rsid w:val="00E76D9F"/>
    <w:rsid w:val="00E76E00"/>
    <w:rsid w:val="00E76E87"/>
    <w:rsid w:val="00E77273"/>
    <w:rsid w:val="00E7790E"/>
    <w:rsid w:val="00E779A1"/>
    <w:rsid w:val="00E77ECA"/>
    <w:rsid w:val="00E8053F"/>
    <w:rsid w:val="00E80F84"/>
    <w:rsid w:val="00E80F99"/>
    <w:rsid w:val="00E82550"/>
    <w:rsid w:val="00E8279D"/>
    <w:rsid w:val="00E8319A"/>
    <w:rsid w:val="00E834C1"/>
    <w:rsid w:val="00E837BC"/>
    <w:rsid w:val="00E8384D"/>
    <w:rsid w:val="00E83B19"/>
    <w:rsid w:val="00E8424D"/>
    <w:rsid w:val="00E844EF"/>
    <w:rsid w:val="00E84C8C"/>
    <w:rsid w:val="00E86546"/>
    <w:rsid w:val="00E8793F"/>
    <w:rsid w:val="00E87DA2"/>
    <w:rsid w:val="00E87E5C"/>
    <w:rsid w:val="00E87FC6"/>
    <w:rsid w:val="00E90F38"/>
    <w:rsid w:val="00E91295"/>
    <w:rsid w:val="00E91DF4"/>
    <w:rsid w:val="00E921F7"/>
    <w:rsid w:val="00E924E6"/>
    <w:rsid w:val="00E93A3F"/>
    <w:rsid w:val="00E93A70"/>
    <w:rsid w:val="00E93B16"/>
    <w:rsid w:val="00E93CBC"/>
    <w:rsid w:val="00E95416"/>
    <w:rsid w:val="00E95B25"/>
    <w:rsid w:val="00E95D34"/>
    <w:rsid w:val="00E9685D"/>
    <w:rsid w:val="00E970CB"/>
    <w:rsid w:val="00E9724C"/>
    <w:rsid w:val="00E97813"/>
    <w:rsid w:val="00E97869"/>
    <w:rsid w:val="00E97A06"/>
    <w:rsid w:val="00E97A64"/>
    <w:rsid w:val="00EA0647"/>
    <w:rsid w:val="00EA195A"/>
    <w:rsid w:val="00EA19E0"/>
    <w:rsid w:val="00EA1D6D"/>
    <w:rsid w:val="00EA21AE"/>
    <w:rsid w:val="00EA2CD8"/>
    <w:rsid w:val="00EA33ED"/>
    <w:rsid w:val="00EA3496"/>
    <w:rsid w:val="00EA4888"/>
    <w:rsid w:val="00EA489B"/>
    <w:rsid w:val="00EA4C8C"/>
    <w:rsid w:val="00EA4CD3"/>
    <w:rsid w:val="00EA4F2B"/>
    <w:rsid w:val="00EA5322"/>
    <w:rsid w:val="00EB057F"/>
    <w:rsid w:val="00EB0A67"/>
    <w:rsid w:val="00EB1882"/>
    <w:rsid w:val="00EB2D39"/>
    <w:rsid w:val="00EB3402"/>
    <w:rsid w:val="00EB346C"/>
    <w:rsid w:val="00EB3525"/>
    <w:rsid w:val="00EB36D0"/>
    <w:rsid w:val="00EB47D4"/>
    <w:rsid w:val="00EB4945"/>
    <w:rsid w:val="00EB532D"/>
    <w:rsid w:val="00EB6029"/>
    <w:rsid w:val="00EB78F7"/>
    <w:rsid w:val="00EB7D1B"/>
    <w:rsid w:val="00EB7F8B"/>
    <w:rsid w:val="00EC0CE7"/>
    <w:rsid w:val="00EC0F82"/>
    <w:rsid w:val="00EC147E"/>
    <w:rsid w:val="00EC1917"/>
    <w:rsid w:val="00EC1BC3"/>
    <w:rsid w:val="00EC39EA"/>
    <w:rsid w:val="00EC42B8"/>
    <w:rsid w:val="00EC4AED"/>
    <w:rsid w:val="00EC54D4"/>
    <w:rsid w:val="00EC574A"/>
    <w:rsid w:val="00EC5FA8"/>
    <w:rsid w:val="00EC6170"/>
    <w:rsid w:val="00EC63C9"/>
    <w:rsid w:val="00EC76CD"/>
    <w:rsid w:val="00EC76D2"/>
    <w:rsid w:val="00ED0362"/>
    <w:rsid w:val="00ED0B21"/>
    <w:rsid w:val="00ED0E80"/>
    <w:rsid w:val="00ED12C3"/>
    <w:rsid w:val="00ED1500"/>
    <w:rsid w:val="00ED1C88"/>
    <w:rsid w:val="00ED20B2"/>
    <w:rsid w:val="00ED3120"/>
    <w:rsid w:val="00ED315D"/>
    <w:rsid w:val="00ED394A"/>
    <w:rsid w:val="00ED403B"/>
    <w:rsid w:val="00ED485B"/>
    <w:rsid w:val="00ED4A90"/>
    <w:rsid w:val="00ED4E05"/>
    <w:rsid w:val="00ED5403"/>
    <w:rsid w:val="00ED5C1D"/>
    <w:rsid w:val="00ED69E9"/>
    <w:rsid w:val="00ED79C2"/>
    <w:rsid w:val="00EE026F"/>
    <w:rsid w:val="00EE175C"/>
    <w:rsid w:val="00EE2281"/>
    <w:rsid w:val="00EE2862"/>
    <w:rsid w:val="00EE2A5D"/>
    <w:rsid w:val="00EE2E0A"/>
    <w:rsid w:val="00EE3169"/>
    <w:rsid w:val="00EE49B2"/>
    <w:rsid w:val="00EE533F"/>
    <w:rsid w:val="00EE54EA"/>
    <w:rsid w:val="00EE5692"/>
    <w:rsid w:val="00EE5FF4"/>
    <w:rsid w:val="00EE7192"/>
    <w:rsid w:val="00EE7D23"/>
    <w:rsid w:val="00EF0753"/>
    <w:rsid w:val="00EF10DA"/>
    <w:rsid w:val="00EF2055"/>
    <w:rsid w:val="00EF23D1"/>
    <w:rsid w:val="00EF2843"/>
    <w:rsid w:val="00EF307F"/>
    <w:rsid w:val="00EF4F48"/>
    <w:rsid w:val="00EF5E17"/>
    <w:rsid w:val="00EF5E7A"/>
    <w:rsid w:val="00EF63E2"/>
    <w:rsid w:val="00EF6BFF"/>
    <w:rsid w:val="00EF763E"/>
    <w:rsid w:val="00EF77FE"/>
    <w:rsid w:val="00EF7E04"/>
    <w:rsid w:val="00F004B1"/>
    <w:rsid w:val="00F00698"/>
    <w:rsid w:val="00F00B1C"/>
    <w:rsid w:val="00F00D58"/>
    <w:rsid w:val="00F01360"/>
    <w:rsid w:val="00F024D6"/>
    <w:rsid w:val="00F03687"/>
    <w:rsid w:val="00F037F9"/>
    <w:rsid w:val="00F04241"/>
    <w:rsid w:val="00F043B9"/>
    <w:rsid w:val="00F046FE"/>
    <w:rsid w:val="00F04A4A"/>
    <w:rsid w:val="00F04A6E"/>
    <w:rsid w:val="00F04A8C"/>
    <w:rsid w:val="00F04B90"/>
    <w:rsid w:val="00F05390"/>
    <w:rsid w:val="00F05BFE"/>
    <w:rsid w:val="00F0640E"/>
    <w:rsid w:val="00F07DC7"/>
    <w:rsid w:val="00F07EB3"/>
    <w:rsid w:val="00F10A05"/>
    <w:rsid w:val="00F11228"/>
    <w:rsid w:val="00F11E03"/>
    <w:rsid w:val="00F12486"/>
    <w:rsid w:val="00F135C0"/>
    <w:rsid w:val="00F139B2"/>
    <w:rsid w:val="00F13B53"/>
    <w:rsid w:val="00F1414F"/>
    <w:rsid w:val="00F1429F"/>
    <w:rsid w:val="00F1467B"/>
    <w:rsid w:val="00F147FB"/>
    <w:rsid w:val="00F151A7"/>
    <w:rsid w:val="00F15534"/>
    <w:rsid w:val="00F1591F"/>
    <w:rsid w:val="00F159E8"/>
    <w:rsid w:val="00F15B3A"/>
    <w:rsid w:val="00F16198"/>
    <w:rsid w:val="00F1671F"/>
    <w:rsid w:val="00F16A17"/>
    <w:rsid w:val="00F170A1"/>
    <w:rsid w:val="00F170CB"/>
    <w:rsid w:val="00F175DD"/>
    <w:rsid w:val="00F17C6D"/>
    <w:rsid w:val="00F20847"/>
    <w:rsid w:val="00F20F86"/>
    <w:rsid w:val="00F2137A"/>
    <w:rsid w:val="00F223A7"/>
    <w:rsid w:val="00F22BE2"/>
    <w:rsid w:val="00F25FF5"/>
    <w:rsid w:val="00F265FC"/>
    <w:rsid w:val="00F268E4"/>
    <w:rsid w:val="00F26B9B"/>
    <w:rsid w:val="00F30487"/>
    <w:rsid w:val="00F3053C"/>
    <w:rsid w:val="00F3071C"/>
    <w:rsid w:val="00F30A55"/>
    <w:rsid w:val="00F30F46"/>
    <w:rsid w:val="00F31864"/>
    <w:rsid w:val="00F31F5C"/>
    <w:rsid w:val="00F322FB"/>
    <w:rsid w:val="00F3288A"/>
    <w:rsid w:val="00F33B7D"/>
    <w:rsid w:val="00F3452C"/>
    <w:rsid w:val="00F35012"/>
    <w:rsid w:val="00F351B3"/>
    <w:rsid w:val="00F37165"/>
    <w:rsid w:val="00F376F7"/>
    <w:rsid w:val="00F37AD4"/>
    <w:rsid w:val="00F40416"/>
    <w:rsid w:val="00F40F1A"/>
    <w:rsid w:val="00F414CC"/>
    <w:rsid w:val="00F417B9"/>
    <w:rsid w:val="00F417DF"/>
    <w:rsid w:val="00F42385"/>
    <w:rsid w:val="00F426FF"/>
    <w:rsid w:val="00F42AA3"/>
    <w:rsid w:val="00F438D5"/>
    <w:rsid w:val="00F4409D"/>
    <w:rsid w:val="00F44156"/>
    <w:rsid w:val="00F441DB"/>
    <w:rsid w:val="00F44357"/>
    <w:rsid w:val="00F44621"/>
    <w:rsid w:val="00F44753"/>
    <w:rsid w:val="00F44B6C"/>
    <w:rsid w:val="00F4584C"/>
    <w:rsid w:val="00F45F1D"/>
    <w:rsid w:val="00F46143"/>
    <w:rsid w:val="00F46A69"/>
    <w:rsid w:val="00F46EED"/>
    <w:rsid w:val="00F4798E"/>
    <w:rsid w:val="00F47DD2"/>
    <w:rsid w:val="00F47F27"/>
    <w:rsid w:val="00F47FDA"/>
    <w:rsid w:val="00F505F1"/>
    <w:rsid w:val="00F50A98"/>
    <w:rsid w:val="00F51B3B"/>
    <w:rsid w:val="00F51EDB"/>
    <w:rsid w:val="00F5213D"/>
    <w:rsid w:val="00F5377D"/>
    <w:rsid w:val="00F540BF"/>
    <w:rsid w:val="00F548D7"/>
    <w:rsid w:val="00F55080"/>
    <w:rsid w:val="00F55971"/>
    <w:rsid w:val="00F575EF"/>
    <w:rsid w:val="00F57C50"/>
    <w:rsid w:val="00F6044B"/>
    <w:rsid w:val="00F60968"/>
    <w:rsid w:val="00F61876"/>
    <w:rsid w:val="00F6193A"/>
    <w:rsid w:val="00F62545"/>
    <w:rsid w:val="00F62CDD"/>
    <w:rsid w:val="00F62D81"/>
    <w:rsid w:val="00F6375E"/>
    <w:rsid w:val="00F644D0"/>
    <w:rsid w:val="00F64DD0"/>
    <w:rsid w:val="00F64EDE"/>
    <w:rsid w:val="00F65382"/>
    <w:rsid w:val="00F66198"/>
    <w:rsid w:val="00F66315"/>
    <w:rsid w:val="00F66C26"/>
    <w:rsid w:val="00F67681"/>
    <w:rsid w:val="00F67BB9"/>
    <w:rsid w:val="00F71014"/>
    <w:rsid w:val="00F71232"/>
    <w:rsid w:val="00F71DCF"/>
    <w:rsid w:val="00F7274A"/>
    <w:rsid w:val="00F73DED"/>
    <w:rsid w:val="00F73EA7"/>
    <w:rsid w:val="00F73F64"/>
    <w:rsid w:val="00F74433"/>
    <w:rsid w:val="00F74C28"/>
    <w:rsid w:val="00F7510C"/>
    <w:rsid w:val="00F7585D"/>
    <w:rsid w:val="00F7650B"/>
    <w:rsid w:val="00F76838"/>
    <w:rsid w:val="00F76CB7"/>
    <w:rsid w:val="00F80A80"/>
    <w:rsid w:val="00F80CD4"/>
    <w:rsid w:val="00F8192F"/>
    <w:rsid w:val="00F828E3"/>
    <w:rsid w:val="00F836EF"/>
    <w:rsid w:val="00F83C1B"/>
    <w:rsid w:val="00F841DC"/>
    <w:rsid w:val="00F84437"/>
    <w:rsid w:val="00F851AE"/>
    <w:rsid w:val="00F85587"/>
    <w:rsid w:val="00F85634"/>
    <w:rsid w:val="00F86342"/>
    <w:rsid w:val="00F87631"/>
    <w:rsid w:val="00F90048"/>
    <w:rsid w:val="00F9004B"/>
    <w:rsid w:val="00F916D1"/>
    <w:rsid w:val="00F91DB4"/>
    <w:rsid w:val="00F92F8D"/>
    <w:rsid w:val="00F93511"/>
    <w:rsid w:val="00F9381F"/>
    <w:rsid w:val="00F93FC0"/>
    <w:rsid w:val="00F94AF6"/>
    <w:rsid w:val="00F94D6B"/>
    <w:rsid w:val="00F94F8E"/>
    <w:rsid w:val="00F9568D"/>
    <w:rsid w:val="00F95961"/>
    <w:rsid w:val="00F95A01"/>
    <w:rsid w:val="00F9625F"/>
    <w:rsid w:val="00F96B95"/>
    <w:rsid w:val="00F96CDB"/>
    <w:rsid w:val="00F97604"/>
    <w:rsid w:val="00F97C65"/>
    <w:rsid w:val="00F97D23"/>
    <w:rsid w:val="00FA0178"/>
    <w:rsid w:val="00FA0AB4"/>
    <w:rsid w:val="00FA1D05"/>
    <w:rsid w:val="00FA2906"/>
    <w:rsid w:val="00FA2AE9"/>
    <w:rsid w:val="00FA3609"/>
    <w:rsid w:val="00FA3E0C"/>
    <w:rsid w:val="00FA4BB3"/>
    <w:rsid w:val="00FA5779"/>
    <w:rsid w:val="00FA5AFC"/>
    <w:rsid w:val="00FA65C4"/>
    <w:rsid w:val="00FA6B89"/>
    <w:rsid w:val="00FA6F9D"/>
    <w:rsid w:val="00FB0538"/>
    <w:rsid w:val="00FB07DB"/>
    <w:rsid w:val="00FB0959"/>
    <w:rsid w:val="00FB0BD3"/>
    <w:rsid w:val="00FB108B"/>
    <w:rsid w:val="00FB1148"/>
    <w:rsid w:val="00FB1235"/>
    <w:rsid w:val="00FB17CA"/>
    <w:rsid w:val="00FB2259"/>
    <w:rsid w:val="00FB280C"/>
    <w:rsid w:val="00FB2D5C"/>
    <w:rsid w:val="00FB3F3A"/>
    <w:rsid w:val="00FB451F"/>
    <w:rsid w:val="00FB4895"/>
    <w:rsid w:val="00FB4A6F"/>
    <w:rsid w:val="00FB4DA5"/>
    <w:rsid w:val="00FB4EE5"/>
    <w:rsid w:val="00FB5EB9"/>
    <w:rsid w:val="00FB645A"/>
    <w:rsid w:val="00FB6571"/>
    <w:rsid w:val="00FB6A7C"/>
    <w:rsid w:val="00FB6AFF"/>
    <w:rsid w:val="00FB6BB1"/>
    <w:rsid w:val="00FB765D"/>
    <w:rsid w:val="00FB76F3"/>
    <w:rsid w:val="00FB7A18"/>
    <w:rsid w:val="00FC02AE"/>
    <w:rsid w:val="00FC0C9E"/>
    <w:rsid w:val="00FC10B4"/>
    <w:rsid w:val="00FC16E1"/>
    <w:rsid w:val="00FC1BAC"/>
    <w:rsid w:val="00FC2C1E"/>
    <w:rsid w:val="00FC3915"/>
    <w:rsid w:val="00FC3A62"/>
    <w:rsid w:val="00FC40C7"/>
    <w:rsid w:val="00FC4787"/>
    <w:rsid w:val="00FC5A96"/>
    <w:rsid w:val="00FC5FA9"/>
    <w:rsid w:val="00FC648E"/>
    <w:rsid w:val="00FC669D"/>
    <w:rsid w:val="00FC6C34"/>
    <w:rsid w:val="00FC7318"/>
    <w:rsid w:val="00FC731C"/>
    <w:rsid w:val="00FD05D2"/>
    <w:rsid w:val="00FD0D49"/>
    <w:rsid w:val="00FD1D0E"/>
    <w:rsid w:val="00FD1E95"/>
    <w:rsid w:val="00FD23A5"/>
    <w:rsid w:val="00FD256F"/>
    <w:rsid w:val="00FD2742"/>
    <w:rsid w:val="00FD2F31"/>
    <w:rsid w:val="00FD30EE"/>
    <w:rsid w:val="00FD4221"/>
    <w:rsid w:val="00FD429B"/>
    <w:rsid w:val="00FD4E9C"/>
    <w:rsid w:val="00FD5518"/>
    <w:rsid w:val="00FD551E"/>
    <w:rsid w:val="00FD5D9F"/>
    <w:rsid w:val="00FD5ECD"/>
    <w:rsid w:val="00FD6617"/>
    <w:rsid w:val="00FD66EE"/>
    <w:rsid w:val="00FD733A"/>
    <w:rsid w:val="00FD7B55"/>
    <w:rsid w:val="00FD7B96"/>
    <w:rsid w:val="00FE0D90"/>
    <w:rsid w:val="00FE1AC0"/>
    <w:rsid w:val="00FE209C"/>
    <w:rsid w:val="00FE24AB"/>
    <w:rsid w:val="00FE2B71"/>
    <w:rsid w:val="00FE32BB"/>
    <w:rsid w:val="00FE33A6"/>
    <w:rsid w:val="00FE3915"/>
    <w:rsid w:val="00FE391E"/>
    <w:rsid w:val="00FE436D"/>
    <w:rsid w:val="00FE491E"/>
    <w:rsid w:val="00FE528A"/>
    <w:rsid w:val="00FE529D"/>
    <w:rsid w:val="00FE54B1"/>
    <w:rsid w:val="00FE5616"/>
    <w:rsid w:val="00FE6683"/>
    <w:rsid w:val="00FE6756"/>
    <w:rsid w:val="00FE768C"/>
    <w:rsid w:val="00FE7A1A"/>
    <w:rsid w:val="00FE7C33"/>
    <w:rsid w:val="00FF0725"/>
    <w:rsid w:val="00FF0B05"/>
    <w:rsid w:val="00FF113D"/>
    <w:rsid w:val="00FF1413"/>
    <w:rsid w:val="00FF17AF"/>
    <w:rsid w:val="00FF20E7"/>
    <w:rsid w:val="00FF2A6A"/>
    <w:rsid w:val="00FF301B"/>
    <w:rsid w:val="00FF3DF5"/>
    <w:rsid w:val="00FF4147"/>
    <w:rsid w:val="00FF5DD2"/>
    <w:rsid w:val="00FF6786"/>
    <w:rsid w:val="00FF7128"/>
    <w:rsid w:val="00FF736E"/>
    <w:rsid w:val="00FF77A9"/>
    <w:rsid w:val="00FF7CB3"/>
    <w:rsid w:val="00FF7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none [3201]" strokecolor="red">
      <v:fill color="none [3201]" on="f"/>
      <v:stroke dashstyle="dash" color="red" weight="1.5pt"/>
      <v:shadow color="#868686"/>
      <o:colormru v:ext="edit" colors="#f90,#630"/>
    </o:shapedefaults>
    <o:shapelayout v:ext="edit">
      <o:idmap v:ext="edit" data="2"/>
    </o:shapelayout>
  </w:shapeDefaults>
  <w:decimalSymbol w:val="."/>
  <w:listSeparator w:val=","/>
  <w14:docId w14:val="471CA76F"/>
  <w15:docId w15:val="{8EA2B9C2-0D20-4FF4-B082-3A616B2F8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semiHidden="1" w:uiPriority="9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3272"/>
    <w:pPr>
      <w:overflowPunct w:val="0"/>
      <w:autoSpaceDE w:val="0"/>
      <w:autoSpaceDN w:val="0"/>
      <w:adjustRightInd w:val="0"/>
      <w:textAlignment w:val="baseline"/>
    </w:pPr>
    <w:rPr>
      <w:rFonts w:ascii="NewCenturySchoolbook" w:hAnsi="NewCenturySchoolbook"/>
      <w:lang w:val="en-AU"/>
    </w:rPr>
  </w:style>
  <w:style w:type="paragraph" w:styleId="Heading1">
    <w:name w:val="heading 1"/>
    <w:aliases w:val="h1"/>
    <w:basedOn w:val="Normal"/>
    <w:next w:val="Normal"/>
    <w:link w:val="Heading1Char"/>
    <w:uiPriority w:val="99"/>
    <w:qFormat/>
    <w:rsid w:val="00EF2055"/>
    <w:pPr>
      <w:keepNext/>
      <w:numPr>
        <w:numId w:val="1"/>
      </w:numPr>
      <w:shd w:val="clear" w:color="auto" w:fill="000000"/>
      <w:tabs>
        <w:tab w:val="left" w:pos="360"/>
      </w:tabs>
      <w:spacing w:before="240" w:after="60"/>
      <w:outlineLvl w:val="0"/>
    </w:pPr>
    <w:rPr>
      <w:rFonts w:ascii="Book Antiqua" w:hAnsi="Book Antiqua"/>
      <w:b/>
      <w:color w:val="FFFFFF"/>
      <w:kern w:val="28"/>
      <w:sz w:val="30"/>
    </w:rPr>
  </w:style>
  <w:style w:type="paragraph" w:styleId="Heading2">
    <w:name w:val="heading 2"/>
    <w:aliases w:val="h2"/>
    <w:basedOn w:val="Normal"/>
    <w:next w:val="Normal"/>
    <w:uiPriority w:val="99"/>
    <w:qFormat/>
    <w:rsid w:val="009250CC"/>
    <w:pPr>
      <w:keepNext/>
      <w:numPr>
        <w:ilvl w:val="1"/>
        <w:numId w:val="1"/>
      </w:numPr>
      <w:shd w:val="clear" w:color="auto" w:fill="0C0C0C"/>
      <w:tabs>
        <w:tab w:val="left" w:pos="792"/>
      </w:tabs>
      <w:spacing w:before="240" w:after="60"/>
      <w:outlineLvl w:val="1"/>
    </w:pPr>
    <w:rPr>
      <w:rFonts w:ascii="Arial (W1)" w:hAnsi="Arial (W1)"/>
      <w:b/>
      <w:sz w:val="28"/>
      <w:szCs w:val="28"/>
    </w:rPr>
  </w:style>
  <w:style w:type="paragraph" w:styleId="Heading3">
    <w:name w:val="heading 3"/>
    <w:aliases w:val="h3"/>
    <w:basedOn w:val="Normal"/>
    <w:next w:val="Normal"/>
    <w:uiPriority w:val="99"/>
    <w:qFormat/>
    <w:rsid w:val="00EF2055"/>
    <w:pPr>
      <w:keepNext/>
      <w:numPr>
        <w:ilvl w:val="2"/>
        <w:numId w:val="1"/>
      </w:numPr>
      <w:tabs>
        <w:tab w:val="left" w:pos="1440"/>
      </w:tabs>
      <w:spacing w:before="240" w:after="60"/>
      <w:outlineLvl w:val="2"/>
    </w:pPr>
    <w:rPr>
      <w:rFonts w:ascii="Book Antiqua" w:hAnsi="Book Antiqua"/>
      <w:sz w:val="22"/>
      <w:u w:val="single"/>
    </w:rPr>
  </w:style>
  <w:style w:type="paragraph" w:styleId="Heading4">
    <w:name w:val="heading 4"/>
    <w:basedOn w:val="Normal"/>
    <w:next w:val="Normal"/>
    <w:qFormat/>
    <w:rsid w:val="00EF2055"/>
    <w:pPr>
      <w:keepNext/>
      <w:spacing w:before="240" w:after="60"/>
      <w:outlineLvl w:val="3"/>
    </w:pPr>
    <w:rPr>
      <w:rFonts w:ascii="Arial" w:hAnsi="Arial"/>
      <w:b/>
      <w:sz w:val="24"/>
    </w:rPr>
  </w:style>
  <w:style w:type="paragraph" w:styleId="Heading5">
    <w:name w:val="heading 5"/>
    <w:basedOn w:val="Normal"/>
    <w:next w:val="Normal"/>
    <w:qFormat/>
    <w:rsid w:val="00EF2055"/>
    <w:pPr>
      <w:spacing w:before="240" w:after="60"/>
      <w:ind w:left="720"/>
      <w:outlineLvl w:val="4"/>
    </w:pPr>
    <w:rPr>
      <w:rFonts w:ascii="Times New Roman" w:hAnsi="Times New Roman"/>
      <w:i/>
      <w:sz w:val="22"/>
    </w:rPr>
  </w:style>
  <w:style w:type="paragraph" w:styleId="Heading6">
    <w:name w:val="heading 6"/>
    <w:basedOn w:val="Normal"/>
    <w:next w:val="Normal"/>
    <w:qFormat/>
    <w:rsid w:val="00EF2055"/>
    <w:pPr>
      <w:keepNext/>
      <w:spacing w:before="240" w:after="60"/>
      <w:outlineLvl w:val="5"/>
    </w:pPr>
    <w:rPr>
      <w:rFonts w:ascii="Arial" w:hAnsi="Arial"/>
      <w:b/>
      <w:i/>
      <w:sz w:val="52"/>
    </w:rPr>
  </w:style>
  <w:style w:type="paragraph" w:styleId="Heading7">
    <w:name w:val="heading 7"/>
    <w:basedOn w:val="Normal"/>
    <w:next w:val="Normal"/>
    <w:qFormat/>
    <w:rsid w:val="00EF2055"/>
    <w:pPr>
      <w:keepNext/>
      <w:spacing w:line="240" w:lineRule="atLeast"/>
      <w:outlineLvl w:val="6"/>
    </w:pPr>
    <w:rPr>
      <w:rFonts w:ascii="Arial" w:hAnsi="Arial"/>
      <w:b/>
      <w:sz w:val="18"/>
      <w:u w:val="single"/>
    </w:rPr>
  </w:style>
  <w:style w:type="paragraph" w:styleId="Heading8">
    <w:name w:val="heading 8"/>
    <w:basedOn w:val="Normal"/>
    <w:next w:val="Normal"/>
    <w:qFormat/>
    <w:rsid w:val="00EF2055"/>
    <w:pPr>
      <w:spacing w:before="240" w:after="60"/>
      <w:outlineLvl w:val="7"/>
    </w:pPr>
    <w:rPr>
      <w:rFonts w:ascii="Arial" w:hAnsi="Arial"/>
      <w:i/>
    </w:rPr>
  </w:style>
  <w:style w:type="paragraph" w:styleId="Heading9">
    <w:name w:val="heading 9"/>
    <w:basedOn w:val="Normal"/>
    <w:next w:val="Normal"/>
    <w:qFormat/>
    <w:rsid w:val="00EF2055"/>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F2055"/>
    <w:pPr>
      <w:tabs>
        <w:tab w:val="left" w:pos="270"/>
        <w:tab w:val="left" w:pos="540"/>
      </w:tabs>
      <w:spacing w:after="120"/>
      <w:ind w:left="270" w:hanging="270"/>
    </w:pPr>
  </w:style>
  <w:style w:type="paragraph" w:customStyle="1" w:styleId="SOHHeading2">
    <w:name w:val="SOHHeading2"/>
    <w:basedOn w:val="Normal"/>
    <w:rsid w:val="00EF2055"/>
    <w:rPr>
      <w:b/>
      <w:sz w:val="24"/>
    </w:rPr>
  </w:style>
  <w:style w:type="paragraph" w:customStyle="1" w:styleId="SOHHeading1">
    <w:name w:val="SOHHeading1"/>
    <w:basedOn w:val="Heading1"/>
    <w:rsid w:val="00EF2055"/>
    <w:pPr>
      <w:numPr>
        <w:numId w:val="0"/>
      </w:numPr>
      <w:pBdr>
        <w:top w:val="single" w:sz="6" w:space="1" w:color="auto" w:shadow="1"/>
        <w:left w:val="single" w:sz="6" w:space="4" w:color="auto" w:shadow="1"/>
        <w:bottom w:val="single" w:sz="6" w:space="1" w:color="auto" w:shadow="1"/>
        <w:right w:val="single" w:sz="6" w:space="4" w:color="auto" w:shadow="1"/>
      </w:pBdr>
      <w:tabs>
        <w:tab w:val="left" w:pos="2880"/>
      </w:tabs>
      <w:ind w:left="360" w:hanging="360"/>
      <w:outlineLvl w:val="9"/>
    </w:pPr>
    <w:rPr>
      <w:rFonts w:ascii="Times New Roman" w:hAnsi="Times New Roman"/>
    </w:rPr>
  </w:style>
  <w:style w:type="paragraph" w:styleId="Caption">
    <w:name w:val="caption"/>
    <w:basedOn w:val="Normal"/>
    <w:next w:val="Normal"/>
    <w:qFormat/>
    <w:rsid w:val="00EF2055"/>
    <w:pPr>
      <w:spacing w:before="240" w:after="120"/>
      <w:ind w:left="360"/>
    </w:pPr>
    <w:rPr>
      <w:rFonts w:ascii="Times New Roman" w:hAnsi="Times New Roman"/>
      <w:b/>
      <w:sz w:val="22"/>
    </w:rPr>
  </w:style>
  <w:style w:type="paragraph" w:styleId="BodyText2">
    <w:name w:val="Body Text 2"/>
    <w:basedOn w:val="Normal"/>
    <w:rsid w:val="00EF2055"/>
    <w:rPr>
      <w:rFonts w:ascii="Times New Roman" w:hAnsi="Times New Roman"/>
      <w:sz w:val="18"/>
    </w:rPr>
  </w:style>
  <w:style w:type="paragraph" w:styleId="TOC1">
    <w:name w:val="toc 1"/>
    <w:basedOn w:val="Normal"/>
    <w:next w:val="Normal"/>
    <w:semiHidden/>
    <w:rsid w:val="00870CEE"/>
    <w:pPr>
      <w:tabs>
        <w:tab w:val="left" w:pos="450"/>
        <w:tab w:val="right" w:leader="underscore" w:pos="8630"/>
      </w:tabs>
      <w:spacing w:line="360" w:lineRule="auto"/>
    </w:pPr>
    <w:rPr>
      <w:rFonts w:ascii="Times New Roman" w:hAnsi="Times New Roman"/>
      <w:b/>
      <w:i/>
      <w:noProof/>
    </w:rPr>
  </w:style>
  <w:style w:type="paragraph" w:styleId="TOC2">
    <w:name w:val="toc 2"/>
    <w:basedOn w:val="Normal"/>
    <w:next w:val="Normal"/>
    <w:semiHidden/>
    <w:rsid w:val="00870CEE"/>
    <w:pPr>
      <w:tabs>
        <w:tab w:val="left" w:pos="800"/>
        <w:tab w:val="right" w:leader="underscore" w:pos="8630"/>
      </w:tabs>
      <w:spacing w:line="360" w:lineRule="auto"/>
      <w:ind w:left="446"/>
    </w:pPr>
    <w:rPr>
      <w:rFonts w:ascii="Times New (W1)" w:hAnsi="Times New (W1)"/>
      <w:noProof/>
      <w:sz w:val="16"/>
      <w:szCs w:val="16"/>
    </w:rPr>
  </w:style>
  <w:style w:type="paragraph" w:styleId="TOC3">
    <w:name w:val="toc 3"/>
    <w:basedOn w:val="Normal"/>
    <w:next w:val="Normal"/>
    <w:semiHidden/>
    <w:rsid w:val="00EF2055"/>
    <w:pPr>
      <w:ind w:left="400"/>
    </w:pPr>
    <w:rPr>
      <w:rFonts w:ascii="Times New Roman" w:hAnsi="Times New Roman"/>
    </w:rPr>
  </w:style>
  <w:style w:type="paragraph" w:styleId="CommentText">
    <w:name w:val="annotation text"/>
    <w:basedOn w:val="Normal"/>
    <w:semiHidden/>
    <w:rsid w:val="00EF2055"/>
    <w:rPr>
      <w:i/>
    </w:rPr>
  </w:style>
  <w:style w:type="character" w:styleId="CommentReference">
    <w:name w:val="annotation reference"/>
    <w:basedOn w:val="DefaultParagraphFont"/>
    <w:semiHidden/>
    <w:rsid w:val="00EF2055"/>
    <w:rPr>
      <w:sz w:val="16"/>
    </w:rPr>
  </w:style>
  <w:style w:type="paragraph" w:styleId="Header">
    <w:name w:val="header"/>
    <w:aliases w:val="Header Char,Header Char1 Char,Header Char Char Char"/>
    <w:basedOn w:val="Normal"/>
    <w:rsid w:val="00EF2055"/>
    <w:pPr>
      <w:tabs>
        <w:tab w:val="center" w:pos="4320"/>
        <w:tab w:val="right" w:pos="8640"/>
      </w:tabs>
    </w:pPr>
  </w:style>
  <w:style w:type="paragraph" w:styleId="Footer">
    <w:name w:val="footer"/>
    <w:basedOn w:val="Normal"/>
    <w:rsid w:val="00EF2055"/>
    <w:pPr>
      <w:tabs>
        <w:tab w:val="center" w:pos="4320"/>
        <w:tab w:val="right" w:pos="8640"/>
      </w:tabs>
    </w:pPr>
  </w:style>
  <w:style w:type="character" w:styleId="PageNumber">
    <w:name w:val="page number"/>
    <w:basedOn w:val="DefaultParagraphFont"/>
    <w:rsid w:val="00EF2055"/>
  </w:style>
  <w:style w:type="paragraph" w:styleId="TOC4">
    <w:name w:val="toc 4"/>
    <w:basedOn w:val="Normal"/>
    <w:next w:val="Normal"/>
    <w:semiHidden/>
    <w:rsid w:val="00EF2055"/>
    <w:pPr>
      <w:ind w:left="600"/>
    </w:pPr>
    <w:rPr>
      <w:rFonts w:ascii="Times New Roman" w:hAnsi="Times New Roman"/>
    </w:rPr>
  </w:style>
  <w:style w:type="paragraph" w:styleId="TOC5">
    <w:name w:val="toc 5"/>
    <w:basedOn w:val="Normal"/>
    <w:next w:val="Normal"/>
    <w:semiHidden/>
    <w:rsid w:val="00EF2055"/>
    <w:pPr>
      <w:ind w:left="800"/>
    </w:pPr>
    <w:rPr>
      <w:rFonts w:ascii="Times New Roman" w:hAnsi="Times New Roman"/>
    </w:rPr>
  </w:style>
  <w:style w:type="paragraph" w:styleId="TOC6">
    <w:name w:val="toc 6"/>
    <w:basedOn w:val="Normal"/>
    <w:next w:val="Normal"/>
    <w:semiHidden/>
    <w:rsid w:val="00EF2055"/>
    <w:pPr>
      <w:ind w:left="1000"/>
    </w:pPr>
    <w:rPr>
      <w:rFonts w:ascii="Times New Roman" w:hAnsi="Times New Roman"/>
    </w:rPr>
  </w:style>
  <w:style w:type="paragraph" w:styleId="TOC7">
    <w:name w:val="toc 7"/>
    <w:basedOn w:val="Normal"/>
    <w:next w:val="Normal"/>
    <w:semiHidden/>
    <w:rsid w:val="00EF2055"/>
    <w:pPr>
      <w:ind w:left="1200"/>
    </w:pPr>
    <w:rPr>
      <w:rFonts w:ascii="Times New Roman" w:hAnsi="Times New Roman"/>
    </w:rPr>
  </w:style>
  <w:style w:type="paragraph" w:styleId="TOC8">
    <w:name w:val="toc 8"/>
    <w:basedOn w:val="Normal"/>
    <w:next w:val="Normal"/>
    <w:semiHidden/>
    <w:rsid w:val="00EF2055"/>
    <w:pPr>
      <w:ind w:left="1400"/>
    </w:pPr>
    <w:rPr>
      <w:rFonts w:ascii="Times New Roman" w:hAnsi="Times New Roman"/>
    </w:rPr>
  </w:style>
  <w:style w:type="paragraph" w:styleId="TOC9">
    <w:name w:val="toc 9"/>
    <w:basedOn w:val="Normal"/>
    <w:next w:val="Normal"/>
    <w:semiHidden/>
    <w:rsid w:val="00EF2055"/>
    <w:pPr>
      <w:ind w:left="1600"/>
    </w:pPr>
    <w:rPr>
      <w:rFonts w:ascii="Times New Roman" w:hAnsi="Times New Roman"/>
    </w:rPr>
  </w:style>
  <w:style w:type="paragraph" w:styleId="BodyTextIndent2">
    <w:name w:val="Body Text Indent 2"/>
    <w:basedOn w:val="Normal"/>
    <w:rsid w:val="00EF2055"/>
    <w:pPr>
      <w:ind w:left="2790"/>
      <w:jc w:val="center"/>
    </w:pPr>
  </w:style>
  <w:style w:type="paragraph" w:styleId="Title">
    <w:name w:val="Title"/>
    <w:basedOn w:val="Normal"/>
    <w:qFormat/>
    <w:rsid w:val="00EF2055"/>
    <w:pPr>
      <w:jc w:val="center"/>
    </w:pPr>
    <w:rPr>
      <w:rFonts w:ascii="Times New Roman" w:hAnsi="Times New Roman"/>
      <w:b/>
      <w:sz w:val="32"/>
    </w:rPr>
  </w:style>
  <w:style w:type="paragraph" w:customStyle="1" w:styleId="NormalL3">
    <w:name w:val="NormalL3"/>
    <w:basedOn w:val="Normal"/>
    <w:rsid w:val="00EF2055"/>
    <w:pPr>
      <w:ind w:left="270"/>
    </w:pPr>
  </w:style>
  <w:style w:type="paragraph" w:customStyle="1" w:styleId="ABLOCKPARA">
    <w:name w:val="A BLOCK PARA"/>
    <w:basedOn w:val="Normal"/>
    <w:rsid w:val="00EF2055"/>
    <w:rPr>
      <w:rFonts w:ascii="Book Antiqua" w:hAnsi="Book Antiqua"/>
      <w:sz w:val="22"/>
    </w:rPr>
  </w:style>
  <w:style w:type="paragraph" w:customStyle="1" w:styleId="ABULLET">
    <w:name w:val="A BULLET"/>
    <w:basedOn w:val="ABLOCKPARA"/>
    <w:rsid w:val="00EF2055"/>
    <w:pPr>
      <w:ind w:left="331" w:hanging="331"/>
    </w:pPr>
  </w:style>
  <w:style w:type="paragraph" w:customStyle="1" w:styleId="AINDENTEDBULLET">
    <w:name w:val="A INDENTED BULLET"/>
    <w:basedOn w:val="ABLOCKPARA"/>
    <w:rsid w:val="00EF2055"/>
    <w:pPr>
      <w:tabs>
        <w:tab w:val="left" w:pos="1080"/>
      </w:tabs>
      <w:ind w:left="662" w:hanging="331"/>
    </w:pPr>
  </w:style>
  <w:style w:type="paragraph" w:customStyle="1" w:styleId="AINDENTEDPARA">
    <w:name w:val="A INDENTED PARA"/>
    <w:basedOn w:val="ABLOCKPARA"/>
    <w:rsid w:val="00EF2055"/>
    <w:pPr>
      <w:ind w:left="331"/>
    </w:pPr>
  </w:style>
  <w:style w:type="paragraph" w:customStyle="1" w:styleId="Copywright">
    <w:name w:val="Copywright"/>
    <w:basedOn w:val="Subtitle"/>
    <w:rsid w:val="00EF2055"/>
    <w:pPr>
      <w:keepLines/>
      <w:spacing w:before="240"/>
      <w:ind w:left="2160"/>
    </w:pPr>
    <w:rPr>
      <w:b/>
      <w:sz w:val="22"/>
      <w:lang w:val="en-GB"/>
    </w:rPr>
  </w:style>
  <w:style w:type="paragraph" w:styleId="Subtitle">
    <w:name w:val="Subtitle"/>
    <w:basedOn w:val="Normal"/>
    <w:qFormat/>
    <w:rsid w:val="00EF2055"/>
    <w:pPr>
      <w:spacing w:after="60"/>
      <w:jc w:val="center"/>
    </w:pPr>
    <w:rPr>
      <w:rFonts w:ascii="Arial" w:hAnsi="Arial"/>
      <w:sz w:val="24"/>
    </w:rPr>
  </w:style>
  <w:style w:type="paragraph" w:styleId="BodyText">
    <w:name w:val="Body Text"/>
    <w:basedOn w:val="Normal"/>
    <w:rsid w:val="00EF2055"/>
    <w:rPr>
      <w:rFonts w:ascii="Times New Roman" w:hAnsi="Times New Roman"/>
    </w:rPr>
  </w:style>
  <w:style w:type="paragraph" w:styleId="DocumentMap">
    <w:name w:val="Document Map"/>
    <w:basedOn w:val="Normal"/>
    <w:semiHidden/>
    <w:rsid w:val="00EF2055"/>
    <w:pPr>
      <w:shd w:val="clear" w:color="auto" w:fill="000080"/>
    </w:pPr>
    <w:rPr>
      <w:rFonts w:ascii="Tahoma" w:hAnsi="Tahoma"/>
      <w:sz w:val="22"/>
    </w:rPr>
  </w:style>
  <w:style w:type="paragraph" w:styleId="BodyText3">
    <w:name w:val="Body Text 3"/>
    <w:basedOn w:val="Normal"/>
    <w:rsid w:val="00EF2055"/>
    <w:rPr>
      <w:i/>
    </w:rPr>
  </w:style>
  <w:style w:type="paragraph" w:customStyle="1" w:styleId="Bullet">
    <w:name w:val="Bullet"/>
    <w:rsid w:val="00EF2055"/>
    <w:pPr>
      <w:tabs>
        <w:tab w:val="left" w:pos="360"/>
      </w:tabs>
      <w:overflowPunct w:val="0"/>
      <w:autoSpaceDE w:val="0"/>
      <w:autoSpaceDN w:val="0"/>
      <w:adjustRightInd w:val="0"/>
      <w:spacing w:before="40" w:after="40"/>
      <w:ind w:left="360" w:right="360" w:hanging="360"/>
      <w:textAlignment w:val="baseline"/>
    </w:pPr>
    <w:rPr>
      <w:sz w:val="22"/>
    </w:rPr>
  </w:style>
  <w:style w:type="paragraph" w:customStyle="1" w:styleId="tablehdg">
    <w:name w:val="table hdg"/>
    <w:basedOn w:val="Normal"/>
    <w:rsid w:val="00EF2055"/>
    <w:pPr>
      <w:spacing w:before="40" w:after="40"/>
      <w:jc w:val="center"/>
    </w:pPr>
    <w:rPr>
      <w:rFonts w:ascii="Arial" w:hAnsi="Arial"/>
      <w:b/>
      <w:sz w:val="22"/>
    </w:rPr>
  </w:style>
  <w:style w:type="paragraph" w:customStyle="1" w:styleId="tabletext">
    <w:name w:val="table text"/>
    <w:basedOn w:val="Normal"/>
    <w:rsid w:val="00EF2055"/>
    <w:pPr>
      <w:spacing w:before="40" w:after="40"/>
    </w:pPr>
    <w:rPr>
      <w:rFonts w:ascii="Times New Roman" w:hAnsi="Times New Roman"/>
      <w:sz w:val="22"/>
    </w:rPr>
  </w:style>
  <w:style w:type="paragraph" w:styleId="NormalWeb">
    <w:name w:val="Normal (Web)"/>
    <w:basedOn w:val="Normal"/>
    <w:uiPriority w:val="99"/>
    <w:rsid w:val="00EF2055"/>
    <w:pPr>
      <w:spacing w:before="100" w:after="100"/>
    </w:pPr>
    <w:rPr>
      <w:rFonts w:ascii="Arial Unicode MS" w:eastAsia="Arial Unicode MS"/>
      <w:sz w:val="24"/>
    </w:rPr>
  </w:style>
  <w:style w:type="paragraph" w:customStyle="1" w:styleId="GlossaryTerm">
    <w:name w:val="Glossary Term"/>
    <w:basedOn w:val="Normal"/>
    <w:rsid w:val="00EF2055"/>
    <w:pPr>
      <w:overflowPunct/>
      <w:autoSpaceDE/>
      <w:autoSpaceDN/>
      <w:adjustRightInd/>
      <w:spacing w:before="120" w:after="120"/>
      <w:textAlignment w:val="auto"/>
    </w:pPr>
    <w:rPr>
      <w:rFonts w:ascii="Arial" w:hAnsi="Arial"/>
      <w:b/>
    </w:rPr>
  </w:style>
  <w:style w:type="character" w:styleId="Hyperlink">
    <w:name w:val="Hyperlink"/>
    <w:basedOn w:val="DefaultParagraphFont"/>
    <w:rsid w:val="00EF2055"/>
    <w:rPr>
      <w:color w:val="0000FF"/>
      <w:u w:val="single"/>
    </w:rPr>
  </w:style>
  <w:style w:type="paragraph" w:styleId="BodyTextIndent">
    <w:name w:val="Body Text Indent"/>
    <w:basedOn w:val="Normal"/>
    <w:rsid w:val="00EF2055"/>
    <w:pPr>
      <w:ind w:left="2790"/>
    </w:pPr>
    <w:rPr>
      <w:rFonts w:ascii="Arial" w:hAnsi="Arial" w:cs="Arial"/>
      <w:b/>
      <w:bCs/>
      <w:i/>
      <w:iCs/>
    </w:rPr>
  </w:style>
  <w:style w:type="paragraph" w:styleId="BalloonText">
    <w:name w:val="Balloon Text"/>
    <w:basedOn w:val="Normal"/>
    <w:semiHidden/>
    <w:rsid w:val="00EA1D6D"/>
    <w:rPr>
      <w:rFonts w:ascii="Tahoma" w:hAnsi="Tahoma" w:cs="Tahoma"/>
      <w:sz w:val="16"/>
      <w:szCs w:val="16"/>
    </w:rPr>
  </w:style>
  <w:style w:type="table" w:styleId="TableGrid">
    <w:name w:val="Table Grid"/>
    <w:basedOn w:val="TableNormal"/>
    <w:rsid w:val="000921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7B3594"/>
    <w:rPr>
      <w:b/>
      <w:bCs/>
      <w:i w:val="0"/>
    </w:rPr>
  </w:style>
  <w:style w:type="paragraph" w:customStyle="1" w:styleId="Style1">
    <w:name w:val="Style1"/>
    <w:basedOn w:val="Heading2"/>
    <w:rsid w:val="00ED12C3"/>
    <w:pPr>
      <w:shd w:val="clear" w:color="auto" w:fill="auto"/>
    </w:pPr>
    <w:rPr>
      <w:rFonts w:cs="Arial"/>
    </w:rPr>
  </w:style>
  <w:style w:type="paragraph" w:customStyle="1" w:styleId="Arialbold">
    <w:name w:val="Arial bold"/>
    <w:rsid w:val="000B2961"/>
    <w:pPr>
      <w:tabs>
        <w:tab w:val="left" w:pos="284"/>
        <w:tab w:val="left" w:pos="567"/>
        <w:tab w:val="left" w:pos="1134"/>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Pr>
      <w:rFonts w:ascii="Arial" w:hAnsi="Arial" w:cs="Arial"/>
      <w:b/>
      <w:bCs/>
      <w:noProof/>
      <w:sz w:val="22"/>
      <w:szCs w:val="22"/>
      <w:lang w:val="en-GB"/>
    </w:rPr>
  </w:style>
  <w:style w:type="paragraph" w:customStyle="1" w:styleId="TableHeader">
    <w:name w:val="Table Header"/>
    <w:aliases w:val="th"/>
    <w:basedOn w:val="Normal"/>
    <w:rsid w:val="000B2961"/>
    <w:pPr>
      <w:overflowPunct/>
      <w:autoSpaceDE/>
      <w:autoSpaceDN/>
      <w:adjustRightInd/>
      <w:spacing w:before="40" w:after="40"/>
      <w:ind w:left="96"/>
      <w:textAlignment w:val="auto"/>
    </w:pPr>
    <w:rPr>
      <w:rFonts w:ascii="Arial" w:hAnsi="Arial" w:cs="Arial"/>
      <w:b/>
      <w:bCs/>
      <w:lang w:val="en-GB" w:eastAsia="en-GB"/>
    </w:rPr>
  </w:style>
  <w:style w:type="paragraph" w:customStyle="1" w:styleId="Char">
    <w:name w:val="Char"/>
    <w:basedOn w:val="Heading2"/>
    <w:rsid w:val="000B2961"/>
    <w:pPr>
      <w:keepNext w:val="0"/>
      <w:numPr>
        <w:numId w:val="0"/>
      </w:numPr>
      <w:shd w:val="clear" w:color="auto" w:fill="auto"/>
      <w:tabs>
        <w:tab w:val="clear" w:pos="792"/>
        <w:tab w:val="num" w:pos="0"/>
      </w:tabs>
      <w:suppressAutoHyphens/>
      <w:overflowPunct/>
      <w:autoSpaceDE/>
      <w:autoSpaceDN/>
      <w:adjustRightInd/>
      <w:spacing w:before="0" w:after="240" w:line="288" w:lineRule="auto"/>
      <w:ind w:left="720" w:hanging="720"/>
      <w:jc w:val="both"/>
      <w:textAlignment w:val="auto"/>
    </w:pPr>
    <w:rPr>
      <w:rFonts w:ascii="Times New Roman" w:hAnsi="Times New Roman"/>
      <w:b w:val="0"/>
      <w:bCs/>
      <w:sz w:val="24"/>
      <w:szCs w:val="24"/>
      <w:lang w:val="en-GB"/>
    </w:rPr>
  </w:style>
  <w:style w:type="paragraph" w:customStyle="1" w:styleId="Taskbullet">
    <w:name w:val="Task bullet"/>
    <w:aliases w:val="tb"/>
    <w:basedOn w:val="Normal"/>
    <w:rsid w:val="0055604C"/>
    <w:pPr>
      <w:overflowPunct/>
      <w:autoSpaceDE/>
      <w:autoSpaceDN/>
      <w:adjustRightInd/>
      <w:spacing w:before="40" w:after="40"/>
      <w:textAlignment w:val="auto"/>
    </w:pPr>
    <w:rPr>
      <w:rFonts w:ascii="Arial" w:hAnsi="Arial" w:cs="Arial"/>
      <w:lang w:val="en-GB" w:eastAsia="en-GB"/>
    </w:rPr>
  </w:style>
  <w:style w:type="paragraph" w:customStyle="1" w:styleId="bULLET1">
    <w:name w:val="bULLET1"/>
    <w:aliases w:val="B1"/>
    <w:basedOn w:val="Normal"/>
    <w:rsid w:val="0055604C"/>
    <w:pPr>
      <w:numPr>
        <w:ilvl w:val="1"/>
        <w:numId w:val="2"/>
      </w:numPr>
      <w:overflowPunct/>
      <w:autoSpaceDE/>
      <w:autoSpaceDN/>
      <w:adjustRightInd/>
      <w:spacing w:before="40" w:after="40"/>
      <w:textAlignment w:val="auto"/>
    </w:pPr>
    <w:rPr>
      <w:rFonts w:ascii="Arial" w:hAnsi="Arial" w:cs="Arial"/>
      <w:lang w:val="en-GB" w:eastAsia="en-GB"/>
    </w:rPr>
  </w:style>
  <w:style w:type="paragraph" w:customStyle="1" w:styleId="Bullet2">
    <w:name w:val="Bullet2"/>
    <w:aliases w:val="B2"/>
    <w:basedOn w:val="bULLET1"/>
    <w:rsid w:val="0055604C"/>
    <w:pPr>
      <w:numPr>
        <w:ilvl w:val="0"/>
        <w:numId w:val="3"/>
      </w:numPr>
      <w:tabs>
        <w:tab w:val="clear" w:pos="2520"/>
        <w:tab w:val="num" w:pos="360"/>
        <w:tab w:val="left" w:pos="600"/>
      </w:tabs>
      <w:ind w:left="360"/>
    </w:pPr>
  </w:style>
  <w:style w:type="paragraph" w:customStyle="1" w:styleId="b4">
    <w:name w:val="b4"/>
    <w:basedOn w:val="Bullet2"/>
    <w:rsid w:val="0055604C"/>
  </w:style>
  <w:style w:type="paragraph" w:customStyle="1" w:styleId="TableText0">
    <w:name w:val="Table Text"/>
    <w:aliases w:val="TT"/>
    <w:basedOn w:val="Normal"/>
    <w:rsid w:val="0055604C"/>
    <w:pPr>
      <w:overflowPunct/>
      <w:autoSpaceDE/>
      <w:autoSpaceDN/>
      <w:adjustRightInd/>
      <w:spacing w:before="40" w:after="40"/>
      <w:textAlignment w:val="auto"/>
    </w:pPr>
    <w:rPr>
      <w:rFonts w:ascii="Arial" w:hAnsi="Arial" w:cs="Arial"/>
      <w:b/>
      <w:lang w:val="en-GB" w:eastAsia="en-GB"/>
    </w:rPr>
  </w:style>
  <w:style w:type="paragraph" w:customStyle="1" w:styleId="P101H2">
    <w:name w:val="P101_H2"/>
    <w:basedOn w:val="Normal"/>
    <w:rsid w:val="005C34A1"/>
    <w:pPr>
      <w:keepNext/>
      <w:shd w:val="pct15" w:color="auto" w:fill="FFFFFF"/>
      <w:overflowPunct/>
      <w:autoSpaceDE/>
      <w:autoSpaceDN/>
      <w:adjustRightInd/>
      <w:spacing w:before="240" w:after="120"/>
      <w:textAlignment w:val="auto"/>
      <w:outlineLvl w:val="1"/>
    </w:pPr>
    <w:rPr>
      <w:rFonts w:ascii="Arial" w:hAnsi="Arial"/>
      <w:b/>
    </w:rPr>
  </w:style>
  <w:style w:type="paragraph" w:customStyle="1" w:styleId="P101TextBullet">
    <w:name w:val="P101_Text_Bullet"/>
    <w:basedOn w:val="BodyText"/>
    <w:rsid w:val="005C34A1"/>
    <w:pPr>
      <w:numPr>
        <w:numId w:val="4"/>
      </w:numPr>
      <w:tabs>
        <w:tab w:val="clear" w:pos="360"/>
        <w:tab w:val="left" w:pos="936"/>
      </w:tabs>
      <w:overflowPunct/>
      <w:autoSpaceDE/>
      <w:autoSpaceDN/>
      <w:adjustRightInd/>
      <w:spacing w:before="60" w:after="60"/>
      <w:ind w:left="936" w:hanging="360"/>
      <w:textAlignment w:val="auto"/>
    </w:pPr>
    <w:rPr>
      <w:rFonts w:ascii="Arial" w:eastAsia="Arial Unicode MS" w:hAnsi="Arial"/>
    </w:rPr>
  </w:style>
  <w:style w:type="paragraph" w:customStyle="1" w:styleId="Bullet11">
    <w:name w:val="Bullet1"/>
    <w:basedOn w:val="Normal"/>
    <w:rsid w:val="00DD165B"/>
    <w:pPr>
      <w:overflowPunct/>
      <w:autoSpaceDE/>
      <w:autoSpaceDN/>
      <w:adjustRightInd/>
      <w:ind w:left="207"/>
      <w:textAlignment w:val="auto"/>
    </w:pPr>
    <w:rPr>
      <w:rFonts w:ascii="Arial" w:hAnsi="Arial" w:cs="Arial"/>
      <w:b/>
      <w:bCs/>
      <w:sz w:val="22"/>
      <w:szCs w:val="24"/>
    </w:rPr>
  </w:style>
  <w:style w:type="character" w:styleId="FollowedHyperlink">
    <w:name w:val="FollowedHyperlink"/>
    <w:basedOn w:val="DefaultParagraphFont"/>
    <w:rsid w:val="00A8267B"/>
    <w:rPr>
      <w:color w:val="800080"/>
      <w:u w:val="single"/>
    </w:rPr>
  </w:style>
  <w:style w:type="character" w:styleId="Strong">
    <w:name w:val="Strong"/>
    <w:basedOn w:val="DefaultParagraphFont"/>
    <w:uiPriority w:val="22"/>
    <w:qFormat/>
    <w:rsid w:val="00050093"/>
    <w:rPr>
      <w:b/>
      <w:bCs/>
    </w:rPr>
  </w:style>
  <w:style w:type="paragraph" w:styleId="ListParagraph">
    <w:name w:val="List Paragraph"/>
    <w:basedOn w:val="Normal"/>
    <w:uiPriority w:val="34"/>
    <w:qFormat/>
    <w:rsid w:val="000C5523"/>
    <w:pPr>
      <w:ind w:left="720"/>
      <w:contextualSpacing/>
    </w:pPr>
  </w:style>
  <w:style w:type="character" w:customStyle="1" w:styleId="Heading1Char">
    <w:name w:val="Heading 1 Char"/>
    <w:aliases w:val="h1 Char"/>
    <w:basedOn w:val="DefaultParagraphFont"/>
    <w:link w:val="Heading1"/>
    <w:uiPriority w:val="99"/>
    <w:rsid w:val="007A7ED1"/>
    <w:rPr>
      <w:rFonts w:ascii="Book Antiqua" w:hAnsi="Book Antiqua"/>
      <w:b/>
      <w:color w:val="FFFFFF"/>
      <w:kern w:val="28"/>
      <w:sz w:val="30"/>
      <w:shd w:val="clear" w:color="auto" w:fill="000000"/>
      <w:lang w:val="en-AU"/>
    </w:rPr>
  </w:style>
  <w:style w:type="paragraph" w:customStyle="1" w:styleId="text">
    <w:name w:val="text"/>
    <w:basedOn w:val="Normal"/>
    <w:rsid w:val="00F85587"/>
    <w:pPr>
      <w:overflowPunct/>
      <w:autoSpaceDE/>
      <w:autoSpaceDN/>
      <w:adjustRightInd/>
      <w:spacing w:after="240"/>
      <w:textAlignment w:val="auto"/>
    </w:pPr>
    <w:rPr>
      <w:rFonts w:ascii="Times" w:hAnsi="Times"/>
      <w:sz w:val="22"/>
      <w:lang w:val="en-US"/>
    </w:rPr>
  </w:style>
  <w:style w:type="paragraph" w:customStyle="1" w:styleId="Style2">
    <w:name w:val="Style2"/>
    <w:basedOn w:val="Heading2"/>
    <w:qFormat/>
    <w:rsid w:val="00C73B02"/>
    <w:pPr>
      <w:numPr>
        <w:ilvl w:val="0"/>
        <w:numId w:val="0"/>
      </w:numPr>
      <w:shd w:val="clear" w:color="auto" w:fill="BFBFBF" w:themeFill="background1" w:themeFillShade="BF"/>
      <w:tabs>
        <w:tab w:val="clear" w:pos="792"/>
      </w:tabs>
      <w:spacing w:before="0" w:after="0"/>
    </w:pPr>
    <w:rPr>
      <w:rFonts w:ascii="Arial" w:hAnsi="Arial" w:cs="Arial"/>
      <w:color w:val="000000"/>
      <w:sz w:val="24"/>
      <w:lang w:val="en-GB"/>
    </w:rPr>
  </w:style>
  <w:style w:type="character" w:styleId="UnresolvedMention">
    <w:name w:val="Unresolved Mention"/>
    <w:basedOn w:val="DefaultParagraphFont"/>
    <w:uiPriority w:val="99"/>
    <w:semiHidden/>
    <w:unhideWhenUsed/>
    <w:rsid w:val="000A373A"/>
    <w:rPr>
      <w:color w:val="808080"/>
      <w:shd w:val="clear" w:color="auto" w:fill="E6E6E6"/>
    </w:rPr>
  </w:style>
  <w:style w:type="paragraph" w:customStyle="1" w:styleId="bullet10">
    <w:name w:val="bullet1"/>
    <w:basedOn w:val="Normal"/>
    <w:rsid w:val="00CF57B7"/>
    <w:pPr>
      <w:numPr>
        <w:numId w:val="38"/>
      </w:numPr>
      <w:overflowPunct/>
      <w:autoSpaceDE/>
      <w:autoSpaceDN/>
      <w:adjustRightInd/>
      <w:jc w:val="both"/>
      <w:textAlignment w:val="auto"/>
    </w:pPr>
    <w:rPr>
      <w:rFonts w:ascii="Book Antiqua" w:hAnsi="Book Antiqua"/>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757">
      <w:bodyDiv w:val="1"/>
      <w:marLeft w:val="0"/>
      <w:marRight w:val="0"/>
      <w:marTop w:val="0"/>
      <w:marBottom w:val="0"/>
      <w:divBdr>
        <w:top w:val="none" w:sz="0" w:space="0" w:color="auto"/>
        <w:left w:val="none" w:sz="0" w:space="0" w:color="auto"/>
        <w:bottom w:val="none" w:sz="0" w:space="0" w:color="auto"/>
        <w:right w:val="none" w:sz="0" w:space="0" w:color="auto"/>
      </w:divBdr>
    </w:div>
    <w:div w:id="11416376">
      <w:bodyDiv w:val="1"/>
      <w:marLeft w:val="0"/>
      <w:marRight w:val="0"/>
      <w:marTop w:val="0"/>
      <w:marBottom w:val="0"/>
      <w:divBdr>
        <w:top w:val="none" w:sz="0" w:space="0" w:color="auto"/>
        <w:left w:val="none" w:sz="0" w:space="0" w:color="auto"/>
        <w:bottom w:val="none" w:sz="0" w:space="0" w:color="auto"/>
        <w:right w:val="none" w:sz="0" w:space="0" w:color="auto"/>
      </w:divBdr>
      <w:divsChild>
        <w:div w:id="1832987544">
          <w:marLeft w:val="0"/>
          <w:marRight w:val="0"/>
          <w:marTop w:val="0"/>
          <w:marBottom w:val="0"/>
          <w:divBdr>
            <w:top w:val="none" w:sz="0" w:space="0" w:color="auto"/>
            <w:left w:val="none" w:sz="0" w:space="0" w:color="auto"/>
            <w:bottom w:val="none" w:sz="0" w:space="0" w:color="auto"/>
            <w:right w:val="none" w:sz="0" w:space="0" w:color="auto"/>
          </w:divBdr>
          <w:divsChild>
            <w:div w:id="1905947339">
              <w:marLeft w:val="0"/>
              <w:marRight w:val="0"/>
              <w:marTop w:val="0"/>
              <w:marBottom w:val="0"/>
              <w:divBdr>
                <w:top w:val="none" w:sz="0" w:space="0" w:color="auto"/>
                <w:left w:val="none" w:sz="0" w:space="0" w:color="auto"/>
                <w:bottom w:val="none" w:sz="0" w:space="0" w:color="auto"/>
                <w:right w:val="none" w:sz="0" w:space="0" w:color="auto"/>
              </w:divBdr>
              <w:divsChild>
                <w:div w:id="1094519091">
                  <w:marLeft w:val="0"/>
                  <w:marRight w:val="0"/>
                  <w:marTop w:val="0"/>
                  <w:marBottom w:val="0"/>
                  <w:divBdr>
                    <w:top w:val="none" w:sz="0" w:space="0" w:color="auto"/>
                    <w:left w:val="none" w:sz="0" w:space="0" w:color="auto"/>
                    <w:bottom w:val="none" w:sz="0" w:space="0" w:color="auto"/>
                    <w:right w:val="none" w:sz="0" w:space="0" w:color="auto"/>
                  </w:divBdr>
                  <w:divsChild>
                    <w:div w:id="269433451">
                      <w:marLeft w:val="0"/>
                      <w:marRight w:val="0"/>
                      <w:marTop w:val="0"/>
                      <w:marBottom w:val="0"/>
                      <w:divBdr>
                        <w:top w:val="none" w:sz="0" w:space="0" w:color="auto"/>
                        <w:left w:val="none" w:sz="0" w:space="0" w:color="auto"/>
                        <w:bottom w:val="none" w:sz="0" w:space="0" w:color="auto"/>
                        <w:right w:val="none" w:sz="0" w:space="0" w:color="auto"/>
                      </w:divBdr>
                      <w:divsChild>
                        <w:div w:id="610631663">
                          <w:marLeft w:val="0"/>
                          <w:marRight w:val="0"/>
                          <w:marTop w:val="0"/>
                          <w:marBottom w:val="0"/>
                          <w:divBdr>
                            <w:top w:val="none" w:sz="0" w:space="0" w:color="auto"/>
                            <w:left w:val="none" w:sz="0" w:space="0" w:color="auto"/>
                            <w:bottom w:val="none" w:sz="0" w:space="0" w:color="auto"/>
                            <w:right w:val="none" w:sz="0" w:space="0" w:color="auto"/>
                          </w:divBdr>
                          <w:divsChild>
                            <w:div w:id="339505611">
                              <w:marLeft w:val="0"/>
                              <w:marRight w:val="0"/>
                              <w:marTop w:val="0"/>
                              <w:marBottom w:val="0"/>
                              <w:divBdr>
                                <w:top w:val="none" w:sz="0" w:space="0" w:color="auto"/>
                                <w:left w:val="none" w:sz="0" w:space="0" w:color="auto"/>
                                <w:bottom w:val="none" w:sz="0" w:space="0" w:color="auto"/>
                                <w:right w:val="none" w:sz="0" w:space="0" w:color="auto"/>
                              </w:divBdr>
                              <w:divsChild>
                                <w:div w:id="552082953">
                                  <w:marLeft w:val="0"/>
                                  <w:marRight w:val="0"/>
                                  <w:marTop w:val="0"/>
                                  <w:marBottom w:val="0"/>
                                  <w:divBdr>
                                    <w:top w:val="none" w:sz="0" w:space="0" w:color="auto"/>
                                    <w:left w:val="none" w:sz="0" w:space="0" w:color="auto"/>
                                    <w:bottom w:val="none" w:sz="0" w:space="0" w:color="auto"/>
                                    <w:right w:val="none" w:sz="0" w:space="0" w:color="auto"/>
                                  </w:divBdr>
                                  <w:divsChild>
                                    <w:div w:id="316765440">
                                      <w:marLeft w:val="0"/>
                                      <w:marRight w:val="0"/>
                                      <w:marTop w:val="0"/>
                                      <w:marBottom w:val="0"/>
                                      <w:divBdr>
                                        <w:top w:val="none" w:sz="0" w:space="0" w:color="auto"/>
                                        <w:left w:val="none" w:sz="0" w:space="0" w:color="auto"/>
                                        <w:bottom w:val="none" w:sz="0" w:space="0" w:color="auto"/>
                                        <w:right w:val="none" w:sz="0" w:space="0" w:color="auto"/>
                                      </w:divBdr>
                                      <w:divsChild>
                                        <w:div w:id="697894399">
                                          <w:marLeft w:val="0"/>
                                          <w:marRight w:val="0"/>
                                          <w:marTop w:val="0"/>
                                          <w:marBottom w:val="0"/>
                                          <w:divBdr>
                                            <w:top w:val="none" w:sz="0" w:space="0" w:color="auto"/>
                                            <w:left w:val="none" w:sz="0" w:space="0" w:color="auto"/>
                                            <w:bottom w:val="none" w:sz="0" w:space="0" w:color="auto"/>
                                            <w:right w:val="none" w:sz="0" w:space="0" w:color="auto"/>
                                          </w:divBdr>
                                          <w:divsChild>
                                            <w:div w:id="923730391">
                                              <w:marLeft w:val="0"/>
                                              <w:marRight w:val="0"/>
                                              <w:marTop w:val="0"/>
                                              <w:marBottom w:val="0"/>
                                              <w:divBdr>
                                                <w:top w:val="none" w:sz="0" w:space="0" w:color="auto"/>
                                                <w:left w:val="none" w:sz="0" w:space="0" w:color="auto"/>
                                                <w:bottom w:val="none" w:sz="0" w:space="0" w:color="auto"/>
                                                <w:right w:val="none" w:sz="0" w:space="0" w:color="auto"/>
                                              </w:divBdr>
                                              <w:divsChild>
                                                <w:div w:id="1445003795">
                                                  <w:marLeft w:val="0"/>
                                                  <w:marRight w:val="0"/>
                                                  <w:marTop w:val="0"/>
                                                  <w:marBottom w:val="0"/>
                                                  <w:divBdr>
                                                    <w:top w:val="none" w:sz="0" w:space="0" w:color="auto"/>
                                                    <w:left w:val="none" w:sz="0" w:space="0" w:color="auto"/>
                                                    <w:bottom w:val="none" w:sz="0" w:space="0" w:color="auto"/>
                                                    <w:right w:val="none" w:sz="0" w:space="0" w:color="auto"/>
                                                  </w:divBdr>
                                                  <w:divsChild>
                                                    <w:div w:id="1661422663">
                                                      <w:marLeft w:val="0"/>
                                                      <w:marRight w:val="0"/>
                                                      <w:marTop w:val="0"/>
                                                      <w:marBottom w:val="0"/>
                                                      <w:divBdr>
                                                        <w:top w:val="none" w:sz="0" w:space="0" w:color="auto"/>
                                                        <w:left w:val="none" w:sz="0" w:space="0" w:color="auto"/>
                                                        <w:bottom w:val="none" w:sz="0" w:space="0" w:color="auto"/>
                                                        <w:right w:val="none" w:sz="0" w:space="0" w:color="auto"/>
                                                      </w:divBdr>
                                                      <w:divsChild>
                                                        <w:div w:id="196138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6497">
      <w:bodyDiv w:val="1"/>
      <w:marLeft w:val="0"/>
      <w:marRight w:val="0"/>
      <w:marTop w:val="0"/>
      <w:marBottom w:val="0"/>
      <w:divBdr>
        <w:top w:val="none" w:sz="0" w:space="0" w:color="auto"/>
        <w:left w:val="none" w:sz="0" w:space="0" w:color="auto"/>
        <w:bottom w:val="none" w:sz="0" w:space="0" w:color="auto"/>
        <w:right w:val="none" w:sz="0" w:space="0" w:color="auto"/>
      </w:divBdr>
    </w:div>
    <w:div w:id="23412774">
      <w:bodyDiv w:val="1"/>
      <w:marLeft w:val="0"/>
      <w:marRight w:val="0"/>
      <w:marTop w:val="0"/>
      <w:marBottom w:val="0"/>
      <w:divBdr>
        <w:top w:val="none" w:sz="0" w:space="0" w:color="auto"/>
        <w:left w:val="none" w:sz="0" w:space="0" w:color="auto"/>
        <w:bottom w:val="none" w:sz="0" w:space="0" w:color="auto"/>
        <w:right w:val="none" w:sz="0" w:space="0" w:color="auto"/>
      </w:divBdr>
    </w:div>
    <w:div w:id="86275852">
      <w:bodyDiv w:val="1"/>
      <w:marLeft w:val="0"/>
      <w:marRight w:val="0"/>
      <w:marTop w:val="0"/>
      <w:marBottom w:val="0"/>
      <w:divBdr>
        <w:top w:val="none" w:sz="0" w:space="0" w:color="auto"/>
        <w:left w:val="none" w:sz="0" w:space="0" w:color="auto"/>
        <w:bottom w:val="none" w:sz="0" w:space="0" w:color="auto"/>
        <w:right w:val="none" w:sz="0" w:space="0" w:color="auto"/>
      </w:divBdr>
    </w:div>
    <w:div w:id="94134042">
      <w:bodyDiv w:val="1"/>
      <w:marLeft w:val="0"/>
      <w:marRight w:val="0"/>
      <w:marTop w:val="0"/>
      <w:marBottom w:val="0"/>
      <w:divBdr>
        <w:top w:val="none" w:sz="0" w:space="0" w:color="auto"/>
        <w:left w:val="none" w:sz="0" w:space="0" w:color="auto"/>
        <w:bottom w:val="none" w:sz="0" w:space="0" w:color="auto"/>
        <w:right w:val="none" w:sz="0" w:space="0" w:color="auto"/>
      </w:divBdr>
    </w:div>
    <w:div w:id="149640109">
      <w:bodyDiv w:val="1"/>
      <w:marLeft w:val="0"/>
      <w:marRight w:val="0"/>
      <w:marTop w:val="0"/>
      <w:marBottom w:val="0"/>
      <w:divBdr>
        <w:top w:val="none" w:sz="0" w:space="0" w:color="auto"/>
        <w:left w:val="none" w:sz="0" w:space="0" w:color="auto"/>
        <w:bottom w:val="none" w:sz="0" w:space="0" w:color="auto"/>
        <w:right w:val="none" w:sz="0" w:space="0" w:color="auto"/>
      </w:divBdr>
    </w:div>
    <w:div w:id="185293256">
      <w:bodyDiv w:val="1"/>
      <w:marLeft w:val="0"/>
      <w:marRight w:val="0"/>
      <w:marTop w:val="0"/>
      <w:marBottom w:val="0"/>
      <w:divBdr>
        <w:top w:val="none" w:sz="0" w:space="0" w:color="auto"/>
        <w:left w:val="none" w:sz="0" w:space="0" w:color="auto"/>
        <w:bottom w:val="none" w:sz="0" w:space="0" w:color="auto"/>
        <w:right w:val="none" w:sz="0" w:space="0" w:color="auto"/>
      </w:divBdr>
    </w:div>
    <w:div w:id="191696663">
      <w:bodyDiv w:val="1"/>
      <w:marLeft w:val="0"/>
      <w:marRight w:val="0"/>
      <w:marTop w:val="0"/>
      <w:marBottom w:val="0"/>
      <w:divBdr>
        <w:top w:val="none" w:sz="0" w:space="0" w:color="auto"/>
        <w:left w:val="none" w:sz="0" w:space="0" w:color="auto"/>
        <w:bottom w:val="none" w:sz="0" w:space="0" w:color="auto"/>
        <w:right w:val="none" w:sz="0" w:space="0" w:color="auto"/>
      </w:divBdr>
    </w:div>
    <w:div w:id="203949832">
      <w:bodyDiv w:val="1"/>
      <w:marLeft w:val="0"/>
      <w:marRight w:val="0"/>
      <w:marTop w:val="0"/>
      <w:marBottom w:val="0"/>
      <w:divBdr>
        <w:top w:val="none" w:sz="0" w:space="0" w:color="auto"/>
        <w:left w:val="none" w:sz="0" w:space="0" w:color="auto"/>
        <w:bottom w:val="none" w:sz="0" w:space="0" w:color="auto"/>
        <w:right w:val="none" w:sz="0" w:space="0" w:color="auto"/>
      </w:divBdr>
    </w:div>
    <w:div w:id="235405930">
      <w:bodyDiv w:val="1"/>
      <w:marLeft w:val="0"/>
      <w:marRight w:val="0"/>
      <w:marTop w:val="0"/>
      <w:marBottom w:val="0"/>
      <w:divBdr>
        <w:top w:val="none" w:sz="0" w:space="0" w:color="auto"/>
        <w:left w:val="none" w:sz="0" w:space="0" w:color="auto"/>
        <w:bottom w:val="none" w:sz="0" w:space="0" w:color="auto"/>
        <w:right w:val="none" w:sz="0" w:space="0" w:color="auto"/>
      </w:divBdr>
    </w:div>
    <w:div w:id="239289615">
      <w:bodyDiv w:val="1"/>
      <w:marLeft w:val="0"/>
      <w:marRight w:val="0"/>
      <w:marTop w:val="0"/>
      <w:marBottom w:val="0"/>
      <w:divBdr>
        <w:top w:val="none" w:sz="0" w:space="0" w:color="auto"/>
        <w:left w:val="none" w:sz="0" w:space="0" w:color="auto"/>
        <w:bottom w:val="none" w:sz="0" w:space="0" w:color="auto"/>
        <w:right w:val="none" w:sz="0" w:space="0" w:color="auto"/>
      </w:divBdr>
    </w:div>
    <w:div w:id="285964160">
      <w:bodyDiv w:val="1"/>
      <w:marLeft w:val="0"/>
      <w:marRight w:val="0"/>
      <w:marTop w:val="0"/>
      <w:marBottom w:val="0"/>
      <w:divBdr>
        <w:top w:val="none" w:sz="0" w:space="0" w:color="auto"/>
        <w:left w:val="none" w:sz="0" w:space="0" w:color="auto"/>
        <w:bottom w:val="none" w:sz="0" w:space="0" w:color="auto"/>
        <w:right w:val="none" w:sz="0" w:space="0" w:color="auto"/>
      </w:divBdr>
    </w:div>
    <w:div w:id="308945681">
      <w:bodyDiv w:val="1"/>
      <w:marLeft w:val="0"/>
      <w:marRight w:val="0"/>
      <w:marTop w:val="0"/>
      <w:marBottom w:val="0"/>
      <w:divBdr>
        <w:top w:val="none" w:sz="0" w:space="0" w:color="auto"/>
        <w:left w:val="none" w:sz="0" w:space="0" w:color="auto"/>
        <w:bottom w:val="none" w:sz="0" w:space="0" w:color="auto"/>
        <w:right w:val="none" w:sz="0" w:space="0" w:color="auto"/>
      </w:divBdr>
    </w:div>
    <w:div w:id="309748534">
      <w:bodyDiv w:val="1"/>
      <w:marLeft w:val="0"/>
      <w:marRight w:val="0"/>
      <w:marTop w:val="0"/>
      <w:marBottom w:val="0"/>
      <w:divBdr>
        <w:top w:val="none" w:sz="0" w:space="0" w:color="auto"/>
        <w:left w:val="none" w:sz="0" w:space="0" w:color="auto"/>
        <w:bottom w:val="none" w:sz="0" w:space="0" w:color="auto"/>
        <w:right w:val="none" w:sz="0" w:space="0" w:color="auto"/>
      </w:divBdr>
    </w:div>
    <w:div w:id="335765893">
      <w:bodyDiv w:val="1"/>
      <w:marLeft w:val="0"/>
      <w:marRight w:val="0"/>
      <w:marTop w:val="0"/>
      <w:marBottom w:val="0"/>
      <w:divBdr>
        <w:top w:val="none" w:sz="0" w:space="0" w:color="auto"/>
        <w:left w:val="none" w:sz="0" w:space="0" w:color="auto"/>
        <w:bottom w:val="none" w:sz="0" w:space="0" w:color="auto"/>
        <w:right w:val="none" w:sz="0" w:space="0" w:color="auto"/>
      </w:divBdr>
    </w:div>
    <w:div w:id="344211951">
      <w:bodyDiv w:val="1"/>
      <w:marLeft w:val="0"/>
      <w:marRight w:val="0"/>
      <w:marTop w:val="0"/>
      <w:marBottom w:val="0"/>
      <w:divBdr>
        <w:top w:val="none" w:sz="0" w:space="0" w:color="auto"/>
        <w:left w:val="none" w:sz="0" w:space="0" w:color="auto"/>
        <w:bottom w:val="none" w:sz="0" w:space="0" w:color="auto"/>
        <w:right w:val="none" w:sz="0" w:space="0" w:color="auto"/>
      </w:divBdr>
    </w:div>
    <w:div w:id="349071901">
      <w:bodyDiv w:val="1"/>
      <w:marLeft w:val="0"/>
      <w:marRight w:val="0"/>
      <w:marTop w:val="0"/>
      <w:marBottom w:val="0"/>
      <w:divBdr>
        <w:top w:val="none" w:sz="0" w:space="0" w:color="auto"/>
        <w:left w:val="none" w:sz="0" w:space="0" w:color="auto"/>
        <w:bottom w:val="none" w:sz="0" w:space="0" w:color="auto"/>
        <w:right w:val="none" w:sz="0" w:space="0" w:color="auto"/>
      </w:divBdr>
    </w:div>
    <w:div w:id="360975848">
      <w:bodyDiv w:val="1"/>
      <w:marLeft w:val="0"/>
      <w:marRight w:val="0"/>
      <w:marTop w:val="0"/>
      <w:marBottom w:val="0"/>
      <w:divBdr>
        <w:top w:val="none" w:sz="0" w:space="0" w:color="auto"/>
        <w:left w:val="none" w:sz="0" w:space="0" w:color="auto"/>
        <w:bottom w:val="none" w:sz="0" w:space="0" w:color="auto"/>
        <w:right w:val="none" w:sz="0" w:space="0" w:color="auto"/>
      </w:divBdr>
    </w:div>
    <w:div w:id="373426590">
      <w:bodyDiv w:val="1"/>
      <w:marLeft w:val="0"/>
      <w:marRight w:val="0"/>
      <w:marTop w:val="0"/>
      <w:marBottom w:val="0"/>
      <w:divBdr>
        <w:top w:val="none" w:sz="0" w:space="0" w:color="auto"/>
        <w:left w:val="none" w:sz="0" w:space="0" w:color="auto"/>
        <w:bottom w:val="none" w:sz="0" w:space="0" w:color="auto"/>
        <w:right w:val="none" w:sz="0" w:space="0" w:color="auto"/>
      </w:divBdr>
    </w:div>
    <w:div w:id="409011132">
      <w:bodyDiv w:val="1"/>
      <w:marLeft w:val="0"/>
      <w:marRight w:val="0"/>
      <w:marTop w:val="0"/>
      <w:marBottom w:val="0"/>
      <w:divBdr>
        <w:top w:val="none" w:sz="0" w:space="0" w:color="auto"/>
        <w:left w:val="none" w:sz="0" w:space="0" w:color="auto"/>
        <w:bottom w:val="none" w:sz="0" w:space="0" w:color="auto"/>
        <w:right w:val="none" w:sz="0" w:space="0" w:color="auto"/>
      </w:divBdr>
    </w:div>
    <w:div w:id="418647845">
      <w:bodyDiv w:val="1"/>
      <w:marLeft w:val="0"/>
      <w:marRight w:val="0"/>
      <w:marTop w:val="0"/>
      <w:marBottom w:val="0"/>
      <w:divBdr>
        <w:top w:val="none" w:sz="0" w:space="0" w:color="auto"/>
        <w:left w:val="none" w:sz="0" w:space="0" w:color="auto"/>
        <w:bottom w:val="none" w:sz="0" w:space="0" w:color="auto"/>
        <w:right w:val="none" w:sz="0" w:space="0" w:color="auto"/>
      </w:divBdr>
    </w:div>
    <w:div w:id="488595241">
      <w:bodyDiv w:val="1"/>
      <w:marLeft w:val="0"/>
      <w:marRight w:val="0"/>
      <w:marTop w:val="0"/>
      <w:marBottom w:val="0"/>
      <w:divBdr>
        <w:top w:val="none" w:sz="0" w:space="0" w:color="auto"/>
        <w:left w:val="none" w:sz="0" w:space="0" w:color="auto"/>
        <w:bottom w:val="none" w:sz="0" w:space="0" w:color="auto"/>
        <w:right w:val="none" w:sz="0" w:space="0" w:color="auto"/>
      </w:divBdr>
    </w:div>
    <w:div w:id="500510050">
      <w:bodyDiv w:val="1"/>
      <w:marLeft w:val="0"/>
      <w:marRight w:val="0"/>
      <w:marTop w:val="0"/>
      <w:marBottom w:val="0"/>
      <w:divBdr>
        <w:top w:val="none" w:sz="0" w:space="0" w:color="auto"/>
        <w:left w:val="none" w:sz="0" w:space="0" w:color="auto"/>
        <w:bottom w:val="none" w:sz="0" w:space="0" w:color="auto"/>
        <w:right w:val="none" w:sz="0" w:space="0" w:color="auto"/>
      </w:divBdr>
    </w:div>
    <w:div w:id="511143993">
      <w:bodyDiv w:val="1"/>
      <w:marLeft w:val="0"/>
      <w:marRight w:val="0"/>
      <w:marTop w:val="0"/>
      <w:marBottom w:val="0"/>
      <w:divBdr>
        <w:top w:val="none" w:sz="0" w:space="0" w:color="auto"/>
        <w:left w:val="none" w:sz="0" w:space="0" w:color="auto"/>
        <w:bottom w:val="none" w:sz="0" w:space="0" w:color="auto"/>
        <w:right w:val="none" w:sz="0" w:space="0" w:color="auto"/>
      </w:divBdr>
    </w:div>
    <w:div w:id="518280002">
      <w:bodyDiv w:val="1"/>
      <w:marLeft w:val="0"/>
      <w:marRight w:val="0"/>
      <w:marTop w:val="0"/>
      <w:marBottom w:val="0"/>
      <w:divBdr>
        <w:top w:val="none" w:sz="0" w:space="0" w:color="auto"/>
        <w:left w:val="none" w:sz="0" w:space="0" w:color="auto"/>
        <w:bottom w:val="none" w:sz="0" w:space="0" w:color="auto"/>
        <w:right w:val="none" w:sz="0" w:space="0" w:color="auto"/>
      </w:divBdr>
    </w:div>
    <w:div w:id="545065654">
      <w:bodyDiv w:val="1"/>
      <w:marLeft w:val="0"/>
      <w:marRight w:val="0"/>
      <w:marTop w:val="0"/>
      <w:marBottom w:val="0"/>
      <w:divBdr>
        <w:top w:val="none" w:sz="0" w:space="0" w:color="auto"/>
        <w:left w:val="none" w:sz="0" w:space="0" w:color="auto"/>
        <w:bottom w:val="none" w:sz="0" w:space="0" w:color="auto"/>
        <w:right w:val="none" w:sz="0" w:space="0" w:color="auto"/>
      </w:divBdr>
    </w:div>
    <w:div w:id="552040477">
      <w:bodyDiv w:val="1"/>
      <w:marLeft w:val="0"/>
      <w:marRight w:val="0"/>
      <w:marTop w:val="0"/>
      <w:marBottom w:val="0"/>
      <w:divBdr>
        <w:top w:val="none" w:sz="0" w:space="0" w:color="auto"/>
        <w:left w:val="none" w:sz="0" w:space="0" w:color="auto"/>
        <w:bottom w:val="none" w:sz="0" w:space="0" w:color="auto"/>
        <w:right w:val="none" w:sz="0" w:space="0" w:color="auto"/>
      </w:divBdr>
    </w:div>
    <w:div w:id="631179750">
      <w:bodyDiv w:val="1"/>
      <w:marLeft w:val="0"/>
      <w:marRight w:val="0"/>
      <w:marTop w:val="0"/>
      <w:marBottom w:val="0"/>
      <w:divBdr>
        <w:top w:val="none" w:sz="0" w:space="0" w:color="auto"/>
        <w:left w:val="none" w:sz="0" w:space="0" w:color="auto"/>
        <w:bottom w:val="none" w:sz="0" w:space="0" w:color="auto"/>
        <w:right w:val="none" w:sz="0" w:space="0" w:color="auto"/>
      </w:divBdr>
    </w:div>
    <w:div w:id="633680348">
      <w:bodyDiv w:val="1"/>
      <w:marLeft w:val="0"/>
      <w:marRight w:val="0"/>
      <w:marTop w:val="0"/>
      <w:marBottom w:val="0"/>
      <w:divBdr>
        <w:top w:val="none" w:sz="0" w:space="0" w:color="auto"/>
        <w:left w:val="none" w:sz="0" w:space="0" w:color="auto"/>
        <w:bottom w:val="none" w:sz="0" w:space="0" w:color="auto"/>
        <w:right w:val="none" w:sz="0" w:space="0" w:color="auto"/>
      </w:divBdr>
    </w:div>
    <w:div w:id="651563977">
      <w:bodyDiv w:val="1"/>
      <w:marLeft w:val="0"/>
      <w:marRight w:val="0"/>
      <w:marTop w:val="0"/>
      <w:marBottom w:val="0"/>
      <w:divBdr>
        <w:top w:val="none" w:sz="0" w:space="0" w:color="auto"/>
        <w:left w:val="none" w:sz="0" w:space="0" w:color="auto"/>
        <w:bottom w:val="none" w:sz="0" w:space="0" w:color="auto"/>
        <w:right w:val="none" w:sz="0" w:space="0" w:color="auto"/>
      </w:divBdr>
    </w:div>
    <w:div w:id="679087724">
      <w:bodyDiv w:val="1"/>
      <w:marLeft w:val="0"/>
      <w:marRight w:val="0"/>
      <w:marTop w:val="0"/>
      <w:marBottom w:val="0"/>
      <w:divBdr>
        <w:top w:val="none" w:sz="0" w:space="0" w:color="auto"/>
        <w:left w:val="none" w:sz="0" w:space="0" w:color="auto"/>
        <w:bottom w:val="none" w:sz="0" w:space="0" w:color="auto"/>
        <w:right w:val="none" w:sz="0" w:space="0" w:color="auto"/>
      </w:divBdr>
    </w:div>
    <w:div w:id="730542087">
      <w:bodyDiv w:val="1"/>
      <w:marLeft w:val="0"/>
      <w:marRight w:val="0"/>
      <w:marTop w:val="0"/>
      <w:marBottom w:val="0"/>
      <w:divBdr>
        <w:top w:val="none" w:sz="0" w:space="0" w:color="auto"/>
        <w:left w:val="none" w:sz="0" w:space="0" w:color="auto"/>
        <w:bottom w:val="none" w:sz="0" w:space="0" w:color="auto"/>
        <w:right w:val="none" w:sz="0" w:space="0" w:color="auto"/>
      </w:divBdr>
    </w:div>
    <w:div w:id="769013670">
      <w:bodyDiv w:val="1"/>
      <w:marLeft w:val="0"/>
      <w:marRight w:val="0"/>
      <w:marTop w:val="0"/>
      <w:marBottom w:val="0"/>
      <w:divBdr>
        <w:top w:val="none" w:sz="0" w:space="0" w:color="auto"/>
        <w:left w:val="none" w:sz="0" w:space="0" w:color="auto"/>
        <w:bottom w:val="none" w:sz="0" w:space="0" w:color="auto"/>
        <w:right w:val="none" w:sz="0" w:space="0" w:color="auto"/>
      </w:divBdr>
    </w:div>
    <w:div w:id="781150801">
      <w:bodyDiv w:val="1"/>
      <w:marLeft w:val="0"/>
      <w:marRight w:val="0"/>
      <w:marTop w:val="0"/>
      <w:marBottom w:val="0"/>
      <w:divBdr>
        <w:top w:val="none" w:sz="0" w:space="0" w:color="auto"/>
        <w:left w:val="none" w:sz="0" w:space="0" w:color="auto"/>
        <w:bottom w:val="none" w:sz="0" w:space="0" w:color="auto"/>
        <w:right w:val="none" w:sz="0" w:space="0" w:color="auto"/>
      </w:divBdr>
    </w:div>
    <w:div w:id="786895317">
      <w:bodyDiv w:val="1"/>
      <w:marLeft w:val="0"/>
      <w:marRight w:val="0"/>
      <w:marTop w:val="0"/>
      <w:marBottom w:val="0"/>
      <w:divBdr>
        <w:top w:val="none" w:sz="0" w:space="0" w:color="auto"/>
        <w:left w:val="none" w:sz="0" w:space="0" w:color="auto"/>
        <w:bottom w:val="none" w:sz="0" w:space="0" w:color="auto"/>
        <w:right w:val="none" w:sz="0" w:space="0" w:color="auto"/>
      </w:divBdr>
    </w:div>
    <w:div w:id="820315003">
      <w:bodyDiv w:val="1"/>
      <w:marLeft w:val="0"/>
      <w:marRight w:val="0"/>
      <w:marTop w:val="0"/>
      <w:marBottom w:val="0"/>
      <w:divBdr>
        <w:top w:val="none" w:sz="0" w:space="0" w:color="auto"/>
        <w:left w:val="none" w:sz="0" w:space="0" w:color="auto"/>
        <w:bottom w:val="none" w:sz="0" w:space="0" w:color="auto"/>
        <w:right w:val="none" w:sz="0" w:space="0" w:color="auto"/>
      </w:divBdr>
    </w:div>
    <w:div w:id="829562578">
      <w:bodyDiv w:val="1"/>
      <w:marLeft w:val="0"/>
      <w:marRight w:val="0"/>
      <w:marTop w:val="0"/>
      <w:marBottom w:val="0"/>
      <w:divBdr>
        <w:top w:val="none" w:sz="0" w:space="0" w:color="auto"/>
        <w:left w:val="none" w:sz="0" w:space="0" w:color="auto"/>
        <w:bottom w:val="none" w:sz="0" w:space="0" w:color="auto"/>
        <w:right w:val="none" w:sz="0" w:space="0" w:color="auto"/>
      </w:divBdr>
    </w:div>
    <w:div w:id="839003243">
      <w:bodyDiv w:val="1"/>
      <w:marLeft w:val="0"/>
      <w:marRight w:val="0"/>
      <w:marTop w:val="0"/>
      <w:marBottom w:val="0"/>
      <w:divBdr>
        <w:top w:val="none" w:sz="0" w:space="0" w:color="auto"/>
        <w:left w:val="none" w:sz="0" w:space="0" w:color="auto"/>
        <w:bottom w:val="none" w:sz="0" w:space="0" w:color="auto"/>
        <w:right w:val="none" w:sz="0" w:space="0" w:color="auto"/>
      </w:divBdr>
    </w:div>
    <w:div w:id="865144432">
      <w:bodyDiv w:val="1"/>
      <w:marLeft w:val="0"/>
      <w:marRight w:val="0"/>
      <w:marTop w:val="0"/>
      <w:marBottom w:val="0"/>
      <w:divBdr>
        <w:top w:val="none" w:sz="0" w:space="0" w:color="auto"/>
        <w:left w:val="none" w:sz="0" w:space="0" w:color="auto"/>
        <w:bottom w:val="none" w:sz="0" w:space="0" w:color="auto"/>
        <w:right w:val="none" w:sz="0" w:space="0" w:color="auto"/>
      </w:divBdr>
    </w:div>
    <w:div w:id="878861495">
      <w:bodyDiv w:val="1"/>
      <w:marLeft w:val="0"/>
      <w:marRight w:val="0"/>
      <w:marTop w:val="0"/>
      <w:marBottom w:val="0"/>
      <w:divBdr>
        <w:top w:val="none" w:sz="0" w:space="0" w:color="auto"/>
        <w:left w:val="none" w:sz="0" w:space="0" w:color="auto"/>
        <w:bottom w:val="none" w:sz="0" w:space="0" w:color="auto"/>
        <w:right w:val="none" w:sz="0" w:space="0" w:color="auto"/>
      </w:divBdr>
    </w:div>
    <w:div w:id="889347500">
      <w:bodyDiv w:val="1"/>
      <w:marLeft w:val="0"/>
      <w:marRight w:val="0"/>
      <w:marTop w:val="0"/>
      <w:marBottom w:val="0"/>
      <w:divBdr>
        <w:top w:val="none" w:sz="0" w:space="0" w:color="auto"/>
        <w:left w:val="none" w:sz="0" w:space="0" w:color="auto"/>
        <w:bottom w:val="none" w:sz="0" w:space="0" w:color="auto"/>
        <w:right w:val="none" w:sz="0" w:space="0" w:color="auto"/>
      </w:divBdr>
    </w:div>
    <w:div w:id="917054652">
      <w:bodyDiv w:val="1"/>
      <w:marLeft w:val="0"/>
      <w:marRight w:val="0"/>
      <w:marTop w:val="0"/>
      <w:marBottom w:val="0"/>
      <w:divBdr>
        <w:top w:val="none" w:sz="0" w:space="0" w:color="auto"/>
        <w:left w:val="none" w:sz="0" w:space="0" w:color="auto"/>
        <w:bottom w:val="none" w:sz="0" w:space="0" w:color="auto"/>
        <w:right w:val="none" w:sz="0" w:space="0" w:color="auto"/>
      </w:divBdr>
    </w:div>
    <w:div w:id="951743105">
      <w:bodyDiv w:val="1"/>
      <w:marLeft w:val="0"/>
      <w:marRight w:val="0"/>
      <w:marTop w:val="0"/>
      <w:marBottom w:val="0"/>
      <w:divBdr>
        <w:top w:val="none" w:sz="0" w:space="0" w:color="auto"/>
        <w:left w:val="none" w:sz="0" w:space="0" w:color="auto"/>
        <w:bottom w:val="none" w:sz="0" w:space="0" w:color="auto"/>
        <w:right w:val="none" w:sz="0" w:space="0" w:color="auto"/>
      </w:divBdr>
    </w:div>
    <w:div w:id="989096903">
      <w:bodyDiv w:val="1"/>
      <w:marLeft w:val="0"/>
      <w:marRight w:val="0"/>
      <w:marTop w:val="0"/>
      <w:marBottom w:val="0"/>
      <w:divBdr>
        <w:top w:val="none" w:sz="0" w:space="0" w:color="auto"/>
        <w:left w:val="none" w:sz="0" w:space="0" w:color="auto"/>
        <w:bottom w:val="none" w:sz="0" w:space="0" w:color="auto"/>
        <w:right w:val="none" w:sz="0" w:space="0" w:color="auto"/>
      </w:divBdr>
    </w:div>
    <w:div w:id="1034576146">
      <w:bodyDiv w:val="1"/>
      <w:marLeft w:val="0"/>
      <w:marRight w:val="0"/>
      <w:marTop w:val="0"/>
      <w:marBottom w:val="0"/>
      <w:divBdr>
        <w:top w:val="none" w:sz="0" w:space="0" w:color="auto"/>
        <w:left w:val="none" w:sz="0" w:space="0" w:color="auto"/>
        <w:bottom w:val="none" w:sz="0" w:space="0" w:color="auto"/>
        <w:right w:val="none" w:sz="0" w:space="0" w:color="auto"/>
      </w:divBdr>
    </w:div>
    <w:div w:id="1069841618">
      <w:bodyDiv w:val="1"/>
      <w:marLeft w:val="0"/>
      <w:marRight w:val="0"/>
      <w:marTop w:val="0"/>
      <w:marBottom w:val="0"/>
      <w:divBdr>
        <w:top w:val="none" w:sz="0" w:space="0" w:color="auto"/>
        <w:left w:val="none" w:sz="0" w:space="0" w:color="auto"/>
        <w:bottom w:val="none" w:sz="0" w:space="0" w:color="auto"/>
        <w:right w:val="none" w:sz="0" w:space="0" w:color="auto"/>
      </w:divBdr>
    </w:div>
    <w:div w:id="1070466365">
      <w:bodyDiv w:val="1"/>
      <w:marLeft w:val="0"/>
      <w:marRight w:val="0"/>
      <w:marTop w:val="0"/>
      <w:marBottom w:val="0"/>
      <w:divBdr>
        <w:top w:val="none" w:sz="0" w:space="0" w:color="auto"/>
        <w:left w:val="none" w:sz="0" w:space="0" w:color="auto"/>
        <w:bottom w:val="none" w:sz="0" w:space="0" w:color="auto"/>
        <w:right w:val="none" w:sz="0" w:space="0" w:color="auto"/>
      </w:divBdr>
    </w:div>
    <w:div w:id="1081757300">
      <w:bodyDiv w:val="1"/>
      <w:marLeft w:val="0"/>
      <w:marRight w:val="0"/>
      <w:marTop w:val="0"/>
      <w:marBottom w:val="0"/>
      <w:divBdr>
        <w:top w:val="none" w:sz="0" w:space="0" w:color="auto"/>
        <w:left w:val="none" w:sz="0" w:space="0" w:color="auto"/>
        <w:bottom w:val="none" w:sz="0" w:space="0" w:color="auto"/>
        <w:right w:val="none" w:sz="0" w:space="0" w:color="auto"/>
      </w:divBdr>
    </w:div>
    <w:div w:id="1152212974">
      <w:bodyDiv w:val="1"/>
      <w:marLeft w:val="0"/>
      <w:marRight w:val="0"/>
      <w:marTop w:val="0"/>
      <w:marBottom w:val="0"/>
      <w:divBdr>
        <w:top w:val="none" w:sz="0" w:space="0" w:color="auto"/>
        <w:left w:val="none" w:sz="0" w:space="0" w:color="auto"/>
        <w:bottom w:val="none" w:sz="0" w:space="0" w:color="auto"/>
        <w:right w:val="none" w:sz="0" w:space="0" w:color="auto"/>
      </w:divBdr>
    </w:div>
    <w:div w:id="1168715005">
      <w:bodyDiv w:val="1"/>
      <w:marLeft w:val="0"/>
      <w:marRight w:val="0"/>
      <w:marTop w:val="0"/>
      <w:marBottom w:val="0"/>
      <w:divBdr>
        <w:top w:val="none" w:sz="0" w:space="0" w:color="auto"/>
        <w:left w:val="none" w:sz="0" w:space="0" w:color="auto"/>
        <w:bottom w:val="none" w:sz="0" w:space="0" w:color="auto"/>
        <w:right w:val="none" w:sz="0" w:space="0" w:color="auto"/>
      </w:divBdr>
    </w:div>
    <w:div w:id="1194733927">
      <w:bodyDiv w:val="1"/>
      <w:marLeft w:val="0"/>
      <w:marRight w:val="0"/>
      <w:marTop w:val="0"/>
      <w:marBottom w:val="0"/>
      <w:divBdr>
        <w:top w:val="none" w:sz="0" w:space="0" w:color="auto"/>
        <w:left w:val="none" w:sz="0" w:space="0" w:color="auto"/>
        <w:bottom w:val="none" w:sz="0" w:space="0" w:color="auto"/>
        <w:right w:val="none" w:sz="0" w:space="0" w:color="auto"/>
      </w:divBdr>
    </w:div>
    <w:div w:id="1207328763">
      <w:bodyDiv w:val="1"/>
      <w:marLeft w:val="0"/>
      <w:marRight w:val="0"/>
      <w:marTop w:val="0"/>
      <w:marBottom w:val="0"/>
      <w:divBdr>
        <w:top w:val="none" w:sz="0" w:space="0" w:color="auto"/>
        <w:left w:val="none" w:sz="0" w:space="0" w:color="auto"/>
        <w:bottom w:val="none" w:sz="0" w:space="0" w:color="auto"/>
        <w:right w:val="none" w:sz="0" w:space="0" w:color="auto"/>
      </w:divBdr>
    </w:div>
    <w:div w:id="1267617043">
      <w:bodyDiv w:val="1"/>
      <w:marLeft w:val="0"/>
      <w:marRight w:val="0"/>
      <w:marTop w:val="0"/>
      <w:marBottom w:val="0"/>
      <w:divBdr>
        <w:top w:val="none" w:sz="0" w:space="0" w:color="auto"/>
        <w:left w:val="none" w:sz="0" w:space="0" w:color="auto"/>
        <w:bottom w:val="none" w:sz="0" w:space="0" w:color="auto"/>
        <w:right w:val="none" w:sz="0" w:space="0" w:color="auto"/>
      </w:divBdr>
    </w:div>
    <w:div w:id="1286427867">
      <w:bodyDiv w:val="1"/>
      <w:marLeft w:val="0"/>
      <w:marRight w:val="0"/>
      <w:marTop w:val="0"/>
      <w:marBottom w:val="0"/>
      <w:divBdr>
        <w:top w:val="none" w:sz="0" w:space="0" w:color="auto"/>
        <w:left w:val="none" w:sz="0" w:space="0" w:color="auto"/>
        <w:bottom w:val="none" w:sz="0" w:space="0" w:color="auto"/>
        <w:right w:val="none" w:sz="0" w:space="0" w:color="auto"/>
      </w:divBdr>
    </w:div>
    <w:div w:id="1286695237">
      <w:bodyDiv w:val="1"/>
      <w:marLeft w:val="0"/>
      <w:marRight w:val="0"/>
      <w:marTop w:val="0"/>
      <w:marBottom w:val="0"/>
      <w:divBdr>
        <w:top w:val="none" w:sz="0" w:space="0" w:color="auto"/>
        <w:left w:val="none" w:sz="0" w:space="0" w:color="auto"/>
        <w:bottom w:val="none" w:sz="0" w:space="0" w:color="auto"/>
        <w:right w:val="none" w:sz="0" w:space="0" w:color="auto"/>
      </w:divBdr>
    </w:div>
    <w:div w:id="1290668505">
      <w:bodyDiv w:val="1"/>
      <w:marLeft w:val="0"/>
      <w:marRight w:val="0"/>
      <w:marTop w:val="0"/>
      <w:marBottom w:val="0"/>
      <w:divBdr>
        <w:top w:val="none" w:sz="0" w:space="0" w:color="auto"/>
        <w:left w:val="none" w:sz="0" w:space="0" w:color="auto"/>
        <w:bottom w:val="none" w:sz="0" w:space="0" w:color="auto"/>
        <w:right w:val="none" w:sz="0" w:space="0" w:color="auto"/>
      </w:divBdr>
    </w:div>
    <w:div w:id="1311211202">
      <w:bodyDiv w:val="1"/>
      <w:marLeft w:val="0"/>
      <w:marRight w:val="0"/>
      <w:marTop w:val="0"/>
      <w:marBottom w:val="0"/>
      <w:divBdr>
        <w:top w:val="none" w:sz="0" w:space="0" w:color="auto"/>
        <w:left w:val="none" w:sz="0" w:space="0" w:color="auto"/>
        <w:bottom w:val="none" w:sz="0" w:space="0" w:color="auto"/>
        <w:right w:val="none" w:sz="0" w:space="0" w:color="auto"/>
      </w:divBdr>
    </w:div>
    <w:div w:id="1351566207">
      <w:bodyDiv w:val="1"/>
      <w:marLeft w:val="0"/>
      <w:marRight w:val="0"/>
      <w:marTop w:val="0"/>
      <w:marBottom w:val="0"/>
      <w:divBdr>
        <w:top w:val="none" w:sz="0" w:space="0" w:color="auto"/>
        <w:left w:val="none" w:sz="0" w:space="0" w:color="auto"/>
        <w:bottom w:val="none" w:sz="0" w:space="0" w:color="auto"/>
        <w:right w:val="none" w:sz="0" w:space="0" w:color="auto"/>
      </w:divBdr>
    </w:div>
    <w:div w:id="1363549882">
      <w:bodyDiv w:val="1"/>
      <w:marLeft w:val="0"/>
      <w:marRight w:val="0"/>
      <w:marTop w:val="0"/>
      <w:marBottom w:val="0"/>
      <w:divBdr>
        <w:top w:val="none" w:sz="0" w:space="0" w:color="auto"/>
        <w:left w:val="none" w:sz="0" w:space="0" w:color="auto"/>
        <w:bottom w:val="none" w:sz="0" w:space="0" w:color="auto"/>
        <w:right w:val="none" w:sz="0" w:space="0" w:color="auto"/>
      </w:divBdr>
    </w:div>
    <w:div w:id="1445081335">
      <w:bodyDiv w:val="1"/>
      <w:marLeft w:val="0"/>
      <w:marRight w:val="0"/>
      <w:marTop w:val="0"/>
      <w:marBottom w:val="0"/>
      <w:divBdr>
        <w:top w:val="none" w:sz="0" w:space="0" w:color="auto"/>
        <w:left w:val="none" w:sz="0" w:space="0" w:color="auto"/>
        <w:bottom w:val="none" w:sz="0" w:space="0" w:color="auto"/>
        <w:right w:val="none" w:sz="0" w:space="0" w:color="auto"/>
      </w:divBdr>
    </w:div>
    <w:div w:id="1472751948">
      <w:bodyDiv w:val="1"/>
      <w:marLeft w:val="0"/>
      <w:marRight w:val="0"/>
      <w:marTop w:val="0"/>
      <w:marBottom w:val="0"/>
      <w:divBdr>
        <w:top w:val="none" w:sz="0" w:space="0" w:color="auto"/>
        <w:left w:val="none" w:sz="0" w:space="0" w:color="auto"/>
        <w:bottom w:val="none" w:sz="0" w:space="0" w:color="auto"/>
        <w:right w:val="none" w:sz="0" w:space="0" w:color="auto"/>
      </w:divBdr>
    </w:div>
    <w:div w:id="1602646356">
      <w:bodyDiv w:val="1"/>
      <w:marLeft w:val="0"/>
      <w:marRight w:val="0"/>
      <w:marTop w:val="0"/>
      <w:marBottom w:val="0"/>
      <w:divBdr>
        <w:top w:val="none" w:sz="0" w:space="0" w:color="auto"/>
        <w:left w:val="none" w:sz="0" w:space="0" w:color="auto"/>
        <w:bottom w:val="none" w:sz="0" w:space="0" w:color="auto"/>
        <w:right w:val="none" w:sz="0" w:space="0" w:color="auto"/>
      </w:divBdr>
    </w:div>
    <w:div w:id="1637684448">
      <w:bodyDiv w:val="1"/>
      <w:marLeft w:val="0"/>
      <w:marRight w:val="0"/>
      <w:marTop w:val="0"/>
      <w:marBottom w:val="0"/>
      <w:divBdr>
        <w:top w:val="none" w:sz="0" w:space="0" w:color="auto"/>
        <w:left w:val="none" w:sz="0" w:space="0" w:color="auto"/>
        <w:bottom w:val="none" w:sz="0" w:space="0" w:color="auto"/>
        <w:right w:val="none" w:sz="0" w:space="0" w:color="auto"/>
      </w:divBdr>
    </w:div>
    <w:div w:id="1661468901">
      <w:bodyDiv w:val="1"/>
      <w:marLeft w:val="0"/>
      <w:marRight w:val="0"/>
      <w:marTop w:val="0"/>
      <w:marBottom w:val="0"/>
      <w:divBdr>
        <w:top w:val="none" w:sz="0" w:space="0" w:color="auto"/>
        <w:left w:val="none" w:sz="0" w:space="0" w:color="auto"/>
        <w:bottom w:val="none" w:sz="0" w:space="0" w:color="auto"/>
        <w:right w:val="none" w:sz="0" w:space="0" w:color="auto"/>
      </w:divBdr>
    </w:div>
    <w:div w:id="1727946994">
      <w:bodyDiv w:val="1"/>
      <w:marLeft w:val="0"/>
      <w:marRight w:val="0"/>
      <w:marTop w:val="0"/>
      <w:marBottom w:val="0"/>
      <w:divBdr>
        <w:top w:val="none" w:sz="0" w:space="0" w:color="auto"/>
        <w:left w:val="none" w:sz="0" w:space="0" w:color="auto"/>
        <w:bottom w:val="none" w:sz="0" w:space="0" w:color="auto"/>
        <w:right w:val="none" w:sz="0" w:space="0" w:color="auto"/>
      </w:divBdr>
    </w:div>
    <w:div w:id="1733691630">
      <w:bodyDiv w:val="1"/>
      <w:marLeft w:val="0"/>
      <w:marRight w:val="0"/>
      <w:marTop w:val="0"/>
      <w:marBottom w:val="0"/>
      <w:divBdr>
        <w:top w:val="none" w:sz="0" w:space="0" w:color="auto"/>
        <w:left w:val="none" w:sz="0" w:space="0" w:color="auto"/>
        <w:bottom w:val="none" w:sz="0" w:space="0" w:color="auto"/>
        <w:right w:val="none" w:sz="0" w:space="0" w:color="auto"/>
      </w:divBdr>
    </w:div>
    <w:div w:id="1744795920">
      <w:bodyDiv w:val="1"/>
      <w:marLeft w:val="0"/>
      <w:marRight w:val="0"/>
      <w:marTop w:val="0"/>
      <w:marBottom w:val="0"/>
      <w:divBdr>
        <w:top w:val="none" w:sz="0" w:space="0" w:color="auto"/>
        <w:left w:val="none" w:sz="0" w:space="0" w:color="auto"/>
        <w:bottom w:val="none" w:sz="0" w:space="0" w:color="auto"/>
        <w:right w:val="none" w:sz="0" w:space="0" w:color="auto"/>
      </w:divBdr>
    </w:div>
    <w:div w:id="1761902418">
      <w:bodyDiv w:val="1"/>
      <w:marLeft w:val="0"/>
      <w:marRight w:val="0"/>
      <w:marTop w:val="0"/>
      <w:marBottom w:val="0"/>
      <w:divBdr>
        <w:top w:val="none" w:sz="0" w:space="0" w:color="auto"/>
        <w:left w:val="none" w:sz="0" w:space="0" w:color="auto"/>
        <w:bottom w:val="none" w:sz="0" w:space="0" w:color="auto"/>
        <w:right w:val="none" w:sz="0" w:space="0" w:color="auto"/>
      </w:divBdr>
    </w:div>
    <w:div w:id="1819572653">
      <w:bodyDiv w:val="1"/>
      <w:marLeft w:val="0"/>
      <w:marRight w:val="0"/>
      <w:marTop w:val="0"/>
      <w:marBottom w:val="0"/>
      <w:divBdr>
        <w:top w:val="none" w:sz="0" w:space="0" w:color="auto"/>
        <w:left w:val="none" w:sz="0" w:space="0" w:color="auto"/>
        <w:bottom w:val="none" w:sz="0" w:space="0" w:color="auto"/>
        <w:right w:val="none" w:sz="0" w:space="0" w:color="auto"/>
      </w:divBdr>
    </w:div>
    <w:div w:id="1825047241">
      <w:bodyDiv w:val="1"/>
      <w:marLeft w:val="0"/>
      <w:marRight w:val="0"/>
      <w:marTop w:val="0"/>
      <w:marBottom w:val="0"/>
      <w:divBdr>
        <w:top w:val="none" w:sz="0" w:space="0" w:color="auto"/>
        <w:left w:val="none" w:sz="0" w:space="0" w:color="auto"/>
        <w:bottom w:val="none" w:sz="0" w:space="0" w:color="auto"/>
        <w:right w:val="none" w:sz="0" w:space="0" w:color="auto"/>
      </w:divBdr>
    </w:div>
    <w:div w:id="1834684018">
      <w:bodyDiv w:val="1"/>
      <w:marLeft w:val="0"/>
      <w:marRight w:val="0"/>
      <w:marTop w:val="0"/>
      <w:marBottom w:val="0"/>
      <w:divBdr>
        <w:top w:val="none" w:sz="0" w:space="0" w:color="auto"/>
        <w:left w:val="none" w:sz="0" w:space="0" w:color="auto"/>
        <w:bottom w:val="none" w:sz="0" w:space="0" w:color="auto"/>
        <w:right w:val="none" w:sz="0" w:space="0" w:color="auto"/>
      </w:divBdr>
    </w:div>
    <w:div w:id="1864203825">
      <w:bodyDiv w:val="1"/>
      <w:marLeft w:val="0"/>
      <w:marRight w:val="0"/>
      <w:marTop w:val="0"/>
      <w:marBottom w:val="0"/>
      <w:divBdr>
        <w:top w:val="none" w:sz="0" w:space="0" w:color="auto"/>
        <w:left w:val="none" w:sz="0" w:space="0" w:color="auto"/>
        <w:bottom w:val="none" w:sz="0" w:space="0" w:color="auto"/>
        <w:right w:val="none" w:sz="0" w:space="0" w:color="auto"/>
      </w:divBdr>
      <w:divsChild>
        <w:div w:id="255141019">
          <w:marLeft w:val="0"/>
          <w:marRight w:val="0"/>
          <w:marTop w:val="0"/>
          <w:marBottom w:val="0"/>
          <w:divBdr>
            <w:top w:val="none" w:sz="0" w:space="0" w:color="auto"/>
            <w:left w:val="none" w:sz="0" w:space="0" w:color="auto"/>
            <w:bottom w:val="none" w:sz="0" w:space="0" w:color="auto"/>
            <w:right w:val="none" w:sz="0" w:space="0" w:color="auto"/>
          </w:divBdr>
          <w:divsChild>
            <w:div w:id="1817336719">
              <w:marLeft w:val="0"/>
              <w:marRight w:val="0"/>
              <w:marTop w:val="0"/>
              <w:marBottom w:val="0"/>
              <w:divBdr>
                <w:top w:val="none" w:sz="0" w:space="0" w:color="auto"/>
                <w:left w:val="none" w:sz="0" w:space="0" w:color="auto"/>
                <w:bottom w:val="none" w:sz="0" w:space="0" w:color="auto"/>
                <w:right w:val="none" w:sz="0" w:space="0" w:color="auto"/>
              </w:divBdr>
              <w:divsChild>
                <w:div w:id="354623793">
                  <w:marLeft w:val="0"/>
                  <w:marRight w:val="0"/>
                  <w:marTop w:val="0"/>
                  <w:marBottom w:val="0"/>
                  <w:divBdr>
                    <w:top w:val="none" w:sz="0" w:space="0" w:color="auto"/>
                    <w:left w:val="none" w:sz="0" w:space="0" w:color="auto"/>
                    <w:bottom w:val="none" w:sz="0" w:space="0" w:color="auto"/>
                    <w:right w:val="none" w:sz="0" w:space="0" w:color="auto"/>
                  </w:divBdr>
                  <w:divsChild>
                    <w:div w:id="241648899">
                      <w:marLeft w:val="0"/>
                      <w:marRight w:val="0"/>
                      <w:marTop w:val="0"/>
                      <w:marBottom w:val="0"/>
                      <w:divBdr>
                        <w:top w:val="none" w:sz="0" w:space="0" w:color="auto"/>
                        <w:left w:val="none" w:sz="0" w:space="0" w:color="auto"/>
                        <w:bottom w:val="none" w:sz="0" w:space="0" w:color="auto"/>
                        <w:right w:val="none" w:sz="0" w:space="0" w:color="auto"/>
                      </w:divBdr>
                      <w:divsChild>
                        <w:div w:id="1806191325">
                          <w:marLeft w:val="0"/>
                          <w:marRight w:val="0"/>
                          <w:marTop w:val="0"/>
                          <w:marBottom w:val="0"/>
                          <w:divBdr>
                            <w:top w:val="none" w:sz="0" w:space="0" w:color="auto"/>
                            <w:left w:val="none" w:sz="0" w:space="0" w:color="auto"/>
                            <w:bottom w:val="none" w:sz="0" w:space="0" w:color="auto"/>
                            <w:right w:val="none" w:sz="0" w:space="0" w:color="auto"/>
                          </w:divBdr>
                          <w:divsChild>
                            <w:div w:id="1232230135">
                              <w:marLeft w:val="0"/>
                              <w:marRight w:val="0"/>
                              <w:marTop w:val="0"/>
                              <w:marBottom w:val="0"/>
                              <w:divBdr>
                                <w:top w:val="none" w:sz="0" w:space="0" w:color="auto"/>
                                <w:left w:val="none" w:sz="0" w:space="0" w:color="auto"/>
                                <w:bottom w:val="none" w:sz="0" w:space="0" w:color="auto"/>
                                <w:right w:val="none" w:sz="0" w:space="0" w:color="auto"/>
                              </w:divBdr>
                              <w:divsChild>
                                <w:div w:id="596407364">
                                  <w:marLeft w:val="0"/>
                                  <w:marRight w:val="0"/>
                                  <w:marTop w:val="0"/>
                                  <w:marBottom w:val="0"/>
                                  <w:divBdr>
                                    <w:top w:val="none" w:sz="0" w:space="0" w:color="auto"/>
                                    <w:left w:val="none" w:sz="0" w:space="0" w:color="auto"/>
                                    <w:bottom w:val="none" w:sz="0" w:space="0" w:color="auto"/>
                                    <w:right w:val="none" w:sz="0" w:space="0" w:color="auto"/>
                                  </w:divBdr>
                                  <w:divsChild>
                                    <w:div w:id="1728214812">
                                      <w:marLeft w:val="0"/>
                                      <w:marRight w:val="0"/>
                                      <w:marTop w:val="0"/>
                                      <w:marBottom w:val="0"/>
                                      <w:divBdr>
                                        <w:top w:val="none" w:sz="0" w:space="0" w:color="auto"/>
                                        <w:left w:val="none" w:sz="0" w:space="0" w:color="auto"/>
                                        <w:bottom w:val="none" w:sz="0" w:space="0" w:color="auto"/>
                                        <w:right w:val="none" w:sz="0" w:space="0" w:color="auto"/>
                                      </w:divBdr>
                                      <w:divsChild>
                                        <w:div w:id="2014599250">
                                          <w:marLeft w:val="0"/>
                                          <w:marRight w:val="0"/>
                                          <w:marTop w:val="0"/>
                                          <w:marBottom w:val="0"/>
                                          <w:divBdr>
                                            <w:top w:val="none" w:sz="0" w:space="0" w:color="auto"/>
                                            <w:left w:val="none" w:sz="0" w:space="0" w:color="auto"/>
                                            <w:bottom w:val="none" w:sz="0" w:space="0" w:color="auto"/>
                                            <w:right w:val="none" w:sz="0" w:space="0" w:color="auto"/>
                                          </w:divBdr>
                                          <w:divsChild>
                                            <w:div w:id="465514099">
                                              <w:marLeft w:val="0"/>
                                              <w:marRight w:val="0"/>
                                              <w:marTop w:val="0"/>
                                              <w:marBottom w:val="0"/>
                                              <w:divBdr>
                                                <w:top w:val="none" w:sz="0" w:space="0" w:color="auto"/>
                                                <w:left w:val="none" w:sz="0" w:space="0" w:color="auto"/>
                                                <w:bottom w:val="none" w:sz="0" w:space="0" w:color="auto"/>
                                                <w:right w:val="none" w:sz="0" w:space="0" w:color="auto"/>
                                              </w:divBdr>
                                              <w:divsChild>
                                                <w:div w:id="1971931002">
                                                  <w:marLeft w:val="0"/>
                                                  <w:marRight w:val="0"/>
                                                  <w:marTop w:val="0"/>
                                                  <w:marBottom w:val="0"/>
                                                  <w:divBdr>
                                                    <w:top w:val="none" w:sz="0" w:space="0" w:color="auto"/>
                                                    <w:left w:val="none" w:sz="0" w:space="0" w:color="auto"/>
                                                    <w:bottom w:val="none" w:sz="0" w:space="0" w:color="auto"/>
                                                    <w:right w:val="none" w:sz="0" w:space="0" w:color="auto"/>
                                                  </w:divBdr>
                                                  <w:divsChild>
                                                    <w:div w:id="698238106">
                                                      <w:marLeft w:val="0"/>
                                                      <w:marRight w:val="0"/>
                                                      <w:marTop w:val="0"/>
                                                      <w:marBottom w:val="0"/>
                                                      <w:divBdr>
                                                        <w:top w:val="none" w:sz="0" w:space="0" w:color="auto"/>
                                                        <w:left w:val="none" w:sz="0" w:space="0" w:color="auto"/>
                                                        <w:bottom w:val="none" w:sz="0" w:space="0" w:color="auto"/>
                                                        <w:right w:val="none" w:sz="0" w:space="0" w:color="auto"/>
                                                      </w:divBdr>
                                                      <w:divsChild>
                                                        <w:div w:id="183167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0451981">
      <w:bodyDiv w:val="1"/>
      <w:marLeft w:val="0"/>
      <w:marRight w:val="0"/>
      <w:marTop w:val="0"/>
      <w:marBottom w:val="0"/>
      <w:divBdr>
        <w:top w:val="none" w:sz="0" w:space="0" w:color="auto"/>
        <w:left w:val="none" w:sz="0" w:space="0" w:color="auto"/>
        <w:bottom w:val="none" w:sz="0" w:space="0" w:color="auto"/>
        <w:right w:val="none" w:sz="0" w:space="0" w:color="auto"/>
      </w:divBdr>
    </w:div>
    <w:div w:id="1890729506">
      <w:bodyDiv w:val="1"/>
      <w:marLeft w:val="0"/>
      <w:marRight w:val="0"/>
      <w:marTop w:val="0"/>
      <w:marBottom w:val="0"/>
      <w:divBdr>
        <w:top w:val="none" w:sz="0" w:space="0" w:color="auto"/>
        <w:left w:val="none" w:sz="0" w:space="0" w:color="auto"/>
        <w:bottom w:val="none" w:sz="0" w:space="0" w:color="auto"/>
        <w:right w:val="none" w:sz="0" w:space="0" w:color="auto"/>
      </w:divBdr>
    </w:div>
    <w:div w:id="1936280824">
      <w:bodyDiv w:val="1"/>
      <w:marLeft w:val="0"/>
      <w:marRight w:val="0"/>
      <w:marTop w:val="0"/>
      <w:marBottom w:val="0"/>
      <w:divBdr>
        <w:top w:val="none" w:sz="0" w:space="0" w:color="auto"/>
        <w:left w:val="none" w:sz="0" w:space="0" w:color="auto"/>
        <w:bottom w:val="none" w:sz="0" w:space="0" w:color="auto"/>
        <w:right w:val="none" w:sz="0" w:space="0" w:color="auto"/>
      </w:divBdr>
    </w:div>
    <w:div w:id="1948733470">
      <w:bodyDiv w:val="1"/>
      <w:marLeft w:val="0"/>
      <w:marRight w:val="0"/>
      <w:marTop w:val="0"/>
      <w:marBottom w:val="0"/>
      <w:divBdr>
        <w:top w:val="none" w:sz="0" w:space="0" w:color="auto"/>
        <w:left w:val="none" w:sz="0" w:space="0" w:color="auto"/>
        <w:bottom w:val="none" w:sz="0" w:space="0" w:color="auto"/>
        <w:right w:val="none" w:sz="0" w:space="0" w:color="auto"/>
      </w:divBdr>
    </w:div>
    <w:div w:id="1965189304">
      <w:bodyDiv w:val="1"/>
      <w:marLeft w:val="0"/>
      <w:marRight w:val="0"/>
      <w:marTop w:val="0"/>
      <w:marBottom w:val="0"/>
      <w:divBdr>
        <w:top w:val="none" w:sz="0" w:space="0" w:color="auto"/>
        <w:left w:val="none" w:sz="0" w:space="0" w:color="auto"/>
        <w:bottom w:val="none" w:sz="0" w:space="0" w:color="auto"/>
        <w:right w:val="none" w:sz="0" w:space="0" w:color="auto"/>
      </w:divBdr>
    </w:div>
    <w:div w:id="2065831420">
      <w:bodyDiv w:val="1"/>
      <w:marLeft w:val="0"/>
      <w:marRight w:val="0"/>
      <w:marTop w:val="0"/>
      <w:marBottom w:val="0"/>
      <w:divBdr>
        <w:top w:val="none" w:sz="0" w:space="0" w:color="auto"/>
        <w:left w:val="none" w:sz="0" w:space="0" w:color="auto"/>
        <w:bottom w:val="none" w:sz="0" w:space="0" w:color="auto"/>
        <w:right w:val="none" w:sz="0" w:space="0" w:color="auto"/>
      </w:divBdr>
    </w:div>
    <w:div w:id="2070107501">
      <w:bodyDiv w:val="1"/>
      <w:marLeft w:val="0"/>
      <w:marRight w:val="0"/>
      <w:marTop w:val="0"/>
      <w:marBottom w:val="0"/>
      <w:divBdr>
        <w:top w:val="none" w:sz="0" w:space="0" w:color="auto"/>
        <w:left w:val="none" w:sz="0" w:space="0" w:color="auto"/>
        <w:bottom w:val="none" w:sz="0" w:space="0" w:color="auto"/>
        <w:right w:val="none" w:sz="0" w:space="0" w:color="auto"/>
      </w:divBdr>
      <w:divsChild>
        <w:div w:id="936602297">
          <w:marLeft w:val="0"/>
          <w:marRight w:val="0"/>
          <w:marTop w:val="180"/>
          <w:marBottom w:val="0"/>
          <w:divBdr>
            <w:top w:val="none" w:sz="0" w:space="0" w:color="auto"/>
            <w:left w:val="none" w:sz="0" w:space="0" w:color="auto"/>
            <w:bottom w:val="none" w:sz="0" w:space="0" w:color="auto"/>
            <w:right w:val="none" w:sz="0" w:space="0" w:color="auto"/>
          </w:divBdr>
        </w:div>
      </w:divsChild>
    </w:div>
    <w:div w:id="2081637656">
      <w:bodyDiv w:val="1"/>
      <w:marLeft w:val="0"/>
      <w:marRight w:val="0"/>
      <w:marTop w:val="0"/>
      <w:marBottom w:val="0"/>
      <w:divBdr>
        <w:top w:val="none" w:sz="0" w:space="0" w:color="auto"/>
        <w:left w:val="none" w:sz="0" w:space="0" w:color="auto"/>
        <w:bottom w:val="none" w:sz="0" w:space="0" w:color="auto"/>
        <w:right w:val="none" w:sz="0" w:space="0" w:color="auto"/>
      </w:divBdr>
    </w:div>
    <w:div w:id="2114007852">
      <w:bodyDiv w:val="1"/>
      <w:marLeft w:val="0"/>
      <w:marRight w:val="0"/>
      <w:marTop w:val="0"/>
      <w:marBottom w:val="0"/>
      <w:divBdr>
        <w:top w:val="none" w:sz="0" w:space="0" w:color="auto"/>
        <w:left w:val="none" w:sz="0" w:space="0" w:color="auto"/>
        <w:bottom w:val="none" w:sz="0" w:space="0" w:color="auto"/>
        <w:right w:val="none" w:sz="0" w:space="0" w:color="auto"/>
      </w:divBdr>
    </w:div>
    <w:div w:id="2123915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schnucks@prgx.com" TargetMode="External"/><Relationship Id="rId21" Type="http://schemas.openxmlformats.org/officeDocument/2006/relationships/image" Target="media/image7.png"/><Relationship Id="rId42" Type="http://schemas.openxmlformats.org/officeDocument/2006/relationships/image" Target="media/image20.emf"/><Relationship Id="rId47" Type="http://schemas.openxmlformats.org/officeDocument/2006/relationships/oleObject" Target="embeddings/oleObject5.bin"/><Relationship Id="rId63" Type="http://schemas.openxmlformats.org/officeDocument/2006/relationships/image" Target="media/image38.png"/><Relationship Id="rId68" Type="http://schemas.openxmlformats.org/officeDocument/2006/relationships/image" Target="media/image42.png"/><Relationship Id="rId84" Type="http://schemas.openxmlformats.org/officeDocument/2006/relationships/image" Target="media/image54.png"/><Relationship Id="rId89" Type="http://schemas.openxmlformats.org/officeDocument/2006/relationships/image" Target="media/image59.png"/><Relationship Id="rId16" Type="http://schemas.openxmlformats.org/officeDocument/2006/relationships/image" Target="cid:image013.jpg@01D524F6.F8CE6BD0" TargetMode="External"/><Relationship Id="rId107" Type="http://schemas.openxmlformats.org/officeDocument/2006/relationships/footer" Target="footer2.xml"/><Relationship Id="rId11" Type="http://schemas.openxmlformats.org/officeDocument/2006/relationships/image" Target="media/image2.emf"/><Relationship Id="rId32" Type="http://schemas.openxmlformats.org/officeDocument/2006/relationships/image" Target="media/image13.png"/><Relationship Id="rId37" Type="http://schemas.openxmlformats.org/officeDocument/2006/relationships/image" Target="media/image16.png"/><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oleObject" Target="embeddings/oleObject9.bin"/><Relationship Id="rId79" Type="http://schemas.openxmlformats.org/officeDocument/2006/relationships/image" Target="media/image50.emf"/><Relationship Id="rId102" Type="http://schemas.openxmlformats.org/officeDocument/2006/relationships/image" Target="cid:image003.png@01D6EF42.5AD24CE0" TargetMode="External"/><Relationship Id="rId5" Type="http://schemas.openxmlformats.org/officeDocument/2006/relationships/numbering" Target="numbering.xml"/><Relationship Id="rId90" Type="http://schemas.openxmlformats.org/officeDocument/2006/relationships/image" Target="media/image60.png"/><Relationship Id="rId95" Type="http://schemas.openxmlformats.org/officeDocument/2006/relationships/image" Target="media/image64.png"/><Relationship Id="rId22" Type="http://schemas.openxmlformats.org/officeDocument/2006/relationships/image" Target="media/image8.png"/><Relationship Id="rId27" Type="http://schemas.openxmlformats.org/officeDocument/2006/relationships/hyperlink" Target="mailto:accountspayable@schnucks.com" TargetMode="External"/><Relationship Id="rId43" Type="http://schemas.openxmlformats.org/officeDocument/2006/relationships/oleObject" Target="embeddings/oleObject4.bin"/><Relationship Id="rId48" Type="http://schemas.openxmlformats.org/officeDocument/2006/relationships/image" Target="media/image24.png"/><Relationship Id="rId64" Type="http://schemas.openxmlformats.org/officeDocument/2006/relationships/image" Target="media/image39.emf"/><Relationship Id="rId69" Type="http://schemas.openxmlformats.org/officeDocument/2006/relationships/image" Target="media/image43.png"/><Relationship Id="rId80" Type="http://schemas.openxmlformats.org/officeDocument/2006/relationships/oleObject" Target="embeddings/oleObject11.bin"/><Relationship Id="rId85" Type="http://schemas.openxmlformats.org/officeDocument/2006/relationships/image" Target="media/image55.png"/><Relationship Id="rId12" Type="http://schemas.openxmlformats.org/officeDocument/2006/relationships/package" Target="embeddings/Microsoft_Excel_Worksheet.xlsx"/><Relationship Id="rId17" Type="http://schemas.openxmlformats.org/officeDocument/2006/relationships/image" Target="media/image5.emf"/><Relationship Id="rId33" Type="http://schemas.openxmlformats.org/officeDocument/2006/relationships/image" Target="media/image14.png"/><Relationship Id="rId38" Type="http://schemas.openxmlformats.org/officeDocument/2006/relationships/image" Target="media/image17.emf"/><Relationship Id="rId59" Type="http://schemas.openxmlformats.org/officeDocument/2006/relationships/image" Target="media/image35.emf"/><Relationship Id="rId103" Type="http://schemas.openxmlformats.org/officeDocument/2006/relationships/image" Target="media/image69.emf"/><Relationship Id="rId108" Type="http://schemas.openxmlformats.org/officeDocument/2006/relationships/fontTable" Target="fontTable.xml"/><Relationship Id="rId54" Type="http://schemas.openxmlformats.org/officeDocument/2006/relationships/image" Target="media/image30.png"/><Relationship Id="rId70" Type="http://schemas.openxmlformats.org/officeDocument/2006/relationships/image" Target="media/image44.emf"/><Relationship Id="rId75" Type="http://schemas.openxmlformats.org/officeDocument/2006/relationships/image" Target="media/image47.emf"/><Relationship Id="rId91" Type="http://schemas.openxmlformats.org/officeDocument/2006/relationships/image" Target="media/image61.png"/><Relationship Id="rId96" Type="http://schemas.openxmlformats.org/officeDocument/2006/relationships/image" Target="media/image65.emf"/><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9.png"/><Relationship Id="rId28" Type="http://schemas.openxmlformats.org/officeDocument/2006/relationships/hyperlink" Target="mailto:jdoe@customer.com" TargetMode="External"/><Relationship Id="rId36" Type="http://schemas.openxmlformats.org/officeDocument/2006/relationships/package" Target="embeddings/Microsoft_Word_Document.docx"/><Relationship Id="rId49" Type="http://schemas.openxmlformats.org/officeDocument/2006/relationships/image" Target="media/image25.tmp"/><Relationship Id="rId57" Type="http://schemas.openxmlformats.org/officeDocument/2006/relationships/image" Target="media/image33.png"/><Relationship Id="rId106"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12.png"/><Relationship Id="rId44" Type="http://schemas.openxmlformats.org/officeDocument/2006/relationships/image" Target="media/image21.png"/><Relationship Id="rId52" Type="http://schemas.openxmlformats.org/officeDocument/2006/relationships/image" Target="media/image28.png"/><Relationship Id="rId60" Type="http://schemas.openxmlformats.org/officeDocument/2006/relationships/oleObject" Target="embeddings/oleObject6.bin"/><Relationship Id="rId65" Type="http://schemas.openxmlformats.org/officeDocument/2006/relationships/oleObject" Target="embeddings/oleObject7.bin"/><Relationship Id="rId73" Type="http://schemas.openxmlformats.org/officeDocument/2006/relationships/image" Target="media/image46.emf"/><Relationship Id="rId78" Type="http://schemas.openxmlformats.org/officeDocument/2006/relationships/image" Target="media/image49.png"/><Relationship Id="rId81" Type="http://schemas.openxmlformats.org/officeDocument/2006/relationships/image" Target="media/image51.png"/><Relationship Id="rId86" Type="http://schemas.openxmlformats.org/officeDocument/2006/relationships/image" Target="media/image56.png"/><Relationship Id="rId94" Type="http://schemas.openxmlformats.org/officeDocument/2006/relationships/oleObject" Target="embeddings/oleObject12.bin"/><Relationship Id="rId99" Type="http://schemas.openxmlformats.org/officeDocument/2006/relationships/image" Target="media/image67.png"/><Relationship Id="rId101" Type="http://schemas.openxmlformats.org/officeDocument/2006/relationships/image" Target="media/image68.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oleObject" Target="embeddings/oleObject1.bin"/><Relationship Id="rId39" Type="http://schemas.openxmlformats.org/officeDocument/2006/relationships/oleObject" Target="embeddings/oleObject3.bin"/><Relationship Id="rId109" Type="http://schemas.microsoft.com/office/2011/relationships/people" Target="people.xml"/><Relationship Id="rId34" Type="http://schemas.openxmlformats.org/officeDocument/2006/relationships/image" Target="cid:image002.png@01DC7F10.28DC1AF0" TargetMode="External"/><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oleObject" Target="embeddings/oleObject10.bin"/><Relationship Id="rId97" Type="http://schemas.openxmlformats.org/officeDocument/2006/relationships/oleObject" Target="embeddings/oleObject13.bin"/><Relationship Id="rId104" Type="http://schemas.openxmlformats.org/officeDocument/2006/relationships/package" Target="embeddings/Microsoft_Word_Document1.docx"/><Relationship Id="rId7" Type="http://schemas.openxmlformats.org/officeDocument/2006/relationships/settings" Target="settings.xml"/><Relationship Id="rId71" Type="http://schemas.openxmlformats.org/officeDocument/2006/relationships/oleObject" Target="embeddings/oleObject8.bin"/><Relationship Id="rId92"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hyperlink" Target="mailto:accountspayable@schnucks.com" TargetMode="External"/><Relationship Id="rId24" Type="http://schemas.openxmlformats.org/officeDocument/2006/relationships/image" Target="media/image10.png"/><Relationship Id="rId40" Type="http://schemas.openxmlformats.org/officeDocument/2006/relationships/image" Target="media/image18.png"/><Relationship Id="rId45" Type="http://schemas.openxmlformats.org/officeDocument/2006/relationships/image" Target="media/image22.png"/><Relationship Id="rId66" Type="http://schemas.openxmlformats.org/officeDocument/2006/relationships/image" Target="media/image40.png"/><Relationship Id="rId87" Type="http://schemas.openxmlformats.org/officeDocument/2006/relationships/image" Target="media/image57.png"/><Relationship Id="rId110" Type="http://schemas.openxmlformats.org/officeDocument/2006/relationships/theme" Target="theme/theme1.xml"/><Relationship Id="rId61" Type="http://schemas.openxmlformats.org/officeDocument/2006/relationships/image" Target="media/image36.png"/><Relationship Id="rId82" Type="http://schemas.openxmlformats.org/officeDocument/2006/relationships/image" Target="media/image52.png"/><Relationship Id="rId19" Type="http://schemas.openxmlformats.org/officeDocument/2006/relationships/image" Target="media/image6.emf"/><Relationship Id="rId14" Type="http://schemas.openxmlformats.org/officeDocument/2006/relationships/image" Target="cid:image008.jpg@01D5211C.A5AD0C00" TargetMode="External"/><Relationship Id="rId30" Type="http://schemas.openxmlformats.org/officeDocument/2006/relationships/image" Target="media/image11.png"/><Relationship Id="rId35" Type="http://schemas.openxmlformats.org/officeDocument/2006/relationships/image" Target="media/image15.emf"/><Relationship Id="rId56" Type="http://schemas.openxmlformats.org/officeDocument/2006/relationships/image" Target="media/image32.png"/><Relationship Id="rId77" Type="http://schemas.openxmlformats.org/officeDocument/2006/relationships/image" Target="media/image48.png"/><Relationship Id="rId100" Type="http://schemas.openxmlformats.org/officeDocument/2006/relationships/image" Target="cid:image002.png@01D69289.167CA290" TargetMode="External"/><Relationship Id="rId105"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27.png"/><Relationship Id="rId72" Type="http://schemas.openxmlformats.org/officeDocument/2006/relationships/image" Target="media/image45.png"/><Relationship Id="rId93" Type="http://schemas.openxmlformats.org/officeDocument/2006/relationships/image" Target="media/image63.emf"/><Relationship Id="rId98" Type="http://schemas.openxmlformats.org/officeDocument/2006/relationships/image" Target="media/image66.png"/><Relationship Id="rId3" Type="http://schemas.openxmlformats.org/officeDocument/2006/relationships/customXml" Target="../customXml/item3.xml"/><Relationship Id="rId25" Type="http://schemas.openxmlformats.org/officeDocument/2006/relationships/hyperlink" Target="mailto:schnucks@atgaudits.com" TargetMode="External"/><Relationship Id="rId46" Type="http://schemas.openxmlformats.org/officeDocument/2006/relationships/image" Target="media/image23.emf"/><Relationship Id="rId67" Type="http://schemas.openxmlformats.org/officeDocument/2006/relationships/image" Target="media/image41.png"/><Relationship Id="rId20" Type="http://schemas.openxmlformats.org/officeDocument/2006/relationships/oleObject" Target="embeddings/oleObject2.bin"/><Relationship Id="rId41" Type="http://schemas.openxmlformats.org/officeDocument/2006/relationships/image" Target="media/image19.png"/><Relationship Id="rId62" Type="http://schemas.openxmlformats.org/officeDocument/2006/relationships/image" Target="media/image37.png"/><Relationship Id="rId83" Type="http://schemas.openxmlformats.org/officeDocument/2006/relationships/image" Target="media/image53.png"/><Relationship Id="rId88" Type="http://schemas.openxmlformats.org/officeDocument/2006/relationships/image" Target="media/image58.png"/></Relationships>
</file>

<file path=word/_rels/header1.xml.rels><?xml version="1.0" encoding="UTF-8" standalone="yes"?>
<Relationships xmlns="http://schemas.openxmlformats.org/package/2006/relationships"><Relationship Id="rId1" Type="http://schemas.openxmlformats.org/officeDocument/2006/relationships/image" Target="media/image70.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5D5E36AFF28841B3A203E9960A813A" ma:contentTypeVersion="34" ma:contentTypeDescription="Create a new document." ma:contentTypeScope="" ma:versionID="83c73b0598810796c75540ea6b5756b8">
  <xsd:schema xmlns:xsd="http://www.w3.org/2001/XMLSchema" xmlns:xs="http://www.w3.org/2001/XMLSchema" xmlns:p="http://schemas.microsoft.com/office/2006/metadata/properties" xmlns:ns1="http://schemas.microsoft.com/sharepoint/v3" xmlns:ns2="3d484024-8438-4829-84e1-3568e649f89d" xmlns:ns3="65103e11-13f1-47be-b5b5-cf31f31d03ba" targetNamespace="http://schemas.microsoft.com/office/2006/metadata/properties" ma:root="true" ma:fieldsID="3365baab8b6c5280c13000d26aeccc08" ns1:_="" ns2:_="" ns3:_="">
    <xsd:import namespace="http://schemas.microsoft.com/sharepoint/v3"/>
    <xsd:import namespace="3d484024-8438-4829-84e1-3568e649f89d"/>
    <xsd:import namespace="65103e11-13f1-47be-b5b5-cf31f31d03ba"/>
    <xsd:element name="properties">
      <xsd:complexType>
        <xsd:sequence>
          <xsd:element name="documentManagement">
            <xsd:complexType>
              <xsd:all>
                <xsd:element ref="ns2:MediaServiceMetadata" minOccurs="0"/>
                <xsd:element ref="ns2:MediaServiceFastMetadata" minOccurs="0"/>
                <xsd:element ref="ns2:jfe34a0ff5394dd99a316ee2ee76e064" minOccurs="0"/>
                <xsd:element ref="ns3:TaxCatchAll" minOccurs="0"/>
                <xsd:element ref="ns2:MediaServiceAutoTags" minOccurs="0"/>
                <xsd:element ref="ns3:SharedWithUsers" minOccurs="0"/>
                <xsd:element ref="ns3:SharedWithDetails" minOccurs="0"/>
                <xsd:element ref="ns1:_ip_UnifiedCompliancePolicyProperties" minOccurs="0"/>
                <xsd:element ref="ns1:_ip_UnifiedCompliancePolicyUIAction"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484024-8438-4829-84e1-3568e649f89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jfe34a0ff5394dd99a316ee2ee76e064" ma:index="11" nillable="true" ma:taxonomy="true" ma:internalName="jfe34a0ff5394dd99a316ee2ee76e064" ma:taxonomyFieldName="Material_x0020_Type" ma:displayName="Material Type" ma:readOnly="false" ma:default="" ma:fieldId="{3fe34a0f-f539-4dd9-9a31-6ee2ee76e064}" ma:taxonomyMulti="true" ma:sspId="6f1cc0b3-ca49-4bcb-9585-bdf60bc694d2" ma:termSetId="1de0769e-3956-40a2-83f5-498e827cf582" ma:anchorId="0d97b1e6-7d96-4837-bb67-363deb145e27" ma:open="false" ma:isKeyword="false">
      <xsd:complexType>
        <xsd:sequence>
          <xsd:element ref="pc:Terms" minOccurs="0" maxOccurs="1"/>
        </xsd:sequence>
      </xsd:complexType>
    </xsd:element>
    <xsd:element name="MediaServiceAutoTags" ma:index="13" nillable="true" ma:displayName="MediaServiceAutoTags" ma:internalName="MediaServiceAutoTags"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103e11-13f1-47be-b5b5-cf31f31d03ba" elementFormDefault="qualified">
    <xsd:import namespace="http://schemas.microsoft.com/office/2006/documentManagement/types"/>
    <xsd:import namespace="http://schemas.microsoft.com/office/infopath/2007/PartnerControls"/>
    <xsd:element name="TaxCatchAll" ma:index="12" nillable="true" ma:displayName="Taxonomy Catch All Column" ma:description="" ma:hidden="true" ma:list="{392079d1-efef-4868-ac90-1e36c55267db}" ma:internalName="TaxCatchAll" ma:showField="CatchAllData" ma:web="65103e11-13f1-47be-b5b5-cf31f31d03ba">
      <xsd:complexType>
        <xsd:complexContent>
          <xsd:extension base="dms:MultiChoiceLookup">
            <xsd:sequence>
              <xsd:element name="Value" type="dms:Lookup" maxOccurs="unbounded" minOccurs="0" nillable="true"/>
            </xsd:sequence>
          </xsd:extension>
        </xsd:complexContent>
      </xsd:complex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TaxCatchAll xmlns="65103e11-13f1-47be-b5b5-cf31f31d03ba">
      <Value>2</Value>
    </TaxCatchAll>
    <jfe34a0ff5394dd99a316ee2ee76e064 xmlns="3d484024-8438-4829-84e1-3568e649f89d">
      <Terms xmlns="http://schemas.microsoft.com/office/infopath/2007/PartnerControls">
        <TermInfo xmlns="http://schemas.microsoft.com/office/infopath/2007/PartnerControls">
          <TermName xmlns="http://schemas.microsoft.com/office/infopath/2007/PartnerControls">Customer SOPs</TermName>
          <TermId xmlns="http://schemas.microsoft.com/office/infopath/2007/PartnerControls">c90c1cb5-abdd-4745-9f87-2e7a17e7108a</TermId>
        </TermInfo>
      </Terms>
    </jfe34a0ff5394dd99a316ee2ee76e064>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F5572422-5DF8-47FA-97CD-3E442A323B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484024-8438-4829-84e1-3568e649f89d"/>
    <ds:schemaRef ds:uri="65103e11-13f1-47be-b5b5-cf31f31d0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A788C8-6477-4AE9-8AB8-4205E2086FAE}">
  <ds:schemaRefs>
    <ds:schemaRef ds:uri="http://schemas.microsoft.com/sharepoint/v3/contenttype/forms"/>
  </ds:schemaRefs>
</ds:datastoreItem>
</file>

<file path=customXml/itemProps3.xml><?xml version="1.0" encoding="utf-8"?>
<ds:datastoreItem xmlns:ds="http://schemas.openxmlformats.org/officeDocument/2006/customXml" ds:itemID="{C1838B48-9ADF-41D6-9303-2696210D248A}">
  <ds:schemaRefs>
    <ds:schemaRef ds:uri="http://schemas.openxmlformats.org/officeDocument/2006/bibliography"/>
  </ds:schemaRefs>
</ds:datastoreItem>
</file>

<file path=customXml/itemProps4.xml><?xml version="1.0" encoding="utf-8"?>
<ds:datastoreItem xmlns:ds="http://schemas.openxmlformats.org/officeDocument/2006/customXml" ds:itemID="{43BA81F0-19F2-491F-AAC2-D87D2235739D}">
  <ds:schemaRefs>
    <ds:schemaRef ds:uri="http://schemas.microsoft.com/office/2006/metadata/properties"/>
    <ds:schemaRef ds:uri="65103e11-13f1-47be-b5b5-cf31f31d03ba"/>
    <ds:schemaRef ds:uri="3d484024-8438-4829-84e1-3568e649f89d"/>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65</Pages>
  <Words>5569</Words>
  <Characters>31748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Accenture Services Pvt. Ltd.</Company>
  <LinksUpToDate>false</LinksUpToDate>
  <CharactersWithSpaces>37243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Accenture Services</dc:creator>
  <cp:lastModifiedBy>Dawn Regan</cp:lastModifiedBy>
  <cp:revision>6</cp:revision>
  <cp:lastPrinted>2016-10-21T17:20:00Z</cp:lastPrinted>
  <dcterms:created xsi:type="dcterms:W3CDTF">2026-06-16T15:10:00Z</dcterms:created>
  <dcterms:modified xsi:type="dcterms:W3CDTF">2026-06-16T15:22:00Z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0x010100E25D5E36AFF28841B3A203E9960A813A</vt:lpwstr>
  </property>
  <property fmtid="{D5CDD505-2E9C-101B-9397-08002B2CF9AE}" pid="4" name="Order">
    <vt:r8>82321600</vt:r8>
  </property>
  <property fmtid="{D5CDD505-2E9C-101B-9397-08002B2CF9AE}" pid="5" name="Material Type">
    <vt:lpwstr>2;#Customer SOPs|c90c1cb5-abdd-4745-9f87-2e7a17e7108a</vt:lpwstr>
  </property>
</Properties>
</file>